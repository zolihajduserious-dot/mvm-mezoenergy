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18B" w:rsidRPr="00A71A62" w:rsidRDefault="00CE318B" w:rsidP="00CE318B">
      <w:pPr>
        <w:rPr>
          <w:sz w:val="18"/>
        </w:rPr>
      </w:pPr>
      <w:bookmarkStart w:id="0" w:name="_GoBack"/>
      <w:bookmarkEnd w:id="0"/>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733"/>
        <w:gridCol w:w="1134"/>
        <w:gridCol w:w="2409"/>
      </w:tblGrid>
      <w:tr w:rsidR="00CE318B" w:rsidRPr="00A71A62" w:rsidTr="00CE318B">
        <w:tc>
          <w:tcPr>
            <w:tcW w:w="6733" w:type="dxa"/>
          </w:tcPr>
          <w:p w:rsidR="00CE318B" w:rsidRPr="00A71A62" w:rsidRDefault="00CE318B" w:rsidP="00715D4C">
            <w:pPr>
              <w:pStyle w:val="lfej"/>
              <w:tabs>
                <w:tab w:val="left" w:pos="708"/>
              </w:tabs>
              <w:rPr>
                <w:sz w:val="22"/>
              </w:rPr>
            </w:pPr>
            <w:r w:rsidRPr="00A71A62">
              <w:rPr>
                <w:sz w:val="22"/>
              </w:rPr>
              <w:t xml:space="preserve">Kivitelező vállalkozó neve: </w:t>
            </w:r>
            <w:r w:rsidR="0004211F">
              <w:rPr>
                <w:sz w:val="18"/>
              </w:rPr>
              <w:t>Primavill</w:t>
            </w:r>
            <w:r w:rsidR="00133CEC">
              <w:rPr>
                <w:sz w:val="18"/>
              </w:rPr>
              <w:t xml:space="preserve"> Kft.</w:t>
            </w:r>
          </w:p>
        </w:tc>
        <w:tc>
          <w:tcPr>
            <w:tcW w:w="3543" w:type="dxa"/>
            <w:gridSpan w:val="2"/>
          </w:tcPr>
          <w:p w:rsidR="00CE318B" w:rsidRPr="00A71A62" w:rsidRDefault="00CE318B" w:rsidP="00CE318B">
            <w:pPr>
              <w:pStyle w:val="lfej"/>
              <w:tabs>
                <w:tab w:val="left" w:pos="708"/>
              </w:tabs>
              <w:rPr>
                <w:sz w:val="22"/>
              </w:rPr>
            </w:pPr>
            <w:r w:rsidRPr="00A71A62">
              <w:rPr>
                <w:sz w:val="22"/>
              </w:rPr>
              <w:t xml:space="preserve">Szállító száma: </w:t>
            </w:r>
            <w:r w:rsidR="0004211F">
              <w:rPr>
                <w:sz w:val="18"/>
              </w:rPr>
              <w:t>38063</w:t>
            </w:r>
          </w:p>
        </w:tc>
      </w:tr>
      <w:tr w:rsidR="00CE318B" w:rsidRPr="00A71A62" w:rsidTr="00CE318B">
        <w:tc>
          <w:tcPr>
            <w:tcW w:w="7867" w:type="dxa"/>
            <w:gridSpan w:val="2"/>
          </w:tcPr>
          <w:p w:rsidR="00CE318B" w:rsidRPr="00A71A62" w:rsidRDefault="00CE318B" w:rsidP="00CE318B">
            <w:pPr>
              <w:pStyle w:val="lfej"/>
              <w:tabs>
                <w:tab w:val="clear" w:pos="4536"/>
                <w:tab w:val="clear" w:pos="9072"/>
              </w:tabs>
              <w:rPr>
                <w:sz w:val="22"/>
              </w:rPr>
            </w:pPr>
            <w:r w:rsidRPr="00A71A62">
              <w:rPr>
                <w:sz w:val="22"/>
              </w:rPr>
              <w:t>Kivitelezés helye:</w:t>
            </w:r>
            <w:r w:rsidRPr="00A71A62">
              <w:rPr>
                <w:color w:val="0000FF"/>
                <w:sz w:val="18"/>
              </w:rPr>
              <w:t xml:space="preserve"> 5820 Mezőhegyes, Tavasz u. 4.</w:t>
            </w:r>
            <w:r w:rsidRPr="00A71A62">
              <w:rPr>
                <w:color w:val="0000FF"/>
                <w:sz w:val="2"/>
              </w:rPr>
              <w:t/>
            </w:r>
            <w:r w:rsidRPr="00A71A62">
              <w:rPr>
                <w:color w:val="0000FF"/>
                <w:sz w:val="18"/>
              </w:rPr>
              <w:t/>
            </w:r>
          </w:p>
        </w:tc>
        <w:tc>
          <w:tcPr>
            <w:tcW w:w="2409" w:type="dxa"/>
          </w:tcPr>
          <w:p w:rsidR="00CE318B" w:rsidRPr="00A71A62" w:rsidRDefault="00CE318B" w:rsidP="00CE318B">
            <w:pPr>
              <w:pStyle w:val="lfej"/>
              <w:tabs>
                <w:tab w:val="clear" w:pos="4536"/>
                <w:tab w:val="clear" w:pos="9072"/>
              </w:tabs>
              <w:rPr>
                <w:sz w:val="22"/>
              </w:rPr>
            </w:pPr>
            <w:r w:rsidRPr="00A71A62">
              <w:rPr>
                <w:sz w:val="22"/>
              </w:rPr>
              <w:t>Irányítószám:</w:t>
            </w:r>
            <w:r w:rsidRPr="00A71A62">
              <w:rPr>
                <w:color w:val="0000FF"/>
                <w:sz w:val="18"/>
              </w:rPr>
              <w:t xml:space="preserve"> 5820</w:t>
            </w:r>
            <w:r w:rsidRPr="00A71A62">
              <w:rPr>
                <w:color w:val="0000FF"/>
                <w:sz w:val="2"/>
                <w:szCs w:val="2"/>
              </w:rPr>
              <w:t/>
            </w:r>
            <w:r w:rsidRPr="00A71A62">
              <w:rPr>
                <w:color w:val="0000FF"/>
                <w:sz w:val="18"/>
              </w:rPr>
              <w:t/>
            </w:r>
          </w:p>
        </w:tc>
      </w:tr>
      <w:tr w:rsidR="00CE318B" w:rsidRPr="00A71A62" w:rsidTr="00CE318B">
        <w:trPr>
          <w:cantSplit/>
        </w:trPr>
        <w:tc>
          <w:tcPr>
            <w:tcW w:w="6733" w:type="dxa"/>
          </w:tcPr>
          <w:p w:rsidR="00CE318B" w:rsidRPr="00A71A62" w:rsidRDefault="00CE318B" w:rsidP="00CE318B">
            <w:pPr>
              <w:pStyle w:val="lfej"/>
              <w:tabs>
                <w:tab w:val="clear" w:pos="4536"/>
                <w:tab w:val="clear" w:pos="9072"/>
                <w:tab w:val="left" w:pos="5670"/>
              </w:tabs>
              <w:rPr>
                <w:sz w:val="22"/>
              </w:rPr>
            </w:pPr>
            <w:r w:rsidRPr="00A71A62">
              <w:rPr>
                <w:sz w:val="22"/>
              </w:rPr>
              <w:t>Ügyfél neve:</w:t>
            </w:r>
            <w:r w:rsidRPr="00A71A62">
              <w:rPr>
                <w:color w:val="0000FF"/>
                <w:sz w:val="18"/>
              </w:rPr>
              <w:t xml:space="preserve"> Hajdu Marcell</w:t>
            </w:r>
            <w:r w:rsidRPr="00A71A62">
              <w:rPr>
                <w:color w:val="0000FF"/>
                <w:sz w:val="2"/>
                <w:szCs w:val="2"/>
              </w:rPr>
              <w:t/>
            </w:r>
            <w:r w:rsidRPr="00A71A62">
              <w:rPr>
                <w:color w:val="0000FF"/>
                <w:sz w:val="18"/>
              </w:rPr>
              <w:t/>
            </w:r>
          </w:p>
        </w:tc>
        <w:tc>
          <w:tcPr>
            <w:tcW w:w="3543" w:type="dxa"/>
            <w:gridSpan w:val="2"/>
          </w:tcPr>
          <w:p w:rsidR="00CE318B" w:rsidRPr="00A71A62" w:rsidRDefault="00CE318B" w:rsidP="00CE318B">
            <w:pPr>
              <w:pStyle w:val="lfej"/>
              <w:tabs>
                <w:tab w:val="clear" w:pos="4536"/>
                <w:tab w:val="clear" w:pos="9072"/>
                <w:tab w:val="left" w:pos="5670"/>
              </w:tabs>
              <w:rPr>
                <w:sz w:val="22"/>
              </w:rPr>
            </w:pPr>
            <w:r w:rsidRPr="00A71A62">
              <w:rPr>
                <w:sz w:val="22"/>
              </w:rPr>
              <w:t>Fogy. hely száma:</w:t>
            </w:r>
            <w:r w:rsidRPr="00A71A62">
              <w:rPr>
                <w:color w:val="0000FF"/>
                <w:sz w:val="18"/>
              </w:rPr>
              <w:t xml:space="preserve"> 0400123654</w:t>
            </w:r>
            <w:r w:rsidRPr="00A71A62">
              <w:rPr>
                <w:rFonts w:eastAsia="Arial"/>
                <w:color w:val="0000FF"/>
                <w:sz w:val="2"/>
                <w:szCs w:val="2"/>
              </w:rPr>
              <w:t/>
            </w:r>
            <w:r w:rsidRPr="00A71A62">
              <w:rPr>
                <w:color w:val="0000FF"/>
                <w:sz w:val="18"/>
              </w:rPr>
              <w:t/>
            </w:r>
          </w:p>
        </w:tc>
      </w:tr>
      <w:tr w:rsidR="00CE318B" w:rsidRPr="00A71A62" w:rsidTr="00CE318B">
        <w:tc>
          <w:tcPr>
            <w:tcW w:w="6733" w:type="dxa"/>
          </w:tcPr>
          <w:p w:rsidR="00CE318B" w:rsidRPr="00A71A62" w:rsidRDefault="00CE318B" w:rsidP="00CE318B">
            <w:pPr>
              <w:pStyle w:val="lfej"/>
              <w:tabs>
                <w:tab w:val="clear" w:pos="4536"/>
                <w:tab w:val="clear" w:pos="9072"/>
                <w:tab w:val="left" w:pos="5670"/>
              </w:tabs>
              <w:rPr>
                <w:sz w:val="22"/>
              </w:rPr>
            </w:pPr>
            <w:r w:rsidRPr="00A71A62">
              <w:rPr>
                <w:sz w:val="22"/>
              </w:rPr>
              <w:t>Szül. idő / ADÓSZÁM:</w:t>
            </w:r>
            <w:r w:rsidRPr="00A71A62">
              <w:rPr>
                <w:color w:val="0000FF"/>
                <w:sz w:val="18"/>
              </w:rPr>
              <w:t xml:space="preserve"> </w:t>
            </w:r>
            <w:r w:rsidR="00CB47BD" w:rsidRPr="00A71A62">
              <w:rPr>
                <w:color w:val="0000FF"/>
                <w:sz w:val="22"/>
              </w:rPr>
              <w:t>2011.03.27.</w:t>
            </w:r>
            <w:r w:rsidR="00CB47BD" w:rsidRPr="008D3E64">
              <w:rPr>
                <w:color w:val="0000FF"/>
                <w:sz w:val="12"/>
                <w:szCs w:val="2"/>
              </w:rPr>
              <w:t/>
            </w:r>
            <w:r w:rsidR="00CB47BD" w:rsidRPr="00A71A62">
              <w:rPr>
                <w:color w:val="0000FF"/>
                <w:sz w:val="22"/>
              </w:rPr>
              <w:t/>
            </w:r>
            <w:r w:rsidR="00CB47BD">
              <w:rPr>
                <w:color w:val="0000FF"/>
                <w:sz w:val="22"/>
              </w:rPr>
              <w:t xml:space="preserve"> </w:t>
            </w:r>
            <w:r w:rsidR="00CB47BD" w:rsidRPr="000B5197">
              <w:rPr>
                <w:color w:val="0000FF"/>
                <w:sz w:val="22"/>
              </w:rPr>
              <w:t/>
            </w:r>
            <w:r w:rsidR="00CB47BD" w:rsidRPr="000B5197">
              <w:rPr>
                <w:color w:val="0000FF"/>
                <w:sz w:val="2"/>
                <w:szCs w:val="2"/>
              </w:rPr>
              <w:t/>
            </w:r>
            <w:r w:rsidR="00CB47BD" w:rsidRPr="000B5197">
              <w:rPr>
                <w:color w:val="0000FF"/>
                <w:sz w:val="22"/>
              </w:rPr>
              <w:t/>
            </w:r>
          </w:p>
        </w:tc>
        <w:tc>
          <w:tcPr>
            <w:tcW w:w="3543" w:type="dxa"/>
            <w:gridSpan w:val="2"/>
          </w:tcPr>
          <w:p w:rsidR="00CE318B" w:rsidRPr="00A71A62" w:rsidRDefault="00CE318B" w:rsidP="00CE318B">
            <w:pPr>
              <w:pStyle w:val="lfej"/>
              <w:tabs>
                <w:tab w:val="clear" w:pos="4536"/>
                <w:tab w:val="clear" w:pos="9072"/>
              </w:tabs>
              <w:rPr>
                <w:sz w:val="22"/>
              </w:rPr>
            </w:pPr>
            <w:r w:rsidRPr="00A71A62">
              <w:rPr>
                <w:sz w:val="22"/>
              </w:rPr>
              <w:t>Szül. hely:</w:t>
            </w:r>
            <w:r w:rsidRPr="00A71A62">
              <w:rPr>
                <w:color w:val="0000FF"/>
                <w:sz w:val="18"/>
              </w:rPr>
              <w:t xml:space="preserve"> Szeged</w:t>
            </w:r>
            <w:r w:rsidRPr="00A71A62">
              <w:rPr>
                <w:color w:val="0000FF"/>
                <w:sz w:val="2"/>
                <w:szCs w:val="2"/>
              </w:rPr>
              <w:t/>
            </w:r>
            <w:r w:rsidRPr="00A71A62">
              <w:rPr>
                <w:color w:val="0000FF"/>
                <w:sz w:val="18"/>
              </w:rPr>
              <w:t/>
            </w:r>
          </w:p>
        </w:tc>
      </w:tr>
      <w:tr w:rsidR="00CE318B" w:rsidRPr="00A71A62" w:rsidTr="00CE318B">
        <w:tc>
          <w:tcPr>
            <w:tcW w:w="10276" w:type="dxa"/>
            <w:gridSpan w:val="3"/>
          </w:tcPr>
          <w:p w:rsidR="00CE318B" w:rsidRPr="00A71A62" w:rsidRDefault="00CE318B" w:rsidP="00CE318B">
            <w:pPr>
              <w:pStyle w:val="lfej"/>
              <w:tabs>
                <w:tab w:val="clear" w:pos="4536"/>
                <w:tab w:val="clear" w:pos="9072"/>
                <w:tab w:val="left" w:pos="5670"/>
              </w:tabs>
              <w:rPr>
                <w:sz w:val="22"/>
              </w:rPr>
            </w:pPr>
            <w:r w:rsidRPr="00A71A62">
              <w:rPr>
                <w:sz w:val="22"/>
              </w:rPr>
              <w:t>Anyja neve / CÉGJEGYZÉKSZÁM:</w:t>
            </w:r>
            <w:r w:rsidRPr="00A71A62">
              <w:rPr>
                <w:color w:val="0000FF"/>
                <w:sz w:val="18"/>
              </w:rPr>
              <w:t xml:space="preserve"> </w:t>
            </w:r>
            <w:r w:rsidR="00CB47BD" w:rsidRPr="00A71A62">
              <w:rPr>
                <w:color w:val="0000FF"/>
                <w:sz w:val="22"/>
              </w:rPr>
              <w:t>Garamvölgyi Rita</w:t>
            </w:r>
            <w:r w:rsidR="00CB47BD" w:rsidRPr="008D3E64">
              <w:rPr>
                <w:color w:val="0000FF"/>
                <w:sz w:val="12"/>
                <w:szCs w:val="2"/>
              </w:rPr>
              <w:t/>
            </w:r>
            <w:r w:rsidR="00CB47BD" w:rsidRPr="00A71A62">
              <w:rPr>
                <w:color w:val="0000FF"/>
                <w:sz w:val="22"/>
              </w:rPr>
              <w:t/>
            </w:r>
            <w:r w:rsidR="00CB47BD" w:rsidRPr="008D3E64">
              <w:rPr>
                <w:color w:val="0000FF"/>
                <w:sz w:val="12"/>
                <w:szCs w:val="2"/>
              </w:rPr>
              <w:t/>
            </w:r>
            <w:r w:rsidR="00CB47BD" w:rsidRPr="00A71A62">
              <w:rPr>
                <w:color w:val="0000FF"/>
                <w:sz w:val="22"/>
              </w:rPr>
              <w:t/>
            </w:r>
          </w:p>
        </w:tc>
      </w:tr>
      <w:tr w:rsidR="00CE318B" w:rsidRPr="00A71A62" w:rsidTr="00CE318B">
        <w:tc>
          <w:tcPr>
            <w:tcW w:w="7867" w:type="dxa"/>
            <w:gridSpan w:val="2"/>
          </w:tcPr>
          <w:p w:rsidR="00CE318B" w:rsidRPr="00A71A62" w:rsidRDefault="00CE318B" w:rsidP="00D70FBE">
            <w:pPr>
              <w:pStyle w:val="lfej"/>
              <w:tabs>
                <w:tab w:val="clear" w:pos="4536"/>
                <w:tab w:val="clear" w:pos="9072"/>
                <w:tab w:val="left" w:pos="5670"/>
              </w:tabs>
              <w:rPr>
                <w:sz w:val="22"/>
              </w:rPr>
            </w:pPr>
            <w:r w:rsidRPr="00A71A62">
              <w:rPr>
                <w:sz w:val="22"/>
              </w:rPr>
              <w:t>Ügyfél lakcíme:</w:t>
            </w:r>
            <w:r w:rsidRPr="00A71A62">
              <w:rPr>
                <w:color w:val="0000FF"/>
                <w:sz w:val="18"/>
              </w:rPr>
              <w:t xml:space="preserve"> </w:t>
            </w:r>
            <w:r w:rsidR="008B5082" w:rsidRPr="008B5082">
              <w:rPr>
                <w:color w:val="0000FF"/>
                <w:sz w:val="18"/>
              </w:rPr>
              <w:t>5820 Mezőheg,es Tavasz u. 4.</w:t>
            </w:r>
            <w:r w:rsidR="008B5082" w:rsidRPr="008B5082">
              <w:rPr>
                <w:color w:val="0000FF"/>
                <w:sz w:val="2"/>
                <w:szCs w:val="2"/>
              </w:rPr>
              <w:t/>
            </w:r>
            <w:r w:rsidR="008B5082" w:rsidRPr="008B5082">
              <w:rPr>
                <w:color w:val="0000FF"/>
                <w:sz w:val="18"/>
              </w:rPr>
              <w:t/>
            </w:r>
          </w:p>
        </w:tc>
        <w:tc>
          <w:tcPr>
            <w:tcW w:w="2409" w:type="dxa"/>
          </w:tcPr>
          <w:p w:rsidR="00CE318B" w:rsidRPr="00A71A62" w:rsidRDefault="00CE318B" w:rsidP="00CE318B">
            <w:pPr>
              <w:pStyle w:val="lfej"/>
              <w:tabs>
                <w:tab w:val="clear" w:pos="4536"/>
                <w:tab w:val="clear" w:pos="9072"/>
                <w:tab w:val="left" w:pos="5670"/>
              </w:tabs>
              <w:rPr>
                <w:sz w:val="22"/>
              </w:rPr>
            </w:pPr>
            <w:r w:rsidRPr="00A71A62">
              <w:rPr>
                <w:sz w:val="22"/>
              </w:rPr>
              <w:t>Irányítószám:</w:t>
            </w:r>
            <w:r w:rsidRPr="00A71A62">
              <w:rPr>
                <w:color w:val="0000FF"/>
                <w:sz w:val="18"/>
              </w:rPr>
              <w:t xml:space="preserve"> 5820</w:t>
            </w:r>
            <w:r w:rsidRPr="00A71A62">
              <w:rPr>
                <w:color w:val="0000FF"/>
                <w:sz w:val="2"/>
                <w:szCs w:val="2"/>
              </w:rPr>
              <w:t/>
            </w:r>
            <w:r w:rsidRPr="00A71A62">
              <w:rPr>
                <w:color w:val="0000FF"/>
                <w:sz w:val="18"/>
              </w:rPr>
              <w:t/>
            </w:r>
          </w:p>
        </w:tc>
      </w:tr>
      <w:tr w:rsidR="00CE318B" w:rsidRPr="00A71A62" w:rsidTr="00CE318B">
        <w:tc>
          <w:tcPr>
            <w:tcW w:w="6733" w:type="dxa"/>
          </w:tcPr>
          <w:p w:rsidR="00CE318B" w:rsidRPr="00A71A62" w:rsidRDefault="00CE318B" w:rsidP="00CE318B">
            <w:pPr>
              <w:pStyle w:val="lfej"/>
              <w:tabs>
                <w:tab w:val="clear" w:pos="4536"/>
                <w:tab w:val="clear" w:pos="9072"/>
                <w:tab w:val="left" w:pos="5670"/>
              </w:tabs>
              <w:rPr>
                <w:sz w:val="22"/>
              </w:rPr>
            </w:pPr>
            <w:r w:rsidRPr="00A71A62">
              <w:rPr>
                <w:sz w:val="22"/>
              </w:rPr>
              <w:t>Mobil tel. száma:</w:t>
            </w:r>
            <w:r w:rsidRPr="00A71A62">
              <w:rPr>
                <w:rFonts w:eastAsia="Arial"/>
                <w:color w:val="0000FF"/>
                <w:sz w:val="18"/>
              </w:rPr>
              <w:t xml:space="preserve"> 06201654941</w:t>
            </w:r>
            <w:r w:rsidRPr="005A2DAD">
              <w:rPr>
                <w:rFonts w:eastAsia="Arial"/>
                <w:color w:val="0000FF"/>
                <w:sz w:val="10"/>
                <w:szCs w:val="10"/>
              </w:rPr>
              <w:t/>
            </w:r>
            <w:r w:rsidRPr="00A71A62">
              <w:rPr>
                <w:rFonts w:eastAsia="Arial"/>
                <w:color w:val="0000FF"/>
                <w:sz w:val="18"/>
              </w:rPr>
              <w:t/>
            </w:r>
          </w:p>
        </w:tc>
        <w:tc>
          <w:tcPr>
            <w:tcW w:w="3543" w:type="dxa"/>
            <w:gridSpan w:val="2"/>
          </w:tcPr>
          <w:p w:rsidR="00CE318B" w:rsidRPr="00A71A62" w:rsidRDefault="00CE318B" w:rsidP="00CE318B">
            <w:pPr>
              <w:pStyle w:val="lfej"/>
              <w:tabs>
                <w:tab w:val="clear" w:pos="4536"/>
                <w:tab w:val="clear" w:pos="9072"/>
                <w:tab w:val="left" w:pos="5670"/>
              </w:tabs>
              <w:rPr>
                <w:sz w:val="22"/>
              </w:rPr>
            </w:pPr>
            <w:r w:rsidRPr="00A71A62">
              <w:rPr>
                <w:sz w:val="22"/>
              </w:rPr>
              <w:t>Tel. száma:</w:t>
            </w:r>
          </w:p>
        </w:tc>
      </w:tr>
    </w:tbl>
    <w:p w:rsidR="00CE318B" w:rsidRPr="00A71A62" w:rsidRDefault="00CE318B" w:rsidP="00CE318B">
      <w:pPr>
        <w:pStyle w:val="lfej"/>
        <w:tabs>
          <w:tab w:val="clear" w:pos="4536"/>
          <w:tab w:val="clear" w:pos="9072"/>
        </w:tabs>
        <w:jc w:val="both"/>
        <w:rPr>
          <w:rFonts w:ascii="Helv" w:hAnsi="Helv"/>
          <w:color w:val="000000"/>
          <w:sz w:val="8"/>
          <w:szCs w:val="10"/>
        </w:rPr>
      </w:pPr>
    </w:p>
    <w:p w:rsidR="00CE318B" w:rsidRPr="00A71A62" w:rsidRDefault="00CE318B"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RDefault="00CE318B"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R="00CE318B" w:rsidRPr="00A71A62" w:rsidTr="00CE318B">
        <w:trPr>
          <w:cantSplit/>
        </w:trPr>
        <w:tc>
          <w:tcPr>
            <w:tcW w:w="10445" w:type="dxa"/>
            <w:gridSpan w:val="20"/>
          </w:tcPr>
          <w:p w:rsidR="00CE318B" w:rsidRPr="00A71A62" w:rsidRDefault="00CE318B" w:rsidP="00CE318B">
            <w:pPr>
              <w:pStyle w:val="lfej"/>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3 fázisra átállás</w:t>
            </w:r>
            <w:r w:rsidRPr="00F37BD2">
              <w:rPr>
                <w:color w:val="0000FF"/>
                <w:sz w:val="12"/>
                <w:szCs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RDefault="00CE318B" w:rsidP="00CE318B">
            <w:pPr>
              <w:pStyle w:val="lfej"/>
              <w:tabs>
                <w:tab w:val="clear" w:pos="4536"/>
                <w:tab w:val="clear" w:pos="9072"/>
              </w:tabs>
              <w:rPr>
                <w:szCs w:val="22"/>
              </w:rPr>
            </w:pPr>
            <w:r w:rsidRPr="00A71A62">
              <w:rPr>
                <w:color w:val="0000FF"/>
                <w:sz w:val="14"/>
                <w:szCs w:val="16"/>
              </w:rPr>
              <w:t/>
            </w:r>
            <w:r w:rsidRPr="00A71A62">
              <w:rPr>
                <w:color w:val="0000FF"/>
                <w:sz w:val="2"/>
                <w:szCs w:val="2"/>
              </w:rPr>
              <w:t/>
            </w:r>
            <w:r w:rsidRPr="00A71A62">
              <w:rPr>
                <w:color w:val="0000FF"/>
                <w:sz w:val="14"/>
                <w:szCs w:val="16"/>
              </w:rPr>
              <w:t/>
            </w:r>
          </w:p>
        </w:tc>
        <w:tc>
          <w:tcPr>
            <w:tcW w:w="2693" w:type="dxa"/>
            <w:gridSpan w:val="5"/>
            <w:vAlign w:val="center"/>
          </w:tcPr>
          <w:p w:rsidR="00CE318B" w:rsidRPr="00A71A62" w:rsidRDefault="00CE318B" w:rsidP="00CE318B">
            <w:pPr>
              <w:pStyle w:val="lfej"/>
              <w:tabs>
                <w:tab w:val="clear" w:pos="4536"/>
                <w:tab w:val="clear" w:pos="9072"/>
              </w:tabs>
              <w:ind w:right="-354"/>
              <w:rPr>
                <w:szCs w:val="22"/>
              </w:rPr>
            </w:pPr>
            <w:r w:rsidRPr="00A71A62">
              <w:rPr>
                <w:szCs w:val="22"/>
              </w:rPr>
              <w:t>TELJ. VÁLTOZTATÁS</w:t>
            </w:r>
          </w:p>
        </w:tc>
        <w:tc>
          <w:tcPr>
            <w:tcW w:w="260" w:type="dxa"/>
            <w:vAlign w:val="center"/>
          </w:tcPr>
          <w:p w:rsidR="00CE318B" w:rsidRPr="00A71A62" w:rsidRDefault="00CE318B" w:rsidP="00CE318B">
            <w:pPr>
              <w:pStyle w:val="lfej"/>
              <w:tabs>
                <w:tab w:val="clear" w:pos="4536"/>
                <w:tab w:val="clear" w:pos="9072"/>
              </w:tabs>
              <w:rPr>
                <w:szCs w:val="22"/>
              </w:rPr>
            </w:pPr>
            <w:r w:rsidRPr="00A71A62">
              <w:rPr>
                <w:color w:val="0000FF"/>
                <w:sz w:val="18"/>
              </w:rPr>
              <w:t/>
            </w:r>
            <w:r w:rsidRPr="00A71A62">
              <w:rPr>
                <w:color w:val="0000FF"/>
                <w:sz w:val="2"/>
                <w:szCs w:val="2"/>
              </w:rPr>
              <w:t/>
            </w:r>
            <w:r w:rsidRPr="00A71A62">
              <w:rPr>
                <w:color w:val="0000FF"/>
                <w:sz w:val="18"/>
              </w:rPr>
              <w:t/>
            </w:r>
          </w:p>
        </w:tc>
        <w:tc>
          <w:tcPr>
            <w:tcW w:w="2150" w:type="dxa"/>
            <w:gridSpan w:val="4"/>
            <w:vAlign w:val="center"/>
          </w:tcPr>
          <w:p w:rsidR="00CE318B" w:rsidRPr="00A71A62" w:rsidRDefault="00CE318B" w:rsidP="00CE318B">
            <w:pPr>
              <w:pStyle w:val="lfej"/>
              <w:tabs>
                <w:tab w:val="clear" w:pos="4536"/>
                <w:tab w:val="clear" w:pos="9072"/>
              </w:tabs>
              <w:rPr>
                <w:szCs w:val="22"/>
              </w:rPr>
            </w:pPr>
            <w:r w:rsidRPr="00A71A62">
              <w:rPr>
                <w:szCs w:val="22"/>
              </w:rPr>
              <w:t>FELÚJÍTÁS, ÁTÉPÍTÉS</w:t>
            </w:r>
          </w:p>
        </w:tc>
        <w:tc>
          <w:tcPr>
            <w:tcW w:w="1070" w:type="dxa"/>
            <w:gridSpan w:val="2"/>
          </w:tcPr>
          <w:p w:rsidR="00CE318B" w:rsidRPr="00A71A62" w:rsidRDefault="00CE318B" w:rsidP="00CE318B">
            <w:pPr>
              <w:pStyle w:val="lfej"/>
              <w:tabs>
                <w:tab w:val="clear" w:pos="4536"/>
                <w:tab w:val="clear" w:pos="9072"/>
              </w:tabs>
              <w:rPr>
                <w:szCs w:val="22"/>
              </w:rPr>
            </w:pPr>
            <w:r w:rsidRPr="00A71A62">
              <w:rPr>
                <w:color w:val="0000FF"/>
                <w:sz w:val="18"/>
              </w:rPr>
              <w:t/>
            </w:r>
            <w:r w:rsidRPr="00A71A62">
              <w:rPr>
                <w:color w:val="0000FF"/>
                <w:sz w:val="2"/>
                <w:szCs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tc>
        <w:tc>
          <w:tcPr>
            <w:tcW w:w="5103" w:type="dxa"/>
            <w:gridSpan w:val="10"/>
            <w:vAlign w:val="center"/>
          </w:tcPr>
          <w:p w:rsidR="00CE318B" w:rsidRPr="00A71A62" w:rsidRDefault="00CE318B" w:rsidP="00CE318B">
            <w:pPr>
              <w:pStyle w:val="lfej"/>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HMKE BEKAPCSOLÁS</w:t>
            </w:r>
          </w:p>
        </w:tc>
        <w:tc>
          <w:tcPr>
            <w:tcW w:w="635" w:type="dxa"/>
            <w:gridSpan w:val="2"/>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tc>
        <w:tc>
          <w:tcPr>
            <w:tcW w:w="5103" w:type="dxa"/>
            <w:gridSpan w:val="10"/>
            <w:vAlign w:val="center"/>
          </w:tcPr>
          <w:p w:rsidR="00CE318B" w:rsidRPr="00A71A62" w:rsidRDefault="00CE318B" w:rsidP="00CE318B">
            <w:pPr>
              <w:pStyle w:val="lfej"/>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c>
          <w:tcPr>
            <w:tcW w:w="5103" w:type="dxa"/>
            <w:gridSpan w:val="10"/>
            <w:vAlign w:val="center"/>
          </w:tcPr>
          <w:p w:rsidR="00CE318B" w:rsidRPr="00A71A62" w:rsidRDefault="00CE318B" w:rsidP="00CE318B">
            <w:pPr>
              <w:pStyle w:val="lfej"/>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r>
      <w:tr w:rsidR="00CE318B" w:rsidRPr="00A71A62" w:rsidTr="00CE318B">
        <w:tc>
          <w:tcPr>
            <w:tcW w:w="9375" w:type="dxa"/>
            <w:gridSpan w:val="18"/>
            <w:vAlign w:val="center"/>
          </w:tcPr>
          <w:p w:rsidR="00CE318B" w:rsidRPr="00A71A62" w:rsidRDefault="00CE318B" w:rsidP="00CE318B">
            <w:pPr>
              <w:pStyle w:val="lfej"/>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r>
      <w:tr w:rsidR="00CE318B" w:rsidRPr="00A71A62" w:rsidTr="00CE318B">
        <w:tc>
          <w:tcPr>
            <w:tcW w:w="10445" w:type="dxa"/>
            <w:gridSpan w:val="20"/>
            <w:vAlign w:val="center"/>
          </w:tcPr>
          <w:p w:rsidR="00CE318B" w:rsidRPr="00A71A62" w:rsidRDefault="00CE318B" w:rsidP="00CE318B">
            <w:pPr>
              <w:pStyle w:val="lfej"/>
              <w:jc w:val="both"/>
              <w:rPr>
                <w:szCs w:val="22"/>
              </w:rPr>
            </w:pPr>
            <w:r w:rsidRPr="00A71A62">
              <w:rPr>
                <w:szCs w:val="22"/>
              </w:rPr>
              <w:t>A műszaki specifikáció 4. pontjában taglalt A, B, C, D, F, G, H, I, J, K termékekre és a 12. számú</w:t>
            </w:r>
          </w:p>
          <w:p w:rsidR="00CE318B" w:rsidRPr="00A71A62" w:rsidRDefault="00CE318B" w:rsidP="00CE318B">
            <w:pPr>
              <w:pStyle w:val="lfej"/>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R="00CE318B" w:rsidRPr="00A71A62" w:rsidTr="00CE318B">
        <w:trPr>
          <w:cantSplit/>
        </w:trPr>
        <w:tc>
          <w:tcPr>
            <w:tcW w:w="10445" w:type="dxa"/>
            <w:gridSpan w:val="20"/>
          </w:tcPr>
          <w:p w:rsidR="00CE318B" w:rsidRPr="00A71A62" w:rsidRDefault="00CE318B" w:rsidP="00CE318B">
            <w:pPr>
              <w:pStyle w:val="lfej"/>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RDefault="00CE318B" w:rsidP="00CE318B">
            <w:pPr>
              <w:pStyle w:val="lfej"/>
              <w:tabs>
                <w:tab w:val="clear" w:pos="4536"/>
                <w:tab w:val="clear" w:pos="9072"/>
              </w:tabs>
              <w:jc w:val="center"/>
              <w:rPr>
                <w:bCs/>
                <w:szCs w:val="22"/>
              </w:rPr>
            </w:pPr>
            <w:r w:rsidRPr="00A71A62">
              <w:rPr>
                <w:bCs/>
                <w:szCs w:val="22"/>
                <w:highlight w:val="lightGray"/>
              </w:rPr>
              <w:t>(A MINDENKOR HATÁLYOS DH-SZAB-10 IRÁNYELV SZERINT)</w:t>
            </w:r>
          </w:p>
        </w:tc>
      </w:tr>
      <w:tr w:rsidR="00CE318B" w:rsidRPr="00A71A62" w:rsidTr="00CE318B">
        <w:trPr>
          <w:cantSplit/>
        </w:trPr>
        <w:tc>
          <w:tcPr>
            <w:tcW w:w="5123"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LÉGVEZETÉKES</w:t>
            </w:r>
          </w:p>
        </w:tc>
      </w:tr>
      <w:tr w:rsidR="00CE318B" w:rsidRPr="00A71A62" w:rsidTr="00CE318B">
        <w:trPr>
          <w:cantSplit/>
          <w:trHeight w:val="349"/>
        </w:trPr>
        <w:tc>
          <w:tcPr>
            <w:tcW w:w="5123" w:type="dxa"/>
            <w:gridSpan w:val="10"/>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p>
        </w:tc>
        <w:tc>
          <w:tcPr>
            <w:tcW w:w="5322" w:type="dxa"/>
            <w:gridSpan w:val="10"/>
          </w:tcPr>
          <w:p w:rsidR="00CE318B" w:rsidRPr="00A71A62" w:rsidRDefault="00CE318B" w:rsidP="00CE318B">
            <w:pPr>
              <w:pStyle w:val="lfej"/>
              <w:tabs>
                <w:tab w:val="clear" w:pos="4536"/>
                <w:tab w:val="clear" w:pos="9072"/>
              </w:tabs>
              <w:jc w:val="center"/>
              <w:rPr>
                <w:szCs w:val="22"/>
              </w:rPr>
            </w:pPr>
            <w:r w:rsidRPr="00A71A62">
              <w:rPr>
                <w:color w:val="0000FF"/>
                <w:sz w:val="18"/>
              </w:rPr>
              <w:t>X</w:t>
            </w:r>
          </w:p>
        </w:tc>
      </w:tr>
      <w:tr w:rsidR="00CE318B" w:rsidRPr="00A71A62" w:rsidTr="00CE318B">
        <w:trPr>
          <w:cantSplit/>
        </w:trPr>
        <w:tc>
          <w:tcPr>
            <w:tcW w:w="10445" w:type="dxa"/>
            <w:gridSpan w:val="20"/>
            <w:vAlign w:val="center"/>
          </w:tcPr>
          <w:p w:rsidR="00CE318B" w:rsidRPr="00A71A62" w:rsidRDefault="00CE318B" w:rsidP="00CE318B">
            <w:pPr>
              <w:pStyle w:val="lfej"/>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R="00CE318B" w:rsidRPr="00A71A62" w:rsidTr="00CE318B">
        <w:trPr>
          <w:cantSplit/>
        </w:trPr>
        <w:tc>
          <w:tcPr>
            <w:tcW w:w="10445" w:type="dxa"/>
            <w:gridSpan w:val="20"/>
            <w:vAlign w:val="center"/>
          </w:tcPr>
          <w:p w:rsidR="00AE634D" w:rsidRPr="00984FE0" w:rsidRDefault="00AE634D" w:rsidP="00AE634D">
            <w:pPr>
              <w:pStyle w:val="lfej"/>
              <w:tabs>
                <w:tab w:val="clear" w:pos="4536"/>
                <w:tab w:val="clear" w:pos="9072"/>
              </w:tabs>
              <w:rPr>
                <w:sz w:val="18"/>
                <w:szCs w:val="18"/>
              </w:rPr>
            </w:pPr>
            <w:r>
              <w:rPr>
                <w:sz w:val="22"/>
                <w:szCs w:val="22"/>
              </w:rPr>
              <w:t xml:space="preserve">MVM DÉMÁSZ ÁRAMHÁLÓZATI KFT.: </w:t>
            </w:r>
            <w:hyperlink r:id="rId8" w:history="1">
              <w:r w:rsidRPr="00FC75E0">
                <w:rPr>
                  <w:rStyle w:val="Hiperhivatkozs"/>
                </w:rPr>
                <w:t>Rendszerengedélyek MVM Hálózat</w:t>
              </w:r>
            </w:hyperlink>
            <w:r>
              <w:t xml:space="preserve"> </w:t>
            </w:r>
            <w:r w:rsidRPr="00984FE0">
              <w:rPr>
                <w:sz w:val="18"/>
                <w:szCs w:val="18"/>
              </w:rPr>
              <w:t>(https://mvmhalozat.hu/aram/oldalak/1756)</w:t>
            </w:r>
          </w:p>
          <w:p w:rsidR="00CE318B" w:rsidRPr="00A71A62" w:rsidRDefault="00AE634D" w:rsidP="00AE634D">
            <w:pPr>
              <w:pStyle w:val="lfej"/>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r:id="rId9" w:history="1">
              <w:r>
                <w:rPr>
                  <w:rStyle w:val="Hiperhivatkozs"/>
                </w:rPr>
                <w:t>MEE Villamos Energia Társaság</w:t>
              </w:r>
            </w:hyperlink>
            <w:r>
              <w:rPr>
                <w:rStyle w:val="Hiperhivatkozs"/>
              </w:rPr>
              <w:t xml:space="preserve"> </w:t>
            </w:r>
            <w:r w:rsidRPr="00984FE0">
              <w:rPr>
                <w:rStyle w:val="Hiperhivatkozs"/>
                <w:sz w:val="18"/>
                <w:szCs w:val="18"/>
              </w:rPr>
              <w:t>(https://www.meevet.hu/pages/uj-rendszerengedelyes-fogyasztas-merohelyek-oktatasi-anyag)</w:t>
            </w:r>
          </w:p>
        </w:tc>
      </w:tr>
      <w:tr w:rsidR="00CE318B" w:rsidRPr="00A71A62" w:rsidTr="00CE318B">
        <w:trPr>
          <w:cantSplit/>
        </w:trPr>
        <w:tc>
          <w:tcPr>
            <w:tcW w:w="10445" w:type="dxa"/>
            <w:gridSpan w:val="20"/>
            <w:vAlign w:val="center"/>
          </w:tcPr>
          <w:p w:rsidR="00CE318B" w:rsidRPr="00A71A62" w:rsidRDefault="00CE318B" w:rsidP="00CE318B">
            <w:pPr>
              <w:pStyle w:val="lfej"/>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R="00CE318B" w:rsidRPr="00A71A62" w:rsidTr="00CE318B">
        <w:trPr>
          <w:cantSplit/>
          <w:trHeight w:val="347"/>
        </w:trPr>
        <w:tc>
          <w:tcPr>
            <w:tcW w:w="5123"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 xml:space="preserve">Egységára (bruttó Ft) </w:t>
            </w:r>
          </w:p>
        </w:tc>
      </w:tr>
      <w:tr w:rsidR="00CE318B" w:rsidRPr="00A71A62" w:rsidTr="00CE318B">
        <w:trPr>
          <w:cantSplit/>
          <w:trHeight w:val="355"/>
        </w:trPr>
        <w:tc>
          <w:tcPr>
            <w:tcW w:w="5123"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Csatári 3045</w:t>
            </w:r>
          </w:p>
        </w:tc>
        <w:tc>
          <w:tcPr>
            <w:tcW w:w="5322" w:type="dxa"/>
            <w:gridSpan w:val="10"/>
            <w:vAlign w:val="center"/>
          </w:tcPr>
          <w:p w:rsidR="00CE318B" w:rsidRPr="00A71A62" w:rsidRDefault="00CE318B" w:rsidP="00CE318B">
            <w:pPr>
              <w:pStyle w:val="lfej"/>
              <w:tabs>
                <w:tab w:val="clear" w:pos="4536"/>
                <w:tab w:val="clear" w:pos="9072"/>
              </w:tabs>
              <w:jc w:val="center"/>
              <w:rPr>
                <w:bCs/>
                <w:szCs w:val="22"/>
              </w:rPr>
            </w:pPr>
            <w:r w:rsidRPr="00A71A62">
              <w:rPr>
                <w:bCs/>
                <w:szCs w:val="22"/>
              </w:rPr>
              <w:t/>
            </w:r>
          </w:p>
        </w:tc>
      </w:tr>
      <w:tr w:rsidR="00CE318B" w:rsidRPr="00A71A62" w:rsidTr="00CE318B">
        <w:trPr>
          <w:cantSplit/>
          <w:trHeight w:val="402"/>
        </w:trPr>
        <w:tc>
          <w:tcPr>
            <w:tcW w:w="10445" w:type="dxa"/>
            <w:gridSpan w:val="20"/>
            <w:vAlign w:val="center"/>
          </w:tcPr>
          <w:p w:rsidR="00CE318B" w:rsidRPr="00A71A62" w:rsidRDefault="00CE318B" w:rsidP="00CE318B">
            <w:pPr>
              <w:pStyle w:val="lfej"/>
              <w:tabs>
                <w:tab w:val="clear" w:pos="4536"/>
                <w:tab w:val="clear" w:pos="9072"/>
              </w:tabs>
              <w:rPr>
                <w:szCs w:val="22"/>
              </w:rPr>
            </w:pPr>
            <w:r w:rsidRPr="00A71A62">
              <w:rPr>
                <w:bCs/>
                <w:szCs w:val="22"/>
                <w:highlight w:val="lightGray"/>
              </w:rPr>
              <w:t>RENDSZERENGEDÉLLYEL NEM RENDELKEZŐ EGYEDI SZEKRÉNY:</w:t>
            </w:r>
          </w:p>
        </w:tc>
      </w:tr>
      <w:tr w:rsidR="00CE318B" w:rsidRPr="00A71A62" w:rsidTr="00CE318B">
        <w:trPr>
          <w:cantSplit/>
          <w:trHeight w:val="348"/>
        </w:trPr>
        <w:tc>
          <w:tcPr>
            <w:tcW w:w="5123"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RDefault="00CE318B" w:rsidP="00CE318B">
            <w:pPr>
              <w:pStyle w:val="lfej"/>
              <w:tabs>
                <w:tab w:val="clear" w:pos="4536"/>
                <w:tab w:val="clear" w:pos="9072"/>
              </w:tabs>
              <w:jc w:val="center"/>
              <w:rPr>
                <w:bCs/>
                <w:szCs w:val="22"/>
              </w:rPr>
            </w:pPr>
            <w:r w:rsidRPr="00A71A62">
              <w:rPr>
                <w:szCs w:val="22"/>
              </w:rPr>
              <w:t>Helyszíni felülvizsgálati díj (bruttó Ft)</w:t>
            </w:r>
          </w:p>
        </w:tc>
      </w:tr>
      <w:tr w:rsidR="00CE318B" w:rsidRPr="00A71A62" w:rsidTr="00CE318B">
        <w:trPr>
          <w:cantSplit/>
          <w:trHeight w:val="348"/>
        </w:trPr>
        <w:tc>
          <w:tcPr>
            <w:tcW w:w="5123" w:type="dxa"/>
            <w:gridSpan w:val="10"/>
            <w:vAlign w:val="center"/>
          </w:tcPr>
          <w:p w:rsidR="00CE318B" w:rsidRPr="00A71A62" w:rsidRDefault="008B5082" w:rsidP="00CE318B">
            <w:pPr>
              <w:pStyle w:val="lfej"/>
              <w:tabs>
                <w:tab w:val="clear" w:pos="4536"/>
                <w:tab w:val="clear" w:pos="9072"/>
              </w:tabs>
              <w:jc w:val="center"/>
              <w:rPr>
                <w:szCs w:val="22"/>
              </w:rPr>
            </w:pPr>
            <w:r w:rsidRPr="008B5082">
              <w:rPr>
                <w:szCs w:val="22"/>
              </w:rPr>
              <w:t/>
            </w:r>
          </w:p>
        </w:tc>
        <w:tc>
          <w:tcPr>
            <w:tcW w:w="5322"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12 573 Ft</w:t>
            </w:r>
          </w:p>
        </w:tc>
      </w:tr>
      <w:tr w:rsidR="00AE57CB" w:rsidRPr="00A71A62" w:rsidTr="00CE318B">
        <w:trPr>
          <w:cantSplit/>
          <w:trHeight w:val="348"/>
        </w:trPr>
        <w:tc>
          <w:tcPr>
            <w:tcW w:w="5123" w:type="dxa"/>
            <w:gridSpan w:val="10"/>
            <w:vAlign w:val="center"/>
          </w:tcPr>
          <w:p w:rsidR="00AE57CB" w:rsidRPr="008B5082" w:rsidRDefault="00AE57CB" w:rsidP="00CE318B">
            <w:pPr>
              <w:pStyle w:val="lfej"/>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RDefault="00AE57CB" w:rsidP="00CE318B">
            <w:pPr>
              <w:pStyle w:val="lfej"/>
              <w:tabs>
                <w:tab w:val="clear" w:pos="4536"/>
                <w:tab w:val="clear" w:pos="9072"/>
              </w:tabs>
              <w:jc w:val="center"/>
              <w:rPr>
                <w:szCs w:val="22"/>
              </w:rPr>
            </w:pPr>
            <w:r>
              <w:rPr>
                <w:b/>
                <w:bCs/>
                <w:sz w:val="22"/>
                <w:szCs w:val="22"/>
                <w:highlight w:val="lightGray"/>
              </w:rPr>
              <w:t>MŰSZAKI TÖBBLETKÖLTSÉG:</w:t>
            </w:r>
          </w:p>
        </w:tc>
      </w:tr>
      <w:tr w:rsidR="00AE57CB" w:rsidRPr="00A71A62" w:rsidTr="00CE318B">
        <w:trPr>
          <w:cantSplit/>
          <w:trHeight w:val="348"/>
        </w:trPr>
        <w:tc>
          <w:tcPr>
            <w:tcW w:w="5123" w:type="dxa"/>
            <w:gridSpan w:val="10"/>
            <w:vAlign w:val="center"/>
          </w:tcPr>
          <w:p w:rsidR="00AE57CB" w:rsidRPr="008B5082" w:rsidRDefault="00AE57CB" w:rsidP="00CE318B">
            <w:pPr>
              <w:pStyle w:val="lfej"/>
              <w:tabs>
                <w:tab w:val="clear" w:pos="4536"/>
                <w:tab w:val="clear" w:pos="9072"/>
              </w:tabs>
              <w:jc w:val="center"/>
              <w:rPr>
                <w:szCs w:val="22"/>
              </w:rPr>
            </w:pPr>
            <w:r w:rsidRPr="008B5082">
              <w:rPr>
                <w:szCs w:val="22"/>
              </w:rPr>
              <w:t/>
            </w:r>
            <w:r w:rsidRPr="0030596E">
              <w:rPr>
                <w:szCs w:val="22"/>
              </w:rPr>
              <w:t/>
            </w:r>
            <w:r w:rsidRPr="008B5082">
              <w:rPr>
                <w:szCs w:val="22"/>
              </w:rPr>
              <w:t/>
            </w:r>
            <w:r>
              <w:rPr>
                <w:b/>
                <w:spacing w:val="1"/>
                <w:sz w:val="22"/>
                <w:szCs w:val="22"/>
              </w:rPr>
              <w:t xml:space="preserve"> (nettó Ft)</w:t>
            </w:r>
          </w:p>
        </w:tc>
        <w:tc>
          <w:tcPr>
            <w:tcW w:w="5322" w:type="dxa"/>
            <w:gridSpan w:val="10"/>
            <w:vAlign w:val="center"/>
          </w:tcPr>
          <w:p w:rsidR="00AE57CB" w:rsidRPr="00A71A62" w:rsidRDefault="00AE57CB" w:rsidP="00CE318B">
            <w:pPr>
              <w:pStyle w:val="lfej"/>
              <w:tabs>
                <w:tab w:val="clear" w:pos="4536"/>
                <w:tab w:val="clear" w:pos="9072"/>
              </w:tabs>
              <w:jc w:val="center"/>
              <w:rPr>
                <w:szCs w:val="22"/>
              </w:rPr>
            </w:pPr>
            <w:r w:rsidRPr="008B5082">
              <w:rPr>
                <w:szCs w:val="22"/>
              </w:rPr>
              <w:t/>
            </w:r>
            <w:r w:rsidRPr="0030596E">
              <w:rPr>
                <w:szCs w:val="22"/>
              </w:rPr>
              <w:t/>
            </w:r>
            <w:r w:rsidRPr="008B5082">
              <w:rPr>
                <w:szCs w:val="22"/>
              </w:rPr>
              <w:t/>
            </w:r>
            <w:r>
              <w:rPr>
                <w:b/>
                <w:spacing w:val="1"/>
                <w:sz w:val="22"/>
                <w:szCs w:val="22"/>
              </w:rPr>
              <w:t xml:space="preserve"> (nettó Ft)</w:t>
            </w:r>
          </w:p>
        </w:tc>
      </w:tr>
      <w:tr w:rsidR="00CE318B" w:rsidRPr="00A71A62" w:rsidTr="00CE318B">
        <w:trPr>
          <w:cantSplit/>
          <w:trHeight w:val="348"/>
        </w:trPr>
        <w:tc>
          <w:tcPr>
            <w:tcW w:w="10445" w:type="dxa"/>
            <w:gridSpan w:val="20"/>
            <w:vAlign w:val="center"/>
          </w:tcPr>
          <w:p w:rsidR="00CE318B" w:rsidRPr="00A71A62" w:rsidRDefault="00CE318B"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R="00CE318B" w:rsidRPr="00A71A62" w:rsidTr="00CE318B">
        <w:trPr>
          <w:cantSplit/>
        </w:trPr>
        <w:tc>
          <w:tcPr>
            <w:tcW w:w="10445" w:type="dxa"/>
            <w:gridSpan w:val="20"/>
          </w:tcPr>
          <w:p w:rsidR="00CE318B" w:rsidRPr="00A71A62" w:rsidRDefault="00CE318B" w:rsidP="00CE318B">
            <w:pPr>
              <w:pStyle w:val="lfej"/>
              <w:tabs>
                <w:tab w:val="clear" w:pos="4536"/>
                <w:tab w:val="clear" w:pos="9072"/>
              </w:tabs>
              <w:jc w:val="center"/>
              <w:rPr>
                <w:bCs/>
                <w:szCs w:val="22"/>
              </w:rPr>
            </w:pPr>
            <w:r w:rsidRPr="00A71A62">
              <w:rPr>
                <w:bCs/>
                <w:szCs w:val="22"/>
                <w:highlight w:val="lightGray"/>
              </w:rPr>
              <w:t>CSATLAKOZÓ VEZETÉK TÍPUSA KERESZTMETSZETE</w:t>
            </w:r>
          </w:p>
        </w:tc>
      </w:tr>
      <w:tr w:rsidR="00CE318B" w:rsidRPr="00A71A62" w:rsidTr="00CE318B">
        <w:trPr>
          <w:cantSplit/>
        </w:trPr>
        <w:tc>
          <w:tcPr>
            <w:tcW w:w="5123"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(N)FA2XRM</w:t>
            </w:r>
          </w:p>
        </w:tc>
      </w:tr>
      <w:tr w:rsidR="00CE318B" w:rsidRPr="00A71A62" w:rsidTr="00CE318B">
        <w:trPr>
          <w:cantSplit/>
          <w:trHeight w:val="276"/>
        </w:trPr>
        <w:tc>
          <w:tcPr>
            <w:tcW w:w="920" w:type="dxa"/>
            <w:vAlign w:val="center"/>
          </w:tcPr>
          <w:p w:rsidR="00CE318B" w:rsidRPr="00A71A62" w:rsidRDefault="00CE318B" w:rsidP="00CE318B">
            <w:pPr>
              <w:pStyle w:val="lfej"/>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rPr>
                <w:szCs w:val="22"/>
                <w:vertAlign w:val="superscript"/>
              </w:rPr>
            </w:pPr>
          </w:p>
        </w:tc>
        <w:tc>
          <w:tcPr>
            <w:tcW w:w="673" w:type="dxa"/>
            <w:vAlign w:val="center"/>
          </w:tcPr>
          <w:p w:rsidR="00CE318B" w:rsidRPr="00A71A62" w:rsidRDefault="00CE318B" w:rsidP="00CE318B">
            <w:pPr>
              <w:pStyle w:val="lfej"/>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RDefault="00CE318B" w:rsidP="00CE318B">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xml:space="preserve"/>
            </w:r>
          </w:p>
        </w:tc>
        <w:tc>
          <w:tcPr>
            <w:tcW w:w="663" w:type="dxa"/>
            <w:vAlign w:val="center"/>
          </w:tcPr>
          <w:p w:rsidR="00CE318B" w:rsidRPr="00A71A62" w:rsidRDefault="00CE318B" w:rsidP="00CE318B">
            <w:pPr>
              <w:pStyle w:val="lfej"/>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xml:space="preserve"/>
            </w:r>
          </w:p>
          <w:p w:rsidR="00CE318B" w:rsidRPr="00A71A62" w:rsidRDefault="00CE318B" w:rsidP="00CE318B">
            <w:pPr>
              <w:pStyle w:val="lfej"/>
              <w:tabs>
                <w:tab w:val="clear" w:pos="4536"/>
                <w:tab w:val="clear" w:pos="9072"/>
              </w:tabs>
              <w:rPr>
                <w:szCs w:val="22"/>
              </w:rPr>
            </w:pPr>
          </w:p>
        </w:tc>
        <w:tc>
          <w:tcPr>
            <w:tcW w:w="895" w:type="dxa"/>
            <w:gridSpan w:val="2"/>
            <w:vAlign w:val="center"/>
          </w:tcPr>
          <w:p w:rsidR="00CE318B" w:rsidRPr="00A71A62" w:rsidRDefault="00CE318B" w:rsidP="00CE318B">
            <w:pPr>
              <w:pStyle w:val="lfej"/>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RDefault="00CE318B" w:rsidP="00CE318B">
            <w:pPr>
              <w:pStyle w:val="lfej"/>
              <w:tabs>
                <w:tab w:val="clear" w:pos="4536"/>
                <w:tab w:val="clear" w:pos="9072"/>
              </w:tabs>
              <w:rPr>
                <w:szCs w:val="22"/>
                <w:vertAlign w:val="superscript"/>
              </w:rPr>
            </w:pPr>
            <w:r w:rsidRPr="00A71A62">
              <w:rPr>
                <w:szCs w:val="22"/>
                <w:vertAlign w:val="superscript"/>
              </w:rPr>
              <w:t>*</w:t>
            </w:r>
          </w:p>
          <w:p w:rsidR="00CE318B" w:rsidRPr="00A71A62" w:rsidRDefault="00CE318B" w:rsidP="00CE318B">
            <w:pPr>
              <w:pStyle w:val="lfej"/>
              <w:tabs>
                <w:tab w:val="clear" w:pos="4536"/>
                <w:tab w:val="clear" w:pos="9072"/>
              </w:tabs>
              <w:rPr>
                <w:szCs w:val="22"/>
              </w:rPr>
            </w:pPr>
          </w:p>
        </w:tc>
        <w:tc>
          <w:tcPr>
            <w:tcW w:w="826" w:type="dxa"/>
            <w:vAlign w:val="center"/>
          </w:tcPr>
          <w:p w:rsidR="00CE318B" w:rsidRPr="00A71A62" w:rsidRDefault="00CE318B" w:rsidP="00CE318B">
            <w:pPr>
              <w:pStyle w:val="lfej"/>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jc w:val="center"/>
              <w:rPr>
                <w:szCs w:val="22"/>
              </w:rPr>
            </w:pPr>
          </w:p>
        </w:tc>
        <w:tc>
          <w:tcPr>
            <w:tcW w:w="638" w:type="dxa"/>
            <w:gridSpan w:val="2"/>
            <w:vAlign w:val="center"/>
          </w:tcPr>
          <w:p w:rsidR="00CE318B" w:rsidRPr="00A71A62" w:rsidRDefault="00CE318B" w:rsidP="00CE318B">
            <w:pPr>
              <w:pStyle w:val="lfej"/>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jc w:val="center"/>
              <w:rPr>
                <w:szCs w:val="22"/>
              </w:rPr>
            </w:pPr>
          </w:p>
        </w:tc>
        <w:tc>
          <w:tcPr>
            <w:tcW w:w="628" w:type="dxa"/>
            <w:vAlign w:val="center"/>
          </w:tcPr>
          <w:p w:rsidR="00CE318B" w:rsidRPr="00A71A62" w:rsidRDefault="00CE318B" w:rsidP="00CE318B">
            <w:pPr>
              <w:pStyle w:val="lfej"/>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x</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rPr>
                <w:szCs w:val="22"/>
              </w:rPr>
            </w:pPr>
          </w:p>
        </w:tc>
        <w:tc>
          <w:tcPr>
            <w:tcW w:w="620" w:type="dxa"/>
            <w:gridSpan w:val="2"/>
            <w:vAlign w:val="center"/>
          </w:tcPr>
          <w:p w:rsidR="00CE318B" w:rsidRPr="00A71A62" w:rsidRDefault="00CE318B" w:rsidP="00CE318B">
            <w:pPr>
              <w:pStyle w:val="lfej"/>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RDefault="00CE318B" w:rsidP="00CE318B">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r>
      <w:tr w:rsidR="00CE318B" w:rsidRPr="00A71A62" w:rsidTr="00CE318B">
        <w:trPr>
          <w:cantSplit/>
          <w:trHeight w:val="1288"/>
        </w:trPr>
        <w:tc>
          <w:tcPr>
            <w:tcW w:w="10445" w:type="dxa"/>
            <w:gridSpan w:val="20"/>
            <w:vAlign w:val="center"/>
          </w:tcPr>
          <w:p w:rsidR="00CE318B" w:rsidRPr="00A71A62" w:rsidRDefault="00DA3CAB" w:rsidP="00CE318B">
            <w:pPr>
              <w:pStyle w:val="lfej"/>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R="00CE318B" w:rsidRPr="00A71A62" w:rsidTr="00CE318B">
        <w:trPr>
          <w:cantSplit/>
          <w:trHeight w:val="1236"/>
        </w:trPr>
        <w:tc>
          <w:tcPr>
            <w:tcW w:w="10445" w:type="dxa"/>
            <w:gridSpan w:val="20"/>
            <w:vAlign w:val="center"/>
          </w:tcPr>
          <w:p w:rsidR="00CE318B" w:rsidRPr="00A71A62" w:rsidRDefault="00C8168F" w:rsidP="00CE318B">
            <w:pPr>
              <w:shd w:val="clear" w:color="auto" w:fill="FFFFFF"/>
              <w:spacing w:before="24" w:line="235" w:lineRule="exact"/>
              <w:ind w:left="142" w:right="206"/>
              <w:jc w:val="both"/>
              <w:rPr>
                <w:spacing w:val="-1"/>
                <w:szCs w:val="22"/>
              </w:rPr>
            </w:pPr>
            <w:r w:rsidRPr="00A71A62">
              <w:rPr>
                <w:noProof/>
                <w:spacing w:val="-1"/>
                <w:szCs w:val="22"/>
              </w:rPr>
              <w:lastRenderedPageBreak/>
              <w:drawing>
                <wp:anchor distT="0" distB="0" distL="114300" distR="114300" simplePos="0" relativeHeight="251765760" behindDoc="0" locked="0" layoutInCell="1" allowOverlap="1" wp14:anchorId="0DAE884A" wp14:editId="7BAF2CBC">
                  <wp:simplePos x="0" y="0"/>
                  <wp:positionH relativeFrom="column">
                    <wp:posOffset>3154045</wp:posOffset>
                  </wp:positionH>
                  <wp:positionV relativeFrom="paragraph">
                    <wp:posOffset>29210</wp:posOffset>
                  </wp:positionV>
                  <wp:extent cx="1971675" cy="1245870"/>
                  <wp:effectExtent l="0" t="0" r="0"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58-removebg-pre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675" cy="1245870"/>
                          </a:xfrm>
                          <a:prstGeom prst="rect">
                            <a:avLst/>
                          </a:prstGeom>
                        </pic:spPr>
                      </pic:pic>
                    </a:graphicData>
                  </a:graphic>
                  <wp14:sizeRelH relativeFrom="margin">
                    <wp14:pctWidth>0</wp14:pctWidth>
                  </wp14:sizeRelH>
                  <wp14:sizeRelV relativeFrom="margin">
                    <wp14:pctHeight>0</wp14:pctHeight>
                  </wp14:sizeRelV>
                </wp:anchor>
              </w:drawing>
            </w:r>
            <w:r w:rsidR="00CE318B" w:rsidRPr="00A71A62">
              <w:rPr>
                <w:spacing w:val="-1"/>
                <w:szCs w:val="22"/>
              </w:rPr>
              <w:t>Alulírott</w:t>
            </w:r>
            <w:r w:rsidRPr="00A71A62">
              <w:rPr>
                <w:spacing w:val="-1"/>
                <w:szCs w:val="22"/>
              </w:rPr>
              <w:t xml:space="preserve"> </w:t>
            </w:r>
            <w:r w:rsidRPr="00A71A62">
              <w:rPr>
                <w:rFonts w:eastAsia="Arial"/>
                <w:color w:val="0000FF"/>
                <w:sz w:val="18"/>
              </w:rPr>
              <w:t>Hajdu Marcell</w:t>
            </w:r>
            <w:r w:rsidRPr="00A71A62">
              <w:rPr>
                <w:rFonts w:eastAsia="Arial"/>
                <w:color w:val="0000FF"/>
                <w:sz w:val="2"/>
                <w:szCs w:val="2"/>
              </w:rPr>
              <w:t/>
            </w:r>
            <w:r w:rsidRPr="00A71A62">
              <w:rPr>
                <w:rFonts w:eastAsia="Arial"/>
                <w:color w:val="0000FF"/>
                <w:sz w:val="18"/>
              </w:rPr>
              <w:t/>
            </w:r>
            <w:r w:rsidRPr="00A71A62">
              <w:rPr>
                <w:spacing w:val="-1"/>
                <w:szCs w:val="22"/>
              </w:rPr>
              <w:t xml:space="preserve"> </w:t>
            </w:r>
            <w:r w:rsidR="00CE318B"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RDefault="00C8168F"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2026.04.24.</w:t>
            </w:r>
            <w:r w:rsidRPr="00A71A62">
              <w:rPr>
                <w:color w:val="0000FF"/>
                <w:sz w:val="2"/>
                <w:szCs w:val="2"/>
              </w:rPr>
              <w:t/>
            </w:r>
            <w:r w:rsidRPr="00A71A62">
              <w:rPr>
                <w:color w:val="0000FF"/>
                <w:sz w:val="18"/>
              </w:rPr>
              <w:t/>
            </w:r>
            <w:r w:rsidRPr="00A71A62">
              <w:rPr>
                <w:spacing w:val="-1"/>
                <w:szCs w:val="22"/>
              </w:rPr>
              <w:t xml:space="preserve">         </w:t>
            </w:r>
            <w:r w:rsidR="00CE318B" w:rsidRPr="00A71A62">
              <w:rPr>
                <w:spacing w:val="-1"/>
                <w:szCs w:val="22"/>
              </w:rPr>
              <w:t xml:space="preserve">                                             Aláírás: ……………………………………..</w:t>
            </w:r>
          </w:p>
        </w:tc>
      </w:tr>
    </w:tbl>
    <w:p w:rsidR="00CE318B" w:rsidRPr="00A71A62" w:rsidRDefault="00CE318B"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RDefault="00CE318B"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134"/>
        <w:gridCol w:w="567"/>
        <w:gridCol w:w="567"/>
        <w:gridCol w:w="673"/>
        <w:gridCol w:w="461"/>
        <w:gridCol w:w="1275"/>
        <w:gridCol w:w="351"/>
        <w:gridCol w:w="783"/>
        <w:gridCol w:w="1134"/>
        <w:gridCol w:w="1343"/>
      </w:tblGrid>
      <w:tr w:rsidR="00CE318B" w:rsidRPr="00A71A62" w:rsidTr="00C124F2">
        <w:trPr>
          <w:cantSplit/>
          <w:trHeight w:val="385"/>
        </w:trPr>
        <w:tc>
          <w:tcPr>
            <w:tcW w:w="5138" w:type="dxa"/>
            <w:gridSpan w:val="5"/>
            <w:vAlign w:val="bottom"/>
          </w:tcPr>
          <w:p w:rsidR="00CE318B" w:rsidRPr="00A71A62" w:rsidRDefault="00CE318B" w:rsidP="00C8168F">
            <w:pPr>
              <w:pStyle w:val="lfej"/>
              <w:tabs>
                <w:tab w:val="clear" w:pos="4536"/>
                <w:tab w:val="clear" w:pos="9072"/>
              </w:tabs>
              <w:rPr>
                <w:bCs/>
                <w:szCs w:val="22"/>
              </w:rPr>
            </w:pPr>
            <w:r w:rsidRPr="00A71A62">
              <w:rPr>
                <w:szCs w:val="22"/>
              </w:rPr>
              <w:t>FÖLDKÁBEL fizikai/nyomvonal h.</w:t>
            </w:r>
            <w:r w:rsidRPr="00A71A62">
              <w:rPr>
                <w:bCs/>
                <w:szCs w:val="22"/>
              </w:rPr>
              <w:t>:</w:t>
            </w:r>
            <w:r w:rsidR="00C8168F" w:rsidRPr="00A71A62">
              <w:rPr>
                <w:color w:val="0000FF"/>
                <w:sz w:val="18"/>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xml:space="preserve"> </w:t>
            </w:r>
            <w:r w:rsidR="00C8168F" w:rsidRPr="00A71A62">
              <w:rPr>
                <w:color w:val="0000FF"/>
                <w:sz w:val="2"/>
                <w:szCs w:val="2"/>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w:r>
            <w:r w:rsidR="00C8168F" w:rsidRPr="00A71A62">
              <w:rPr>
                <w:color w:val="0000FF"/>
                <w:sz w:val="18"/>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w:r>
            <w:r w:rsidRPr="00A71A62">
              <w:rPr>
                <w:bCs/>
                <w:szCs w:val="22"/>
              </w:rPr>
              <w:t xml:space="preserve"> m</w:t>
            </w:r>
          </w:p>
        </w:tc>
        <w:tc>
          <w:tcPr>
            <w:tcW w:w="5347" w:type="dxa"/>
            <w:gridSpan w:val="6"/>
            <w:vAlign w:val="bottom"/>
          </w:tcPr>
          <w:p w:rsidR="00CE318B" w:rsidRPr="00A71A62" w:rsidRDefault="00CE318B" w:rsidP="00CE318B">
            <w:pPr>
              <w:pStyle w:val="lfej"/>
              <w:tabs>
                <w:tab w:val="clear" w:pos="4536"/>
                <w:tab w:val="clear" w:pos="9072"/>
              </w:tabs>
              <w:rPr>
                <w:bCs/>
                <w:szCs w:val="22"/>
              </w:rPr>
            </w:pPr>
            <w:r w:rsidRPr="00A71A62">
              <w:rPr>
                <w:szCs w:val="22"/>
              </w:rPr>
              <w:t>LÉGKÁBEL fizikai/nyomvonal h.</w:t>
            </w:r>
            <w:r w:rsidRPr="00A71A62">
              <w:rPr>
                <w:bCs/>
                <w:szCs w:val="22"/>
              </w:rPr>
              <w:t>:</w:t>
            </w:r>
            <w:r w:rsidR="00C8168F" w:rsidRPr="00A71A62">
              <w:rPr>
                <w:color w:val="0000FF"/>
                <w:sz w:val="18"/>
              </w:rPr>
              <w:t xml:space="preserve"> 30</w:t>
            </w:r>
            <w:r w:rsidR="00C8168F" w:rsidRPr="00A71A62">
              <w:rPr>
                <w:rFonts w:eastAsia="Arial"/>
                <w:color w:val="0000FF"/>
                <w:sz w:val="2"/>
                <w:szCs w:val="2"/>
              </w:rPr>
              <w:t/>
            </w:r>
            <w:r w:rsidR="00C8168F" w:rsidRPr="00A71A62">
              <w:rPr>
                <w:color w:val="0000FF"/>
                <w:sz w:val="18"/>
              </w:rPr>
              <w:t/>
            </w:r>
            <w:r w:rsidRPr="00A71A62">
              <w:rPr>
                <w:bCs/>
                <w:szCs w:val="22"/>
              </w:rPr>
              <w:t>.m</w:t>
            </w:r>
            <w:r w:rsidR="00C8168F" w:rsidRPr="00A71A62">
              <w:rPr>
                <w:bCs/>
                <w:szCs w:val="22"/>
              </w:rPr>
              <w:t xml:space="preserve"> </w:t>
            </w:r>
            <w:r w:rsidR="00C8168F" w:rsidRPr="00A71A62">
              <w:rPr>
                <w:color w:val="000000" w:themeColor="text1"/>
                <w:sz w:val="18"/>
              </w:rPr>
              <w:t>27</w:t>
            </w:r>
            <w:r w:rsidR="00C8168F" w:rsidRPr="00A71A62">
              <w:rPr>
                <w:color w:val="000000" w:themeColor="text1"/>
                <w:sz w:val="2"/>
                <w:szCs w:val="2"/>
              </w:rPr>
              <w:t/>
            </w:r>
            <w:r w:rsidR="00C8168F" w:rsidRPr="00A71A62">
              <w:rPr>
                <w:color w:val="000000" w:themeColor="text1"/>
                <w:sz w:val="18"/>
              </w:rPr>
              <w:t> Vízsz.</w:t>
            </w:r>
          </w:p>
        </w:tc>
      </w:tr>
      <w:tr w:rsidR="00CE318B" w:rsidRPr="00A71A62" w:rsidTr="00C124F2">
        <w:trPr>
          <w:cantSplit/>
          <w:trHeight w:val="404"/>
        </w:trPr>
        <w:tc>
          <w:tcPr>
            <w:tcW w:w="5138" w:type="dxa"/>
            <w:gridSpan w:val="5"/>
            <w:vAlign w:val="bottom"/>
          </w:tcPr>
          <w:p w:rsidR="00CE318B" w:rsidRPr="00A71A62" w:rsidRDefault="00CE318B" w:rsidP="00C8168F">
            <w:pPr>
              <w:pStyle w:val="lfej"/>
              <w:tabs>
                <w:tab w:val="clear" w:pos="4536"/>
                <w:tab w:val="clear" w:pos="9072"/>
              </w:tabs>
              <w:rPr>
                <w:szCs w:val="22"/>
              </w:rPr>
            </w:pPr>
          </w:p>
        </w:tc>
        <w:tc>
          <w:tcPr>
            <w:tcW w:w="5347" w:type="dxa"/>
            <w:gridSpan w:val="6"/>
            <w:vAlign w:val="bottom"/>
          </w:tcPr>
          <w:p w:rsidR="00CE318B" w:rsidRPr="00A71A62" w:rsidRDefault="00CE318B" w:rsidP="00CE318B">
            <w:pPr>
              <w:pStyle w:val="lfej"/>
              <w:tabs>
                <w:tab w:val="clear" w:pos="4536"/>
                <w:tab w:val="clear" w:pos="9072"/>
              </w:tabs>
              <w:rPr>
                <w:szCs w:val="22"/>
              </w:rPr>
            </w:pPr>
          </w:p>
        </w:tc>
      </w:tr>
      <w:tr w:rsidR="00CE318B" w:rsidRPr="00A71A62" w:rsidTr="00C124F2">
        <w:trPr>
          <w:cantSplit/>
        </w:trPr>
        <w:tc>
          <w:tcPr>
            <w:tcW w:w="10485" w:type="dxa"/>
            <w:gridSpan w:val="11"/>
          </w:tcPr>
          <w:p w:rsidR="00CE318B" w:rsidRPr="00A71A62" w:rsidRDefault="00CE318B" w:rsidP="00CE318B">
            <w:pPr>
              <w:pStyle w:val="lfej"/>
              <w:tabs>
                <w:tab w:val="clear" w:pos="4536"/>
                <w:tab w:val="clear" w:pos="9072"/>
              </w:tabs>
              <w:jc w:val="center"/>
              <w:rPr>
                <w:bCs/>
                <w:szCs w:val="22"/>
              </w:rPr>
            </w:pPr>
            <w:r w:rsidRPr="00A71A62">
              <w:rPr>
                <w:bCs/>
                <w:szCs w:val="22"/>
                <w:highlight w:val="lightGray"/>
              </w:rPr>
              <w:t>IGÉNYELT CSATLAKOZÁSI TELJESÍTMÉNYEK</w:t>
            </w:r>
          </w:p>
        </w:tc>
      </w:tr>
      <w:tr w:rsidR="00CE318B" w:rsidRPr="00A71A62" w:rsidTr="00C124F2">
        <w:trPr>
          <w:cantSplit/>
          <w:trHeight w:val="388"/>
        </w:trPr>
        <w:tc>
          <w:tcPr>
            <w:tcW w:w="10485" w:type="dxa"/>
            <w:gridSpan w:val="11"/>
            <w:vAlign w:val="bottom"/>
          </w:tcPr>
          <w:p w:rsidR="00CE318B" w:rsidRPr="00A71A62" w:rsidRDefault="00CE318B" w:rsidP="00CE318B">
            <w:pPr>
              <w:pStyle w:val="lfej"/>
              <w:tabs>
                <w:tab w:val="clear" w:pos="4536"/>
                <w:tab w:val="clear" w:pos="9072"/>
              </w:tabs>
              <w:rPr>
                <w:szCs w:val="22"/>
              </w:rPr>
            </w:pPr>
          </w:p>
          <w:p w:rsidR="00C8168F" w:rsidRPr="00A71A62" w:rsidRDefault="00C8168F" w:rsidP="00C8168F">
            <w:pPr>
              <w:pStyle w:val="lfej"/>
              <w:tabs>
                <w:tab w:val="clear" w:pos="4536"/>
                <w:tab w:val="clear" w:pos="9072"/>
              </w:tabs>
              <w:rPr>
                <w:szCs w:val="22"/>
              </w:rPr>
            </w:pPr>
            <w:r w:rsidRPr="00A71A62">
              <w:rPr>
                <w:szCs w:val="22"/>
              </w:rPr>
              <w:t xml:space="preserve">Jelenleg meglévő mindennapszaki: </w:t>
            </w:r>
            <w:r w:rsidRPr="00A71A62">
              <w:rPr>
                <w:color w:val="0000FF"/>
                <w:sz w:val="18"/>
              </w:rPr>
              <w:t>16</w:t>
            </w:r>
            <w:r w:rsidRPr="00A71A62">
              <w:rPr>
                <w:color w:val="0000FF"/>
                <w:sz w:val="2"/>
                <w:szCs w:val="2"/>
              </w:rPr>
              <w:t/>
            </w:r>
            <w:r w:rsidRPr="00A71A62">
              <w:rPr>
                <w:color w:val="0000FF"/>
                <w:sz w:val="18"/>
              </w:rPr>
              <w:t/>
            </w:r>
            <w:r w:rsidRPr="00A71A62">
              <w:rPr>
                <w:szCs w:val="22"/>
              </w:rPr>
              <w:t xml:space="preserve"> A </w:t>
            </w:r>
            <w:r w:rsidRPr="00A71A62">
              <w:rPr>
                <w:color w:val="0000FF"/>
                <w:sz w:val="18"/>
              </w:rPr>
              <w:t/>
            </w:r>
            <w:r w:rsidRPr="00A71A62">
              <w:rPr>
                <w:color w:val="0000FF"/>
                <w:sz w:val="2"/>
                <w:szCs w:val="2"/>
              </w:rPr>
              <w:t/>
            </w:r>
            <w:r w:rsidRPr="00A71A62">
              <w:rPr>
                <w:color w:val="0000FF"/>
                <w:sz w:val="18"/>
              </w:rPr>
              <w:t/>
            </w:r>
            <w:r w:rsidRPr="00A71A62">
              <w:rPr>
                <w:szCs w:val="22"/>
              </w:rPr>
              <w:t xml:space="preserve">A </w:t>
            </w:r>
            <w:r w:rsidRPr="00A71A62">
              <w:rPr>
                <w:color w:val="0000FF"/>
                <w:sz w:val="18"/>
              </w:rPr>
              <w:t/>
            </w:r>
            <w:r w:rsidRPr="00A71A62">
              <w:rPr>
                <w:color w:val="0000FF"/>
                <w:sz w:val="2"/>
                <w:szCs w:val="2"/>
              </w:rPr>
              <w:t/>
            </w:r>
            <w:r w:rsidRPr="00A71A62">
              <w:rPr>
                <w:color w:val="0000FF"/>
                <w:sz w:val="18"/>
              </w:rPr>
              <w:t xml:space="preserve"> </w:t>
            </w:r>
            <w:r w:rsidRPr="00A71A62">
              <w:rPr>
                <w:szCs w:val="22"/>
              </w:rPr>
              <w:t xml:space="preserve">A      Jelenleg meglévő vezérelt: </w:t>
            </w:r>
            <w:r w:rsidRPr="00A71A62">
              <w:rPr>
                <w:color w:val="0000FF"/>
                <w:sz w:val="18"/>
              </w:rPr>
              <w:t/>
            </w:r>
            <w:r w:rsidRPr="00A71A62">
              <w:rPr>
                <w:color w:val="0000FF"/>
                <w:sz w:val="2"/>
                <w:szCs w:val="2"/>
              </w:rPr>
              <w:t/>
            </w:r>
            <w:r w:rsidRPr="00A71A62">
              <w:rPr>
                <w:color w:val="0000FF"/>
                <w:sz w:val="18"/>
              </w:rPr>
              <w:t/>
            </w:r>
            <w:r w:rsidRPr="00A71A62">
              <w:rPr>
                <w:szCs w:val="22"/>
              </w:rPr>
              <w:t xml:space="preserve"> A </w:t>
            </w:r>
            <w:r w:rsidRPr="00A71A62">
              <w:rPr>
                <w:color w:val="0000FF"/>
                <w:sz w:val="18"/>
              </w:rPr>
              <w:t/>
            </w:r>
            <w:r w:rsidRPr="00A71A62">
              <w:rPr>
                <w:color w:val="0000FF"/>
                <w:sz w:val="2"/>
                <w:szCs w:val="2"/>
              </w:rPr>
              <w:t/>
            </w:r>
            <w:r w:rsidRPr="00A71A62">
              <w:rPr>
                <w:color w:val="0000FF"/>
                <w:sz w:val="18"/>
              </w:rPr>
              <w:t xml:space="preserve"> </w:t>
            </w:r>
            <w:r w:rsidRPr="00A71A62">
              <w:rPr>
                <w:szCs w:val="22"/>
              </w:rPr>
              <w:t xml:space="preserve">A </w:t>
            </w:r>
            <w:r w:rsidRPr="00A71A62">
              <w:rPr>
                <w:color w:val="0000FF"/>
                <w:sz w:val="18"/>
              </w:rPr>
              <w:t/>
            </w:r>
            <w:r w:rsidRPr="00A71A62">
              <w:rPr>
                <w:color w:val="0000FF"/>
                <w:sz w:val="2"/>
                <w:szCs w:val="2"/>
              </w:rPr>
              <w:t/>
            </w:r>
            <w:r w:rsidRPr="00A71A62">
              <w:rPr>
                <w:color w:val="0000FF"/>
                <w:sz w:val="18"/>
              </w:rPr>
              <w:t xml:space="preserve"> </w:t>
            </w:r>
            <w:r w:rsidRPr="00A71A62">
              <w:rPr>
                <w:szCs w:val="22"/>
              </w:rPr>
              <w:t>A</w:t>
            </w:r>
          </w:p>
          <w:p w:rsidR="00CE318B" w:rsidRPr="00A71A62" w:rsidRDefault="00CE318B" w:rsidP="00CE318B">
            <w:pPr>
              <w:pStyle w:val="lfej"/>
              <w:tabs>
                <w:tab w:val="clear" w:pos="4536"/>
                <w:tab w:val="clear" w:pos="9072"/>
              </w:tabs>
              <w:rPr>
                <w:szCs w:val="22"/>
              </w:rPr>
            </w:pPr>
          </w:p>
          <w:p w:rsidR="00CE318B" w:rsidRPr="00A71A62" w:rsidRDefault="00C8168F" w:rsidP="00CE318B">
            <w:pPr>
              <w:pStyle w:val="lfej"/>
              <w:tabs>
                <w:tab w:val="clear" w:pos="4536"/>
                <w:tab w:val="clear" w:pos="9072"/>
              </w:tabs>
              <w:rPr>
                <w:szCs w:val="22"/>
              </w:rPr>
            </w:pPr>
            <w:r w:rsidRPr="00A71A62">
              <w:rPr>
                <w:szCs w:val="22"/>
              </w:rPr>
              <w:t xml:space="preserve">Jelenleg meglévő H-tarifa: </w:t>
            </w:r>
            <w:r w:rsidRPr="00A71A62">
              <w:rPr>
                <w:color w:val="2218F0"/>
                <w:sz w:val="18"/>
              </w:rPr>
              <w:t/>
            </w:r>
            <w:r w:rsidRPr="00A71A62">
              <w:rPr>
                <w:color w:val="2218F0"/>
                <w:sz w:val="2"/>
                <w:szCs w:val="2"/>
              </w:rPr>
              <w:t/>
            </w:r>
            <w:r w:rsidRPr="00A71A62">
              <w:rPr>
                <w:color w:val="2218F0"/>
                <w:sz w:val="18"/>
              </w:rPr>
              <w:t/>
            </w:r>
            <w:r w:rsidRPr="00A71A62">
              <w:rPr>
                <w:szCs w:val="22"/>
              </w:rPr>
              <w:t xml:space="preserve"> A </w:t>
            </w:r>
            <w:r w:rsidRPr="00A71A62">
              <w:rPr>
                <w:color w:val="2218F0"/>
                <w:sz w:val="18"/>
              </w:rPr>
              <w:t/>
            </w:r>
            <w:r w:rsidRPr="00A71A62">
              <w:rPr>
                <w:color w:val="2218F0"/>
                <w:sz w:val="2"/>
                <w:szCs w:val="2"/>
              </w:rPr>
              <w:t/>
            </w:r>
            <w:r w:rsidRPr="00A71A62">
              <w:rPr>
                <w:color w:val="2218F0"/>
                <w:sz w:val="18"/>
              </w:rPr>
              <w:t xml:space="preserve"> </w:t>
            </w:r>
            <w:r w:rsidRPr="00A71A62">
              <w:rPr>
                <w:szCs w:val="22"/>
              </w:rPr>
              <w:t xml:space="preserve">A </w:t>
            </w:r>
            <w:r w:rsidRPr="00A71A62">
              <w:rPr>
                <w:color w:val="2218F0"/>
                <w:sz w:val="18"/>
              </w:rPr>
              <w:t/>
            </w:r>
            <w:r w:rsidRPr="00A71A62">
              <w:rPr>
                <w:color w:val="2218F0"/>
                <w:sz w:val="2"/>
                <w:szCs w:val="2"/>
              </w:rPr>
              <w:t/>
            </w:r>
            <w:r w:rsidRPr="00A71A62">
              <w:rPr>
                <w:color w:val="2218F0"/>
                <w:sz w:val="18"/>
              </w:rPr>
              <w:t/>
            </w:r>
            <w:r w:rsidRPr="00A71A62">
              <w:rPr>
                <w:color w:val="000000" w:themeColor="text1"/>
                <w:sz w:val="18"/>
              </w:rPr>
              <w:t xml:space="preserve"> </w:t>
            </w:r>
            <w:r w:rsidRPr="00A71A62">
              <w:rPr>
                <w:szCs w:val="22"/>
              </w:rPr>
              <w:t>A</w:t>
            </w:r>
          </w:p>
        </w:tc>
      </w:tr>
      <w:tr w:rsidR="00CE318B" w:rsidRPr="00A71A62" w:rsidTr="00C124F2">
        <w:trPr>
          <w:cantSplit/>
        </w:trPr>
        <w:tc>
          <w:tcPr>
            <w:tcW w:w="2197" w:type="dxa"/>
          </w:tcPr>
          <w:p w:rsidR="00CE318B" w:rsidRPr="00A71A62" w:rsidRDefault="00CE318B" w:rsidP="00CE318B">
            <w:pPr>
              <w:pStyle w:val="lfej"/>
              <w:tabs>
                <w:tab w:val="clear" w:pos="4536"/>
                <w:tab w:val="clear" w:pos="9072"/>
              </w:tabs>
              <w:jc w:val="center"/>
              <w:rPr>
                <w:bCs/>
                <w:szCs w:val="22"/>
              </w:rPr>
            </w:pPr>
          </w:p>
        </w:tc>
        <w:tc>
          <w:tcPr>
            <w:tcW w:w="1134" w:type="dxa"/>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RDefault="00CE318B" w:rsidP="00CE318B">
            <w:pPr>
              <w:pStyle w:val="lfej"/>
              <w:tabs>
                <w:tab w:val="clear" w:pos="4536"/>
                <w:tab w:val="clear" w:pos="9072"/>
              </w:tabs>
              <w:jc w:val="center"/>
              <w:rPr>
                <w:bCs/>
                <w:szCs w:val="22"/>
              </w:rPr>
            </w:pPr>
          </w:p>
        </w:tc>
        <w:tc>
          <w:tcPr>
            <w:tcW w:w="1134" w:type="dxa"/>
            <w:gridSpan w:val="2"/>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RDefault="00CE318B" w:rsidP="00CE318B">
            <w:pPr>
              <w:pStyle w:val="lfej"/>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RDefault="00CE318B" w:rsidP="00CE318B">
            <w:pPr>
              <w:pStyle w:val="lfej"/>
              <w:tabs>
                <w:tab w:val="clear" w:pos="4536"/>
                <w:tab w:val="clear" w:pos="9072"/>
              </w:tabs>
              <w:jc w:val="center"/>
              <w:rPr>
                <w:bCs/>
                <w:szCs w:val="22"/>
              </w:rPr>
            </w:pPr>
            <w:r w:rsidRPr="00A71A62">
              <w:rPr>
                <w:bCs/>
                <w:szCs w:val="22"/>
              </w:rPr>
              <w:t>L</w:t>
            </w:r>
            <w:r w:rsidRPr="00A71A62">
              <w:rPr>
                <w:bCs/>
                <w:szCs w:val="22"/>
                <w:vertAlign w:val="subscript"/>
              </w:rPr>
              <w:t>3</w:t>
            </w:r>
          </w:p>
        </w:tc>
      </w:tr>
      <w:tr w:rsidR="00C8168F" w:rsidRPr="00A71A62" w:rsidTr="00C124F2">
        <w:trPr>
          <w:cantSplit/>
          <w:trHeight w:val="282"/>
        </w:trPr>
        <w:tc>
          <w:tcPr>
            <w:tcW w:w="2197" w:type="dxa"/>
          </w:tcPr>
          <w:p w:rsidR="00C8168F" w:rsidRPr="00A71A62" w:rsidRDefault="00C8168F" w:rsidP="00C8168F">
            <w:pPr>
              <w:pStyle w:val="lfej"/>
              <w:tabs>
                <w:tab w:val="clear" w:pos="4536"/>
                <w:tab w:val="clear" w:pos="9072"/>
              </w:tabs>
              <w:rPr>
                <w:szCs w:val="22"/>
              </w:rPr>
            </w:pPr>
            <w:r w:rsidRPr="00A71A62">
              <w:rPr>
                <w:szCs w:val="22"/>
              </w:rPr>
              <w:t>Igényelt mindennapszaki (A)</w:t>
            </w:r>
          </w:p>
        </w:tc>
        <w:tc>
          <w:tcPr>
            <w:tcW w:w="1134" w:type="dxa"/>
          </w:tcPr>
          <w:p w:rsidR="00C8168F" w:rsidRPr="00A71A62" w:rsidRDefault="00C8168F" w:rsidP="00C8168F">
            <w:pPr>
              <w:pStyle w:val="lfej"/>
              <w:tabs>
                <w:tab w:val="clear" w:pos="4536"/>
                <w:tab w:val="clear" w:pos="9072"/>
              </w:tabs>
              <w:jc w:val="center"/>
              <w:rPr>
                <w:szCs w:val="22"/>
              </w:rPr>
            </w:pPr>
            <w:r w:rsidRPr="00A71A62">
              <w:rPr>
                <w:color w:val="0000FF"/>
                <w:sz w:val="18"/>
              </w:rPr>
              <w:t>16</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16</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16</w:t>
            </w:r>
            <w:r w:rsidRPr="00A71A62">
              <w:rPr>
                <w:color w:val="0000FF"/>
                <w:sz w:val="2"/>
                <w:szCs w:val="2"/>
              </w:rPr>
              <w:t/>
            </w:r>
            <w:r w:rsidRPr="00A71A62">
              <w:rPr>
                <w:color w:val="0000FF"/>
                <w:sz w:val="18"/>
              </w:rPr>
              <w:t/>
            </w:r>
          </w:p>
        </w:tc>
        <w:tc>
          <w:tcPr>
            <w:tcW w:w="1275" w:type="dxa"/>
          </w:tcPr>
          <w:p w:rsidR="00C8168F" w:rsidRPr="00A71A62" w:rsidRDefault="00C8168F" w:rsidP="00C8168F">
            <w:pPr>
              <w:pStyle w:val="lfej"/>
              <w:tabs>
                <w:tab w:val="clear" w:pos="4536"/>
                <w:tab w:val="clear" w:pos="9072"/>
              </w:tabs>
              <w:rPr>
                <w:szCs w:val="22"/>
              </w:rPr>
            </w:pPr>
            <w:r w:rsidRPr="00A71A62">
              <w:rPr>
                <w:szCs w:val="22"/>
              </w:rPr>
              <w:t>Igényelt vezérelt (A)</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343"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r>
      <w:tr w:rsidR="00C8168F" w:rsidRPr="00A71A62" w:rsidTr="00C124F2">
        <w:trPr>
          <w:cantSplit/>
          <w:trHeight w:val="595"/>
        </w:trPr>
        <w:tc>
          <w:tcPr>
            <w:tcW w:w="2197" w:type="dxa"/>
          </w:tcPr>
          <w:p w:rsidR="00C8168F" w:rsidRPr="00A71A62" w:rsidRDefault="00C8168F" w:rsidP="00C8168F">
            <w:pPr>
              <w:pStyle w:val="lfej"/>
              <w:tabs>
                <w:tab w:val="clear" w:pos="4536"/>
                <w:tab w:val="clear" w:pos="9072"/>
              </w:tabs>
              <w:rPr>
                <w:szCs w:val="22"/>
              </w:rPr>
            </w:pPr>
            <w:r w:rsidRPr="00A71A62">
              <w:rPr>
                <w:szCs w:val="22"/>
              </w:rPr>
              <w:t>Igényelt „H” (A)</w:t>
            </w:r>
          </w:p>
        </w:tc>
        <w:tc>
          <w:tcPr>
            <w:tcW w:w="1134"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4886" w:type="dxa"/>
            <w:gridSpan w:val="5"/>
          </w:tcPr>
          <w:p w:rsidR="00C8168F" w:rsidRPr="00A71A62" w:rsidRDefault="00C8168F" w:rsidP="00C8168F">
            <w:pPr>
              <w:pStyle w:val="lfej"/>
              <w:tabs>
                <w:tab w:val="clear" w:pos="4536"/>
                <w:tab w:val="clear" w:pos="9072"/>
              </w:tabs>
              <w:rPr>
                <w:szCs w:val="22"/>
              </w:rPr>
            </w:pPr>
          </w:p>
        </w:tc>
      </w:tr>
      <w:tr w:rsidR="00C8168F" w:rsidRPr="00A71A62" w:rsidTr="00C124F2">
        <w:trPr>
          <w:cantSplit/>
          <w:trHeight w:val="388"/>
        </w:trPr>
        <w:tc>
          <w:tcPr>
            <w:tcW w:w="10485" w:type="dxa"/>
            <w:gridSpan w:val="11"/>
            <w:vAlign w:val="bottom"/>
          </w:tcPr>
          <w:p w:rsidR="00C8168F" w:rsidRPr="00A71A62" w:rsidRDefault="00C8168F" w:rsidP="000B6459">
            <w:pPr>
              <w:pStyle w:val="lfej"/>
              <w:tabs>
                <w:tab w:val="clear" w:pos="4536"/>
                <w:tab w:val="clear" w:pos="9072"/>
              </w:tabs>
              <w:rPr>
                <w:szCs w:val="22"/>
              </w:rPr>
            </w:pPr>
            <w:r w:rsidRPr="00A71A62">
              <w:rPr>
                <w:szCs w:val="22"/>
              </w:rPr>
              <w:t xml:space="preserve">Fizetendő teljesítmény </w:t>
            </w:r>
            <w:r w:rsidR="008B5082" w:rsidRPr="008B5082">
              <w:rPr>
                <w:color w:val="0000FF"/>
                <w:sz w:val="18"/>
              </w:rPr>
              <w:t>3x16</w:t>
            </w:r>
            <w:r w:rsidR="008B5082" w:rsidRPr="008B5082">
              <w:rPr>
                <w:color w:val="0000FF"/>
                <w:sz w:val="2"/>
                <w:szCs w:val="2"/>
              </w:rPr>
              <w:t/>
            </w:r>
            <w:r w:rsidR="008B5082" w:rsidRPr="008B5082">
              <w:rPr>
                <w:color w:val="0000FF"/>
                <w:sz w:val="18"/>
              </w:rPr>
              <w:t/>
            </w:r>
            <w:r w:rsidRPr="00A71A62">
              <w:rPr>
                <w:color w:val="0000FF"/>
                <w:sz w:val="18"/>
              </w:rPr>
              <w:t xml:space="preserve"> </w:t>
            </w:r>
            <w:r w:rsidRPr="00A71A62">
              <w:rPr>
                <w:szCs w:val="22"/>
              </w:rPr>
              <w:t xml:space="preserve"> A – </w:t>
            </w:r>
            <w:r w:rsidRPr="00F73876">
              <w:rPr>
                <w:color w:val="2218F0"/>
                <w:sz w:val="2"/>
                <w:szCs w:val="2"/>
              </w:rPr>
              <w:t>{</w:t>
            </w:r>
            <w:r w:rsidR="000B6459" w:rsidRPr="008B5082">
              <w:rPr>
                <w:color w:val="0000FF"/>
                <w:sz w:val="18"/>
              </w:rPr>
              <w:t/>
            </w:r>
            <w:r w:rsidRPr="000B6459">
              <w:rPr>
                <w:color w:val="2218F0"/>
                <w:sz w:val="2"/>
                <w:szCs w:val="2"/>
              </w:rPr>
              <w:t/>
            </w:r>
            <w:r w:rsidR="003304A7" w:rsidRPr="000B6459">
              <w:rPr>
                <w:color w:val="2218F0"/>
                <w:sz w:val="2"/>
                <w:szCs w:val="2"/>
              </w:rPr>
              <w:t/>
            </w:r>
            <w:r w:rsidR="000B6459" w:rsidRPr="008B5082">
              <w:rPr>
                <w:color w:val="0000FF"/>
                <w:sz w:val="18"/>
              </w:rPr>
              <w:t/>
            </w:r>
            <w:r w:rsidR="000B6459" w:rsidRPr="00A71A62">
              <w:rPr>
                <w:color w:val="0000FF"/>
                <w:sz w:val="18"/>
              </w:rPr>
              <w:t xml:space="preserve"> </w:t>
            </w:r>
            <w:r w:rsidRPr="000B6459">
              <w:rPr>
                <w:color w:val="000000" w:themeColor="text1"/>
                <w:sz w:val="36"/>
              </w:rPr>
              <w:t xml:space="preserve"> </w:t>
            </w:r>
            <w:r w:rsidRPr="00A71A62">
              <w:rPr>
                <w:szCs w:val="22"/>
              </w:rPr>
              <w:t xml:space="preserve">A = </w:t>
            </w:r>
            <w:r w:rsidR="008B5082" w:rsidRPr="008B5082">
              <w:rPr>
                <w:color w:val="0000FF"/>
                <w:sz w:val="18"/>
              </w:rPr>
              <w:t>X</w:t>
            </w:r>
            <w:r w:rsidR="008B5082" w:rsidRPr="008B5082">
              <w:rPr>
                <w:color w:val="0000FF"/>
                <w:sz w:val="2"/>
                <w:szCs w:val="2"/>
              </w:rPr>
              <w:t/>
            </w:r>
            <w:r w:rsidR="008B5082" w:rsidRPr="008B5082">
              <w:rPr>
                <w:color w:val="0000FF"/>
                <w:sz w:val="18"/>
              </w:rPr>
              <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
            </w:r>
            <w:r w:rsidRPr="00A71A62">
              <w:rPr>
                <w:color w:val="0000FF"/>
                <w:sz w:val="2"/>
                <w:szCs w:val="2"/>
              </w:rPr>
              <w:t/>
            </w:r>
            <w:r w:rsidRPr="00A71A62">
              <w:rPr>
                <w:color w:val="0000FF"/>
                <w:sz w:val="18"/>
              </w:rPr>
              <w:t xml:space="preserve"> </w:t>
            </w:r>
            <w:r w:rsidRPr="00A71A62">
              <w:rPr>
                <w:bCs/>
                <w:szCs w:val="22"/>
              </w:rPr>
              <w:t xml:space="preserve"> Ft</w:t>
            </w: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RDefault="00C8168F"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Rendszerhasználó neve</w:t>
            </w: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7"/>
        </w:trPr>
        <w:tc>
          <w:tcPr>
            <w:tcW w:w="3898" w:type="dxa"/>
            <w:gridSpan w:val="3"/>
            <w:vMerge/>
            <w:tcBorders>
              <w:left w:val="single" w:sz="6" w:space="0" w:color="auto"/>
              <w:right w:val="single" w:sz="6" w:space="0" w:color="auto"/>
            </w:tcBorders>
            <w:vAlign w:val="center"/>
          </w:tcPr>
          <w:p w:rsidR="00C8168F" w:rsidRPr="00A71A62" w:rsidRDefault="00C8168F"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RDefault="00C8168F"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Rendszerhasználó neve</w:t>
            </w: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trPr>
        <w:tc>
          <w:tcPr>
            <w:tcW w:w="3898" w:type="dxa"/>
            <w:gridSpan w:val="3"/>
            <w:vMerge/>
            <w:tcBorders>
              <w:left w:val="single" w:sz="6" w:space="0" w:color="auto"/>
              <w:right w:val="single" w:sz="6" w:space="0" w:color="auto"/>
            </w:tcBorders>
            <w:vAlign w:val="center"/>
          </w:tcPr>
          <w:p w:rsidR="00C8168F" w:rsidRPr="00A71A62" w:rsidRDefault="00C8168F"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p>
        </w:tc>
      </w:tr>
    </w:tbl>
    <w:p w:rsidR="00891757" w:rsidRPr="00A71A62" w:rsidRDefault="00C8168F"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
      </w:r>
      <w:r w:rsidRPr="00A71A62">
        <w:rPr>
          <w:color w:val="2218F0"/>
          <w:sz w:val="2"/>
        </w:rPr>
        <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
      </w:r>
      <w:r w:rsidRPr="00A71A62">
        <w:rPr>
          <w:rFonts w:eastAsia="Arial"/>
          <w:color w:val="0000FF"/>
          <w:sz w:val="2"/>
          <w:szCs w:val="2"/>
        </w:rPr>
        <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
      </w:r>
      <w:r w:rsidRPr="00A71A62">
        <w:rPr>
          <w:color w:val="2218F0"/>
          <w:sz w:val="2"/>
          <w:szCs w:val="2"/>
        </w:rPr>
        <w:t/>
      </w:r>
      <w:r w:rsidRPr="00A71A62">
        <w:rPr>
          <w:color w:val="2218F0"/>
          <w:sz w:val="16"/>
        </w:rPr>
        <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
      </w:r>
      <w:r w:rsidRPr="00A71A62">
        <w:rPr>
          <w:color w:val="0000FF"/>
          <w:sz w:val="2"/>
          <w:szCs w:val="2"/>
        </w:rPr>
        <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00CB47BD" w:rsidRPr="00A71A62">
        <w:rPr>
          <w:bCs/>
          <w:color w:val="000000"/>
          <w:spacing w:val="-6"/>
          <w:sz w:val="18"/>
          <w:szCs w:val="22"/>
        </w:rPr>
        <w:t xml:space="preserve"> </w:t>
      </w:r>
    </w:p>
    <w:p w:rsidR="00C8168F" w:rsidRPr="00A71A62" w:rsidRDefault="004E2254"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00C8168F" w:rsidRPr="00A71A62">
        <w:rPr>
          <w:color w:val="000000"/>
          <w:spacing w:val="-6"/>
          <w:sz w:val="18"/>
          <w:szCs w:val="22"/>
        </w:rPr>
        <w:t>szekrény +</w:t>
      </w:r>
      <w:r w:rsidR="00C8168F" w:rsidRPr="00A71A62">
        <w:rPr>
          <w:color w:val="000000"/>
          <w:spacing w:val="-4"/>
          <w:sz w:val="18"/>
          <w:szCs w:val="22"/>
        </w:rPr>
        <w:t xml:space="preserve"> oszlop + a légvezetékes csatlakozóvezeték kiépítése + egyedi mérőszekrény felülvizsgálat +</w:t>
      </w:r>
      <w:r w:rsidR="00C8168F" w:rsidRPr="00A71A62">
        <w:rPr>
          <w:color w:val="000000"/>
          <w:spacing w:val="-8"/>
          <w:sz w:val="18"/>
          <w:szCs w:val="22"/>
        </w:rPr>
        <w:t xml:space="preserve"> energiaigény + egyedi árajánlat + műszaki eltérés)</w:t>
      </w:r>
      <w:r w:rsidR="00C8168F" w:rsidRPr="00A71A62">
        <w:rPr>
          <w:bCs/>
          <w:color w:val="000000"/>
          <w:spacing w:val="-6"/>
          <w:sz w:val="18"/>
          <w:szCs w:val="22"/>
        </w:rPr>
        <w:t xml:space="preserve">: </w:t>
      </w:r>
      <w:r w:rsidR="00C8168F" w:rsidRPr="00A71A62">
        <w:rPr>
          <w:color w:val="0000FF"/>
          <w:sz w:val="16"/>
        </w:rPr>
        <w:t/>
      </w:r>
      <w:r w:rsidR="00C8168F" w:rsidRPr="00A71A62">
        <w:rPr>
          <w:color w:val="0000FF"/>
          <w:sz w:val="2"/>
          <w:szCs w:val="2"/>
        </w:rPr>
        <w:t/>
      </w:r>
      <w:r w:rsidR="00C8168F" w:rsidRPr="00A71A62">
        <w:rPr>
          <w:color w:val="0000FF"/>
          <w:sz w:val="16"/>
        </w:rPr>
        <w:t xml:space="preserve"> </w:t>
      </w:r>
      <w:r w:rsidR="00C8168F" w:rsidRPr="00A71A62">
        <w:rPr>
          <w:bCs/>
          <w:color w:val="000000"/>
          <w:spacing w:val="-8"/>
          <w:sz w:val="18"/>
          <w:szCs w:val="22"/>
        </w:rPr>
        <w:t>Ft</w:t>
      </w:r>
      <w:r w:rsidR="00C8168F" w:rsidRPr="00A71A62">
        <w:rPr>
          <w:color w:val="000000"/>
          <w:spacing w:val="-8"/>
          <w:sz w:val="18"/>
          <w:szCs w:val="22"/>
        </w:rPr>
        <w:t xml:space="preserve">, azaz </w:t>
      </w:r>
      <w:r w:rsidR="00C8168F" w:rsidRPr="00A71A62">
        <w:rPr>
          <w:color w:val="0000FF"/>
          <w:sz w:val="16"/>
        </w:rPr>
        <w:t/>
      </w:r>
      <w:r w:rsidR="00C8168F" w:rsidRPr="00A71A62">
        <w:rPr>
          <w:color w:val="0000FF"/>
          <w:sz w:val="2"/>
          <w:szCs w:val="2"/>
        </w:rPr>
        <w:t/>
      </w:r>
      <w:r w:rsidR="00C8168F" w:rsidRPr="00A71A62">
        <w:rPr>
          <w:color w:val="0000FF"/>
          <w:sz w:val="16"/>
        </w:rPr>
        <w:t/>
      </w:r>
      <w:r w:rsidR="00C8168F" w:rsidRPr="00A71A62">
        <w:rPr>
          <w:bCs/>
          <w:color w:val="000000"/>
          <w:spacing w:val="-8"/>
          <w:sz w:val="18"/>
          <w:szCs w:val="22"/>
        </w:rPr>
        <w:t xml:space="preserve"> Ft</w:t>
      </w:r>
      <w:r w:rsidR="00C8168F" w:rsidRPr="00A71A62">
        <w:rPr>
          <w:color w:val="000000"/>
          <w:spacing w:val="-8"/>
          <w:sz w:val="18"/>
          <w:szCs w:val="22"/>
        </w:rPr>
        <w:t xml:space="preserve"> költséget a kiállított számla alapján, az azon </w:t>
      </w:r>
      <w:r w:rsidR="00C8168F" w:rsidRPr="00A71A62">
        <w:rPr>
          <w:color w:val="000000"/>
          <w:spacing w:val="-7"/>
          <w:sz w:val="18"/>
          <w:szCs w:val="22"/>
        </w:rPr>
        <w:t>megjelölt fizetési határidőn belül megfizetem az MVM Démász Áramhálózati Kft. részére. A megadott összeg az ÁFA-t tartalmazza.</w:t>
      </w:r>
    </w:p>
    <w:p w:rsidR="00C8168F" w:rsidRPr="00A71A62" w:rsidRDefault="00C8168F"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RDefault="00C8168F" w:rsidP="00C8168F">
      <w:pPr>
        <w:shd w:val="clear" w:color="auto" w:fill="FFFFFF"/>
        <w:tabs>
          <w:tab w:val="left" w:pos="547"/>
        </w:tabs>
        <w:ind w:left="545"/>
        <w:jc w:val="both"/>
        <w:rPr>
          <w:color w:val="000000"/>
          <w:szCs w:val="22"/>
        </w:rPr>
      </w:pP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RDefault="00C8168F" w:rsidP="00C8168F">
      <w:pPr>
        <w:shd w:val="clear" w:color="auto" w:fill="FFFFFF"/>
        <w:tabs>
          <w:tab w:val="left" w:pos="547"/>
        </w:tabs>
        <w:ind w:left="545"/>
        <w:jc w:val="both"/>
        <w:rPr>
          <w:color w:val="000000"/>
          <w:szCs w:val="22"/>
        </w:rPr>
      </w:pPr>
    </w:p>
    <w:p w:rsidR="00CE318B" w:rsidRPr="00A71A62" w:rsidRDefault="00CE318B" w:rsidP="00CE318B">
      <w:pPr>
        <w:pStyle w:val="Cmsor3"/>
        <w:spacing w:before="0" w:after="0" w:line="240" w:lineRule="auto"/>
        <w:rPr>
          <w:i w:val="0"/>
          <w:sz w:val="22"/>
          <w:lang w:val="hu-HU"/>
        </w:rPr>
      </w:pPr>
      <w:r w:rsidRPr="00A71A62">
        <w:rPr>
          <w:i w:val="0"/>
          <w:sz w:val="22"/>
          <w:lang w:val="hu-HU"/>
        </w:rPr>
        <w:t>Elérhetőségek:</w:t>
      </w:r>
    </w:p>
    <w:p w:rsidR="00CE318B" w:rsidRPr="00A71A62" w:rsidRDefault="00CE318B" w:rsidP="00CE318B">
      <w:pPr>
        <w:pStyle w:val="lfej"/>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r:id="rId11" w:history="1">
        <w:r w:rsidRPr="00A71A62">
          <w:rPr>
            <w:rStyle w:val="Hiperhivatkozs"/>
            <w:szCs w:val="22"/>
          </w:rPr>
          <w:t>https://www.mvmhalozat.hu/aram</w:t>
        </w:r>
      </w:hyperlink>
    </w:p>
    <w:p w:rsidR="00CE318B" w:rsidRPr="00A71A62" w:rsidRDefault="00CE318B" w:rsidP="00CE318B">
      <w:pPr>
        <w:pStyle w:val="Cmsor3"/>
        <w:spacing w:after="120" w:line="240" w:lineRule="auto"/>
        <w:rPr>
          <w:bCs/>
          <w:i w:val="0"/>
          <w:iCs w:val="0"/>
          <w:snapToGrid w:val="0"/>
          <w:sz w:val="22"/>
          <w:lang w:val="hu-HU"/>
        </w:rPr>
      </w:pPr>
      <w:r w:rsidRPr="00A71A62">
        <w:rPr>
          <w:i w:val="0"/>
          <w:sz w:val="22"/>
          <w:lang w:val="hu-HU"/>
        </w:rPr>
        <w:lastRenderedPageBreak/>
        <w:t>Bekapcsolás, rendelkezésre állás megkezdésének időpontja:</w:t>
      </w:r>
      <w:r w:rsidRPr="00A71A62">
        <w:rPr>
          <w:bCs/>
          <w:i w:val="0"/>
          <w:iCs w:val="0"/>
          <w:snapToGrid w:val="0"/>
          <w:sz w:val="22"/>
          <w:lang w:val="hu-HU"/>
        </w:rPr>
        <w:t xml:space="preserve"> </w:t>
      </w:r>
    </w:p>
    <w:p w:rsidR="001E70AE" w:rsidRPr="00A71A62" w:rsidRDefault="00CE318B" w:rsidP="00CE318B">
      <w:pPr>
        <w:pStyle w:val="lfej"/>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RDefault="001E70AE" w:rsidP="00CE318B">
      <w:pPr>
        <w:pStyle w:val="lfej"/>
        <w:tabs>
          <w:tab w:val="clear" w:pos="4536"/>
          <w:tab w:val="clear" w:pos="9072"/>
        </w:tabs>
        <w:spacing w:before="60"/>
        <w:rPr>
          <w:sz w:val="22"/>
          <w:szCs w:val="24"/>
        </w:rPr>
      </w:pPr>
    </w:p>
    <w:p w:rsidR="00CE318B" w:rsidRPr="00A71A62" w:rsidRDefault="00CE318B"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R="00CE318B" w:rsidRPr="00A71A62" w:rsidTr="00CD4264">
        <w:trPr>
          <w:cantSplit/>
          <w:trHeight w:hRule="exact" w:val="250"/>
          <w:jc w:val="center"/>
        </w:trPr>
        <w:tc>
          <w:tcPr>
            <w:tcW w:w="10257" w:type="dxa"/>
            <w:gridSpan w:val="39"/>
          </w:tcPr>
          <w:p w:rsidR="00CE318B" w:rsidRPr="00A71A62" w:rsidRDefault="00CE318B" w:rsidP="00CE318B">
            <w:pPr>
              <w:pStyle w:val="lfej"/>
              <w:tabs>
                <w:tab w:val="clear" w:pos="4536"/>
                <w:tab w:val="clear" w:pos="9072"/>
              </w:tabs>
              <w:jc w:val="center"/>
              <w:rPr>
                <w:szCs w:val="22"/>
              </w:rPr>
            </w:pPr>
            <w:r w:rsidRPr="00A71A62">
              <w:rPr>
                <w:szCs w:val="22"/>
              </w:rPr>
              <w:t>Műszaki feltételek</w:t>
            </w:r>
          </w:p>
          <w:p w:rsidR="00CE318B" w:rsidRPr="00A71A62" w:rsidRDefault="00CE318B" w:rsidP="00CE318B">
            <w:pPr>
              <w:pStyle w:val="lfej"/>
              <w:tabs>
                <w:tab w:val="clear" w:pos="4536"/>
                <w:tab w:val="clear" w:pos="9072"/>
              </w:tabs>
              <w:rPr>
                <w:szCs w:val="22"/>
              </w:rPr>
            </w:pPr>
            <w:r w:rsidRPr="00A71A62">
              <w:rPr>
                <w:szCs w:val="22"/>
              </w:rPr>
              <w:t>HELYSZÍNRAJZ</w:t>
            </w:r>
          </w:p>
        </w:tc>
      </w:tr>
      <w:tr w:rsidR="00CE318B" w:rsidRPr="00A71A62" w:rsidTr="00CD4264">
        <w:trPr>
          <w:trHeight w:hRule="exact" w:val="250"/>
          <w:jc w:val="center"/>
        </w:trPr>
        <w:tc>
          <w:tcPr>
            <w:tcW w:w="1842" w:type="dxa"/>
            <w:gridSpan w:val="7"/>
          </w:tcPr>
          <w:p w:rsidR="00CE318B" w:rsidRPr="00A71A62" w:rsidRDefault="00CE318B" w:rsidP="00CE318B">
            <w:pPr>
              <w:pStyle w:val="lfej"/>
              <w:tabs>
                <w:tab w:val="clear" w:pos="4536"/>
                <w:tab w:val="clear" w:pos="9072"/>
              </w:tabs>
              <w:rPr>
                <w:szCs w:val="22"/>
              </w:rPr>
            </w:pPr>
            <w:r w:rsidRPr="00A71A62">
              <w:rPr>
                <w:szCs w:val="22"/>
              </w:rPr>
              <w:t>Tr. és ák. jelző szám:</w:t>
            </w:r>
          </w:p>
        </w:tc>
        <w:tc>
          <w:tcPr>
            <w:tcW w:w="8415" w:type="dxa"/>
            <w:gridSpan w:val="32"/>
          </w:tcPr>
          <w:p w:rsidR="00CE318B" w:rsidRPr="00A71A62" w:rsidRDefault="00C8168F" w:rsidP="00CE318B">
            <w:pPr>
              <w:pStyle w:val="lfej"/>
              <w:tabs>
                <w:tab w:val="clear" w:pos="4536"/>
                <w:tab w:val="clear" w:pos="9072"/>
              </w:tabs>
              <w:rPr>
                <w:szCs w:val="22"/>
              </w:rPr>
            </w:pPr>
            <w:r w:rsidRPr="00A71A62">
              <w:rPr>
                <w:szCs w:val="22"/>
              </w:rPr>
              <w:t>Trafóban benne van</w:t>
            </w:r>
          </w:p>
        </w:tc>
      </w:tr>
      <w:tr w:rsidR="00C8168F" w:rsidRPr="00A71A62" w:rsidTr="00CD4264">
        <w:trPr>
          <w:trHeight w:hRule="exact" w:val="400"/>
          <w:jc w:val="center"/>
        </w:trPr>
        <w:tc>
          <w:tcPr>
            <w:tcW w:w="1842" w:type="dxa"/>
            <w:gridSpan w:val="7"/>
          </w:tcPr>
          <w:p w:rsidR="00C8168F" w:rsidRPr="00A71A62" w:rsidRDefault="00C8168F" w:rsidP="00C8168F">
            <w:pPr>
              <w:rPr>
                <w:sz w:val="18"/>
              </w:rPr>
            </w:pPr>
            <w:r w:rsidRPr="00A71A62">
              <w:rPr>
                <w:szCs w:val="22"/>
              </w:rPr>
              <w:t>Leágazási pont:</w:t>
            </w:r>
          </w:p>
        </w:tc>
        <w:tc>
          <w:tcPr>
            <w:tcW w:w="8415" w:type="dxa"/>
            <w:gridSpan w:val="32"/>
          </w:tcPr>
          <w:p w:rsidR="00C8168F" w:rsidRPr="00A71A62" w:rsidRDefault="00C8168F" w:rsidP="00C8168F">
            <w:pPr>
              <w:rPr>
                <w:sz w:val="18"/>
              </w:rPr>
            </w:pPr>
            <w:r w:rsidRPr="00A71A62">
              <w:rPr>
                <w:szCs w:val="22"/>
              </w:rPr>
              <w:t>Közcélú hálózat ,</w:t>
            </w:r>
            <w:r w:rsidRPr="00A71A62">
              <w:rPr>
                <w:color w:val="0000FF"/>
                <w:sz w:val="18"/>
              </w:rPr>
              <w:t xml:space="preserve"> Fa</w:t>
            </w:r>
            <w:r w:rsidRPr="00A71A62">
              <w:rPr>
                <w:color w:val="0000FF"/>
                <w:sz w:val="2"/>
                <w:szCs w:val="2"/>
              </w:rPr>
              <w:t/>
            </w:r>
            <w:r w:rsidRPr="00A71A62">
              <w:rPr>
                <w:color w:val="0000FF"/>
                <w:sz w:val="18"/>
              </w:rPr>
              <w:t> Oszlop</w:t>
            </w:r>
          </w:p>
        </w:tc>
      </w:tr>
      <w:tr w:rsidR="00CE318B" w:rsidRPr="00A71A62" w:rsidTr="00CD4264">
        <w:trPr>
          <w:trHeight w:hRule="exact" w:val="342"/>
          <w:jc w:val="center"/>
        </w:trPr>
        <w:tc>
          <w:tcPr>
            <w:tcW w:w="1842" w:type="dxa"/>
            <w:gridSpan w:val="7"/>
            <w:vMerge w:val="restart"/>
            <w:vAlign w:val="center"/>
          </w:tcPr>
          <w:p w:rsidR="00CE318B" w:rsidRPr="00A71A62" w:rsidRDefault="00CE318B" w:rsidP="00CE318B">
            <w:pPr>
              <w:pStyle w:val="lfej"/>
              <w:tabs>
                <w:tab w:val="clear" w:pos="4536"/>
                <w:tab w:val="clear" w:pos="9072"/>
              </w:tabs>
              <w:rPr>
                <w:szCs w:val="22"/>
              </w:rPr>
            </w:pPr>
            <w:r w:rsidRPr="00A71A62">
              <w:rPr>
                <w:szCs w:val="22"/>
              </w:rPr>
              <w:t>Csatlakozási pont:</w:t>
            </w:r>
          </w:p>
        </w:tc>
        <w:tc>
          <w:tcPr>
            <w:tcW w:w="264" w:type="dxa"/>
          </w:tcPr>
          <w:p w:rsidR="00CE318B" w:rsidRPr="00A71A62" w:rsidRDefault="00CE318B" w:rsidP="00CE318B">
            <w:pPr>
              <w:pStyle w:val="lfej"/>
              <w:tabs>
                <w:tab w:val="clear" w:pos="4536"/>
                <w:tab w:val="clear" w:pos="9072"/>
              </w:tabs>
              <w:rPr>
                <w:szCs w:val="22"/>
              </w:rPr>
            </w:pPr>
          </w:p>
        </w:tc>
        <w:tc>
          <w:tcPr>
            <w:tcW w:w="8151" w:type="dxa"/>
            <w:gridSpan w:val="31"/>
          </w:tcPr>
          <w:p w:rsidR="00CE318B" w:rsidRPr="00A71A62" w:rsidRDefault="00CE318B" w:rsidP="00CE318B">
            <w:pPr>
              <w:pStyle w:val="lfej"/>
              <w:tabs>
                <w:tab w:val="clear" w:pos="4536"/>
                <w:tab w:val="clear" w:pos="9072"/>
              </w:tabs>
              <w:rPr>
                <w:szCs w:val="22"/>
              </w:rPr>
            </w:pPr>
            <w:r w:rsidRPr="00A71A62">
              <w:rPr>
                <w:szCs w:val="22"/>
              </w:rPr>
              <w:t>mérőszekrényben lévő csatlakozóvezetéket fogadó sorkapocs bejövő kapcsai</w:t>
            </w:r>
          </w:p>
          <w:p w:rsidR="00CE318B" w:rsidRPr="00A71A62" w:rsidRDefault="00CE318B" w:rsidP="00CE318B">
            <w:pPr>
              <w:pStyle w:val="lfej"/>
              <w:tabs>
                <w:tab w:val="clear" w:pos="4536"/>
                <w:tab w:val="clear" w:pos="9072"/>
              </w:tabs>
              <w:rPr>
                <w:szCs w:val="22"/>
              </w:rPr>
            </w:pPr>
          </w:p>
        </w:tc>
      </w:tr>
      <w:tr w:rsidR="00CE318B" w:rsidRPr="00A71A62" w:rsidTr="00CD4264">
        <w:trPr>
          <w:trHeight w:hRule="exact" w:val="391"/>
          <w:jc w:val="center"/>
        </w:trPr>
        <w:tc>
          <w:tcPr>
            <w:tcW w:w="1842" w:type="dxa"/>
            <w:gridSpan w:val="7"/>
            <w:vMerge/>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8168F" w:rsidP="00CE318B">
            <w:pPr>
              <w:pStyle w:val="lfej"/>
              <w:tabs>
                <w:tab w:val="clear" w:pos="4536"/>
                <w:tab w:val="clear" w:pos="9072"/>
              </w:tabs>
              <w:rPr>
                <w:szCs w:val="22"/>
              </w:rPr>
            </w:pPr>
            <w:r w:rsidRPr="00A71A62">
              <w:rPr>
                <w:szCs w:val="22"/>
              </w:rPr>
              <w:t>X</w:t>
            </w:r>
          </w:p>
        </w:tc>
        <w:tc>
          <w:tcPr>
            <w:tcW w:w="8151" w:type="dxa"/>
            <w:gridSpan w:val="31"/>
          </w:tcPr>
          <w:p w:rsidR="00CE318B" w:rsidRPr="00A71A62" w:rsidRDefault="00C8168F" w:rsidP="00CE318B">
            <w:pPr>
              <w:pStyle w:val="lfej"/>
              <w:tabs>
                <w:tab w:val="clear" w:pos="4536"/>
                <w:tab w:val="clear" w:pos="9072"/>
              </w:tabs>
              <w:rPr>
                <w:szCs w:val="22"/>
              </w:rPr>
            </w:pPr>
            <w:r w:rsidRPr="00A71A62">
              <w:rPr>
                <w:noProof/>
                <w:szCs w:val="22"/>
              </w:rPr>
              <mc:AlternateContent>
                <mc:Choice Requires="wps">
                  <w:drawing>
                    <wp:anchor distT="45720" distB="45720" distL="114300" distR="114300" simplePos="0" relativeHeight="251767808" behindDoc="1" locked="0" layoutInCell="1" allowOverlap="1" wp14:anchorId="54AB6CA5" wp14:editId="4F73D001">
                      <wp:simplePos x="0" y="0"/>
                      <wp:positionH relativeFrom="column">
                        <wp:posOffset>2243184</wp:posOffset>
                      </wp:positionH>
                      <wp:positionV relativeFrom="paragraph">
                        <wp:posOffset>737920</wp:posOffset>
                      </wp:positionV>
                      <wp:extent cx="2814955" cy="678264"/>
                      <wp:effectExtent l="0" t="0" r="23495" b="26670"/>
                      <wp:wrapNone/>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955" cy="678264"/>
                              </a:xfrm>
                              <a:prstGeom prst="rect">
                                <a:avLst/>
                              </a:prstGeom>
                              <a:solidFill>
                                <a:srgbClr val="FFFFFF"/>
                              </a:solidFill>
                              <a:ln w="9525">
                                <a:solidFill>
                                  <a:srgbClr val="000000"/>
                                </a:solidFill>
                                <a:miter lim="800000"/>
                                <a:headEnd/>
                                <a:tailEnd/>
                              </a:ln>
                            </wps:spPr>
                            <wps:txbx>
                              <w:txbxContent>
                                <w:p w:rsidR="005A2DAD" w:rsidRDefault="005A2DAD" w:rsidP="00C8168F">
                                  <w:r w:rsidRPr="00252EE0">
                                    <w:rPr>
                                      <w:color w:val="2218F0"/>
                                    </w:rPr>
                                    <w:t>Vízszintes hossz:                   27</w:t>
                                  </w:r>
                                  <w:r w:rsidRPr="00252EE0">
                                    <w:rPr>
                                      <w:color w:val="2218F0"/>
                                      <w:sz w:val="2"/>
                                      <w:szCs w:val="2"/>
                                    </w:rPr>
                                    <w:t/>
                                  </w:r>
                                  <w:r w:rsidRPr="00252EE0">
                                    <w:rPr>
                                      <w:color w:val="2218F0"/>
                                    </w:rPr>
                                    <w:t/>
                                  </w:r>
                                </w:p>
                                <w:p w:rsidR="005A2DAD" w:rsidRDefault="005A2DAD" w:rsidP="00C8168F">
                                  <w:r w:rsidRPr="00252EE0">
                                    <w:rPr>
                                      <w:color w:val="2218F0"/>
                                    </w:rPr>
                                    <w:t>Leszálló:                                3</w:t>
                                  </w:r>
                                  <w:r w:rsidRPr="00252EE0">
                                    <w:rPr>
                                      <w:color w:val="2218F0"/>
                                      <w:sz w:val="2"/>
                                      <w:szCs w:val="2"/>
                                    </w:rPr>
                                    <w:t/>
                                  </w:r>
                                  <w:r w:rsidRPr="00252EE0">
                                    <w:rPr>
                                      <w:color w:val="2218F0"/>
                                    </w:rPr>
                                    <w:t/>
                                  </w:r>
                                </w:p>
                                <w:p w:rsidR="005A2DAD" w:rsidRDefault="005A2DAD" w:rsidP="00C8168F">
                                  <w:r w:rsidRPr="00252EE0">
                                    <w:rPr>
                                      <w:color w:val="2218F0"/>
                                    </w:rPr>
                                    <w:t>Össz hossz:                            30</w:t>
                                  </w:r>
                                  <w:r w:rsidRPr="00252EE0">
                                    <w:rPr>
                                      <w:color w:val="2218F0"/>
                                      <w:sz w:val="2"/>
                                      <w:szCs w:val="2"/>
                                    </w:rPr>
                                    <w:t/>
                                  </w:r>
                                  <w:r w:rsidRPr="00252EE0">
                                    <w:rPr>
                                      <w:color w:val="2218F0"/>
                                    </w:rPr>
                                    <w:t/>
                                  </w:r>
                                  <w:r>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1959B91C" id="_x0000_t202" coordsize="21600,21600" o:spt="202" path="m,l,21600r21600,l21600,xe">
                      <v:stroke joinstyle="miter"/>
                      <v:path gradientshapeok="t" o:connecttype="rect"/>
                    </v:shapetype>
                    <v:shape id="Szövegdoboz 2" o:spid="_x0000_s1026" type="#_x0000_t202" style="position:absolute;margin-left:176.65pt;margin-top:58.1pt;width:221.65pt;height:53.4pt;z-index:-25154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">
                      <v:textbox>
                        <w:txbxContent>
                          <w:p w:rsidR="005A2DAD" w:rsidRDefault="005A2DAD" w:rsidP="00C8168F">
                            <w:r w:rsidRPr="00252EE0">
                              <w:rPr>
                                <w:color w:val="2218F0"/>
                              </w:rPr>
                              <w:t>Vízszintes hossz:                   27</w:t>
                            </w:r>
                            <w:r w:rsidRPr="00252EE0">
                              <w:rPr>
                                <w:color w:val="2218F0"/>
                                <w:sz w:val="2"/>
                                <w:szCs w:val="2"/>
                              </w:rPr>
                              <w:t/>
                            </w:r>
                            <w:r w:rsidRPr="00252EE0">
                              <w:rPr>
                                <w:color w:val="2218F0"/>
                              </w:rPr>
                              <w:t/>
                            </w:r>
                          </w:p>
                          <w:p w:rsidR="005A2DAD" w:rsidRDefault="005A2DAD" w:rsidP="00C8168F">
                            <w:r w:rsidRPr="00252EE0">
                              <w:rPr>
                                <w:color w:val="2218F0"/>
                              </w:rPr>
                              <w:t>Leszálló:                                3</w:t>
                            </w:r>
                            <w:r w:rsidRPr="00252EE0">
                              <w:rPr>
                                <w:color w:val="2218F0"/>
                                <w:sz w:val="2"/>
                                <w:szCs w:val="2"/>
                              </w:rPr>
                              <w:t/>
                            </w:r>
                            <w:r w:rsidRPr="00252EE0">
                              <w:rPr>
                                <w:color w:val="2218F0"/>
                              </w:rPr>
                              <w:t/>
                            </w:r>
                          </w:p>
                          <w:p w:rsidR="005A2DAD" w:rsidRDefault="005A2DAD" w:rsidP="00C8168F">
                            <w:r w:rsidRPr="00252EE0">
                              <w:rPr>
                                <w:color w:val="2218F0"/>
                              </w:rPr>
                              <w:t>Össz hossz:                            30</w:t>
                            </w:r>
                            <w:r w:rsidRPr="00252EE0">
                              <w:rPr>
                                <w:color w:val="2218F0"/>
                                <w:sz w:val="2"/>
                                <w:szCs w:val="2"/>
                              </w:rPr>
                              <w:t/>
                            </w:r>
                            <w:r w:rsidRPr="00252EE0">
                              <w:rPr>
                                <w:color w:val="2218F0"/>
                              </w:rPr>
                              <w:t/>
                            </w:r>
                            <w:r>
                              <w:t xml:space="preserve">                 </w:t>
                            </w:r>
                          </w:p>
                        </w:txbxContent>
                      </v:textbox>
                    </v:shape>
                  </w:pict>
                </mc:Fallback>
              </mc:AlternateContent>
            </w:r>
            <w:r w:rsidR="00CE318B" w:rsidRPr="00A71A62">
              <w:rPr>
                <w:szCs w:val="22"/>
              </w:rPr>
              <w:t>fogyasztásmérő berendezés elmenő kapcsai</w:t>
            </w:r>
          </w:p>
          <w:p w:rsidR="00CE318B" w:rsidRPr="00A71A62" w:rsidRDefault="00CE318B" w:rsidP="00CE318B">
            <w:pPr>
              <w:pStyle w:val="lfej"/>
              <w:tabs>
                <w:tab w:val="clear" w:pos="4536"/>
                <w:tab w:val="clear" w:pos="9072"/>
              </w:tabs>
              <w:rPr>
                <w:szCs w:val="22"/>
              </w:rPr>
            </w:pPr>
          </w:p>
        </w:tc>
      </w:tr>
      <w:tr w:rsidR="00CE318B" w:rsidRPr="00A71A62" w:rsidTr="00CD4264">
        <w:trPr>
          <w:trHeight w:hRule="exact" w:val="502"/>
          <w:jc w:val="center"/>
        </w:trPr>
        <w:tc>
          <w:tcPr>
            <w:tcW w:w="1842" w:type="dxa"/>
            <w:gridSpan w:val="7"/>
            <w:vMerge/>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8151" w:type="dxa"/>
            <w:gridSpan w:val="31"/>
          </w:tcPr>
          <w:p w:rsidR="00CE318B" w:rsidRPr="00A71A62" w:rsidRDefault="00CE318B" w:rsidP="00CE318B">
            <w:pPr>
              <w:pStyle w:val="lfej"/>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RDefault="00CE318B" w:rsidP="00CE318B">
            <w:pPr>
              <w:pStyle w:val="lfej"/>
              <w:tabs>
                <w:tab w:val="clear" w:pos="4536"/>
                <w:tab w:val="clear" w:pos="9072"/>
              </w:tabs>
              <w:rPr>
                <w:szCs w:val="22"/>
              </w:rPr>
            </w:pPr>
          </w:p>
        </w:tc>
      </w:tr>
      <w:tr w:rsidR="00E60637" w:rsidRPr="00A71A62" w:rsidTr="00CD4264">
        <w:trPr>
          <w:gridAfter w:val="1"/>
          <w:wAfter w:w="24" w:type="dxa"/>
          <w:trHeight w:hRule="exact" w:val="250"/>
          <w:jc w:val="center"/>
        </w:trPr>
        <w:tc>
          <w:tcPr>
            <w:tcW w:w="262" w:type="dxa"/>
          </w:tcPr>
          <w:p w:rsidR="00CE318B" w:rsidRPr="00A71A62" w:rsidRDefault="00F9700D" w:rsidP="00CE318B">
            <w:pPr>
              <w:pStyle w:val="lfej"/>
              <w:tabs>
                <w:tab w:val="clear" w:pos="4536"/>
                <w:tab w:val="clear" w:pos="9072"/>
              </w:tabs>
              <w:rPr>
                <w:szCs w:val="22"/>
              </w:rPr>
            </w:pPr>
            <w:r w:rsidRPr="005F76DD">
              <w:rPr>
                <w:noProof/>
                <w:szCs w:val="22"/>
              </w:rPr>
              <mc:AlternateContent>
                <mc:Choice Requires="wps">
                  <w:drawing>
                    <wp:anchor distT="45720" distB="45720" distL="114300" distR="114300" simplePos="0" relativeHeight="251880448" behindDoc="0" locked="0" layoutInCell="1" allowOverlap="1" wp14:anchorId="28FF9CF1" wp14:editId="71349693">
                      <wp:simplePos x="0" y="0"/>
                      <wp:positionH relativeFrom="column">
                        <wp:posOffset>-19050</wp:posOffset>
                      </wp:positionH>
                      <wp:positionV relativeFrom="paragraph">
                        <wp:posOffset>48895</wp:posOffset>
                      </wp:positionV>
                      <wp:extent cx="3462020" cy="2976245"/>
                      <wp:effectExtent l="0" t="0" r="24130" b="14605"/>
                      <wp:wrapNone/>
                      <wp:docPr id="2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2020" cy="2976245"/>
                              </a:xfrm>
                              <a:prstGeom prst="rect">
                                <a:avLst/>
                              </a:prstGeom>
                              <a:solidFill>
                                <a:srgbClr val="FFFFFF"/>
                              </a:solidFill>
                              <a:ln w="9525">
                                <a:solidFill>
                                  <a:srgbClr val="000000"/>
                                </a:solidFill>
                                <a:miter lim="800000"/>
                                <a:headEnd/>
                                <a:tailEnd/>
                              </a:ln>
                            </wps:spPr>
                            <wps:txbx>
                              <w:txbxContent>
                                <w:p w:rsidR="005A2DAD" w:rsidRDefault="005A2DAD">
                                  <w:r>
                                    <w:rPr>
                                      <w:rFonts w:ascii="Arial" w:hAnsi="Arial" w:cs="Arial"/>
                                      <w:noProof/>
                                      <w:color w:val="000000"/>
                                      <w:sz w:val="22"/>
                                      <w:szCs w:val="22"/>
                                      <w:bdr w:val="none" w:sz="0" w:space="0" w:color="auto" w:frame="1"/>
                                    </w:rPr>
                                    <w:drawing>
                                      <wp:inline distT="0" distB="0" distL="0" distR="0" wp14:anchorId="71C602FC" wp14:editId="546D720F">
                                        <wp:extent cx="3270250" cy="2911718"/>
                                        <wp:effectExtent l="0" t="0" r="6350" b="3175"/>
                                        <wp:docPr id="32" name="Kép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925EB" id="_x0000_s1027" type="#_x0000_t202" style="position:absolute;margin-left:-1.5pt;margin-top:3.85pt;width:272.6pt;height:234.35pt;z-index:251880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">
                      <v:textbox>
                        <w:txbxContent>
                          <w:p w:rsidR="005A2DAD" w:rsidRDefault="005A2DAD">
                            <w:r>
                              <w:rPr>
                                <w:rFonts w:ascii="Arial" w:hAnsi="Arial" w:cs="Arial"/>
                                <w:noProof/>
                                <w:color w:val="000000"/>
                                <w:sz w:val="22"/>
                                <w:szCs w:val="22"/>
                                <w:bdr w:val="none" w:sz="0" w:space="0" w:color="auto" w:frame="1"/>
                              </w:rPr>
                              <w:drawing>
                                <wp:inline distT="0" distB="0" distL="0" distR="0" wp14:anchorId="35BBB5F4" wp14:editId="7D402DF3">
                                  <wp:extent cx="3270250" cy="2911718"/>
                                  <wp:effectExtent l="0" t="0" r="6350" b="3175"/>
                                  <wp:docPr id="32" name="Kép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txbxContent>
                      </v:textbox>
                    </v:shape>
                  </w:pict>
                </mc:Fallback>
              </mc:AlternateContent>
            </w:r>
          </w:p>
        </w:tc>
        <w:tc>
          <w:tcPr>
            <w:tcW w:w="262" w:type="dxa"/>
          </w:tcPr>
          <w:p w:rsidR="00CE318B" w:rsidRPr="00A71A62" w:rsidRDefault="00CE318B" w:rsidP="00CE318B">
            <w:pPr>
              <w:pStyle w:val="lfej"/>
              <w:tabs>
                <w:tab w:val="clear" w:pos="4536"/>
                <w:tab w:val="clear" w:pos="9072"/>
              </w:tabs>
              <w:rPr>
                <w:szCs w:val="22"/>
              </w:rPr>
            </w:pPr>
          </w:p>
        </w:tc>
        <w:tc>
          <w:tcPr>
            <w:tcW w:w="262" w:type="dxa"/>
          </w:tcPr>
          <w:p w:rsidR="00CE318B" w:rsidRPr="00A71A62" w:rsidRDefault="00CE318B" w:rsidP="00CE318B">
            <w:pPr>
              <w:pStyle w:val="lfej"/>
              <w:tabs>
                <w:tab w:val="clear" w:pos="4536"/>
                <w:tab w:val="clear" w:pos="9072"/>
              </w:tabs>
              <w:rPr>
                <w:szCs w:val="22"/>
              </w:rPr>
            </w:pPr>
          </w:p>
        </w:tc>
        <w:tc>
          <w:tcPr>
            <w:tcW w:w="262" w:type="dxa"/>
          </w:tcPr>
          <w:p w:rsidR="00CE318B" w:rsidRPr="00A71A62" w:rsidRDefault="00CE318B" w:rsidP="00CE318B">
            <w:pPr>
              <w:pStyle w:val="lfej"/>
              <w:tabs>
                <w:tab w:val="clear" w:pos="4536"/>
                <w:tab w:val="clear" w:pos="9072"/>
              </w:tabs>
              <w:rPr>
                <w:szCs w:val="22"/>
              </w:rPr>
            </w:pPr>
          </w:p>
        </w:tc>
        <w:tc>
          <w:tcPr>
            <w:tcW w:w="263"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7"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6" w:type="dxa"/>
          </w:tcPr>
          <w:p w:rsidR="00CE318B" w:rsidRPr="00A71A62" w:rsidRDefault="00CE318B" w:rsidP="00CE318B">
            <w:pPr>
              <w:pStyle w:val="lfej"/>
              <w:tabs>
                <w:tab w:val="clear" w:pos="4536"/>
                <w:tab w:val="clear" w:pos="9072"/>
              </w:tabs>
              <w:rPr>
                <w:szCs w:val="22"/>
              </w:rPr>
            </w:pPr>
          </w:p>
        </w:tc>
        <w:tc>
          <w:tcPr>
            <w:tcW w:w="265" w:type="dxa"/>
          </w:tcPr>
          <w:p w:rsidR="00CE318B" w:rsidRPr="00A71A62" w:rsidRDefault="00CE318B" w:rsidP="00CE318B">
            <w:pPr>
              <w:pStyle w:val="lfej"/>
              <w:tabs>
                <w:tab w:val="clear" w:pos="4536"/>
                <w:tab w:val="clear" w:pos="9072"/>
              </w:tabs>
              <w:rPr>
                <w:szCs w:val="22"/>
              </w:rPr>
            </w:pPr>
          </w:p>
        </w:tc>
        <w:tc>
          <w:tcPr>
            <w:tcW w:w="265" w:type="dxa"/>
          </w:tcPr>
          <w:p w:rsidR="00CE318B" w:rsidRPr="00A71A62" w:rsidRDefault="00CE318B" w:rsidP="00CE318B">
            <w:pPr>
              <w:pStyle w:val="lfej"/>
              <w:tabs>
                <w:tab w:val="clear" w:pos="4536"/>
                <w:tab w:val="clear" w:pos="9072"/>
              </w:tabs>
              <w:rPr>
                <w:szCs w:val="22"/>
              </w:rPr>
            </w:pPr>
          </w:p>
        </w:tc>
        <w:tc>
          <w:tcPr>
            <w:tcW w:w="265" w:type="dxa"/>
          </w:tcPr>
          <w:p w:rsidR="00CE318B" w:rsidRPr="00A71A62" w:rsidRDefault="00CE318B" w:rsidP="00CE318B">
            <w:pPr>
              <w:pStyle w:val="lfej"/>
              <w:tabs>
                <w:tab w:val="clear" w:pos="4536"/>
                <w:tab w:val="clear" w:pos="9072"/>
              </w:tabs>
              <w:rPr>
                <w:szCs w:val="22"/>
              </w:rPr>
            </w:pPr>
          </w:p>
        </w:tc>
        <w:tc>
          <w:tcPr>
            <w:tcW w:w="270"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360"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D24E23" w:rsidP="00CE318B">
            <w:pPr>
              <w:pStyle w:val="lfej"/>
              <w:tabs>
                <w:tab w:val="clear" w:pos="4536"/>
                <w:tab w:val="clear" w:pos="9072"/>
              </w:tabs>
              <w:rPr>
                <w:sz w:val="18"/>
              </w:rPr>
            </w:pPr>
            <w:r w:rsidRPr="00A71A62">
              <w:rPr>
                <w:noProof/>
                <w:sz w:val="18"/>
              </w:rPr>
              <mc:AlternateContent>
                <mc:Choice Requires="wps">
                  <w:drawing>
                    <wp:anchor distT="0" distB="0" distL="114300" distR="114300" simplePos="0" relativeHeight="251828224" behindDoc="1" locked="0" layoutInCell="1" allowOverlap="1" wp14:anchorId="161D39AE" wp14:editId="7A3A73E4">
                      <wp:simplePos x="0" y="0"/>
                      <wp:positionH relativeFrom="column">
                        <wp:posOffset>-1063791</wp:posOffset>
                      </wp:positionH>
                      <wp:positionV relativeFrom="paragraph">
                        <wp:posOffset>-1314340</wp:posOffset>
                      </wp:positionV>
                      <wp:extent cx="2584174" cy="1717482"/>
                      <wp:effectExtent l="0" t="0" r="26035" b="16510"/>
                      <wp:wrapNone/>
                      <wp:docPr id="58" name="Szövegdoboz 58"/>
                      <wp:cNvGraphicFramePr/>
                      <a:graphic xmlns:a="http://schemas.openxmlformats.org/drawingml/2006/main">
                        <a:graphicData uri="http://schemas.microsoft.com/office/word/2010/wordprocessingShape">
                          <wps:wsp>
                            <wps:cNvSpPr txBox="1"/>
                            <wps:spPr>
                              <a:xfrm>
                                <a:off x="0" y="0"/>
                                <a:ext cx="2584174" cy="17174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2DAD" w:rsidRDefault="005A2DAD" w:rsidP="00CD4264">
                                  <w:pPr>
                                    <w:rPr>
                                      <w:sz w:val="16"/>
                                    </w:rPr>
                                  </w:pPr>
                                  <w:r w:rsidRPr="00D24E23">
                                    <w:rPr>
                                      <w:sz w:val="16"/>
                                    </w:rPr>
                                    <w:t>NFA2x 4x16</w:t>
                                  </w:r>
                                </w:p>
                                <w:p w:rsidR="005A2DAD"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Default="005A2DAD" w:rsidP="00CD4264">
                                  <w:pPr>
                                    <w:rPr>
                                      <w:sz w:val="16"/>
                                    </w:rPr>
                                  </w:pPr>
                                </w:p>
                                <w:p w:rsidR="005A2DAD" w:rsidRDefault="005A2DAD" w:rsidP="00CD4264">
                                  <w:pPr>
                                    <w:rPr>
                                      <w:sz w:val="16"/>
                                    </w:rPr>
                                  </w:pPr>
                                </w:p>
                                <w:p w:rsidR="005A2DAD" w:rsidRDefault="005A2DAD" w:rsidP="00CD4264">
                                  <w:pPr>
                                    <w:rPr>
                                      <w:sz w:val="16"/>
                                    </w:rPr>
                                  </w:pPr>
                                  <w:r w:rsidRPr="00D24E23">
                                    <w:rPr>
                                      <w:sz w:val="16"/>
                                    </w:rPr>
                                    <w:t>Csatári 3045</w:t>
                                  </w:r>
                                </w:p>
                                <w:p w:rsidR="005A2DAD" w:rsidRPr="00D24E23" w:rsidRDefault="005A2DAD" w:rsidP="00CD4264">
                                  <w:pPr>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C6F17" id="Szövegdoboz 58" o:spid="_x0000_s1028" type="#_x0000_t202" style="position:absolute;margin-left:-83.75pt;margin-top:-103.5pt;width:203.5pt;height:135.2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" fillcolor="white [3201]" strokeweight=".5pt">
                      <v:textbox>
                        <w:txbxContent>
                          <w:p w:rsidR="005A2DAD" w:rsidRDefault="005A2DAD" w:rsidP="00CD4264">
                            <w:pPr>
                              <w:rPr>
                                <w:sz w:val="16"/>
                              </w:rPr>
                            </w:pPr>
                            <w:r w:rsidRPr="00D24E23">
                              <w:rPr>
                                <w:sz w:val="16"/>
                              </w:rPr>
                              <w:t>NFA2x 4x16</w:t>
                            </w:r>
                          </w:p>
                          <w:p w:rsidR="005A2DAD"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Default="005A2DAD" w:rsidP="00CD4264">
                            <w:pPr>
                              <w:rPr>
                                <w:sz w:val="16"/>
                              </w:rPr>
                            </w:pPr>
                          </w:p>
                          <w:p w:rsidR="005A2DAD" w:rsidRDefault="005A2DAD" w:rsidP="00CD4264">
                            <w:pPr>
                              <w:rPr>
                                <w:sz w:val="16"/>
                              </w:rPr>
                            </w:pPr>
                          </w:p>
                          <w:p w:rsidR="005A2DAD" w:rsidRDefault="005A2DAD" w:rsidP="00CD4264">
                            <w:pPr>
                              <w:rPr>
                                <w:sz w:val="16"/>
                              </w:rPr>
                            </w:pPr>
                            <w:r w:rsidRPr="00D24E23">
                              <w:rPr>
                                <w:sz w:val="16"/>
                              </w:rPr>
                              <w:t>Csatári 3045</w:t>
                            </w:r>
                          </w:p>
                          <w:p w:rsidR="005A2DAD" w:rsidRPr="00D24E23" w:rsidRDefault="005A2DAD" w:rsidP="00CD4264">
                            <w:pPr>
                              <w:rPr>
                                <w:sz w:val="16"/>
                              </w:rPr>
                            </w:pPr>
                          </w:p>
                        </w:txbxContent>
                      </v:textbox>
                    </v:shape>
                  </w:pict>
                </mc:Fallback>
              </mc:AlternateContent>
            </w: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E60637" w:rsidP="00CE318B">
            <w:pPr>
              <w:pStyle w:val="lfej"/>
              <w:tabs>
                <w:tab w:val="clear" w:pos="4536"/>
                <w:tab w:val="clear" w:pos="9072"/>
              </w:tabs>
              <w:rPr>
                <w:sz w:val="18"/>
              </w:rPr>
            </w:pPr>
            <w:r w:rsidRPr="00A71A62">
              <w:rPr>
                <w:noProof/>
                <w:sz w:val="18"/>
              </w:rPr>
              <mc:AlternateContent>
                <mc:Choice Requires="wps">
                  <w:drawing>
                    <wp:anchor distT="0" distB="0" distL="114300" distR="114300" simplePos="0" relativeHeight="251769856" behindDoc="1" locked="0" layoutInCell="1" allowOverlap="1" wp14:anchorId="2F7CEE10" wp14:editId="66C59595">
                      <wp:simplePos x="0" y="0"/>
                      <wp:positionH relativeFrom="column">
                        <wp:posOffset>104975</wp:posOffset>
                      </wp:positionH>
                      <wp:positionV relativeFrom="paragraph">
                        <wp:posOffset>62580</wp:posOffset>
                      </wp:positionV>
                      <wp:extent cx="2183130" cy="538480"/>
                      <wp:effectExtent l="0" t="0" r="26670" b="13970"/>
                      <wp:wrapNone/>
                      <wp:docPr id="8" name="Szövegdoboz 8"/>
                      <wp:cNvGraphicFramePr/>
                      <a:graphic xmlns:a="http://schemas.openxmlformats.org/drawingml/2006/main">
                        <a:graphicData uri="http://schemas.microsoft.com/office/word/2010/wordprocessingShape">
                          <wps:wsp>
                            <wps:cNvSpPr txBox="1"/>
                            <wps:spPr>
                              <a:xfrm>
                                <a:off x="0" y="0"/>
                                <a:ext cx="2183130" cy="5384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2DAD" w:rsidRDefault="005A2DAD" w:rsidP="00C8168F">
                                  <w:r>
                                    <w:t>Várható árajánlat: 120.000 Ft</w:t>
                                  </w:r>
                                  <w:r>
                                    <w:br/>
                                    <w:t>Várható anyagár: 20.000 Ft</w:t>
                                  </w:r>
                                  <w:r>
                                    <w:br/>
                                    <w:t>Összesen: nettó 140.000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anchor>
                  </w:drawing>
                </mc:Choice>
                <mc:Fallback>
                  <w:pict>
                    <v:shape w14:anchorId="14F02FDD" id="Szövegdoboz 8" o:spid="_x0000_s1029" type="#_x0000_t202" style="position:absolute;margin-left:8.25pt;margin-top:4.95pt;width:171.9pt;height:42.4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" fillcolor="white [3201]" strokeweight=".5pt">
                      <v:textbox>
                        <w:txbxContent>
                          <w:p w:rsidR="005A2DAD" w:rsidRDefault="005A2DAD" w:rsidP="00C8168F">
                            <w:r>
                              <w:t>Várható árajánlat: 120.000 Ft</w:t>
                            </w:r>
                            <w:r>
                              <w:br/>
                              <w:t>Várható anyagár: 20.000 Ft</w:t>
                            </w:r>
                            <w:r>
                              <w:br/>
                              <w:t>Összesen: nettó 140.000 FT</w:t>
                            </w:r>
                          </w:p>
                        </w:txbxContent>
                      </v:textbox>
                    </v:shape>
                  </w:pict>
                </mc:Fallback>
              </mc:AlternateContent>
            </w: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Borders>
              <w:bottom w:val="single" w:sz="4" w:space="0" w:color="auto"/>
            </w:tcBorders>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Borders>
              <w:bottom w:val="single" w:sz="12" w:space="0" w:color="auto"/>
            </w:tcBorders>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Borders>
              <w:bottom w:val="single" w:sz="12" w:space="0" w:color="auto"/>
            </w:tcBorders>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CE318B" w:rsidRPr="00A71A62" w:rsidTr="00CD4264">
        <w:trPr>
          <w:gridAfter w:val="1"/>
          <w:wAfter w:w="24" w:type="dxa"/>
          <w:trHeight w:hRule="exact" w:val="250"/>
          <w:jc w:val="center"/>
        </w:trPr>
        <w:tc>
          <w:tcPr>
            <w:tcW w:w="3431" w:type="dxa"/>
            <w:gridSpan w:val="13"/>
            <w:tcBorders>
              <w:right w:val="single" w:sz="4" w:space="0" w:color="auto"/>
            </w:tcBorders>
          </w:tcPr>
          <w:p w:rsidR="00CE318B" w:rsidRPr="00A71A62" w:rsidRDefault="00CE318B" w:rsidP="00CE318B">
            <w:pPr>
              <w:pStyle w:val="lfej"/>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RDefault="00CE318B" w:rsidP="00CE318B">
            <w:pPr>
              <w:pStyle w:val="lfej"/>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RDefault="00C8168F" w:rsidP="00CE318B">
            <w:pPr>
              <w:pStyle w:val="lfej"/>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RDefault="00CE318B" w:rsidP="00CE318B">
            <w:pPr>
              <w:pStyle w:val="lfej"/>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RDefault="00CE318B" w:rsidP="00CE318B">
            <w:pPr>
              <w:pStyle w:val="lfej"/>
              <w:tabs>
                <w:tab w:val="clear" w:pos="4536"/>
                <w:tab w:val="clear" w:pos="9072"/>
              </w:tabs>
              <w:rPr>
                <w:sz w:val="18"/>
              </w:rPr>
            </w:pPr>
          </w:p>
        </w:tc>
        <w:tc>
          <w:tcPr>
            <w:tcW w:w="269" w:type="dxa"/>
            <w:tcBorders>
              <w:left w:val="single" w:sz="12" w:space="0" w:color="auto"/>
            </w:tcBorders>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bl>
    <w:p w:rsidR="00CE318B" w:rsidRPr="00A71A62" w:rsidRDefault="00CE318B" w:rsidP="00CE318B">
      <w:pPr>
        <w:pStyle w:val="Cmsor3"/>
        <w:spacing w:after="120" w:line="240" w:lineRule="auto"/>
        <w:rPr>
          <w:bCs/>
          <w:i w:val="0"/>
          <w:iCs w:val="0"/>
          <w:snapToGrid w:val="0"/>
          <w:sz w:val="22"/>
          <w:lang w:val="hu-HU"/>
        </w:rPr>
      </w:pPr>
      <w:r w:rsidRPr="00A71A62">
        <w:rPr>
          <w:i w:val="0"/>
          <w:snapToGrid w:val="0"/>
          <w:sz w:val="22"/>
          <w:lang w:val="hu-HU"/>
        </w:rPr>
        <w:t>Csatlakozási díjfizetés</w:t>
      </w:r>
      <w:bookmarkStart w:id="1" w:name="_Ref118635100"/>
      <w:r w:rsidRPr="00A71A62">
        <w:rPr>
          <w:i w:val="0"/>
          <w:snapToGrid w:val="0"/>
          <w:sz w:val="22"/>
          <w:lang w:val="hu-HU"/>
        </w:rPr>
        <w:t>:</w:t>
      </w:r>
    </w:p>
    <w:p w:rsidR="00CE318B" w:rsidRPr="00A71A62" w:rsidRDefault="00CE318B"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RDefault="00CE318B"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RDefault="00CE318B"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1"/>
    <w:p w:rsidR="00CE318B" w:rsidRPr="00A71A62" w:rsidRDefault="00CE318B"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RDefault="00CE318B" w:rsidP="00CE318B">
      <w:pPr>
        <w:pStyle w:val="Cmsor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RDefault="00CE318B"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RDefault="001E70AE" w:rsidP="00CE318B">
      <w:pPr>
        <w:pStyle w:val="szveg"/>
        <w:spacing w:before="60"/>
        <w:rPr>
          <w:rFonts w:ascii="Times New Roman" w:hAnsi="Times New Roman" w:cs="Times New Roman"/>
          <w:sz w:val="20"/>
          <w:szCs w:val="22"/>
        </w:rPr>
      </w:pPr>
    </w:p>
    <w:p w:rsidR="0086583F" w:rsidRPr="004031BF" w:rsidRDefault="0086583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lastRenderedPageBreak/>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RDefault="0086583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RDefault="0086583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RDefault="0086583F" w:rsidP="0086583F">
      <w:pPr>
        <w:pStyle w:val="Cmsor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RDefault="0086583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RDefault="0086583F" w:rsidP="0086583F">
      <w:pPr>
        <w:pStyle w:val="Cmsor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RDefault="0086583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RDefault="0086583F" w:rsidP="0086583F">
      <w:pPr>
        <w:pStyle w:val="Cmsor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472"/>
        <w:gridCol w:w="3544"/>
        <w:gridCol w:w="3402"/>
      </w:tblGrid>
      <w:tr w:rsidR="00B22444" w:rsidRPr="00A71A62" w:rsidTr="0024071B">
        <w:trPr>
          <w:trHeight w:val="345"/>
        </w:trPr>
        <w:tc>
          <w:tcPr>
            <w:tcW w:w="3472" w:type="dxa"/>
            <w:tcBorders>
              <w:top w:val="single" w:sz="18" w:space="0" w:color="auto"/>
              <w:bottom w:val="single" w:sz="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LEADÁS DÁTUMA:</w:t>
            </w:r>
            <w:r w:rsidR="00C37EF3" w:rsidRPr="00A71A62">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JÓVÁHAGYÁS DÁTUMA:</w:t>
            </w:r>
          </w:p>
        </w:tc>
      </w:tr>
      <w:tr w:rsidR="00B22444" w:rsidRPr="00A71A62" w:rsidTr="0024071B">
        <w:trPr>
          <w:trHeight w:val="375"/>
        </w:trPr>
        <w:tc>
          <w:tcPr>
            <w:tcW w:w="3472" w:type="dxa"/>
            <w:tcBorders>
              <w:top w:val="single" w:sz="8"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jc w:val="center"/>
              <w:rPr>
                <w:sz w:val="18"/>
              </w:rPr>
            </w:pPr>
            <w:r w:rsidRPr="00A71A62">
              <w:rPr>
                <w:color w:val="0000FF"/>
                <w:sz w:val="18"/>
              </w:rPr>
              <w:t>2026.04.24.</w:t>
            </w:r>
            <w:r w:rsidRPr="00A71A62">
              <w:rPr>
                <w:color w:val="0000FF"/>
                <w:sz w:val="2"/>
                <w:szCs w:val="2"/>
              </w:rPr>
              <w:t/>
            </w:r>
            <w:r w:rsidRPr="00A71A62">
              <w:rPr>
                <w:color w:val="0000FF"/>
                <w:sz w:val="18"/>
              </w:rPr>
              <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jc w:val="center"/>
              <w:rPr>
                <w:sz w:val="18"/>
              </w:rPr>
            </w:pPr>
            <w:r w:rsidRPr="00A71A62">
              <w:rPr>
                <w:color w:val="0000FF"/>
                <w:sz w:val="18"/>
              </w:rPr>
              <w:t/>
            </w:r>
            <w:r w:rsidRPr="00A71A62">
              <w:rPr>
                <w:color w:val="0000FF"/>
                <w:sz w:val="2"/>
                <w:szCs w:val="2"/>
              </w:rPr>
              <w:t/>
            </w:r>
            <w:r w:rsidRPr="00A71A62">
              <w:rPr>
                <w:color w:val="0000FF"/>
                <w:sz w:val="18"/>
              </w:rPr>
              <w:t/>
            </w:r>
          </w:p>
        </w:tc>
        <w:tc>
          <w:tcPr>
            <w:tcW w:w="3402" w:type="dxa"/>
            <w:tcBorders>
              <w:top w:val="single" w:sz="8" w:space="0" w:color="auto"/>
              <w:left w:val="single" w:sz="18" w:space="0" w:color="auto"/>
              <w:bottom w:val="single" w:sz="18" w:space="0" w:color="auto"/>
            </w:tcBorders>
            <w:vAlign w:val="center"/>
          </w:tcPr>
          <w:p w:rsidR="00B22444" w:rsidRPr="00A71A62" w:rsidRDefault="00B22444" w:rsidP="0024071B">
            <w:pPr>
              <w:pStyle w:val="lfej"/>
              <w:tabs>
                <w:tab w:val="clear" w:pos="4536"/>
                <w:tab w:val="clear" w:pos="9072"/>
              </w:tabs>
              <w:rPr>
                <w:sz w:val="18"/>
              </w:rPr>
            </w:pPr>
          </w:p>
        </w:tc>
      </w:tr>
      <w:tr w:rsidR="00B22444" w:rsidRPr="00A71A62" w:rsidTr="0024071B">
        <w:trPr>
          <w:trHeight w:val="383"/>
        </w:trPr>
        <w:tc>
          <w:tcPr>
            <w:tcW w:w="3472" w:type="dxa"/>
            <w:tcBorders>
              <w:top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MVM Démász Áramhálózati Kft.</w:t>
            </w:r>
          </w:p>
        </w:tc>
      </w:tr>
      <w:tr w:rsidR="00B22444" w:rsidRPr="00A71A62" w:rsidTr="0024071B">
        <w:trPr>
          <w:trHeight w:val="363"/>
        </w:trPr>
        <w:tc>
          <w:tcPr>
            <w:tcW w:w="3472" w:type="dxa"/>
            <w:tcBorders>
              <w:top w:val="single" w:sz="12"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NÉV:</w:t>
            </w:r>
            <w:r w:rsidRPr="00A71A62">
              <w:rPr>
                <w:rFonts w:eastAsia="Arial"/>
                <w:color w:val="0000FF"/>
                <w:sz w:val="18"/>
              </w:rPr>
              <w:t xml:space="preserve"> Hajdu Marcell</w:t>
            </w:r>
            <w:r w:rsidRPr="00A71A62">
              <w:rPr>
                <w:rFonts w:eastAsia="Arial"/>
                <w:color w:val="0000FF"/>
                <w:sz w:val="2"/>
                <w:szCs w:val="2"/>
              </w:rPr>
              <w:t/>
            </w:r>
            <w:r w:rsidRPr="00A71A62">
              <w:rPr>
                <w:rFonts w:eastAsia="Arial"/>
                <w:color w:val="0000FF"/>
                <w:sz w:val="18"/>
              </w:rPr>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C37EF3" w:rsidP="0024071B">
            <w:pPr>
              <w:pStyle w:val="lfej"/>
              <w:tabs>
                <w:tab w:val="clear" w:pos="4536"/>
                <w:tab w:val="clear" w:pos="9072"/>
              </w:tabs>
              <w:rPr>
                <w:sz w:val="18"/>
              </w:rPr>
            </w:pPr>
            <w:r w:rsidRPr="00A71A62">
              <w:rPr>
                <w:rFonts w:eastAsia="Arial"/>
                <w:noProof/>
                <w:color w:val="0000FF"/>
                <w:sz w:val="18"/>
              </w:rPr>
              <w:drawing>
                <wp:anchor distT="0" distB="0" distL="114300" distR="114300" simplePos="0" relativeHeight="251853824" behindDoc="1" locked="0" layoutInCell="1" allowOverlap="1" wp14:anchorId="65F669F9" wp14:editId="394C5152">
                  <wp:simplePos x="0" y="0"/>
                  <wp:positionH relativeFrom="column">
                    <wp:posOffset>509270</wp:posOffset>
                  </wp:positionH>
                  <wp:positionV relativeFrom="page">
                    <wp:posOffset>-251460</wp:posOffset>
                  </wp:positionV>
                  <wp:extent cx="1447800" cy="916940"/>
                  <wp:effectExtent l="0" t="0" r="0" b="0"/>
                  <wp:wrapNone/>
                  <wp:docPr id="56" name="Kép 56" descr="C:\Users\Zoli\Downloads\image105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Zoli\Downloads\image1058-removebg-preview.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4780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2444" w:rsidRPr="00A71A62">
              <w:rPr>
                <w:sz w:val="18"/>
              </w:rPr>
              <w:t xml:space="preserve">NÉV: </w:t>
            </w:r>
          </w:p>
        </w:tc>
        <w:tc>
          <w:tcPr>
            <w:tcW w:w="3402" w:type="dxa"/>
            <w:vMerge w:val="restart"/>
            <w:tcBorders>
              <w:left w:val="single" w:sz="18" w:space="0" w:color="auto"/>
            </w:tcBorders>
          </w:tcPr>
          <w:p w:rsidR="00B22444" w:rsidRPr="00A71A62" w:rsidRDefault="00B22444" w:rsidP="0024071B">
            <w:pPr>
              <w:pStyle w:val="lfej"/>
              <w:tabs>
                <w:tab w:val="clear" w:pos="4536"/>
                <w:tab w:val="clear" w:pos="9072"/>
              </w:tabs>
              <w:rPr>
                <w:sz w:val="18"/>
              </w:rPr>
            </w:pPr>
            <w:r w:rsidRPr="00A71A62">
              <w:rPr>
                <w:sz w:val="18"/>
              </w:rPr>
              <w:t>NÉV:</w:t>
            </w:r>
          </w:p>
        </w:tc>
      </w:tr>
      <w:tr w:rsidR="00B22444" w:rsidRPr="00A71A62" w:rsidTr="0024071B">
        <w:trPr>
          <w:trHeight w:val="315"/>
        </w:trPr>
        <w:tc>
          <w:tcPr>
            <w:tcW w:w="3472" w:type="dxa"/>
            <w:tcBorders>
              <w:top w:val="single" w:sz="12" w:space="0" w:color="auto"/>
              <w:bottom w:val="single" w:sz="12" w:space="0" w:color="auto"/>
              <w:right w:val="single" w:sz="18" w:space="0" w:color="auto"/>
            </w:tcBorders>
            <w:vAlign w:val="center"/>
          </w:tcPr>
          <w:p w:rsidR="00B22444" w:rsidRPr="00A71A62" w:rsidRDefault="00C37EF3" w:rsidP="0024071B">
            <w:pPr>
              <w:pStyle w:val="lfej"/>
              <w:tabs>
                <w:tab w:val="clear" w:pos="4536"/>
                <w:tab w:val="clear" w:pos="9072"/>
              </w:tabs>
              <w:rPr>
                <w:sz w:val="18"/>
              </w:rPr>
            </w:pPr>
            <w:r w:rsidRPr="00A71A62">
              <w:rPr>
                <w:rFonts w:eastAsia="Arial"/>
                <w:noProof/>
                <w:color w:val="0000FF"/>
                <w:sz w:val="18"/>
              </w:rPr>
              <w:drawing>
                <wp:anchor distT="0" distB="0" distL="114300" distR="114300" simplePos="0" relativeHeight="251771904" behindDoc="1" locked="0" layoutInCell="1" allowOverlap="1" wp14:anchorId="3FD884CA" wp14:editId="706B1697">
                  <wp:simplePos x="0" y="0"/>
                  <wp:positionH relativeFrom="column">
                    <wp:posOffset>361315</wp:posOffset>
                  </wp:positionH>
                  <wp:positionV relativeFrom="page">
                    <wp:posOffset>-551180</wp:posOffset>
                  </wp:positionV>
                  <wp:extent cx="1447800" cy="916940"/>
                  <wp:effectExtent l="0" t="0" r="0" b="0"/>
                  <wp:wrapNone/>
                  <wp:docPr id="1" name="Kép 1" descr="C:\Users\Zoli\Downloads\image105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Zoli\Downloads\image1058-removebg-preview.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4780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2444"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RDefault="00B22444" w:rsidP="0024071B">
            <w:pPr>
              <w:pStyle w:val="lfej"/>
              <w:tabs>
                <w:tab w:val="clear" w:pos="4536"/>
                <w:tab w:val="clear" w:pos="9072"/>
              </w:tabs>
              <w:rPr>
                <w:sz w:val="18"/>
              </w:rPr>
            </w:pPr>
          </w:p>
        </w:tc>
      </w:tr>
      <w:tr w:rsidR="00B22444" w:rsidRPr="00A71A62" w:rsidTr="0024071B">
        <w:trPr>
          <w:trHeight w:val="417"/>
        </w:trPr>
        <w:tc>
          <w:tcPr>
            <w:tcW w:w="3472" w:type="dxa"/>
            <w:tcBorders>
              <w:top w:val="single" w:sz="12"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RDefault="00B22444" w:rsidP="0024071B">
            <w:pPr>
              <w:pStyle w:val="lfej"/>
              <w:rPr>
                <w:sz w:val="18"/>
              </w:rPr>
            </w:pPr>
            <w:r w:rsidRPr="00A71A62">
              <w:rPr>
                <w:sz w:val="18"/>
              </w:rPr>
              <w:t>ALÁÍRÁS:</w:t>
            </w:r>
          </w:p>
        </w:tc>
      </w:tr>
      <w:tr w:rsidR="00B22444" w:rsidRPr="00A71A62" w:rsidTr="0024071B">
        <w:trPr>
          <w:trHeight w:val="363"/>
        </w:trPr>
        <w:tc>
          <w:tcPr>
            <w:tcW w:w="3472" w:type="dxa"/>
            <w:tcBorders>
              <w:top w:val="single" w:sz="12" w:space="0" w:color="auto"/>
              <w:bottom w:val="single" w:sz="12" w:space="0" w:color="auto"/>
              <w:right w:val="single" w:sz="18" w:space="0" w:color="auto"/>
            </w:tcBorders>
            <w:vAlign w:val="center"/>
          </w:tcPr>
          <w:p w:rsidR="00B22444" w:rsidRPr="00A71A62" w:rsidRDefault="002C740F" w:rsidP="0024071B">
            <w:pPr>
              <w:pStyle w:val="lfej"/>
              <w:tabs>
                <w:tab w:val="clear" w:pos="4536"/>
                <w:tab w:val="clear" w:pos="9072"/>
              </w:tabs>
              <w:rPr>
                <w:sz w:val="18"/>
              </w:rPr>
            </w:pPr>
            <w:r>
              <w:rPr>
                <w:noProof/>
                <w:sz w:val="18"/>
              </w:rPr>
              <w:drawing>
                <wp:anchor distT="0" distB="0" distL="114300" distR="114300" simplePos="0" relativeHeight="251895808" behindDoc="0" locked="0" layoutInCell="1" allowOverlap="1" wp14:anchorId="33A4ED2A" wp14:editId="592B41D8">
                  <wp:simplePos x="0" y="0"/>
                  <wp:positionH relativeFrom="column">
                    <wp:posOffset>203835</wp:posOffset>
                  </wp:positionH>
                  <wp:positionV relativeFrom="paragraph">
                    <wp:posOffset>-96520</wp:posOffset>
                  </wp:positionV>
                  <wp:extent cx="1609725" cy="647700"/>
                  <wp:effectExtent l="0" t="0" r="9525" b="0"/>
                  <wp:wrapNone/>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2444"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2C740F" w:rsidP="0024071B">
            <w:pPr>
              <w:pStyle w:val="lfej"/>
              <w:tabs>
                <w:tab w:val="clear" w:pos="4536"/>
                <w:tab w:val="clear" w:pos="9072"/>
              </w:tabs>
              <w:rPr>
                <w:sz w:val="18"/>
              </w:rPr>
            </w:pPr>
            <w:r>
              <w:rPr>
                <w:noProof/>
                <w:sz w:val="18"/>
              </w:rPr>
              <w:drawing>
                <wp:anchor distT="0" distB="0" distL="114300" distR="114300" simplePos="0" relativeHeight="251897856" behindDoc="0" locked="0" layoutInCell="1" allowOverlap="1" wp14:anchorId="24E570C3" wp14:editId="1123AE9A">
                  <wp:simplePos x="0" y="0"/>
                  <wp:positionH relativeFrom="column">
                    <wp:posOffset>259080</wp:posOffset>
                  </wp:positionH>
                  <wp:positionV relativeFrom="paragraph">
                    <wp:posOffset>-93345</wp:posOffset>
                  </wp:positionV>
                  <wp:extent cx="1609725" cy="647700"/>
                  <wp:effectExtent l="0" t="0" r="9525" b="0"/>
                  <wp:wrapNone/>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2444" w:rsidRPr="00A71A62">
              <w:rPr>
                <w:sz w:val="18"/>
              </w:rPr>
              <w:t>NÉV:</w:t>
            </w:r>
            <w:r w:rsidR="00B22444" w:rsidRPr="00A71A62">
              <w:rPr>
                <w:noProof/>
                <w:sz w:val="18"/>
              </w:rPr>
              <w:t xml:space="preserve"> </w:t>
            </w:r>
          </w:p>
        </w:tc>
        <w:tc>
          <w:tcPr>
            <w:tcW w:w="3402" w:type="dxa"/>
            <w:vMerge/>
            <w:tcBorders>
              <w:left w:val="single" w:sz="18" w:space="0" w:color="auto"/>
            </w:tcBorders>
          </w:tcPr>
          <w:p w:rsidR="00B22444" w:rsidRPr="00A71A62" w:rsidRDefault="00B22444" w:rsidP="0024071B">
            <w:pPr>
              <w:pStyle w:val="lfej"/>
              <w:rPr>
                <w:sz w:val="18"/>
              </w:rPr>
            </w:pPr>
          </w:p>
        </w:tc>
      </w:tr>
      <w:tr w:rsidR="00B22444" w:rsidRPr="00A71A62" w:rsidTr="0024071B">
        <w:trPr>
          <w:trHeight w:val="410"/>
        </w:trPr>
        <w:tc>
          <w:tcPr>
            <w:tcW w:w="3472" w:type="dxa"/>
            <w:tcBorders>
              <w:top w:val="single" w:sz="12"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RDefault="00B22444" w:rsidP="0024071B">
            <w:pPr>
              <w:pStyle w:val="lfej"/>
              <w:tabs>
                <w:tab w:val="clear" w:pos="4536"/>
                <w:tab w:val="clear" w:pos="9072"/>
              </w:tabs>
              <w:rPr>
                <w:sz w:val="18"/>
              </w:rPr>
            </w:pPr>
          </w:p>
        </w:tc>
      </w:tr>
    </w:tbl>
    <w:p w:rsidR="00CE318B" w:rsidRPr="00A71A62" w:rsidRDefault="00CE318B" w:rsidP="00CE318B">
      <w:pPr>
        <w:spacing w:before="60"/>
        <w:ind w:right="125"/>
        <w:jc w:val="both"/>
        <w:rPr>
          <w:sz w:val="8"/>
          <w:szCs w:val="10"/>
          <w:lang w:val="en-GB"/>
        </w:rPr>
      </w:pPr>
    </w:p>
    <w:p w:rsidR="00CE318B" w:rsidRPr="00A71A62" w:rsidRDefault="00CE318B" w:rsidP="00CE318B">
      <w:pPr>
        <w:pStyle w:val="Csakszveg"/>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sidDel="00D079A1">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sidDel="00D079A1">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RDefault="004031BF" w:rsidP="003413C9">
      <w:pPr>
        <w:pStyle w:val="Csakszveg"/>
        <w:jc w:val="both"/>
        <w:rPr>
          <w:rFonts w:ascii="Times New Roman" w:hAnsi="Times New Roman" w:cs="Times New Roman"/>
          <w:sz w:val="8"/>
          <w:szCs w:val="10"/>
          <w:lang w:val="en-GB"/>
        </w:rPr>
        <w:sectPr w:rsidR="004031BF" w:rsidRPr="00A71A62" w:rsidSect="00BF1589">
          <w:headerReference w:type="default" r:id="rId16"/>
          <w:footerReference w:type="default" r:id="rId17"/>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20"/>
      </w:tblGrid>
      <w:tr w:rsidR="00821180" w:rsidRPr="00A71A62" w:rsidTr="0027691C">
        <w:trPr>
          <w:cantSplit/>
          <w:trHeight w:val="414"/>
        </w:trPr>
        <w:tc>
          <w:tcPr>
            <w:tcW w:w="9696" w:type="dxa"/>
            <w:tcBorders>
              <w:top w:val="single" w:sz="4" w:space="0" w:color="auto"/>
            </w:tcBorders>
            <w:vAlign w:val="center"/>
          </w:tcPr>
          <w:p w:rsidR="002E77BC" w:rsidRPr="00A71A62" w:rsidRDefault="00B2048E">
            <w:pPr>
              <w:tabs>
                <w:tab w:val="center" w:pos="2810"/>
                <w:tab w:val="right" w:pos="9072"/>
              </w:tabs>
              <w:spacing w:before="360" w:after="120"/>
              <w:jc w:val="center"/>
              <w:rPr>
                <w:smallCaps/>
                <w:sz w:val="18"/>
              </w:rPr>
            </w:pPr>
            <w:r w:rsidRPr="00A71A62">
              <w:rPr>
                <w:noProof/>
                <w:sz w:val="18"/>
                <w:szCs w:val="24"/>
              </w:rPr>
              <w:lastRenderedPageBreak/>
              <w:drawing>
                <wp:anchor distT="0" distB="0" distL="114300" distR="114300" simplePos="0" relativeHeight="251666432" behindDoc="0" locked="0" layoutInCell="1" allowOverlap="1">
                  <wp:simplePos x="0" y="0"/>
                  <wp:positionH relativeFrom="column">
                    <wp:posOffset>91440</wp:posOffset>
                  </wp:positionH>
                  <wp:positionV relativeFrom="paragraph">
                    <wp:posOffset>36830</wp:posOffset>
                  </wp:positionV>
                  <wp:extent cx="783590" cy="497840"/>
                  <wp:effectExtent l="0" t="0" r="0" b="0"/>
                  <wp:wrapNone/>
                  <wp:docPr id="1440865763"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5763"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83590" cy="497840"/>
                          </a:xfrm>
                          <a:prstGeom prst="rect">
                            <a:avLst/>
                          </a:prstGeom>
                          <a:noFill/>
                        </pic:spPr>
                      </pic:pic>
                    </a:graphicData>
                  </a:graphic>
                  <wp14:sizeRelH relativeFrom="page">
                    <wp14:pctWidth>0</wp14:pctWidth>
                  </wp14:sizeRelH>
                  <wp14:sizeRelV relativeFrom="page">
                    <wp14:pctHeight>0</wp14:pctHeight>
                  </wp14:sizeRelV>
                </wp:anchor>
              </w:drawing>
            </w:r>
            <w:r w:rsidR="00724E96" w:rsidRPr="00A71A62">
              <w:rPr>
                <w:smallCaps/>
                <w:sz w:val="18"/>
              </w:rPr>
              <w:t>MVM Démász Áramhálózati Kft.</w:t>
            </w:r>
          </w:p>
        </w:tc>
      </w:tr>
      <w:tr w:rsidR="00821180" w:rsidRPr="00A71A62" w:rsidTr="0027691C">
        <w:trPr>
          <w:cantSplit/>
          <w:trHeight w:val="80"/>
        </w:trPr>
        <w:tc>
          <w:tcPr>
            <w:tcW w:w="9696" w:type="dxa"/>
            <w:tcBorders>
              <w:bottom w:val="single" w:sz="4" w:space="0" w:color="auto"/>
            </w:tcBorders>
            <w:vAlign w:val="center"/>
          </w:tcPr>
          <w:p w:rsidR="002E77BC" w:rsidRPr="00A71A62" w:rsidRDefault="00B2048E">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rsidRDefault="002E77BC">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605"/>
        <w:gridCol w:w="5043"/>
      </w:tblGrid>
      <w:tr w:rsidR="00821180" w:rsidRPr="00A71A62">
        <w:trPr>
          <w:trHeight w:val="288"/>
        </w:trPr>
        <w:tc>
          <w:tcPr>
            <w:tcW w:w="4605" w:type="dxa"/>
            <w:shd w:val="clear" w:color="auto" w:fill="E6E6E6"/>
            <w:vAlign w:val="center"/>
          </w:tcPr>
          <w:p w:rsidR="002E77BC" w:rsidRPr="00A71A62" w:rsidRDefault="00B2048E">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rsidRDefault="00B2048E">
            <w:pPr>
              <w:rPr>
                <w:sz w:val="16"/>
                <w:szCs w:val="18"/>
              </w:rPr>
            </w:pPr>
            <w:r w:rsidRPr="00A71A62">
              <w:rPr>
                <w:sz w:val="16"/>
                <w:szCs w:val="18"/>
              </w:rPr>
              <w:t>Ügyfélkapcsolat szám:</w:t>
            </w:r>
          </w:p>
        </w:tc>
      </w:tr>
      <w:tr w:rsidR="00821180" w:rsidRPr="00A71A62">
        <w:trPr>
          <w:trHeight w:val="288"/>
        </w:trPr>
        <w:tc>
          <w:tcPr>
            <w:tcW w:w="4605" w:type="dxa"/>
            <w:shd w:val="clear" w:color="auto" w:fill="E6E6E6"/>
            <w:vAlign w:val="center"/>
          </w:tcPr>
          <w:p w:rsidR="002E77BC" w:rsidRPr="00A71A62" w:rsidRDefault="00B2048E">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rsidRDefault="00B2048E">
            <w:pPr>
              <w:rPr>
                <w:sz w:val="16"/>
                <w:szCs w:val="18"/>
              </w:rPr>
            </w:pPr>
            <w:r w:rsidRPr="00A71A62">
              <w:rPr>
                <w:sz w:val="16"/>
                <w:szCs w:val="18"/>
              </w:rPr>
              <w:t>Érkezési dátum:</w:t>
            </w:r>
          </w:p>
        </w:tc>
      </w:tr>
    </w:tbl>
    <w:p w:rsidR="002E77BC" w:rsidRPr="00A71A62" w:rsidRDefault="00B2048E">
      <w:pPr>
        <w:keepNext/>
        <w:numPr>
          <w:ilvl w:val="0"/>
          <w:numId w:val="8"/>
        </w:numPr>
        <w:spacing w:before="180" w:after="60"/>
        <w:ind w:left="357" w:hanging="357"/>
        <w:outlineLvl w:val="2"/>
        <w:rPr>
          <w:sz w:val="18"/>
        </w:rPr>
      </w:pPr>
      <w:r w:rsidRPr="00A71A62">
        <w:rPr>
          <w:sz w:val="18"/>
        </w:rPr>
        <w:t>Szerződő Felek adatai</w:t>
      </w:r>
      <w:r w:rsidR="00FC513B" w:rsidRPr="00A71A62">
        <w:rPr>
          <w:sz w:val="18"/>
        </w:rPr>
        <w:t xml:space="preserve"> </w:t>
      </w:r>
    </w:p>
    <w:p w:rsidR="002E77BC" w:rsidRPr="00A71A62" w:rsidRDefault="00B2048E">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4462"/>
        <w:gridCol w:w="5319"/>
      </w:tblGrid>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 xml:space="preserve">Neve: </w:t>
            </w:r>
            <w:r w:rsidR="00724E96" w:rsidRPr="00A71A62">
              <w:rPr>
                <w:sz w:val="16"/>
                <w:szCs w:val="18"/>
              </w:rPr>
              <w:t>MVM Démász Áramhálózati Kft.</w:t>
            </w:r>
          </w:p>
        </w:tc>
        <w:tc>
          <w:tcPr>
            <w:tcW w:w="5319" w:type="dxa"/>
            <w:shd w:val="clear" w:color="auto" w:fill="E6E6E6"/>
            <w:vAlign w:val="center"/>
          </w:tcPr>
          <w:p w:rsidR="002E77BC" w:rsidRPr="00A71A62" w:rsidRDefault="00B2048E">
            <w:pPr>
              <w:rPr>
                <w:sz w:val="16"/>
                <w:szCs w:val="18"/>
              </w:rPr>
            </w:pPr>
            <w:r w:rsidRPr="00A71A62">
              <w:rPr>
                <w:sz w:val="16"/>
                <w:szCs w:val="18"/>
              </w:rPr>
              <w:t>Személyes Ügyfélszolgálat: az Üzletszabályzat F1. sz. függeléke szerint</w:t>
            </w:r>
          </w:p>
        </w:tc>
      </w:tr>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rsidRDefault="00B2048E">
            <w:pPr>
              <w:rPr>
                <w:sz w:val="16"/>
                <w:szCs w:val="18"/>
              </w:rPr>
            </w:pPr>
            <w:r w:rsidRPr="00A71A62">
              <w:rPr>
                <w:sz w:val="16"/>
                <w:szCs w:val="18"/>
              </w:rPr>
              <w:t xml:space="preserve">On-line elérhetőség: </w:t>
            </w:r>
            <w:hyperlink r:id="rId19" w:history="1">
              <w:r w:rsidR="00724E96" w:rsidRPr="00A71A62">
                <w:rPr>
                  <w:rFonts w:eastAsia="Calibri"/>
                  <w:color w:val="0000FF"/>
                  <w:sz w:val="16"/>
                  <w:szCs w:val="18"/>
                  <w:u w:val="single"/>
                </w:rPr>
                <w:t>www.mvmdemaszhalozat.hu</w:t>
              </w:r>
            </w:hyperlink>
          </w:p>
        </w:tc>
      </w:tr>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rsidRDefault="00B2048E">
            <w:pPr>
              <w:rPr>
                <w:sz w:val="16"/>
                <w:szCs w:val="18"/>
              </w:rPr>
            </w:pPr>
            <w:r w:rsidRPr="00A71A62">
              <w:rPr>
                <w:sz w:val="16"/>
                <w:szCs w:val="18"/>
              </w:rPr>
              <w:t>Adószáma: 13792679-2-06</w:t>
            </w:r>
          </w:p>
        </w:tc>
      </w:tr>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rsidRDefault="00B2048E">
            <w:pPr>
              <w:rPr>
                <w:sz w:val="16"/>
                <w:szCs w:val="18"/>
              </w:rPr>
            </w:pPr>
            <w:r w:rsidRPr="00A71A62">
              <w:rPr>
                <w:sz w:val="16"/>
                <w:szCs w:val="18"/>
              </w:rPr>
              <w:t>Pénzintézeti számlaszáma: 13700016-04615022-00000000</w:t>
            </w:r>
          </w:p>
        </w:tc>
      </w:tr>
    </w:tbl>
    <w:p w:rsidR="002E77BC" w:rsidRPr="00A71A62" w:rsidRDefault="002E77BC">
      <w:pPr>
        <w:rPr>
          <w:sz w:val="22"/>
          <w:szCs w:val="24"/>
        </w:rPr>
      </w:pPr>
    </w:p>
    <w:p w:rsidR="002E77BC" w:rsidRPr="00A71A62" w:rsidRDefault="00B2048E">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B2048E">
            <w:pPr>
              <w:tabs>
                <w:tab w:val="center" w:pos="4536"/>
                <w:tab w:val="right" w:pos="9072"/>
              </w:tabs>
              <w:jc w:val="center"/>
              <w:rPr>
                <w:szCs w:val="22"/>
              </w:rPr>
            </w:pPr>
            <w:r w:rsidRPr="00A71A62">
              <w:rPr>
                <w:color w:val="0000FF"/>
                <w:szCs w:val="22"/>
              </w:rPr>
              <w:t>Hajdu Marcell</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B2048E">
            <w:pPr>
              <w:tabs>
                <w:tab w:val="center" w:pos="4536"/>
                <w:tab w:val="right" w:pos="9072"/>
              </w:tabs>
              <w:rPr>
                <w:sz w:val="16"/>
                <w:szCs w:val="18"/>
              </w:rPr>
            </w:pPr>
            <w:r w:rsidRPr="00A71A62">
              <w:rPr>
                <w:color w:val="0000FF"/>
                <w:sz w:val="22"/>
              </w:rPr>
              <w:t>5820</w:t>
            </w:r>
            <w:r w:rsidRPr="00A71A62">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B2048E">
            <w:pPr>
              <w:tabs>
                <w:tab w:val="center" w:pos="4536"/>
                <w:tab w:val="right" w:pos="9072"/>
              </w:tabs>
              <w:rPr>
                <w:sz w:val="16"/>
                <w:szCs w:val="18"/>
              </w:rPr>
            </w:pPr>
            <w:r w:rsidRPr="00A71A62">
              <w:rPr>
                <w:color w:val="0000FF"/>
                <w:sz w:val="22"/>
                <w:szCs w:val="24"/>
              </w:rPr>
              <w:t>Mezőheg,es</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B2048E" w:rsidP="003D07E6">
            <w:pPr>
              <w:tabs>
                <w:tab w:val="center" w:pos="4536"/>
                <w:tab w:val="right" w:pos="9072"/>
              </w:tabs>
              <w:rPr>
                <w:sz w:val="16"/>
                <w:szCs w:val="18"/>
              </w:rPr>
            </w:pPr>
            <w:r w:rsidRPr="00A71A62">
              <w:rPr>
                <w:color w:val="0000FF"/>
                <w:sz w:val="22"/>
                <w:szCs w:val="24"/>
              </w:rPr>
              <w:t xml:space="preserve">Tavasz u. </w:t>
            </w:r>
            <w:r w:rsidR="00475F9A" w:rsidRPr="00A71A62">
              <w:rPr>
                <w:color w:val="0000FF"/>
                <w:sz w:val="22"/>
              </w:rPr>
              <w:t>4.</w:t>
            </w:r>
            <w:r w:rsidR="00475F9A" w:rsidRPr="00A71A62">
              <w:rPr>
                <w:color w:val="0000FF"/>
                <w:sz w:val="2"/>
                <w:szCs w:val="2"/>
              </w:rPr>
              <w:t/>
            </w:r>
            <w:r w:rsidR="00475F9A"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B2048E">
            <w:pPr>
              <w:tabs>
                <w:tab w:val="center" w:pos="4536"/>
                <w:tab w:val="right" w:pos="9072"/>
              </w:tabs>
              <w:rPr>
                <w:sz w:val="16"/>
                <w:szCs w:val="18"/>
              </w:rPr>
            </w:pPr>
            <w:r w:rsidRPr="00A71A62">
              <w:rPr>
                <w:color w:val="0000FF"/>
                <w:sz w:val="22"/>
              </w:rPr>
              <w:t>Garamvölgyi Rita</w:t>
            </w:r>
            <w:r w:rsidRPr="00A71A62">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B2048E">
            <w:pPr>
              <w:tabs>
                <w:tab w:val="center" w:pos="4536"/>
                <w:tab w:val="right" w:pos="9072"/>
              </w:tabs>
              <w:rPr>
                <w:sz w:val="16"/>
                <w:szCs w:val="18"/>
              </w:rPr>
            </w:pPr>
            <w:r w:rsidRPr="00A71A62">
              <w:rPr>
                <w:rFonts w:eastAsia="Arial"/>
                <w:color w:val="0000FF"/>
                <w:sz w:val="22"/>
              </w:rPr>
              <w:t>2011.03.27.</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B2048E">
            <w:pPr>
              <w:tabs>
                <w:tab w:val="center" w:pos="4536"/>
                <w:tab w:val="right" w:pos="9072"/>
              </w:tabs>
              <w:rPr>
                <w:sz w:val="14"/>
                <w:szCs w:val="16"/>
              </w:rPr>
            </w:pPr>
            <w:r w:rsidRPr="00A71A62">
              <w:rPr>
                <w:color w:val="0000FF"/>
                <w:sz w:val="22"/>
              </w:rPr>
              <w:t>Szeged</w:t>
            </w:r>
            <w:r w:rsidRPr="00A71A62">
              <w:rPr>
                <w:color w:val="0000FF"/>
                <w:sz w:val="2"/>
                <w:szCs w:val="2"/>
              </w:rPr>
              <w:t/>
            </w:r>
            <w:r w:rsidRPr="00A71A62">
              <w:rPr>
                <w:color w:val="0000FF"/>
                <w:sz w:val="22"/>
              </w:rPr>
              <w:t/>
            </w:r>
            <w:r w:rsidR="000B5197">
              <w:rPr>
                <w:color w:val="0000FF"/>
                <w:sz w:val="22"/>
              </w:rPr>
              <w:t xml:space="preserve"> </w:t>
            </w:r>
            <w:r w:rsidR="000B5197" w:rsidRPr="000B5197">
              <w:rPr>
                <w:color w:val="0000FF"/>
                <w:sz w:val="22"/>
              </w:rPr>
              <w:t/>
            </w:r>
            <w:r w:rsidR="000B5197" w:rsidRPr="000B5197">
              <w:rPr>
                <w:color w:val="0000FF"/>
                <w:sz w:val="2"/>
                <w:szCs w:val="2"/>
              </w:rPr>
              <w:t/>
            </w:r>
            <w:r w:rsidR="000B5197" w:rsidRPr="000B5197">
              <w:rPr>
                <w:color w:val="0000FF"/>
                <w:sz w:val="22"/>
              </w:rPr>
              <w:t/>
            </w: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B2048E">
            <w:pPr>
              <w:tabs>
                <w:tab w:val="center" w:pos="4536"/>
                <w:tab w:val="right" w:pos="9072"/>
              </w:tabs>
              <w:rPr>
                <w:sz w:val="16"/>
                <w:szCs w:val="18"/>
              </w:rPr>
            </w:pPr>
            <w:r w:rsidRPr="00A71A62">
              <w:rPr>
                <w:color w:val="0000FF"/>
                <w:szCs w:val="22"/>
              </w:rPr>
              <w:t>Hajdu Marcell</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B2048E">
            <w:pPr>
              <w:tabs>
                <w:tab w:val="center" w:pos="4536"/>
                <w:tab w:val="right" w:pos="9072"/>
              </w:tabs>
              <w:rPr>
                <w:sz w:val="16"/>
                <w:szCs w:val="18"/>
              </w:rPr>
            </w:pPr>
            <w:r w:rsidRPr="00A71A62">
              <w:rPr>
                <w:rFonts w:eastAsia="Arial"/>
                <w:color w:val="0000FF"/>
                <w:sz w:val="22"/>
              </w:rPr>
              <w:t>06201654941</w:t>
            </w: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Számlavezető pénzintézet neve:</w:t>
            </w:r>
          </w:p>
        </w:tc>
        <w:tc>
          <w:tcPr>
            <w:tcW w:w="2082" w:type="dxa"/>
            <w:gridSpan w:val="2"/>
            <w:vAlign w:val="center"/>
          </w:tcPr>
          <w:p w:rsidR="002E77BC" w:rsidRPr="00A71A62" w:rsidRDefault="002E77BC">
            <w:pPr>
              <w:rPr>
                <w:bCs/>
                <w:sz w:val="16"/>
                <w:szCs w:val="18"/>
              </w:rPr>
            </w:pPr>
          </w:p>
        </w:tc>
        <w:tc>
          <w:tcPr>
            <w:tcW w:w="1559" w:type="dxa"/>
            <w:shd w:val="pct5" w:color="auto" w:fill="auto"/>
            <w:vAlign w:val="center"/>
          </w:tcPr>
          <w:p w:rsidR="002E77BC" w:rsidRPr="00A71A62" w:rsidRDefault="00B2048E">
            <w:pPr>
              <w:rPr>
                <w:sz w:val="16"/>
                <w:szCs w:val="18"/>
              </w:rPr>
            </w:pPr>
            <w:r w:rsidRPr="00A71A62">
              <w:rPr>
                <w:bCs/>
                <w:sz w:val="16"/>
                <w:szCs w:val="18"/>
              </w:rPr>
              <w:t>Fizetés módja*:</w:t>
            </w:r>
          </w:p>
        </w:tc>
        <w:tc>
          <w:tcPr>
            <w:tcW w:w="3118" w:type="dxa"/>
            <w:vAlign w:val="center"/>
          </w:tcPr>
          <w:p w:rsidR="002E77BC" w:rsidRPr="00A71A62" w:rsidRDefault="00B2048E">
            <w:pPr>
              <w:tabs>
                <w:tab w:val="center" w:pos="4536"/>
                <w:tab w:val="right" w:pos="9072"/>
              </w:tabs>
              <w:rPr>
                <w:sz w:val="16"/>
                <w:szCs w:val="18"/>
              </w:rPr>
            </w:pPr>
            <w:r w:rsidRPr="00A71A62">
              <w:rPr>
                <w:color w:val="0000FF"/>
                <w:sz w:val="16"/>
                <w:szCs w:val="18"/>
              </w:rPr>
              <w:t>Csekk</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Pénzintézeti számlaszáma:</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Számlázási cím:</w:t>
            </w:r>
          </w:p>
        </w:tc>
        <w:tc>
          <w:tcPr>
            <w:tcW w:w="6759" w:type="dxa"/>
            <w:gridSpan w:val="4"/>
            <w:vAlign w:val="center"/>
          </w:tcPr>
          <w:p w:rsidR="002E77BC" w:rsidRPr="00A71A62" w:rsidRDefault="003A349B">
            <w:pPr>
              <w:tabs>
                <w:tab w:val="center" w:pos="4536"/>
                <w:tab w:val="right" w:pos="9072"/>
              </w:tabs>
              <w:rPr>
                <w:sz w:val="16"/>
                <w:szCs w:val="18"/>
              </w:rPr>
            </w:pPr>
            <w:r w:rsidRPr="003A349B">
              <w:rPr>
                <w:sz w:val="16"/>
                <w:szCs w:val="18"/>
              </w:rPr>
              <w:t>5820 Mezőheg,es Tavasz u. 4.</w:t>
            </w:r>
          </w:p>
        </w:tc>
      </w:tr>
    </w:tbl>
    <w:p w:rsidR="002E77BC" w:rsidRPr="00A71A62" w:rsidRDefault="00B2048E">
      <w:pPr>
        <w:outlineLvl w:val="3"/>
        <w:rPr>
          <w:sz w:val="16"/>
          <w:szCs w:val="18"/>
        </w:rPr>
      </w:pPr>
      <w:r w:rsidRPr="00A71A62">
        <w:rPr>
          <w:sz w:val="16"/>
          <w:szCs w:val="18"/>
        </w:rPr>
        <w:t>A *-gal jelölt adatok megadása kötelező.</w:t>
      </w:r>
    </w:p>
    <w:p w:rsidR="002E77BC" w:rsidRPr="00A71A62" w:rsidRDefault="00B2048E"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B2048E">
            <w:pPr>
              <w:tabs>
                <w:tab w:val="center" w:pos="4536"/>
                <w:tab w:val="right" w:pos="9072"/>
              </w:tabs>
              <w:jc w:val="center"/>
              <w:rPr>
                <w:sz w:val="16"/>
                <w:szCs w:val="18"/>
              </w:rPr>
            </w:pPr>
            <w:r w:rsidRPr="00A71A62">
              <w:rPr>
                <w:color w:val="0000FF"/>
                <w:sz w:val="22"/>
              </w:rPr>
              <w:t>Hajdu Marcell</w:t>
            </w:r>
            <w:r w:rsidRPr="00A71A62">
              <w:rPr>
                <w:color w:val="0000FF"/>
                <w:sz w:val="2"/>
                <w:szCs w:val="2"/>
              </w:rPr>
              <w:t/>
            </w:r>
            <w:r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B2048E">
            <w:pPr>
              <w:tabs>
                <w:tab w:val="center" w:pos="4536"/>
                <w:tab w:val="right" w:pos="9072"/>
              </w:tabs>
              <w:rPr>
                <w:sz w:val="16"/>
                <w:szCs w:val="18"/>
              </w:rPr>
            </w:pPr>
            <w:r w:rsidRPr="00A71A62">
              <w:rPr>
                <w:color w:val="0000FF"/>
                <w:sz w:val="22"/>
              </w:rPr>
              <w:t>5820</w:t>
            </w:r>
            <w:r w:rsidRPr="00EA7833">
              <w:rPr>
                <w:color w:val="0000FF"/>
                <w:sz w:val="2"/>
                <w:szCs w:val="2"/>
              </w:rPr>
              <w:t/>
            </w:r>
            <w:r w:rsidR="00EA7833" w:rsidRPr="00EA7833">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EA7833" w:rsidP="00EA7833">
            <w:pPr>
              <w:tabs>
                <w:tab w:val="center" w:pos="4536"/>
                <w:tab w:val="right" w:pos="9072"/>
              </w:tabs>
              <w:rPr>
                <w:sz w:val="16"/>
                <w:szCs w:val="18"/>
              </w:rPr>
            </w:pPr>
            <w:r w:rsidRPr="00A71A62">
              <w:rPr>
                <w:color w:val="0000FF"/>
                <w:sz w:val="22"/>
              </w:rPr>
              <w:t/>
            </w:r>
            <w:r w:rsidR="00B2048E" w:rsidRPr="00EA7833">
              <w:rPr>
                <w:color w:val="0000FF"/>
                <w:sz w:val="2"/>
                <w:szCs w:val="2"/>
              </w:rPr>
              <w:t/>
            </w:r>
            <w:r w:rsidRPr="00EA7833">
              <w:rPr>
                <w:color w:val="0000FF"/>
                <w:sz w:val="2"/>
                <w:szCs w:val="2"/>
              </w:rPr>
              <w:t/>
            </w:r>
            <w:r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3A349B">
            <w:pPr>
              <w:tabs>
                <w:tab w:val="center" w:pos="4536"/>
                <w:tab w:val="right" w:pos="9072"/>
              </w:tabs>
              <w:rPr>
                <w:sz w:val="16"/>
                <w:szCs w:val="18"/>
              </w:rPr>
            </w:pPr>
            <w:r w:rsidRPr="003A349B">
              <w:rPr>
                <w:sz w:val="16"/>
                <w:szCs w:val="18"/>
              </w:rPr>
              <w:t>5820 Mezőheg,es Tavasz u. 4.</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B2048E">
            <w:pPr>
              <w:tabs>
                <w:tab w:val="center" w:pos="4536"/>
                <w:tab w:val="right" w:pos="9072"/>
              </w:tabs>
              <w:rPr>
                <w:sz w:val="16"/>
                <w:szCs w:val="18"/>
              </w:rPr>
            </w:pPr>
            <w:r w:rsidRPr="00A71A62">
              <w:rPr>
                <w:color w:val="0000FF"/>
                <w:sz w:val="22"/>
              </w:rPr>
              <w:t>Garamvölgyi Rita</w:t>
            </w:r>
            <w:r w:rsidRPr="00EA7833">
              <w:rPr>
                <w:color w:val="0000FF"/>
                <w:sz w:val="2"/>
                <w:szCs w:val="2"/>
              </w:rPr>
              <w:t/>
            </w:r>
            <w:r w:rsidR="00EA7833" w:rsidRPr="00EA7833">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B2048E">
            <w:pPr>
              <w:tabs>
                <w:tab w:val="center" w:pos="4536"/>
                <w:tab w:val="right" w:pos="9072"/>
              </w:tabs>
              <w:rPr>
                <w:sz w:val="16"/>
                <w:szCs w:val="18"/>
              </w:rPr>
            </w:pPr>
            <w:r w:rsidRPr="00A71A62">
              <w:rPr>
                <w:color w:val="0000FF"/>
                <w:sz w:val="22"/>
              </w:rPr>
              <w:t>2011.03.27.</w:t>
            </w:r>
            <w:r w:rsidRPr="00EA7833">
              <w:rPr>
                <w:color w:val="0000FF"/>
                <w:sz w:val="2"/>
                <w:szCs w:val="2"/>
              </w:rPr>
              <w:t/>
            </w:r>
            <w:r w:rsidR="00EA7833" w:rsidRPr="00EA7833">
              <w:rPr>
                <w:color w:val="0000FF"/>
                <w:sz w:val="2"/>
                <w:szCs w:val="2"/>
              </w:rPr>
              <w:t/>
            </w:r>
            <w:r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B2048E" w:rsidP="00EA7833">
            <w:pPr>
              <w:tabs>
                <w:tab w:val="center" w:pos="4536"/>
                <w:tab w:val="right" w:pos="9072"/>
              </w:tabs>
              <w:rPr>
                <w:sz w:val="16"/>
                <w:szCs w:val="18"/>
              </w:rPr>
            </w:pPr>
            <w:r w:rsidRPr="00A71A62">
              <w:rPr>
                <w:color w:val="0000FF"/>
                <w:sz w:val="22"/>
              </w:rPr>
              <w:t>Szeged</w:t>
            </w:r>
            <w:r w:rsidRPr="00EA7833">
              <w:rPr>
                <w:color w:val="0000FF"/>
                <w:sz w:val="2"/>
                <w:szCs w:val="2"/>
              </w:rPr>
              <w:t/>
            </w:r>
            <w:r w:rsidR="00EA7833" w:rsidRPr="00EA7833">
              <w:rPr>
                <w:color w:val="0000FF"/>
                <w:sz w:val="2"/>
                <w:szCs w:val="2"/>
              </w:rPr>
              <w:t/>
            </w:r>
            <w:r w:rsidRPr="00A71A62">
              <w:rPr>
                <w:color w:val="0000FF"/>
                <w:sz w:val="22"/>
              </w:rPr>
              <w:t/>
            </w:r>
            <w:r w:rsidR="00076A2F">
              <w:rPr>
                <w:color w:val="0000FF"/>
                <w:sz w:val="22"/>
              </w:rPr>
              <w:t xml:space="preserve"> </w:t>
            </w:r>
            <w:r w:rsidR="000B5197" w:rsidRPr="000B5197">
              <w:rPr>
                <w:color w:val="0000FF"/>
                <w:sz w:val="22"/>
              </w:rPr>
              <w:t/>
            </w:r>
            <w:r w:rsidR="000B5197" w:rsidRPr="000B5197">
              <w:rPr>
                <w:color w:val="0000FF"/>
                <w:sz w:val="2"/>
                <w:szCs w:val="2"/>
              </w:rPr>
              <w:t/>
            </w:r>
            <w:r w:rsidR="000B5197" w:rsidRPr="000B5197">
              <w:rPr>
                <w:color w:val="0000FF"/>
                <w:sz w:val="22"/>
              </w:rPr>
              <w:t/>
            </w: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B2048E">
            <w:pPr>
              <w:tabs>
                <w:tab w:val="center" w:pos="4536"/>
                <w:tab w:val="right" w:pos="9072"/>
              </w:tabs>
              <w:rPr>
                <w:szCs w:val="22"/>
              </w:rPr>
            </w:pPr>
            <w:r w:rsidRPr="00A71A62">
              <w:rPr>
                <w:color w:val="0000FF"/>
                <w:szCs w:val="22"/>
              </w:rPr>
              <w:t>Hajdu Marcell</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bl>
    <w:p w:rsidR="002E77BC" w:rsidRPr="00A71A62" w:rsidRDefault="00B2048E">
      <w:pPr>
        <w:outlineLvl w:val="3"/>
        <w:rPr>
          <w:sz w:val="16"/>
          <w:szCs w:val="18"/>
        </w:rPr>
      </w:pPr>
      <w:r w:rsidRPr="00A71A62">
        <w:rPr>
          <w:sz w:val="16"/>
          <w:szCs w:val="18"/>
        </w:rPr>
        <w:t xml:space="preserve">A *-gal jelölt adatok megadása kötelező. </w:t>
      </w:r>
    </w:p>
    <w:p w:rsidR="002E77BC" w:rsidRPr="00A71A62" w:rsidRDefault="00B2048E"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2E77BC">
            <w:pPr>
              <w:tabs>
                <w:tab w:val="center" w:pos="4536"/>
                <w:tab w:val="right" w:pos="9072"/>
              </w:tabs>
              <w:jc w:val="center"/>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bl>
    <w:p w:rsidR="002E77BC" w:rsidRPr="00A71A62" w:rsidRDefault="00B2048E">
      <w:pPr>
        <w:outlineLvl w:val="3"/>
        <w:rPr>
          <w:sz w:val="16"/>
          <w:szCs w:val="18"/>
        </w:rPr>
      </w:pPr>
      <w:r w:rsidRPr="00A71A62">
        <w:rPr>
          <w:sz w:val="16"/>
          <w:szCs w:val="18"/>
        </w:rPr>
        <w:t xml:space="preserve">A *-gal jelölt adatok megadása kötelező. </w:t>
      </w:r>
    </w:p>
    <w:p w:rsidR="000D3B22" w:rsidRPr="00A71A62" w:rsidRDefault="000D3B22">
      <w:pPr>
        <w:outlineLvl w:val="3"/>
        <w:rPr>
          <w:sz w:val="16"/>
          <w:szCs w:val="18"/>
        </w:rPr>
      </w:pPr>
    </w:p>
    <w:p w:rsidR="002E77BC" w:rsidRPr="00A71A62" w:rsidRDefault="00B2048E" w:rsidP="003840C1">
      <w:pPr>
        <w:keepNext/>
        <w:numPr>
          <w:ilvl w:val="1"/>
          <w:numId w:val="8"/>
        </w:numPr>
        <w:spacing w:before="240" w:after="60"/>
        <w:ind w:left="284" w:hanging="284"/>
        <w:outlineLvl w:val="2"/>
        <w:rPr>
          <w:bCs/>
          <w:i/>
          <w:sz w:val="16"/>
          <w:szCs w:val="18"/>
        </w:rPr>
      </w:pPr>
      <w:r w:rsidRPr="00A71A62">
        <w:rPr>
          <w:bCs/>
          <w:i/>
          <w:sz w:val="16"/>
          <w:szCs w:val="18"/>
        </w:rPr>
        <w:lastRenderedPageBreak/>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2E77BC">
            <w:pPr>
              <w:tabs>
                <w:tab w:val="center" w:pos="4536"/>
                <w:tab w:val="right" w:pos="9072"/>
              </w:tabs>
              <w:jc w:val="center"/>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Számlavezető pénzintézet neve:</w:t>
            </w:r>
          </w:p>
        </w:tc>
        <w:tc>
          <w:tcPr>
            <w:tcW w:w="2082" w:type="dxa"/>
            <w:gridSpan w:val="2"/>
            <w:vAlign w:val="center"/>
          </w:tcPr>
          <w:p w:rsidR="002E77BC" w:rsidRPr="00A71A62" w:rsidRDefault="002E77BC">
            <w:pPr>
              <w:rPr>
                <w:bCs/>
                <w:sz w:val="16"/>
                <w:szCs w:val="18"/>
              </w:rPr>
            </w:pPr>
          </w:p>
        </w:tc>
        <w:tc>
          <w:tcPr>
            <w:tcW w:w="1559" w:type="dxa"/>
            <w:shd w:val="pct5" w:color="auto" w:fill="auto"/>
            <w:vAlign w:val="center"/>
          </w:tcPr>
          <w:p w:rsidR="002E77BC" w:rsidRPr="00A71A62" w:rsidRDefault="00B2048E">
            <w:pPr>
              <w:rPr>
                <w:sz w:val="16"/>
                <w:szCs w:val="18"/>
              </w:rPr>
            </w:pPr>
            <w:r w:rsidRPr="00A71A62">
              <w:rPr>
                <w:bCs/>
                <w:sz w:val="16"/>
                <w:szCs w:val="18"/>
              </w:rPr>
              <w:t>Fizetés módja*:</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Pénzintézeti számlaszáma:</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Számlázási cím:</w:t>
            </w:r>
          </w:p>
        </w:tc>
        <w:tc>
          <w:tcPr>
            <w:tcW w:w="6759" w:type="dxa"/>
            <w:gridSpan w:val="4"/>
            <w:vAlign w:val="center"/>
          </w:tcPr>
          <w:p w:rsidR="002E77BC" w:rsidRPr="00A71A62" w:rsidRDefault="002E77BC">
            <w:pPr>
              <w:tabs>
                <w:tab w:val="center" w:pos="4536"/>
                <w:tab w:val="right" w:pos="9072"/>
              </w:tabs>
              <w:rPr>
                <w:sz w:val="16"/>
                <w:szCs w:val="18"/>
              </w:rPr>
            </w:pPr>
          </w:p>
        </w:tc>
      </w:tr>
    </w:tbl>
    <w:p w:rsidR="002E77BC" w:rsidRPr="00A71A62" w:rsidRDefault="00B2048E">
      <w:pPr>
        <w:outlineLvl w:val="3"/>
        <w:rPr>
          <w:sz w:val="16"/>
          <w:szCs w:val="18"/>
        </w:rPr>
      </w:pPr>
      <w:r w:rsidRPr="00A71A62">
        <w:rPr>
          <w:sz w:val="16"/>
          <w:szCs w:val="18"/>
        </w:rPr>
        <w:t xml:space="preserve">A *-gal jelölt adatok megadása kötelező. </w:t>
      </w:r>
    </w:p>
    <w:p w:rsidR="002E77BC" w:rsidRPr="00A71A62" w:rsidRDefault="002E77BC">
      <w:pPr>
        <w:keepNext/>
        <w:outlineLvl w:val="2"/>
        <w:rPr>
          <w:sz w:val="10"/>
          <w:szCs w:val="12"/>
        </w:rPr>
      </w:pPr>
      <w:bookmarkStart w:id="2" w:name="_Ref106022975"/>
    </w:p>
    <w:p w:rsidR="002E77BC" w:rsidRPr="00A71A62" w:rsidRDefault="00B2048E">
      <w:pPr>
        <w:keepNext/>
        <w:numPr>
          <w:ilvl w:val="0"/>
          <w:numId w:val="8"/>
        </w:numPr>
        <w:spacing w:before="120" w:after="60"/>
        <w:ind w:left="357" w:hanging="357"/>
        <w:outlineLvl w:val="2"/>
        <w:rPr>
          <w:sz w:val="18"/>
          <w:szCs w:val="24"/>
        </w:rPr>
      </w:pPr>
      <w:r w:rsidRPr="00A71A62">
        <w:rPr>
          <w:sz w:val="18"/>
          <w:szCs w:val="24"/>
        </w:rPr>
        <w:t>Az igénybejelentés oka</w:t>
      </w:r>
      <w:bookmarkEnd w:id="2"/>
    </w:p>
    <w:p w:rsidR="002E77BC" w:rsidRPr="00A71A62" w:rsidRDefault="002E77BC">
      <w:pPr>
        <w:rPr>
          <w:sz w:val="14"/>
          <w:szCs w:val="16"/>
        </w:rPr>
      </w:pPr>
    </w:p>
    <w:p w:rsidR="002E77BC" w:rsidRPr="00A71A62" w:rsidRDefault="00B2048E">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rsidRDefault="002E77BC">
      <w:pPr>
        <w:ind w:right="125"/>
        <w:rPr>
          <w:sz w:val="16"/>
          <w:szCs w:val="18"/>
        </w:rPr>
      </w:pPr>
    </w:p>
    <w:p w:rsidR="002E77BC" w:rsidRPr="00A71A62" w:rsidRDefault="000D3B22" w:rsidP="00E95D8D">
      <w:pPr>
        <w:ind w:right="125"/>
        <w:rPr>
          <w:sz w:val="10"/>
          <w:szCs w:val="12"/>
        </w:rPr>
      </w:pPr>
      <w:r w:rsidRPr="00A71A62">
        <w:rPr>
          <w:noProof/>
          <w:sz w:val="16"/>
          <w:szCs w:val="18"/>
        </w:rPr>
        <mc:AlternateContent>
          <mc:Choice Requires="wps">
            <w:drawing>
              <wp:anchor distT="0" distB="0" distL="114300" distR="114300" simplePos="0" relativeHeight="251824128" behindDoc="0" locked="0" layoutInCell="1" allowOverlap="1">
                <wp:simplePos x="0" y="0"/>
                <wp:positionH relativeFrom="column">
                  <wp:posOffset>2650166</wp:posOffset>
                </wp:positionH>
                <wp:positionV relativeFrom="paragraph">
                  <wp:posOffset>7539</wp:posOffset>
                </wp:positionV>
                <wp:extent cx="175098" cy="194553"/>
                <wp:effectExtent l="0" t="0" r="0" b="0"/>
                <wp:wrapNone/>
                <wp:docPr id="29" name="Szorzás 29"/>
                <wp:cNvGraphicFramePr/>
                <a:graphic xmlns:a="http://schemas.openxmlformats.org/drawingml/2006/main">
                  <a:graphicData uri="http://schemas.microsoft.com/office/word/2010/wordprocessingShape">
                    <wps:wsp>
                      <wps:cNvSpPr/>
                      <wps:spPr>
                        <a:xfrm>
                          <a:off x="0" y="0"/>
                          <a:ext cx="175098" cy="194553"/>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9638961" id="Szorzás 29" o:spid="_x0000_s1026" style="position:absolute;margin-left:208.65pt;margin-top:.6pt;width:13.8pt;height:15.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5098,194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" path="m26749,60502l57360,32952,87549,66495,117738,32952r30611,27550l115252,97277r33097,36774l117738,161601,87549,128058,57360,161601,26749,134051,59846,97277,26749,60502xe" fillcolor="#5b9bd5 [3204]" strokecolor="#1f4d78 [1604]" strokeweight="1pt">
                <v:stroke joinstyle="miter"/>
                <v:path arrowok="t" o:connecttype="custom" o:connectlocs="26749,60502;57360,32952;87549,66495;117738,32952;148349,60502;115252,97277;148349,134051;117738,161601;87549,128058;57360,161601;26749,134051;59846,97277;26749,60502" o:connectangles="0,0,0,0,0,0,0,0,0,0,0,0,0"/>
              </v:shape>
            </w:pict>
          </mc:Fallback>
        </mc:AlternateContent>
      </w:r>
      <w:r w:rsidR="00B2048E" w:rsidRPr="00A71A62">
        <w:rPr>
          <w:sz w:val="16"/>
          <w:szCs w:val="18"/>
        </w:rPr>
        <w:fldChar w:fldCharType="begin">
          <w:ffData>
            <w:name w:val="Jelölő16"/>
            <w:enabled/>
            <w:calcOnExit w:val="0"/>
            <w:checkBox>
              <w:sizeAuto/>
              <w:default w:val="0"/>
            </w:checkBox>
          </w:ffData>
        </w:fldChar>
      </w:r>
      <w:r w:rsidR="00B2048E" w:rsidRPr="00A71A62">
        <w:rPr>
          <w:sz w:val="16"/>
          <w:szCs w:val="18"/>
        </w:rPr>
        <w:instrText xml:space="preserve"> FORMCHECKBOX </w:instrText>
      </w:r>
      <w:r w:rsidR="00A557CA">
        <w:rPr>
          <w:sz w:val="16"/>
          <w:szCs w:val="18"/>
        </w:rPr>
      </w:r>
      <w:r w:rsidR="00A557CA">
        <w:rPr>
          <w:sz w:val="16"/>
          <w:szCs w:val="18"/>
        </w:rPr>
        <w:fldChar w:fldCharType="separate"/>
      </w:r>
      <w:r w:rsidR="00B2048E" w:rsidRPr="00A71A62">
        <w:rPr>
          <w:sz w:val="16"/>
          <w:szCs w:val="18"/>
        </w:rPr>
        <w:fldChar w:fldCharType="end"/>
      </w:r>
      <w:r w:rsidR="00B2048E" w:rsidRPr="00A71A62">
        <w:rPr>
          <w:sz w:val="16"/>
          <w:szCs w:val="18"/>
        </w:rPr>
        <w:t xml:space="preserve">  Ideiglenes vételezés: ……………..-tól, …………….-ig </w:t>
      </w:r>
      <w:r w:rsidR="00B2048E" w:rsidRPr="00A71A62">
        <w:rPr>
          <w:sz w:val="16"/>
          <w:szCs w:val="18"/>
        </w:rPr>
        <w:tab/>
      </w:r>
      <w:r w:rsidR="00B2048E" w:rsidRPr="00A71A62">
        <w:rPr>
          <w:sz w:val="16"/>
          <w:szCs w:val="18"/>
        </w:rPr>
        <w:fldChar w:fldCharType="begin">
          <w:ffData>
            <w:name w:val="Jelölő16"/>
            <w:enabled/>
            <w:calcOnExit w:val="0"/>
            <w:checkBox>
              <w:sizeAuto/>
              <w:default w:val="0"/>
            </w:checkBox>
          </w:ffData>
        </w:fldChar>
      </w:r>
      <w:r w:rsidR="00B2048E" w:rsidRPr="00A71A62">
        <w:rPr>
          <w:sz w:val="16"/>
          <w:szCs w:val="18"/>
        </w:rPr>
        <w:instrText xml:space="preserve"> FORMCHECKBOX </w:instrText>
      </w:r>
      <w:r w:rsidR="00A557CA">
        <w:rPr>
          <w:sz w:val="16"/>
          <w:szCs w:val="18"/>
        </w:rPr>
      </w:r>
      <w:r w:rsidR="00A557CA">
        <w:rPr>
          <w:sz w:val="16"/>
          <w:szCs w:val="18"/>
        </w:rPr>
        <w:fldChar w:fldCharType="separate"/>
      </w:r>
      <w:r w:rsidR="00B2048E" w:rsidRPr="00A71A62">
        <w:rPr>
          <w:sz w:val="16"/>
          <w:szCs w:val="18"/>
        </w:rPr>
        <w:fldChar w:fldCharType="end"/>
      </w:r>
      <w:r w:rsidR="00B2048E" w:rsidRPr="00A71A62">
        <w:rPr>
          <w:sz w:val="16"/>
          <w:szCs w:val="18"/>
        </w:rPr>
        <w:t xml:space="preserve"> Egyéb:  </w:t>
      </w:r>
      <w:r w:rsidR="00E95D8D" w:rsidRPr="00A71A62">
        <w:rPr>
          <w:color w:val="0000FF"/>
          <w:sz w:val="24"/>
          <w:szCs w:val="28"/>
        </w:rPr>
        <w:t>3 fázisra átállás</w:t>
      </w:r>
      <w:r w:rsidR="00E95D8D" w:rsidRPr="00A71A62">
        <w:rPr>
          <w:color w:val="0000FF"/>
          <w:sz w:val="2"/>
          <w:szCs w:val="2"/>
        </w:rPr>
        <w:t/>
      </w:r>
      <w:r w:rsidR="00E95D8D" w:rsidRPr="00A71A62">
        <w:rPr>
          <w:color w:val="0000FF"/>
          <w:sz w:val="24"/>
          <w:szCs w:val="28"/>
        </w:rPr>
        <w:t/>
      </w:r>
    </w:p>
    <w:p w:rsidR="002E77BC" w:rsidRPr="00A71A62" w:rsidRDefault="00B2048E"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RDefault="00B2048E"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RDefault="00B2048E"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0021134F" w:rsidRPr="00A71A62">
        <w:rPr>
          <w:bCs/>
          <w:color w:val="0000FF"/>
          <w:sz w:val="22"/>
          <w:szCs w:val="26"/>
        </w:rPr>
        <w:t>0400123654</w:t>
      </w:r>
      <w:r w:rsidR="0021134F" w:rsidRPr="00A71A62">
        <w:rPr>
          <w:rFonts w:eastAsia="Arial"/>
          <w:bCs/>
          <w:color w:val="0000FF"/>
          <w:sz w:val="2"/>
          <w:szCs w:val="2"/>
        </w:rPr>
        <w:t/>
      </w:r>
      <w:r w:rsidR="0021134F" w:rsidRPr="00A71A62">
        <w:rPr>
          <w:bCs/>
          <w:color w:val="0000FF"/>
          <w:sz w:val="22"/>
          <w:szCs w:val="26"/>
        </w:rPr>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4860"/>
        <w:gridCol w:w="2389"/>
        <w:gridCol w:w="2390"/>
      </w:tblGrid>
      <w:tr w:rsidR="00821180" w:rsidRPr="00A71A62">
        <w:trPr>
          <w:trHeight w:val="377"/>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megnevezése:</w:t>
            </w:r>
          </w:p>
        </w:tc>
        <w:tc>
          <w:tcPr>
            <w:tcW w:w="4779" w:type="dxa"/>
            <w:gridSpan w:val="2"/>
            <w:vAlign w:val="center"/>
          </w:tcPr>
          <w:p w:rsidR="002E77BC" w:rsidRPr="00A71A62" w:rsidRDefault="00B2048E">
            <w:pPr>
              <w:rPr>
                <w:sz w:val="16"/>
                <w:szCs w:val="18"/>
              </w:rPr>
            </w:pPr>
            <w:r w:rsidRPr="00A71A62">
              <w:rPr>
                <w:color w:val="0000FF"/>
                <w:sz w:val="24"/>
                <w:szCs w:val="28"/>
              </w:rPr>
              <w:t>Hajdu Marcell</w:t>
            </w:r>
            <w:r w:rsidRPr="00A71A62">
              <w:rPr>
                <w:color w:val="0000FF"/>
                <w:sz w:val="2"/>
                <w:szCs w:val="2"/>
              </w:rPr>
              <w:t/>
            </w:r>
            <w:r w:rsidRPr="00A71A62">
              <w:rPr>
                <w:color w:val="0000FF"/>
                <w:sz w:val="24"/>
                <w:szCs w:val="28"/>
              </w:rPr>
              <w:t/>
            </w:r>
          </w:p>
        </w:tc>
      </w:tr>
      <w:tr w:rsidR="00821180" w:rsidRPr="00A71A62">
        <w:trPr>
          <w:trHeight w:val="354"/>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címe*:</w:t>
            </w:r>
          </w:p>
        </w:tc>
        <w:tc>
          <w:tcPr>
            <w:tcW w:w="4779" w:type="dxa"/>
            <w:gridSpan w:val="2"/>
            <w:vAlign w:val="center"/>
          </w:tcPr>
          <w:p w:rsidR="002E77BC" w:rsidRPr="00A71A62" w:rsidRDefault="00B2048E">
            <w:pPr>
              <w:rPr>
                <w:sz w:val="16"/>
                <w:szCs w:val="18"/>
              </w:rPr>
            </w:pPr>
            <w:r w:rsidRPr="00A71A62">
              <w:rPr>
                <w:color w:val="0000FF"/>
                <w:sz w:val="18"/>
              </w:rPr>
              <w:t>5820 Mezőhegyes, Tavasz u. 4.</w:t>
            </w:r>
            <w:r w:rsidRPr="00A71A62">
              <w:rPr>
                <w:color w:val="0000FF"/>
                <w:sz w:val="2"/>
                <w:szCs w:val="2"/>
              </w:rPr>
              <w:t/>
            </w:r>
            <w:r w:rsidRPr="00A71A62">
              <w:rPr>
                <w:color w:val="0000FF"/>
                <w:sz w:val="18"/>
              </w:rPr>
              <w:t/>
            </w:r>
          </w:p>
        </w:tc>
      </w:tr>
      <w:tr w:rsidR="00821180" w:rsidRPr="00A71A62">
        <w:trPr>
          <w:trHeight w:val="354"/>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rsidRDefault="00B2048E">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RDefault="00B2048E"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használó</w:t>
            </w:r>
          </w:p>
        </w:tc>
      </w:tr>
      <w:tr w:rsidR="00821180" w:rsidRPr="00A71A62">
        <w:trPr>
          <w:trHeight w:val="354"/>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 célja:</w:t>
            </w:r>
          </w:p>
        </w:tc>
        <w:tc>
          <w:tcPr>
            <w:tcW w:w="4779" w:type="dxa"/>
            <w:gridSpan w:val="2"/>
            <w:vAlign w:val="center"/>
          </w:tcPr>
          <w:p w:rsidR="002E77BC" w:rsidRPr="00A71A62" w:rsidRDefault="000A1488" w:rsidP="000A1488">
            <w:pPr>
              <w:rPr>
                <w:sz w:val="16"/>
                <w:szCs w:val="18"/>
              </w:rPr>
            </w:pPr>
            <w:r w:rsidRPr="000A1488">
              <w:rPr>
                <w:rFonts w:ascii="Helvetica" w:hAnsi="Helvetica" w:cs="Helvetica"/>
                <w:color w:val="0070C0"/>
                <w:sz w:val="18"/>
                <w:szCs w:val="18"/>
                <w:shd w:val="clear" w:color="auto" w:fill="F6F7F9"/>
              </w:rPr>
              <w:t>X</w:t>
            </w:r>
            <w:r w:rsidRPr="000A1488">
              <w:rPr>
                <w:rFonts w:ascii="Helvetica" w:hAnsi="Helvetica" w:cs="Helvetica"/>
                <w:color w:val="0070C0"/>
                <w:sz w:val="2"/>
                <w:szCs w:val="2"/>
                <w:shd w:val="clear" w:color="auto" w:fill="F6F7F9"/>
              </w:rPr>
              <w:t/>
            </w:r>
            <w:r w:rsidRPr="000A1488">
              <w:rPr>
                <w:rFonts w:ascii="Helvetica" w:hAnsi="Helvetica" w:cs="Helvetica"/>
                <w:color w:val="0070C0"/>
                <w:sz w:val="18"/>
                <w:szCs w:val="18"/>
                <w:shd w:val="clear" w:color="auto" w:fill="F6F7F9"/>
              </w:rPr>
              <w:t/>
            </w:r>
            <w:r w:rsidR="00B2048E" w:rsidRPr="00A71A62">
              <w:rPr>
                <w:sz w:val="16"/>
                <w:szCs w:val="18"/>
              </w:rPr>
              <w:t xml:space="preserve">   Lakossági                   </w:t>
            </w:r>
            <w:r w:rsidRPr="000A1488">
              <w:rPr>
                <w:color w:val="0070C0"/>
                <w:sz w:val="16"/>
                <w:szCs w:val="18"/>
              </w:rPr>
              <w:t/>
            </w:r>
            <w:r w:rsidRPr="000A1488">
              <w:rPr>
                <w:color w:val="0070C0"/>
                <w:sz w:val="2"/>
                <w:szCs w:val="2"/>
              </w:rPr>
              <w:t/>
            </w:r>
            <w:r w:rsidRPr="000A1488">
              <w:rPr>
                <w:rFonts w:ascii="Helvetica" w:hAnsi="Helvetica" w:cs="Helvetica"/>
                <w:color w:val="0070C0"/>
                <w:sz w:val="2"/>
                <w:szCs w:val="2"/>
                <w:shd w:val="clear" w:color="auto" w:fill="F6F7F9"/>
              </w:rPr>
              <w:t/>
            </w:r>
            <w:r w:rsidRPr="000A1488">
              <w:rPr>
                <w:rFonts w:ascii="Helvetica" w:hAnsi="Helvetica" w:cs="Helvetica"/>
                <w:color w:val="0070C0"/>
                <w:sz w:val="18"/>
                <w:szCs w:val="18"/>
                <w:shd w:val="clear" w:color="auto" w:fill="F6F7F9"/>
              </w:rPr>
              <w:t/>
            </w:r>
            <w:r w:rsidR="00B2048E" w:rsidRPr="00A71A62">
              <w:rPr>
                <w:sz w:val="16"/>
                <w:szCs w:val="18"/>
              </w:rPr>
              <w:t xml:space="preserve">  Nem lakossági</w:t>
            </w:r>
          </w:p>
        </w:tc>
      </w:tr>
      <w:tr w:rsidR="00821180" w:rsidRPr="00A71A62" w:rsidTr="0035381F">
        <w:trPr>
          <w:trHeight w:val="397"/>
        </w:trPr>
        <w:tc>
          <w:tcPr>
            <w:tcW w:w="4860" w:type="dxa"/>
            <w:shd w:val="clear" w:color="auto" w:fill="E6E6E6"/>
            <w:vAlign w:val="center"/>
          </w:tcPr>
          <w:p w:rsidR="002E77BC" w:rsidRPr="00A71A62" w:rsidRDefault="00B2048E">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rsidRDefault="002E77BC">
            <w:pPr>
              <w:rPr>
                <w:sz w:val="16"/>
                <w:szCs w:val="18"/>
              </w:rPr>
            </w:pPr>
          </w:p>
        </w:tc>
      </w:tr>
      <w:tr w:rsidR="00821180" w:rsidRPr="00A71A62" w:rsidTr="0035381F">
        <w:trPr>
          <w:trHeight w:hRule="exact" w:val="397"/>
        </w:trPr>
        <w:tc>
          <w:tcPr>
            <w:tcW w:w="4860" w:type="dxa"/>
            <w:shd w:val="clear" w:color="auto" w:fill="E6E6E6"/>
            <w:vAlign w:val="center"/>
          </w:tcPr>
          <w:p w:rsidR="002E77BC" w:rsidRPr="00A71A62" w:rsidRDefault="00B2048E">
            <w:pPr>
              <w:ind w:right="125"/>
              <w:rPr>
                <w:sz w:val="16"/>
                <w:szCs w:val="18"/>
              </w:rPr>
            </w:pPr>
            <w:r w:rsidRPr="00A71A62">
              <w:rPr>
                <w:sz w:val="16"/>
                <w:szCs w:val="18"/>
              </w:rPr>
              <w:t>Mérési pont azonosító (POD) vezérelt:</w:t>
            </w:r>
          </w:p>
        </w:tc>
        <w:tc>
          <w:tcPr>
            <w:tcW w:w="4779" w:type="dxa"/>
            <w:gridSpan w:val="2"/>
            <w:vAlign w:val="center"/>
          </w:tcPr>
          <w:p w:rsidR="002E77BC" w:rsidRPr="00A71A62" w:rsidRDefault="002E77BC">
            <w:pPr>
              <w:rPr>
                <w:sz w:val="16"/>
                <w:szCs w:val="18"/>
              </w:rPr>
            </w:pPr>
          </w:p>
        </w:tc>
      </w:tr>
      <w:tr w:rsidR="00821180" w:rsidRPr="00A71A62">
        <w:trPr>
          <w:trHeight w:hRule="exact" w:val="625"/>
        </w:trPr>
        <w:tc>
          <w:tcPr>
            <w:tcW w:w="4860" w:type="dxa"/>
            <w:shd w:val="clear" w:color="auto" w:fill="E6E6E6"/>
            <w:vAlign w:val="center"/>
          </w:tcPr>
          <w:p w:rsidR="002E77BC" w:rsidRPr="00A71A62" w:rsidRDefault="00B2048E">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rsidRDefault="00B2048E">
            <w:pPr>
              <w:rPr>
                <w:sz w:val="16"/>
                <w:szCs w:val="18"/>
              </w:rPr>
            </w:pPr>
            <w:r w:rsidRPr="00A71A62">
              <w:rPr>
                <w:color w:val="0000FF"/>
                <w:sz w:val="18"/>
              </w:rPr>
              <w:t/>
            </w:r>
            <w:r w:rsidRPr="00A71A62">
              <w:rPr>
                <w:color w:val="0000FF"/>
                <w:sz w:val="2"/>
                <w:szCs w:val="2"/>
              </w:rPr>
              <w:t/>
            </w:r>
            <w:r w:rsidRPr="00A71A62">
              <w:rPr>
                <w:color w:val="0000FF"/>
                <w:sz w:val="18"/>
              </w:rPr>
              <w:t/>
            </w:r>
          </w:p>
        </w:tc>
      </w:tr>
      <w:tr w:rsidR="00821180" w:rsidRPr="00A71A62">
        <w:trPr>
          <w:trHeight w:val="270"/>
        </w:trPr>
        <w:tc>
          <w:tcPr>
            <w:tcW w:w="4860" w:type="dxa"/>
            <w:shd w:val="clear" w:color="auto" w:fill="E6E6E6"/>
            <w:vAlign w:val="center"/>
          </w:tcPr>
          <w:p w:rsidR="002E77BC" w:rsidRPr="00A71A62" w:rsidRDefault="00B2048E">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rsidRDefault="00B2048E">
            <w:pPr>
              <w:rPr>
                <w:sz w:val="16"/>
                <w:szCs w:val="18"/>
              </w:rPr>
            </w:pPr>
            <w:r w:rsidRPr="00A71A62">
              <w:rPr>
                <w:color w:val="0000FF"/>
                <w:sz w:val="18"/>
              </w:rPr>
              <w:t/>
            </w:r>
            <w:r w:rsidRPr="00A71A62">
              <w:rPr>
                <w:color w:val="0000FF"/>
                <w:sz w:val="2"/>
                <w:szCs w:val="2"/>
              </w:rPr>
              <w:t/>
            </w:r>
            <w:r w:rsidRPr="00A71A62">
              <w:rPr>
                <w:color w:val="0000FF"/>
                <w:sz w:val="18"/>
              </w:rPr>
              <w:t/>
            </w:r>
          </w:p>
        </w:tc>
      </w:tr>
      <w:tr w:rsidR="00821180" w:rsidRPr="00A71A62">
        <w:trPr>
          <w:trHeight w:val="270"/>
        </w:trPr>
        <w:tc>
          <w:tcPr>
            <w:tcW w:w="4860" w:type="dxa"/>
            <w:shd w:val="clear" w:color="auto" w:fill="E6E6E6"/>
            <w:vAlign w:val="center"/>
          </w:tcPr>
          <w:p w:rsidR="002E77BC" w:rsidRPr="00A71A62" w:rsidRDefault="00B2048E">
            <w:pPr>
              <w:ind w:right="125"/>
              <w:rPr>
                <w:sz w:val="16"/>
                <w:szCs w:val="18"/>
              </w:rPr>
            </w:pPr>
            <w:r w:rsidRPr="00A71A62">
              <w:rPr>
                <w:sz w:val="16"/>
                <w:szCs w:val="18"/>
              </w:rPr>
              <w:t>Profilos felhasználás esetén minden napszaki</w:t>
            </w:r>
          </w:p>
          <w:p w:rsidR="002E77BC" w:rsidRPr="00A71A62" w:rsidRDefault="00B2048E">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rsidRDefault="00B2048E">
            <w:pPr>
              <w:rPr>
                <w:sz w:val="16"/>
                <w:szCs w:val="18"/>
              </w:rPr>
            </w:pPr>
            <w:r w:rsidRPr="00A71A62">
              <w:rPr>
                <w:sz w:val="16"/>
                <w:szCs w:val="18"/>
              </w:rPr>
              <w:t>_______________     kWh</w:t>
            </w:r>
          </w:p>
        </w:tc>
      </w:tr>
      <w:tr w:rsidR="00821180" w:rsidRPr="00A71A62">
        <w:trPr>
          <w:trHeight w:val="270"/>
        </w:trPr>
        <w:tc>
          <w:tcPr>
            <w:tcW w:w="4860" w:type="dxa"/>
            <w:shd w:val="clear" w:color="auto" w:fill="E6E6E6"/>
            <w:vAlign w:val="center"/>
          </w:tcPr>
          <w:p w:rsidR="002E77BC" w:rsidRPr="00A71A62" w:rsidRDefault="00B2048E">
            <w:pPr>
              <w:ind w:right="125"/>
              <w:rPr>
                <w:sz w:val="16"/>
                <w:szCs w:val="18"/>
              </w:rPr>
            </w:pPr>
            <w:r w:rsidRPr="00A71A62">
              <w:rPr>
                <w:sz w:val="16"/>
                <w:szCs w:val="18"/>
              </w:rPr>
              <w:t>Profilos felhasználás esetén vezérelt</w:t>
            </w:r>
          </w:p>
          <w:p w:rsidR="002E77BC" w:rsidRPr="00A71A62" w:rsidRDefault="00B2048E">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rsidRDefault="00B2048E">
            <w:pPr>
              <w:rPr>
                <w:sz w:val="16"/>
                <w:szCs w:val="18"/>
              </w:rPr>
            </w:pPr>
            <w:r w:rsidRPr="00A71A62">
              <w:rPr>
                <w:sz w:val="16"/>
                <w:szCs w:val="18"/>
              </w:rPr>
              <w:t>_______________     kWh</w:t>
            </w:r>
          </w:p>
        </w:tc>
      </w:tr>
      <w:tr w:rsidR="00821180" w:rsidRPr="00A71A62" w:rsidTr="00B2048E">
        <w:trPr>
          <w:trHeight w:val="397"/>
        </w:trPr>
        <w:tc>
          <w:tcPr>
            <w:tcW w:w="4860" w:type="dxa"/>
            <w:shd w:val="clear" w:color="auto" w:fill="E6E6E6"/>
            <w:vAlign w:val="center"/>
          </w:tcPr>
          <w:p w:rsidR="00E52540" w:rsidRPr="00A71A62" w:rsidRDefault="00B2048E"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RDefault="00B2048E"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RDefault="00B2048E"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R="00821180" w:rsidRPr="00A71A62" w:rsidTr="0035381F">
        <w:trPr>
          <w:trHeight w:val="397"/>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rsidRDefault="00B2048E">
            <w:pPr>
              <w:rPr>
                <w:sz w:val="16"/>
                <w:szCs w:val="18"/>
              </w:rPr>
            </w:pPr>
            <w:r w:rsidRPr="00A71A62">
              <w:rPr>
                <w:sz w:val="16"/>
                <w:szCs w:val="18"/>
              </w:rPr>
              <w:t>Lakás</w:t>
            </w:r>
          </w:p>
        </w:tc>
      </w:tr>
    </w:tbl>
    <w:p w:rsidR="002E77BC" w:rsidRPr="00A71A62" w:rsidRDefault="00B2048E">
      <w:pPr>
        <w:outlineLvl w:val="3"/>
        <w:rPr>
          <w:sz w:val="16"/>
          <w:szCs w:val="18"/>
        </w:rPr>
      </w:pPr>
      <w:r w:rsidRPr="00A71A62">
        <w:rPr>
          <w:sz w:val="16"/>
          <w:szCs w:val="18"/>
        </w:rPr>
        <w:t xml:space="preserve">A *-gal jelölt adatok megadása kötelező. </w:t>
      </w:r>
    </w:p>
    <w:p w:rsidR="002E77BC" w:rsidRPr="00A71A62" w:rsidRDefault="00B2048E" w:rsidP="00265436">
      <w:pPr>
        <w:keepNext/>
        <w:outlineLvl w:val="3"/>
        <w:rPr>
          <w:sz w:val="16"/>
          <w:szCs w:val="18"/>
        </w:rPr>
      </w:pPr>
      <w:r w:rsidRPr="00A71A62">
        <w:rPr>
          <w:sz w:val="16"/>
          <w:szCs w:val="18"/>
        </w:rPr>
        <w:t>**: A használat jogcímét igazoló okiratot kérjük bemutatni.</w:t>
      </w:r>
    </w:p>
    <w:p w:rsidR="002E77BC" w:rsidRPr="00A71A62" w:rsidRDefault="00B2048E" w:rsidP="0027691C">
      <w:pPr>
        <w:rPr>
          <w:sz w:val="18"/>
        </w:rPr>
      </w:pPr>
      <w:r w:rsidRPr="00A71A62">
        <w:rPr>
          <w:sz w:val="16"/>
          <w:szCs w:val="18"/>
        </w:rPr>
        <w:t xml:space="preserve">***: </w:t>
      </w:r>
      <w:r w:rsidR="00121FB0" w:rsidRPr="00A71A62">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00121FB0" w:rsidRPr="00A71A62">
        <w:rPr>
          <w:sz w:val="16"/>
          <w:szCs w:val="18"/>
        </w:rPr>
        <w:t>kötelező megadni</w:t>
      </w:r>
      <w:r w:rsidRPr="00A71A62">
        <w:rPr>
          <w:sz w:val="16"/>
          <w:szCs w:val="18"/>
        </w:rPr>
        <w:t xml:space="preserve">.  </w:t>
      </w:r>
      <w:r w:rsidRPr="00A71A62">
        <w:rPr>
          <w:sz w:val="18"/>
        </w:rPr>
        <w:t>Mérés nélküli</w:t>
      </w:r>
      <w:r w:rsidR="00405321" w:rsidRPr="00A71A62">
        <w:rPr>
          <w:sz w:val="18"/>
        </w:rPr>
        <w:t xml:space="preserve"> elszámolásra vonatkozó adatok:</w:t>
      </w:r>
    </w:p>
    <w:p w:rsidR="00405321" w:rsidRPr="00A71A62" w:rsidRDefault="00B2048E" w:rsidP="0027691C">
      <w:pPr>
        <w:rPr>
          <w:sz w:val="16"/>
          <w:szCs w:val="18"/>
        </w:rPr>
      </w:pPr>
      <w:r w:rsidRPr="00A71A62">
        <w:rPr>
          <w:sz w:val="16"/>
          <w:szCs w:val="18"/>
        </w:rPr>
        <w:t xml:space="preserve">(Pl. </w:t>
      </w:r>
      <w:r w:rsidR="002E77BC" w:rsidRPr="00A71A62">
        <w:rPr>
          <w:sz w:val="16"/>
          <w:szCs w:val="18"/>
        </w:rPr>
        <w:t>Reklámtábla, parkoló automata, telefonfülke, kábeltévé erősítő, forgalomirányító berendezés</w:t>
      </w:r>
      <w:r w:rsidRPr="00A71A62">
        <w:rPr>
          <w:sz w:val="16"/>
          <w:szCs w:val="18"/>
        </w:rPr>
        <w:t>, térfigyelő kamera esetén.)</w:t>
      </w:r>
    </w:p>
    <w:p w:rsidR="00405321" w:rsidRPr="00A71A62" w:rsidRDefault="00405321" w:rsidP="0027691C">
      <w:pPr>
        <w:rPr>
          <w:sz w:val="16"/>
          <w:szCs w:val="18"/>
        </w:rPr>
      </w:pPr>
    </w:p>
    <w:p w:rsidR="0021134F" w:rsidRPr="00A71A62" w:rsidRDefault="0021134F" w:rsidP="0027691C">
      <w:pPr>
        <w:rPr>
          <w:sz w:val="16"/>
          <w:szCs w:val="18"/>
        </w:rPr>
      </w:pPr>
    </w:p>
    <w:p w:rsidR="0021134F" w:rsidRPr="00A71A62" w:rsidRDefault="0021134F" w:rsidP="0027691C">
      <w:pPr>
        <w:rPr>
          <w:sz w:val="16"/>
          <w:szCs w:val="18"/>
        </w:rPr>
      </w:pPr>
    </w:p>
    <w:p w:rsidR="0021134F" w:rsidRPr="00A71A62" w:rsidRDefault="0021134F"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21134F" w:rsidRPr="00A71A62" w:rsidRDefault="0021134F" w:rsidP="0027691C">
      <w:pPr>
        <w:rPr>
          <w:sz w:val="16"/>
          <w:szCs w:val="18"/>
        </w:rPr>
      </w:pPr>
    </w:p>
    <w:p w:rsidR="0021134F" w:rsidRPr="00A71A62" w:rsidRDefault="0021134F" w:rsidP="0027691C">
      <w:pPr>
        <w:rPr>
          <w:sz w:val="16"/>
          <w:szCs w:val="18"/>
        </w:rPr>
      </w:pPr>
    </w:p>
    <w:p w:rsidR="00405321" w:rsidRPr="00A71A62" w:rsidRDefault="00B2048E" w:rsidP="0027691C">
      <w:pPr>
        <w:rPr>
          <w:sz w:val="16"/>
          <w:szCs w:val="18"/>
        </w:rPr>
      </w:pPr>
      <w:r w:rsidRPr="00A71A62">
        <w:rPr>
          <w:sz w:val="16"/>
          <w:szCs w:val="18"/>
        </w:rPr>
        <w:t>Villamos-energia f</w:t>
      </w:r>
      <w:r w:rsidR="002E77BC" w:rsidRPr="00A71A62">
        <w:rPr>
          <w:sz w:val="16"/>
          <w:szCs w:val="18"/>
        </w:rPr>
        <w:t xml:space="preserve">elhasználás </w:t>
      </w:r>
      <w:r w:rsidRPr="00A71A62">
        <w:rPr>
          <w:sz w:val="16"/>
          <w:szCs w:val="18"/>
        </w:rPr>
        <w:t xml:space="preserve">számításához az üzemidő </w:t>
      </w:r>
      <w:r w:rsidR="002E77BC" w:rsidRPr="00A71A62">
        <w:rPr>
          <w:sz w:val="16"/>
          <w:szCs w:val="18"/>
        </w:rPr>
        <w:t>meghatározásá</w:t>
      </w:r>
      <w:r w:rsidRPr="00A71A62">
        <w:rPr>
          <w:sz w:val="16"/>
          <w:szCs w:val="18"/>
        </w:rPr>
        <w:t xml:space="preserve">nak </w:t>
      </w:r>
      <w:r w:rsidR="002E77BC" w:rsidRPr="00A71A62">
        <w:rPr>
          <w:sz w:val="16"/>
          <w:szCs w:val="18"/>
        </w:rPr>
        <w:t>alapja</w:t>
      </w:r>
      <w:r w:rsidRPr="00A71A62">
        <w:rPr>
          <w:sz w:val="16"/>
          <w:szCs w:val="18"/>
        </w:rPr>
        <w:t>:</w:t>
      </w:r>
    </w:p>
    <w:p w:rsidR="002E77BC" w:rsidRPr="00A71A62" w:rsidRDefault="00B2048E" w:rsidP="0027691C">
      <w:pPr>
        <w:rPr>
          <w:sz w:val="16"/>
          <w:szCs w:val="18"/>
        </w:rPr>
      </w:pPr>
      <w:r w:rsidRPr="00A71A62">
        <w:rPr>
          <w:sz w:val="16"/>
          <w:szCs w:val="18"/>
        </w:rPr>
        <w:lastRenderedPageBreak/>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Közvilágítási naptár</w:t>
      </w:r>
      <w:r w:rsidR="00093518" w:rsidRPr="00A71A62">
        <w:rPr>
          <w:sz w:val="16"/>
          <w:szCs w:val="18"/>
        </w:rPr>
        <w:t xml:space="preserve"> </w:t>
      </w:r>
      <w:r w:rsidRPr="00A71A62">
        <w:rPr>
          <w:sz w:val="16"/>
          <w:szCs w:val="18"/>
        </w:rPr>
        <w:t xml:space="preserve">  </w:t>
      </w:r>
      <w:r w:rsidR="00405321" w:rsidRPr="00A71A62">
        <w:rPr>
          <w:sz w:val="16"/>
          <w:szCs w:val="18"/>
        </w:rPr>
        <w:tab/>
      </w:r>
      <w:r w:rsidR="00405321" w:rsidRPr="00A71A62">
        <w:rPr>
          <w:sz w:val="16"/>
          <w:szCs w:val="18"/>
        </w:rPr>
        <w:fldChar w:fldCharType="begin">
          <w:ffData>
            <w:name w:val="Jelölő16"/>
            <w:enabled/>
            <w:calcOnExit w:val="0"/>
            <w:checkBox>
              <w:sizeAuto/>
              <w:default w:val="0"/>
            </w:checkBox>
          </w:ffData>
        </w:fldChar>
      </w:r>
      <w:r w:rsidR="00405321" w:rsidRPr="00A71A62">
        <w:rPr>
          <w:sz w:val="16"/>
          <w:szCs w:val="18"/>
        </w:rPr>
        <w:instrText xml:space="preserve"> FORMCHECKBOX </w:instrText>
      </w:r>
      <w:r w:rsidR="00A557CA">
        <w:rPr>
          <w:sz w:val="16"/>
          <w:szCs w:val="18"/>
        </w:rPr>
      </w:r>
      <w:r w:rsidR="00A557CA">
        <w:rPr>
          <w:sz w:val="16"/>
          <w:szCs w:val="18"/>
        </w:rPr>
        <w:fldChar w:fldCharType="separate"/>
      </w:r>
      <w:r w:rsidR="00405321" w:rsidRPr="00A71A62">
        <w:rPr>
          <w:sz w:val="16"/>
          <w:szCs w:val="18"/>
        </w:rPr>
        <w:fldChar w:fldCharType="end"/>
      </w:r>
      <w:r w:rsidR="00405321" w:rsidRPr="00A71A62">
        <w:rPr>
          <w:sz w:val="16"/>
          <w:szCs w:val="18"/>
        </w:rPr>
        <w:t xml:space="preserve">   Egész napos, évi 8760 óra</w:t>
      </w:r>
      <w:r w:rsidR="00405321" w:rsidRPr="00A71A62">
        <w:rPr>
          <w:sz w:val="16"/>
          <w:szCs w:val="18"/>
        </w:rPr>
        <w:tab/>
      </w:r>
      <w:r w:rsidR="00405321"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Napi üzemóra: …………</w:t>
      </w:r>
      <w:r w:rsidR="00405321" w:rsidRPr="00A71A62">
        <w:rPr>
          <w:sz w:val="16"/>
          <w:szCs w:val="18"/>
        </w:rPr>
        <w:t xml:space="preserve"> óra</w:t>
      </w:r>
    </w:p>
    <w:p w:rsidR="002E77BC" w:rsidRPr="00A71A62" w:rsidRDefault="002E77BC" w:rsidP="00FE5B0A">
      <w:pPr>
        <w:jc w:val="both"/>
        <w:rPr>
          <w:sz w:val="16"/>
          <w:szCs w:val="18"/>
        </w:rPr>
      </w:pPr>
    </w:p>
    <w:p w:rsidR="00405321" w:rsidRPr="00A71A62" w:rsidRDefault="00B2048E" w:rsidP="00FE5B0A">
      <w:pPr>
        <w:jc w:val="both"/>
        <w:rPr>
          <w:sz w:val="16"/>
          <w:szCs w:val="18"/>
        </w:rPr>
      </w:pPr>
      <w:r w:rsidRPr="00A71A62">
        <w:rPr>
          <w:sz w:val="16"/>
          <w:szCs w:val="18"/>
        </w:rPr>
        <w:t>Figyelembe vett teljesítmény:</w:t>
      </w:r>
    </w:p>
    <w:p w:rsidR="00093518" w:rsidRPr="00A71A62" w:rsidRDefault="00B2048E"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Első túláram</w:t>
      </w:r>
      <w:r w:rsidR="007170ED" w:rsidRPr="00A71A62">
        <w:rPr>
          <w:bCs/>
          <w:sz w:val="16"/>
          <w:szCs w:val="18"/>
        </w:rPr>
        <w:t xml:space="preserve"> </w:t>
      </w:r>
      <w:r w:rsidRPr="00A71A62">
        <w:rPr>
          <w:bCs/>
          <w:sz w:val="16"/>
          <w:szCs w:val="18"/>
        </w:rPr>
        <w:t>védelmi eszköz névleges árama</w:t>
      </w:r>
      <w:r w:rsidR="00405321" w:rsidRPr="00A71A62">
        <w:rPr>
          <w:bCs/>
          <w:sz w:val="16"/>
          <w:szCs w:val="18"/>
        </w:rPr>
        <w:t xml:space="preserve"> a 3.3. pont szerint, vagy</w:t>
      </w:r>
    </w:p>
    <w:p w:rsidR="00093518" w:rsidRPr="00A71A62" w:rsidRDefault="00B2048E"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00823DFF" w:rsidRPr="00A71A62">
        <w:rPr>
          <w:bCs/>
          <w:sz w:val="16"/>
          <w:szCs w:val="18"/>
        </w:rPr>
        <w:t xml:space="preserve">az </w:t>
      </w:r>
      <w:r w:rsidR="00823DFF" w:rsidRPr="00A71A62">
        <w:rPr>
          <w:bCs/>
          <w:color w:val="212100"/>
          <w:sz w:val="16"/>
          <w:szCs w:val="18"/>
        </w:rPr>
        <w:t>elosztóval történt megállapodás</w:t>
      </w:r>
      <w:r w:rsidRPr="00A71A62">
        <w:rPr>
          <w:bCs/>
          <w:sz w:val="16"/>
          <w:szCs w:val="18"/>
        </w:rPr>
        <w:t>* alapján:</w:t>
      </w:r>
      <w:r w:rsidR="00823DFF" w:rsidRPr="00A71A62">
        <w:rPr>
          <w:bCs/>
          <w:sz w:val="16"/>
          <w:szCs w:val="18"/>
        </w:rPr>
        <w:t xml:space="preserve">  </w:t>
      </w:r>
      <w:r w:rsidRPr="00A71A62">
        <w:rPr>
          <w:bCs/>
          <w:sz w:val="16"/>
          <w:szCs w:val="18"/>
        </w:rPr>
        <w:t>………………..  kW</w:t>
      </w:r>
    </w:p>
    <w:p w:rsidR="002E77BC" w:rsidRPr="00A71A62" w:rsidRDefault="00B2048E" w:rsidP="00FE5B0A">
      <w:pPr>
        <w:keepNext/>
        <w:spacing w:before="60" w:after="60"/>
        <w:jc w:val="both"/>
        <w:outlineLvl w:val="2"/>
        <w:rPr>
          <w:bCs/>
          <w:color w:val="212100"/>
          <w:sz w:val="16"/>
          <w:szCs w:val="18"/>
        </w:rPr>
      </w:pPr>
      <w:r w:rsidRPr="00A71A62">
        <w:rPr>
          <w:bCs/>
          <w:color w:val="212100"/>
          <w:sz w:val="16"/>
          <w:szCs w:val="18"/>
        </w:rPr>
        <w:t>* A</w:t>
      </w:r>
      <w:r w:rsidR="00823DFF" w:rsidRPr="00A71A62">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RDefault="00093518" w:rsidP="0027691C">
      <w:pPr>
        <w:rPr>
          <w:sz w:val="22"/>
          <w:szCs w:val="24"/>
        </w:rPr>
      </w:pPr>
    </w:p>
    <w:p w:rsidR="002E77BC" w:rsidRPr="00A71A62" w:rsidRDefault="00B2048E"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RDefault="00B2048E" w:rsidP="00577E0E">
      <w:pPr>
        <w:keepNext/>
        <w:numPr>
          <w:ilvl w:val="1"/>
          <w:numId w:val="8"/>
        </w:numPr>
        <w:spacing w:before="120" w:after="60"/>
        <w:ind w:left="357" w:hanging="357"/>
        <w:outlineLvl w:val="2"/>
        <w:rPr>
          <w:bCs/>
          <w:i/>
          <w:sz w:val="16"/>
          <w:szCs w:val="18"/>
        </w:rPr>
      </w:pPr>
      <w:r w:rsidRPr="00A71A62">
        <w:rPr>
          <w:bCs/>
          <w:i/>
          <w:sz w:val="16"/>
          <w:szCs w:val="18"/>
        </w:rPr>
        <w:t>Igény</w:t>
      </w:r>
      <w:r w:rsidR="00517DE7" w:rsidRPr="00A71A62">
        <w:rPr>
          <w:bCs/>
          <w:i/>
          <w:sz w:val="16"/>
          <w:szCs w:val="18"/>
        </w:rPr>
        <w:t>el</w:t>
      </w:r>
      <w:r w:rsidR="00482759" w:rsidRPr="00A71A62">
        <w:rPr>
          <w:bCs/>
          <w:i/>
          <w:sz w:val="16"/>
          <w:szCs w:val="18"/>
        </w:rPr>
        <w:t xml:space="preserve">t </w:t>
      </w:r>
      <w:r w:rsidRPr="00A71A62">
        <w:rPr>
          <w:bCs/>
          <w:i/>
          <w:sz w:val="16"/>
          <w:szCs w:val="18"/>
        </w:rPr>
        <w:t>teljesítmény:</w:t>
      </w:r>
    </w:p>
    <w:p w:rsidR="00823DFF" w:rsidRPr="00A71A62" w:rsidRDefault="00B2048E" w:rsidP="0027691C">
      <w:pPr>
        <w:rPr>
          <w:sz w:val="16"/>
          <w:szCs w:val="18"/>
        </w:rPr>
      </w:pPr>
      <w:r w:rsidRPr="00A71A62">
        <w:rPr>
          <w:sz w:val="16"/>
          <w:szCs w:val="18"/>
        </w:rPr>
        <w:t>Profil alapú elszámolás esetén</w:t>
      </w:r>
      <w:r w:rsidR="00D748DC" w:rsidRPr="00A71A62">
        <w:rPr>
          <w:sz w:val="16"/>
          <w:szCs w:val="18"/>
        </w:rPr>
        <w:t xml:space="preserve"> (legfeljebb 3 x 80 Amper)</w:t>
      </w:r>
      <w:r w:rsidRPr="00A71A62">
        <w:rPr>
          <w:sz w:val="16"/>
          <w:szCs w:val="18"/>
        </w:rPr>
        <w:t>:</w:t>
      </w:r>
    </w:p>
    <w:p w:rsidR="002E77BC" w:rsidRPr="00A71A62" w:rsidRDefault="002E77BC">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7"/>
        <w:gridCol w:w="6662"/>
      </w:tblGrid>
      <w:tr w:rsidR="00821180" w:rsidRPr="00A71A62" w:rsidTr="0027691C">
        <w:trPr>
          <w:trHeight w:val="766"/>
        </w:trPr>
        <w:tc>
          <w:tcPr>
            <w:tcW w:w="2977" w:type="dxa"/>
            <w:shd w:val="clear" w:color="auto" w:fill="E6E6E6"/>
          </w:tcPr>
          <w:p w:rsidR="00823DFF" w:rsidRPr="00A71A62" w:rsidRDefault="00823DFF" w:rsidP="0027691C">
            <w:pPr>
              <w:keepNext/>
              <w:outlineLvl w:val="3"/>
              <w:rPr>
                <w:sz w:val="16"/>
                <w:szCs w:val="18"/>
              </w:rPr>
            </w:pPr>
          </w:p>
          <w:p w:rsidR="00482759" w:rsidRPr="00A71A62" w:rsidRDefault="00B2048E">
            <w:pPr>
              <w:keepNext/>
              <w:outlineLvl w:val="3"/>
              <w:rPr>
                <w:sz w:val="16"/>
                <w:szCs w:val="18"/>
              </w:rPr>
            </w:pPr>
            <w:r w:rsidRPr="00A71A62">
              <w:rPr>
                <w:sz w:val="16"/>
                <w:szCs w:val="18"/>
              </w:rPr>
              <w:t>Mindennapszaki*:</w:t>
            </w:r>
          </w:p>
          <w:p w:rsidR="00482759" w:rsidRPr="00A71A62" w:rsidRDefault="00482759">
            <w:pPr>
              <w:keepNext/>
              <w:outlineLvl w:val="3"/>
              <w:rPr>
                <w:sz w:val="16"/>
                <w:szCs w:val="18"/>
              </w:rPr>
            </w:pPr>
          </w:p>
          <w:p w:rsidR="002E77BC" w:rsidRPr="00A71A62" w:rsidRDefault="00B2048E" w:rsidP="0027691C">
            <w:pPr>
              <w:keepNext/>
              <w:outlineLvl w:val="3"/>
              <w:rPr>
                <w:sz w:val="16"/>
                <w:szCs w:val="18"/>
              </w:rPr>
            </w:pPr>
            <w:r w:rsidRPr="00A71A62">
              <w:rPr>
                <w:sz w:val="16"/>
                <w:szCs w:val="18"/>
              </w:rPr>
              <w:t>Vezérelt:</w:t>
            </w:r>
          </w:p>
          <w:p w:rsidR="00FE5C89" w:rsidRPr="00A71A62" w:rsidRDefault="00FE5C89" w:rsidP="0027691C">
            <w:pPr>
              <w:keepNext/>
              <w:outlineLvl w:val="3"/>
              <w:rPr>
                <w:sz w:val="16"/>
                <w:szCs w:val="18"/>
              </w:rPr>
            </w:pPr>
            <w:r w:rsidRPr="00A71A62">
              <w:rPr>
                <w:sz w:val="16"/>
                <w:szCs w:val="18"/>
              </w:rPr>
              <w:br/>
              <w:t>„H” tarifa:</w:t>
            </w:r>
          </w:p>
        </w:tc>
        <w:tc>
          <w:tcPr>
            <w:tcW w:w="6662" w:type="dxa"/>
          </w:tcPr>
          <w:p w:rsidR="002E77BC" w:rsidRPr="00A71A62" w:rsidRDefault="00B2048E" w:rsidP="0027691C">
            <w:pPr>
              <w:spacing w:before="120" w:line="480" w:lineRule="auto"/>
              <w:rPr>
                <w:sz w:val="16"/>
                <w:szCs w:val="18"/>
              </w:rPr>
            </w:pPr>
            <w:r w:rsidRPr="00A71A62">
              <w:rPr>
                <w:sz w:val="16"/>
                <w:szCs w:val="18"/>
              </w:rPr>
              <w:t>_________ kW</w:t>
            </w:r>
            <w:r w:rsidRPr="00A71A62">
              <w:rPr>
                <w:sz w:val="16"/>
                <w:szCs w:val="18"/>
              </w:rPr>
              <w:tab/>
              <w:t xml:space="preserve">L1: </w:t>
            </w:r>
            <w:r w:rsidR="00D94701" w:rsidRPr="00A71A62">
              <w:rPr>
                <w:color w:val="0000FF"/>
                <w:sz w:val="22"/>
                <w:szCs w:val="24"/>
              </w:rPr>
              <w:t>16</w:t>
            </w:r>
            <w:r w:rsidR="00D94701" w:rsidRPr="00A71A62">
              <w:rPr>
                <w:color w:val="0000FF"/>
                <w:sz w:val="2"/>
                <w:szCs w:val="2"/>
              </w:rPr>
              <w:t/>
            </w:r>
            <w:r w:rsidR="00D94701" w:rsidRPr="00A71A62">
              <w:rPr>
                <w:color w:val="0000FF"/>
                <w:sz w:val="22"/>
                <w:szCs w:val="24"/>
              </w:rPr>
              <w:t>__</w:t>
            </w:r>
            <w:r w:rsidRPr="00A71A62">
              <w:rPr>
                <w:sz w:val="16"/>
                <w:szCs w:val="18"/>
              </w:rPr>
              <w:t xml:space="preserve"> A; L2: </w:t>
            </w:r>
            <w:r w:rsidR="00D94701" w:rsidRPr="00A71A62">
              <w:rPr>
                <w:color w:val="0000FF"/>
                <w:sz w:val="22"/>
                <w:szCs w:val="24"/>
              </w:rPr>
              <w:t>16</w:t>
            </w:r>
            <w:r w:rsidR="00D94701" w:rsidRPr="00A71A62">
              <w:rPr>
                <w:color w:val="0000FF"/>
                <w:sz w:val="2"/>
                <w:szCs w:val="2"/>
              </w:rPr>
              <w:t/>
            </w:r>
            <w:r w:rsidR="00D94701" w:rsidRPr="00A71A62">
              <w:rPr>
                <w:color w:val="0000FF"/>
                <w:sz w:val="22"/>
                <w:szCs w:val="24"/>
              </w:rPr>
              <w:t>__</w:t>
            </w:r>
            <w:r w:rsidRPr="00A71A62">
              <w:rPr>
                <w:sz w:val="16"/>
                <w:szCs w:val="18"/>
              </w:rPr>
              <w:t xml:space="preserve"> A; L3: </w:t>
            </w:r>
            <w:r w:rsidR="00D94701" w:rsidRPr="00A71A62">
              <w:rPr>
                <w:color w:val="0000FF"/>
                <w:sz w:val="22"/>
                <w:szCs w:val="24"/>
              </w:rPr>
              <w:t>16</w:t>
            </w:r>
            <w:r w:rsidR="00D94701" w:rsidRPr="00A71A62">
              <w:rPr>
                <w:color w:val="0000FF"/>
                <w:sz w:val="2"/>
                <w:szCs w:val="2"/>
              </w:rPr>
              <w:t/>
            </w:r>
            <w:r w:rsidR="00D94701" w:rsidRPr="00A71A62">
              <w:rPr>
                <w:color w:val="0000FF"/>
                <w:sz w:val="22"/>
                <w:szCs w:val="24"/>
              </w:rPr>
              <w:t>__</w:t>
            </w:r>
            <w:r w:rsidRPr="00A71A62">
              <w:rPr>
                <w:sz w:val="16"/>
                <w:szCs w:val="18"/>
              </w:rPr>
              <w:t xml:space="preserve"> A; összesen: </w:t>
            </w:r>
            <w:r w:rsidR="00D70FBE" w:rsidRPr="00D70FBE">
              <w:rPr>
                <w:color w:val="0000FF"/>
                <w:sz w:val="22"/>
                <w:szCs w:val="24"/>
              </w:rPr>
              <w:t/>
            </w:r>
            <w:r w:rsidR="00D70FBE" w:rsidRPr="00D70FBE">
              <w:rPr>
                <w:color w:val="0000FF"/>
                <w:sz w:val="2"/>
                <w:szCs w:val="2"/>
              </w:rPr>
              <w:t/>
            </w:r>
            <w:r w:rsidR="00D70FBE" w:rsidRPr="00D70FBE">
              <w:rPr>
                <w:color w:val="0000FF"/>
                <w:sz w:val="22"/>
                <w:szCs w:val="24"/>
              </w:rPr>
              <w:t/>
            </w:r>
            <w:r w:rsidRPr="00A71A62">
              <w:rPr>
                <w:sz w:val="16"/>
                <w:szCs w:val="18"/>
              </w:rPr>
              <w:t>A</w:t>
            </w:r>
          </w:p>
          <w:p w:rsidR="00FE5C89" w:rsidRPr="00A71A62" w:rsidRDefault="00B2048E" w:rsidP="0027691C">
            <w:pPr>
              <w:spacing w:line="480" w:lineRule="auto"/>
              <w:rPr>
                <w:sz w:val="16"/>
                <w:szCs w:val="18"/>
              </w:rPr>
            </w:pPr>
            <w:r w:rsidRPr="00A71A62">
              <w:rPr>
                <w:sz w:val="16"/>
                <w:szCs w:val="18"/>
              </w:rPr>
              <w:t>_________ kW</w:t>
            </w:r>
            <w:r w:rsidRPr="00A71A62">
              <w:rPr>
                <w:sz w:val="16"/>
                <w:szCs w:val="18"/>
              </w:rPr>
              <w:tab/>
              <w:t xml:space="preserve">L1: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__</w:t>
            </w:r>
            <w:r w:rsidRPr="00A71A62">
              <w:rPr>
                <w:sz w:val="16"/>
                <w:szCs w:val="18"/>
              </w:rPr>
              <w:t xml:space="preserve"> A; L2: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
            </w:r>
            <w:r w:rsidRPr="00A71A62">
              <w:rPr>
                <w:sz w:val="16"/>
                <w:szCs w:val="18"/>
              </w:rPr>
              <w:t xml:space="preserve"> </w:t>
            </w:r>
            <w:r w:rsidR="00D94701" w:rsidRPr="00A71A62">
              <w:rPr>
                <w:sz w:val="16"/>
                <w:szCs w:val="18"/>
              </w:rPr>
              <w:t>__</w:t>
            </w:r>
            <w:r w:rsidRPr="00A71A62">
              <w:rPr>
                <w:sz w:val="16"/>
                <w:szCs w:val="18"/>
              </w:rPr>
              <w:t xml:space="preserve">A; L3: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w:t>
            </w:r>
            <w:r w:rsidRPr="00A71A62">
              <w:rPr>
                <w:sz w:val="16"/>
                <w:szCs w:val="18"/>
              </w:rPr>
              <w:t xml:space="preserve"> A; összesen: </w:t>
            </w:r>
            <w:r w:rsidR="00D94701" w:rsidRPr="00A71A62">
              <w:rPr>
                <w:color w:val="0000FF"/>
                <w:sz w:val="22"/>
                <w:szCs w:val="24"/>
              </w:rPr>
              <w:t>NFA2x2x25</w:t>
            </w:r>
            <w:r w:rsidR="00D94701" w:rsidRPr="00A71A62">
              <w:rPr>
                <w:color w:val="0000FF"/>
                <w:sz w:val="2"/>
                <w:szCs w:val="2"/>
              </w:rPr>
              <w:t/>
            </w:r>
            <w:r w:rsidR="00D94701" w:rsidRPr="00A71A62">
              <w:rPr>
                <w:color w:val="0000FF"/>
                <w:sz w:val="22"/>
                <w:szCs w:val="24"/>
              </w:rPr>
              <w:t/>
            </w:r>
            <w:r w:rsidRPr="00A71A62">
              <w:rPr>
                <w:sz w:val="16"/>
                <w:szCs w:val="18"/>
              </w:rPr>
              <w:t xml:space="preserve"> A</w:t>
            </w:r>
          </w:p>
          <w:p w:rsidR="002E77BC" w:rsidRPr="00A71A62" w:rsidRDefault="00B2048E" w:rsidP="00342FB7">
            <w:pPr>
              <w:spacing w:line="480" w:lineRule="auto"/>
              <w:rPr>
                <w:sz w:val="16"/>
                <w:szCs w:val="18"/>
              </w:rPr>
            </w:pPr>
            <w:r w:rsidRPr="00A71A62">
              <w:rPr>
                <w:sz w:val="16"/>
                <w:szCs w:val="18"/>
              </w:rPr>
              <w:t xml:space="preserve"> </w:t>
            </w:r>
            <w:r w:rsidR="00FE5C89" w:rsidRPr="00A71A62">
              <w:rPr>
                <w:sz w:val="16"/>
                <w:szCs w:val="18"/>
              </w:rPr>
              <w:t>_________ kW</w:t>
            </w:r>
            <w:r w:rsidR="00FE5C89" w:rsidRPr="00A71A62">
              <w:rPr>
                <w:sz w:val="16"/>
                <w:szCs w:val="18"/>
              </w:rPr>
              <w:tab/>
              <w:t xml:space="preserve">L1: </w:t>
            </w:r>
            <w:r w:rsidR="00FE5C89" w:rsidRPr="00A71A62">
              <w:rPr>
                <w:color w:val="0000FF"/>
                <w:sz w:val="22"/>
                <w:szCs w:val="24"/>
              </w:rPr>
              <w:t/>
            </w:r>
            <w:r w:rsidR="00FE5C89" w:rsidRPr="00A71A62">
              <w:rPr>
                <w:color w:val="0000FF"/>
                <w:sz w:val="2"/>
                <w:szCs w:val="24"/>
              </w:rPr>
              <w:t/>
            </w:r>
            <w:r w:rsidR="00FE5C89" w:rsidRPr="00A71A62">
              <w:rPr>
                <w:color w:val="0000FF"/>
                <w:sz w:val="22"/>
                <w:szCs w:val="24"/>
              </w:rPr>
              <w:t>__</w:t>
            </w:r>
            <w:r w:rsidR="00FE5C89" w:rsidRPr="00A71A62">
              <w:rPr>
                <w:sz w:val="16"/>
                <w:szCs w:val="18"/>
              </w:rPr>
              <w:t xml:space="preserve"> A; L2: </w:t>
            </w:r>
            <w:r w:rsidR="00FE5C89" w:rsidRPr="00A71A62">
              <w:rPr>
                <w:color w:val="0000FF"/>
                <w:sz w:val="22"/>
                <w:szCs w:val="24"/>
              </w:rPr>
              <w:t/>
            </w:r>
            <w:r w:rsidR="00FE5C89" w:rsidRPr="00A71A62">
              <w:rPr>
                <w:color w:val="0000FF"/>
                <w:sz w:val="2"/>
                <w:szCs w:val="24"/>
              </w:rPr>
              <w:t/>
            </w:r>
            <w:r w:rsidR="00FE5C89" w:rsidRPr="00A71A62">
              <w:rPr>
                <w:color w:val="0000FF"/>
                <w:sz w:val="22"/>
                <w:szCs w:val="24"/>
              </w:rPr>
              <w:t/>
            </w:r>
            <w:r w:rsidR="00FE5C89" w:rsidRPr="00A71A62">
              <w:rPr>
                <w:sz w:val="16"/>
                <w:szCs w:val="18"/>
              </w:rPr>
              <w:t xml:space="preserve"> __A; L3: </w:t>
            </w:r>
            <w:r w:rsidR="00FE5C89" w:rsidRPr="00A71A62">
              <w:rPr>
                <w:color w:val="0000FF"/>
                <w:sz w:val="22"/>
                <w:szCs w:val="24"/>
              </w:rPr>
              <w:t/>
            </w:r>
            <w:r w:rsidR="00342FB7" w:rsidRPr="00A71A62">
              <w:rPr>
                <w:color w:val="0000FF"/>
                <w:sz w:val="2"/>
                <w:szCs w:val="24"/>
              </w:rPr>
              <w:t/>
            </w:r>
            <w:r w:rsidR="00FE5C89" w:rsidRPr="00A71A62">
              <w:rPr>
                <w:color w:val="0000FF"/>
                <w:sz w:val="22"/>
                <w:szCs w:val="24"/>
              </w:rPr>
              <w:t>_</w:t>
            </w:r>
            <w:r w:rsidR="00FE5C89" w:rsidRPr="00A71A62">
              <w:rPr>
                <w:sz w:val="16"/>
                <w:szCs w:val="18"/>
              </w:rPr>
              <w:t xml:space="preserve"> A; összesen: </w:t>
            </w:r>
            <w:r w:rsidR="00FE5C89" w:rsidRPr="00A71A62">
              <w:rPr>
                <w:color w:val="0000FF"/>
                <w:sz w:val="22"/>
                <w:szCs w:val="24"/>
              </w:rPr>
              <w:t/>
            </w:r>
            <w:r w:rsidR="00342FB7" w:rsidRPr="00A71A62">
              <w:rPr>
                <w:color w:val="0000FF"/>
                <w:sz w:val="2"/>
                <w:szCs w:val="24"/>
              </w:rPr>
              <w:t/>
            </w:r>
            <w:r w:rsidR="00FE5C89" w:rsidRPr="00A71A62">
              <w:rPr>
                <w:color w:val="0000FF"/>
                <w:sz w:val="22"/>
                <w:szCs w:val="24"/>
              </w:rPr>
              <w:t/>
            </w:r>
            <w:r w:rsidR="00FE5C89" w:rsidRPr="00A71A62">
              <w:rPr>
                <w:sz w:val="16"/>
                <w:szCs w:val="18"/>
              </w:rPr>
              <w:t xml:space="preserve"> A</w:t>
            </w:r>
          </w:p>
        </w:tc>
      </w:tr>
    </w:tbl>
    <w:p w:rsidR="00490F41" w:rsidRPr="00A71A62" w:rsidRDefault="00B2048E"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RDefault="00490F41"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7"/>
        <w:gridCol w:w="1701"/>
        <w:gridCol w:w="4961"/>
      </w:tblGrid>
      <w:tr w:rsidR="00821180" w:rsidRPr="00A71A62" w:rsidTr="0027691C">
        <w:trPr>
          <w:trHeight w:val="473"/>
        </w:trPr>
        <w:tc>
          <w:tcPr>
            <w:tcW w:w="2977" w:type="dxa"/>
            <w:shd w:val="clear" w:color="auto" w:fill="E6E6E6"/>
            <w:vAlign w:val="center"/>
          </w:tcPr>
          <w:p w:rsidR="00482759" w:rsidRPr="00A71A62" w:rsidRDefault="00B2048E"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RDefault="00B2048E" w:rsidP="00286AC6">
            <w:pPr>
              <w:spacing w:line="480" w:lineRule="auto"/>
              <w:rPr>
                <w:sz w:val="16"/>
                <w:szCs w:val="18"/>
              </w:rPr>
            </w:pPr>
            <w:r w:rsidRPr="00A71A62">
              <w:rPr>
                <w:sz w:val="16"/>
                <w:szCs w:val="18"/>
              </w:rPr>
              <w:t>……………….</w:t>
            </w:r>
            <w:r w:rsidR="007170ED" w:rsidRPr="00A71A62">
              <w:rPr>
                <w:sz w:val="16"/>
                <w:szCs w:val="18"/>
              </w:rPr>
              <w:t xml:space="preserve"> </w:t>
            </w:r>
            <w:r w:rsidRPr="00A71A62">
              <w:rPr>
                <w:sz w:val="16"/>
                <w:szCs w:val="18"/>
              </w:rPr>
              <w:t>kW</w:t>
            </w:r>
            <w:r w:rsidRPr="00A71A62">
              <w:rPr>
                <w:sz w:val="16"/>
                <w:szCs w:val="18"/>
              </w:rPr>
              <w:tab/>
              <w:t>…………………   kVA          ………………..     A</w:t>
            </w:r>
          </w:p>
        </w:tc>
      </w:tr>
      <w:tr w:rsidR="00821180" w:rsidRPr="00A71A62" w:rsidTr="0027691C">
        <w:trPr>
          <w:trHeight w:val="472"/>
        </w:trPr>
        <w:tc>
          <w:tcPr>
            <w:tcW w:w="2977" w:type="dxa"/>
            <w:shd w:val="clear" w:color="auto" w:fill="E6E6E6"/>
            <w:vAlign w:val="center"/>
          </w:tcPr>
          <w:p w:rsidR="00482759" w:rsidRPr="00A71A62" w:rsidRDefault="00B2048E"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RDefault="00B2048E" w:rsidP="00490F41">
            <w:pPr>
              <w:spacing w:before="120" w:line="480" w:lineRule="auto"/>
              <w:rPr>
                <w:sz w:val="16"/>
                <w:szCs w:val="18"/>
              </w:rPr>
            </w:pPr>
            <w:r w:rsidRPr="00A71A62">
              <w:rPr>
                <w:sz w:val="16"/>
                <w:szCs w:val="18"/>
              </w:rPr>
              <w:t xml:space="preserve">………………. kW </w:t>
            </w:r>
          </w:p>
        </w:tc>
        <w:tc>
          <w:tcPr>
            <w:tcW w:w="4961" w:type="dxa"/>
          </w:tcPr>
          <w:p w:rsidR="00482759" w:rsidRPr="00A71A62" w:rsidRDefault="00B2048E"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RDefault="00B2048E" w:rsidP="0027691C">
      <w:pPr>
        <w:rPr>
          <w:i/>
          <w:sz w:val="8"/>
          <w:szCs w:val="10"/>
        </w:rPr>
      </w:pPr>
      <w:r w:rsidRPr="00A71A62">
        <w:rPr>
          <w:sz w:val="16"/>
          <w:szCs w:val="18"/>
        </w:rPr>
        <w:t xml:space="preserve">A *-gal jelölt adatok megadása  kötelező.  </w:t>
      </w:r>
    </w:p>
    <w:p w:rsidR="002E77BC" w:rsidRPr="00A71A62" w:rsidRDefault="00B2048E">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rsidRDefault="002E77BC">
      <w:pPr>
        <w:rPr>
          <w:sz w:val="10"/>
          <w:szCs w:val="12"/>
        </w:rPr>
      </w:pPr>
    </w:p>
    <w:p w:rsidR="002E77BC" w:rsidRPr="00A71A62" w:rsidRDefault="00B2048E"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A557CA">
        <w:rPr>
          <w:bCs/>
          <w:i/>
          <w:sz w:val="16"/>
          <w:szCs w:val="18"/>
        </w:rPr>
      </w:r>
      <w:r w:rsidR="00A557CA">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A557CA">
        <w:rPr>
          <w:bCs/>
          <w:i/>
          <w:sz w:val="16"/>
          <w:szCs w:val="18"/>
        </w:rPr>
      </w:r>
      <w:r w:rsidR="00A557CA">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RDefault="00B2048E"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RDefault="00B2048E"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rsidRDefault="00B2048E">
      <w:pPr>
        <w:spacing w:line="360" w:lineRule="auto"/>
        <w:rPr>
          <w:sz w:val="16"/>
          <w:szCs w:val="18"/>
        </w:rPr>
      </w:pPr>
      <w:r w:rsidRPr="00A71A62">
        <w:rPr>
          <w:sz w:val="16"/>
          <w:szCs w:val="18"/>
        </w:rPr>
        <w:t>A fogyasztásmérő állásának megállapítási módja (új bekapcsolás esetén nem töltendő!):</w:t>
      </w:r>
    </w:p>
    <w:bookmarkStart w:id="3" w:name="Jelölő14"/>
    <w:p w:rsidR="002E77BC" w:rsidRPr="00A71A62" w:rsidRDefault="00B2048E"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bookmarkEnd w:id="3"/>
      <w:r w:rsidRPr="00A71A62">
        <w:rPr>
          <w:sz w:val="16"/>
          <w:szCs w:val="18"/>
        </w:rPr>
        <w:t xml:space="preserve"> </w:t>
      </w:r>
      <w:r w:rsidR="00724E96" w:rsidRPr="00A71A62">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rsidRDefault="00B2048E">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w:t>
      </w:r>
      <w:r w:rsidR="00724E96" w:rsidRPr="00A71A62">
        <w:rPr>
          <w:sz w:val="16"/>
          <w:szCs w:val="18"/>
        </w:rPr>
        <w:t>MVM Démász Áramhálózati Kft.</w:t>
      </w:r>
      <w:r w:rsidRPr="00A71A62">
        <w:rPr>
          <w:sz w:val="16"/>
          <w:szCs w:val="18"/>
        </w:rPr>
        <w:t xml:space="preserve"> által történt becslés; a becslés díjmentes.</w:t>
      </w:r>
    </w:p>
    <w:p w:rsidR="002E77BC" w:rsidRPr="00A71A62" w:rsidRDefault="00B2048E">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rsidRDefault="00B2048E">
      <w:pPr>
        <w:spacing w:after="120"/>
        <w:rPr>
          <w:sz w:val="16"/>
          <w:szCs w:val="18"/>
        </w:rPr>
      </w:pPr>
      <w:r w:rsidRPr="00A71A62">
        <w:rPr>
          <w:sz w:val="16"/>
          <w:szCs w:val="18"/>
        </w:rPr>
        <w:t>Leolvasás dátuma: 20</w:t>
      </w:r>
      <w:r w:rsidR="00910E50" w:rsidRPr="00A71A62">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46"/>
        <w:gridCol w:w="2445"/>
        <w:gridCol w:w="2445"/>
        <w:gridCol w:w="2445"/>
      </w:tblGrid>
      <w:tr w:rsidR="00821180" w:rsidRPr="00A71A62" w:rsidTr="0027691C">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állása</w:t>
            </w:r>
          </w:p>
        </w:tc>
      </w:tr>
      <w:tr w:rsidR="00821180" w:rsidRPr="00A71A62" w:rsidTr="0027691C">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r>
      <w:tr w:rsidR="00821180" w:rsidRPr="00A71A62" w:rsidTr="0027691C">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r>
      <w:tr w:rsidR="00821180" w:rsidRPr="00A71A62" w:rsidTr="0027691C">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r>
    </w:tbl>
    <w:p w:rsidR="002E77BC" w:rsidRPr="00A71A62" w:rsidRDefault="00B2048E"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52"/>
        <w:gridCol w:w="3240"/>
      </w:tblGrid>
      <w:tr w:rsidR="00821180" w:rsidRPr="00A71A62" w:rsidTr="0027691C">
        <w:tc>
          <w:tcPr>
            <w:tcW w:w="6552" w:type="dxa"/>
          </w:tcPr>
          <w:p w:rsidR="002E77BC" w:rsidRPr="00A71A62" w:rsidRDefault="00B2048E"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RDefault="00B2048E"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R="00821180" w:rsidRPr="00A71A62" w:rsidTr="0027691C">
        <w:tc>
          <w:tcPr>
            <w:tcW w:w="6552" w:type="dxa"/>
          </w:tcPr>
          <w:p w:rsidR="002E77BC" w:rsidRPr="00A71A62" w:rsidRDefault="00B2048E"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RDefault="00B2048E" w:rsidP="004B3476">
            <w:pPr>
              <w:tabs>
                <w:tab w:val="right" w:pos="1800"/>
                <w:tab w:val="left" w:pos="1980"/>
                <w:tab w:val="center" w:pos="4536"/>
                <w:tab w:val="right" w:pos="9072"/>
              </w:tabs>
              <w:spacing w:before="120" w:after="60"/>
              <w:jc w:val="right"/>
              <w:rPr>
                <w:sz w:val="18"/>
              </w:rPr>
            </w:pPr>
            <w:r w:rsidRPr="00A71A62">
              <w:rPr>
                <w:sz w:val="18"/>
              </w:rPr>
              <w:t>kWh</w:t>
            </w:r>
          </w:p>
        </w:tc>
      </w:tr>
      <w:tr w:rsidR="00821180" w:rsidRPr="00A71A62" w:rsidTr="0027691C">
        <w:tc>
          <w:tcPr>
            <w:tcW w:w="6552" w:type="dxa"/>
          </w:tcPr>
          <w:p w:rsidR="002E77BC" w:rsidRPr="00A71A62" w:rsidRDefault="00B2048E"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RDefault="00B2048E" w:rsidP="004B3476">
            <w:pPr>
              <w:tabs>
                <w:tab w:val="right" w:pos="1800"/>
                <w:tab w:val="left" w:pos="1980"/>
                <w:tab w:val="center" w:pos="4536"/>
                <w:tab w:val="right" w:pos="9072"/>
              </w:tabs>
              <w:spacing w:before="120" w:after="60"/>
              <w:jc w:val="right"/>
              <w:rPr>
                <w:sz w:val="18"/>
              </w:rPr>
            </w:pPr>
            <w:r w:rsidRPr="00A71A62">
              <w:rPr>
                <w:sz w:val="18"/>
              </w:rPr>
              <w:t>kVArh</w:t>
            </w:r>
          </w:p>
        </w:tc>
      </w:tr>
      <w:tr w:rsidR="00821180" w:rsidRPr="00A71A62" w:rsidTr="0027691C">
        <w:tc>
          <w:tcPr>
            <w:tcW w:w="6552" w:type="dxa"/>
          </w:tcPr>
          <w:p w:rsidR="002E77BC" w:rsidRPr="00A71A62" w:rsidRDefault="00B2048E"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RDefault="00B2048E"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RDefault="00B2048E"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rsidRDefault="00B2048E">
      <w:pPr>
        <w:ind w:right="23"/>
        <w:jc w:val="both"/>
        <w:rPr>
          <w:sz w:val="6"/>
          <w:szCs w:val="8"/>
        </w:rPr>
      </w:pPr>
      <w:r w:rsidRPr="00A71A62">
        <w:rPr>
          <w:sz w:val="6"/>
          <w:szCs w:val="8"/>
        </w:rPr>
        <w:br w:type="page"/>
      </w:r>
    </w:p>
    <w:p w:rsidR="002E77BC" w:rsidRPr="00A71A62" w:rsidRDefault="00B2048E">
      <w:pPr>
        <w:numPr>
          <w:ilvl w:val="0"/>
          <w:numId w:val="8"/>
        </w:numPr>
        <w:spacing w:line="312" w:lineRule="auto"/>
        <w:jc w:val="both"/>
        <w:rPr>
          <w:sz w:val="18"/>
          <w:szCs w:val="24"/>
        </w:rPr>
      </w:pPr>
      <w:r w:rsidRPr="00A71A62">
        <w:rPr>
          <w:sz w:val="18"/>
          <w:szCs w:val="24"/>
        </w:rPr>
        <w:lastRenderedPageBreak/>
        <w:t>Záró rendelkezések</w:t>
      </w:r>
    </w:p>
    <w:p w:rsidR="002E77BC" w:rsidRPr="00A71A62" w:rsidRDefault="00B2048E"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RDefault="00B2048E" w:rsidP="00B43D7D">
      <w:pPr>
        <w:jc w:val="both"/>
        <w:rPr>
          <w:sz w:val="18"/>
          <w:szCs w:val="24"/>
        </w:rPr>
      </w:pPr>
      <w:r w:rsidRPr="00A71A62">
        <w:rPr>
          <w:sz w:val="18"/>
          <w:szCs w:val="24"/>
        </w:rPr>
        <w:t>Rendszerhasználói leolvasás esetén a</w:t>
      </w:r>
      <w:r w:rsidR="008D02AF" w:rsidRPr="00A71A62">
        <w:rPr>
          <w:sz w:val="18"/>
          <w:szCs w:val="24"/>
        </w:rPr>
        <w:t>z</w:t>
      </w:r>
      <w:r w:rsidRPr="00A71A62">
        <w:rPr>
          <w:sz w:val="18"/>
          <w:szCs w:val="24"/>
        </w:rPr>
        <w:t xml:space="preserve"> </w:t>
      </w:r>
      <w:r w:rsidR="00724E96" w:rsidRPr="00A71A62">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008D02AF" w:rsidRPr="00A71A62">
        <w:rPr>
          <w:sz w:val="18"/>
          <w:szCs w:val="24"/>
        </w:rPr>
        <w:t>z</w:t>
      </w:r>
      <w:r w:rsidRPr="00A71A62">
        <w:rPr>
          <w:sz w:val="18"/>
          <w:szCs w:val="24"/>
        </w:rPr>
        <w:t xml:space="preserve"> </w:t>
      </w:r>
      <w:r w:rsidR="00724E96" w:rsidRPr="00A71A62">
        <w:rPr>
          <w:sz w:val="18"/>
          <w:szCs w:val="24"/>
        </w:rPr>
        <w:t>MVM Démász Áramhálózati Kft.</w:t>
      </w:r>
      <w:r w:rsidRPr="00A71A62">
        <w:rPr>
          <w:sz w:val="18"/>
          <w:szCs w:val="24"/>
        </w:rPr>
        <w:t xml:space="preserve"> ebből eredő kárát megtéríteni, eltérés esetén korrigálásra kerül sor.</w:t>
      </w:r>
    </w:p>
    <w:p w:rsidR="002E77BC" w:rsidRPr="00A71A62" w:rsidRDefault="00B2048E" w:rsidP="00B43D7D">
      <w:pPr>
        <w:jc w:val="both"/>
        <w:rPr>
          <w:sz w:val="18"/>
          <w:szCs w:val="24"/>
        </w:rPr>
      </w:pPr>
      <w:r w:rsidRPr="00A71A62">
        <w:rPr>
          <w:sz w:val="18"/>
          <w:szCs w:val="24"/>
        </w:rPr>
        <w:t>Tudomásul veszem, hogy az igénybejelentésben szereplő adatokat a</w:t>
      </w:r>
      <w:r w:rsidR="008D02AF" w:rsidRPr="00A71A62">
        <w:rPr>
          <w:sz w:val="18"/>
          <w:szCs w:val="24"/>
        </w:rPr>
        <w:t>z</w:t>
      </w:r>
      <w:r w:rsidRPr="00A71A62">
        <w:rPr>
          <w:sz w:val="18"/>
          <w:szCs w:val="24"/>
        </w:rPr>
        <w:t xml:space="preserve"> </w:t>
      </w:r>
      <w:r w:rsidR="00724E96" w:rsidRPr="00A71A62">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rsidRDefault="002E77BC">
      <w:pPr>
        <w:tabs>
          <w:tab w:val="left" w:pos="567"/>
          <w:tab w:val="left" w:pos="5103"/>
        </w:tabs>
        <w:rPr>
          <w:sz w:val="14"/>
          <w:szCs w:val="16"/>
        </w:rPr>
      </w:pPr>
    </w:p>
    <w:p w:rsidR="002E77BC" w:rsidRPr="00A71A62" w:rsidRDefault="00B2048E">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A557CA">
        <w:rPr>
          <w:sz w:val="18"/>
          <w:szCs w:val="24"/>
        </w:rPr>
      </w:r>
      <w:r w:rsidR="00A557CA">
        <w:rPr>
          <w:sz w:val="18"/>
          <w:szCs w:val="24"/>
        </w:rPr>
        <w:fldChar w:fldCharType="separate"/>
      </w:r>
      <w:r w:rsidRPr="00A71A62">
        <w:rPr>
          <w:sz w:val="18"/>
          <w:szCs w:val="24"/>
        </w:rPr>
        <w:fldChar w:fldCharType="end"/>
      </w:r>
      <w:r w:rsidRPr="00A71A62">
        <w:rPr>
          <w:sz w:val="18"/>
          <w:szCs w:val="24"/>
        </w:rPr>
        <w:t xml:space="preserve">  Kérdőív profilba soroláshoz</w:t>
      </w:r>
      <w:r w:rsidR="00A83B21" w:rsidRPr="00A71A62">
        <w:rPr>
          <w:sz w:val="18"/>
          <w:szCs w:val="24"/>
        </w:rPr>
        <w:t xml:space="preserve"> </w:t>
      </w:r>
    </w:p>
    <w:p w:rsidR="002E77BC" w:rsidRPr="00A71A62" w:rsidRDefault="002E77BC">
      <w:pPr>
        <w:ind w:right="125"/>
        <w:rPr>
          <w:sz w:val="8"/>
          <w:szCs w:val="10"/>
        </w:rPr>
      </w:pPr>
    </w:p>
    <w:p w:rsidR="002E77BC" w:rsidRPr="00A71A62" w:rsidRDefault="00B2048E">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A557CA">
        <w:rPr>
          <w:sz w:val="18"/>
          <w:szCs w:val="24"/>
        </w:rPr>
      </w:r>
      <w:r w:rsidR="00A557CA">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rsidRDefault="00B2048E">
      <w:pPr>
        <w:tabs>
          <w:tab w:val="left" w:pos="567"/>
          <w:tab w:val="left" w:pos="1440"/>
        </w:tabs>
        <w:rPr>
          <w:sz w:val="18"/>
          <w:szCs w:val="24"/>
        </w:rPr>
      </w:pPr>
      <w:r w:rsidRPr="00A71A62">
        <w:rPr>
          <w:noProof/>
          <w:sz w:val="18"/>
        </w:rPr>
        <w:drawing>
          <wp:anchor distT="0" distB="0" distL="114300" distR="114300" simplePos="0" relativeHeight="251667456" behindDoc="1" locked="0" layoutInCell="1" allowOverlap="1">
            <wp:simplePos x="0" y="0"/>
            <wp:positionH relativeFrom="column">
              <wp:posOffset>305100</wp:posOffset>
            </wp:positionH>
            <wp:positionV relativeFrom="paragraph">
              <wp:posOffset>36323</wp:posOffset>
            </wp:positionV>
            <wp:extent cx="2369280" cy="1497821"/>
            <wp:effectExtent l="0" t="0" r="0" b="7620"/>
            <wp:wrapNone/>
            <wp:docPr id="113215185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1855" name="image.png"/>
                    <pic:cNvPicPr/>
                  </pic:nvPicPr>
                  <pic:blipFill>
                    <a:blip r:embed="rId20">
                      <a:extLst>
                        <a:ext uri="{28A0092B-C50C-407E-A947-70E740481C1C}">
                          <a14:useLocalDpi xmlns:a14="http://schemas.microsoft.com/office/drawing/2010/main" val="0"/>
                        </a:ext>
                      </a:extLst>
                    </a:blip>
                    <a:stretch>
                      <a:fillRect/>
                    </a:stretch>
                  </pic:blipFill>
                  <pic:spPr>
                    <a:xfrm>
                      <a:off x="0" y="0"/>
                      <a:ext cx="2369280" cy="1497821"/>
                    </a:xfrm>
                    <a:prstGeom prst="rect">
                      <a:avLst/>
                    </a:prstGeom>
                  </pic:spPr>
                </pic:pic>
              </a:graphicData>
            </a:graphic>
            <wp14:sizeRelH relativeFrom="margin">
              <wp14:pctWidth>0</wp14:pctWidth>
            </wp14:sizeRelH>
            <wp14:sizeRelV relativeFrom="margin">
              <wp14:pctHeight>0</wp14:pctHeight>
            </wp14:sizeRelV>
          </wp: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rsidRDefault="002E77BC">
      <w:pPr>
        <w:tabs>
          <w:tab w:val="left" w:pos="567"/>
          <w:tab w:val="left" w:pos="5103"/>
        </w:tabs>
        <w:rPr>
          <w:sz w:val="18"/>
          <w:szCs w:val="24"/>
        </w:rPr>
      </w:pPr>
    </w:p>
    <w:p w:rsidR="002E77BC" w:rsidRPr="00A71A62" w:rsidRDefault="00B2048E">
      <w:pPr>
        <w:tabs>
          <w:tab w:val="left" w:pos="567"/>
          <w:tab w:val="left" w:pos="5103"/>
        </w:tabs>
        <w:rPr>
          <w:sz w:val="18"/>
          <w:szCs w:val="24"/>
        </w:rPr>
      </w:pPr>
      <w:r w:rsidRPr="00A71A62">
        <w:rPr>
          <w:sz w:val="18"/>
          <w:szCs w:val="24"/>
        </w:rPr>
        <w:t>Kelt: ______</w:t>
      </w:r>
      <w:r w:rsidR="009E3C33" w:rsidRPr="00A71A62">
        <w:rPr>
          <w:color w:val="0000FF"/>
          <w:sz w:val="22"/>
          <w:szCs w:val="24"/>
        </w:rPr>
        <w:t>Mezőheg,es</w:t>
      </w:r>
      <w:r w:rsidRPr="00A71A62">
        <w:rPr>
          <w:sz w:val="18"/>
          <w:szCs w:val="24"/>
        </w:rPr>
        <w:t xml:space="preserve">__________,   </w:t>
      </w:r>
      <w:r w:rsidR="00D70FBE">
        <w:rPr>
          <w:sz w:val="18"/>
          <w:szCs w:val="24"/>
        </w:rPr>
        <w:t>2026.04.24.</w:t>
      </w:r>
      <w:r w:rsidR="00D70FBE" w:rsidRPr="00D70FBE">
        <w:rPr>
          <w:sz w:val="18"/>
          <w:szCs w:val="24"/>
        </w:rPr>
        <w:t/>
      </w:r>
      <w:r w:rsidR="00D70FBE">
        <w:rPr>
          <w:sz w:val="18"/>
          <w:szCs w:val="24"/>
        </w:rPr>
        <w:t/>
      </w:r>
    </w:p>
    <w:p w:rsidR="002E77BC" w:rsidRPr="00A71A62" w:rsidRDefault="00B2048E">
      <w:pPr>
        <w:tabs>
          <w:tab w:val="center" w:pos="3240"/>
          <w:tab w:val="left" w:pos="5400"/>
        </w:tabs>
        <w:rPr>
          <w:sz w:val="18"/>
          <w:szCs w:val="24"/>
        </w:rPr>
      </w:pPr>
      <w:r w:rsidRPr="00A71A62">
        <w:rPr>
          <w:sz w:val="18"/>
          <w:szCs w:val="24"/>
        </w:rPr>
        <w:tab/>
      </w:r>
    </w:p>
    <w:p w:rsidR="002E77BC" w:rsidRPr="00A71A62" w:rsidRDefault="00B2048E">
      <w:pPr>
        <w:tabs>
          <w:tab w:val="center" w:pos="3240"/>
          <w:tab w:val="left" w:pos="5400"/>
        </w:tabs>
        <w:ind w:firstLine="2160"/>
        <w:rPr>
          <w:sz w:val="18"/>
        </w:rPr>
      </w:pPr>
      <w:r w:rsidRPr="00A71A62">
        <w:rPr>
          <w:sz w:val="18"/>
        </w:rPr>
        <w:t>PH.</w:t>
      </w:r>
    </w:p>
    <w:p w:rsidR="002E77BC" w:rsidRPr="00A71A62" w:rsidRDefault="00B2048E">
      <w:pPr>
        <w:tabs>
          <w:tab w:val="center" w:pos="3240"/>
          <w:tab w:val="left" w:pos="5400"/>
        </w:tabs>
        <w:ind w:firstLine="2160"/>
        <w:rPr>
          <w:sz w:val="18"/>
          <w:szCs w:val="24"/>
        </w:rPr>
      </w:pPr>
      <w:r w:rsidRPr="00A71A62">
        <w:rPr>
          <w:sz w:val="18"/>
          <w:szCs w:val="24"/>
        </w:rPr>
        <w:tab/>
      </w:r>
    </w:p>
    <w:p w:rsidR="002E77BC" w:rsidRPr="00A71A62" w:rsidRDefault="00B2048E">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rsidRDefault="00B2048E">
      <w:pPr>
        <w:tabs>
          <w:tab w:val="center" w:pos="2340"/>
          <w:tab w:val="left" w:pos="4680"/>
        </w:tabs>
        <w:spacing w:line="480" w:lineRule="auto"/>
        <w:rPr>
          <w:sz w:val="18"/>
          <w:szCs w:val="24"/>
        </w:rPr>
      </w:pPr>
      <w:r w:rsidRPr="00A71A62">
        <w:rPr>
          <w:sz w:val="18"/>
          <w:szCs w:val="24"/>
        </w:rPr>
        <w:tab/>
        <w:t>________</w:t>
      </w:r>
      <w:r w:rsidR="00E306E9" w:rsidRPr="00A71A62">
        <w:rPr>
          <w:color w:val="0000FF"/>
          <w:sz w:val="24"/>
          <w:szCs w:val="28"/>
        </w:rPr>
        <w:t>Hajdu Marcell</w:t>
      </w:r>
      <w:r w:rsidR="00E306E9" w:rsidRPr="00A71A62">
        <w:rPr>
          <w:color w:val="0000FF"/>
          <w:sz w:val="2"/>
          <w:szCs w:val="2"/>
        </w:rPr>
        <w:t/>
      </w:r>
      <w:r w:rsidR="00E306E9" w:rsidRPr="00A71A62">
        <w:rPr>
          <w:color w:val="0000FF"/>
          <w:sz w:val="24"/>
          <w:szCs w:val="28"/>
        </w:rPr>
        <w:t/>
      </w:r>
      <w:r w:rsidRPr="00A71A62">
        <w:rPr>
          <w:sz w:val="18"/>
          <w:szCs w:val="24"/>
        </w:rPr>
        <w:t>_________________________</w:t>
      </w:r>
      <w:r w:rsidRPr="00A71A62">
        <w:rPr>
          <w:sz w:val="18"/>
          <w:szCs w:val="24"/>
        </w:rPr>
        <w:tab/>
        <w:t>(olvasható név)</w:t>
      </w:r>
    </w:p>
    <w:p w:rsidR="002E77BC" w:rsidRPr="00A71A62" w:rsidRDefault="00B2048E">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RDefault="00B2048E"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RDefault="00B2048E"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RDefault="00B2048E"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RDefault="00B2048E"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008D02AF" w:rsidRPr="00A71A62">
        <w:rPr>
          <w:sz w:val="16"/>
          <w:szCs w:val="18"/>
        </w:rPr>
        <w:t>z</w:t>
      </w:r>
      <w:r w:rsidRPr="00A71A62">
        <w:rPr>
          <w:sz w:val="16"/>
          <w:szCs w:val="18"/>
        </w:rPr>
        <w:t xml:space="preserve"> </w:t>
      </w:r>
      <w:r w:rsidR="00724E96" w:rsidRPr="00A71A62">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4500"/>
        <w:gridCol w:w="5139"/>
      </w:tblGrid>
      <w:tr w:rsidR="00821180" w:rsidRPr="00A71A62">
        <w:trPr>
          <w:trHeight w:val="377"/>
        </w:trPr>
        <w:tc>
          <w:tcPr>
            <w:tcW w:w="4500" w:type="dxa"/>
            <w:shd w:val="clear" w:color="auto" w:fill="E6E6E6"/>
            <w:vAlign w:val="center"/>
          </w:tcPr>
          <w:p w:rsidR="002E77BC" w:rsidRPr="00A71A62" w:rsidRDefault="00B2048E">
            <w:pPr>
              <w:ind w:right="125"/>
              <w:rPr>
                <w:sz w:val="16"/>
                <w:szCs w:val="18"/>
              </w:rPr>
            </w:pPr>
            <w:r w:rsidRPr="00A71A62">
              <w:rPr>
                <w:sz w:val="16"/>
                <w:szCs w:val="18"/>
              </w:rPr>
              <w:t>Neve:</w:t>
            </w:r>
          </w:p>
        </w:tc>
        <w:tc>
          <w:tcPr>
            <w:tcW w:w="5139" w:type="dxa"/>
            <w:vAlign w:val="center"/>
          </w:tcPr>
          <w:p w:rsidR="002E77BC" w:rsidRPr="00A71A62" w:rsidRDefault="00135618" w:rsidP="00135618">
            <w:pPr>
              <w:jc w:val="center"/>
              <w:rPr>
                <w:sz w:val="16"/>
                <w:szCs w:val="18"/>
              </w:rPr>
            </w:pPr>
            <w:r w:rsidRPr="00A71A62">
              <w:rPr>
                <w:sz w:val="16"/>
                <w:szCs w:val="18"/>
              </w:rPr>
              <w:t>MVM Next zrt</w:t>
            </w: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Címe:</w:t>
            </w:r>
          </w:p>
        </w:tc>
        <w:tc>
          <w:tcPr>
            <w:tcW w:w="5139" w:type="dxa"/>
            <w:vAlign w:val="center"/>
          </w:tcPr>
          <w:p w:rsidR="002E77BC" w:rsidRPr="00A71A62" w:rsidRDefault="00135618" w:rsidP="00135618">
            <w:pPr>
              <w:jc w:val="center"/>
              <w:rPr>
                <w:sz w:val="16"/>
                <w:szCs w:val="18"/>
              </w:rPr>
            </w:pPr>
            <w:r w:rsidRPr="00A71A62">
              <w:rPr>
                <w:sz w:val="16"/>
                <w:szCs w:val="18"/>
              </w:rPr>
              <w:t>MVM Next zrt</w:t>
            </w: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EIC kódja:</w:t>
            </w:r>
          </w:p>
        </w:tc>
        <w:tc>
          <w:tcPr>
            <w:tcW w:w="5139" w:type="dxa"/>
            <w:vAlign w:val="center"/>
          </w:tcPr>
          <w:p w:rsidR="002E77BC" w:rsidRPr="00A71A62" w:rsidRDefault="002E77BC">
            <w:pPr>
              <w:rPr>
                <w:sz w:val="16"/>
                <w:szCs w:val="18"/>
              </w:rPr>
            </w:pPr>
          </w:p>
        </w:tc>
      </w:tr>
      <w:tr w:rsidR="00821180" w:rsidRPr="00A71A62">
        <w:trPr>
          <w:cantSplit/>
          <w:trHeight w:val="238"/>
        </w:trPr>
        <w:tc>
          <w:tcPr>
            <w:tcW w:w="4500" w:type="dxa"/>
            <w:vMerge w:val="restart"/>
            <w:shd w:val="clear" w:color="auto" w:fill="E6E6E6"/>
            <w:vAlign w:val="center"/>
          </w:tcPr>
          <w:p w:rsidR="002E77BC" w:rsidRPr="00A71A62" w:rsidRDefault="00B2048E">
            <w:pPr>
              <w:ind w:right="125"/>
              <w:rPr>
                <w:sz w:val="16"/>
                <w:szCs w:val="18"/>
              </w:rPr>
            </w:pPr>
            <w:r w:rsidRPr="00A71A62">
              <w:rPr>
                <w:sz w:val="16"/>
                <w:szCs w:val="18"/>
              </w:rPr>
              <w:t xml:space="preserve">Elérhetőségei:                                             Telefon: </w:t>
            </w:r>
          </w:p>
          <w:p w:rsidR="002E77BC" w:rsidRPr="00A71A62" w:rsidRDefault="00B2048E">
            <w:pPr>
              <w:ind w:right="125"/>
              <w:jc w:val="right"/>
              <w:rPr>
                <w:sz w:val="16"/>
                <w:szCs w:val="18"/>
              </w:rPr>
            </w:pPr>
            <w:r w:rsidRPr="00A71A62">
              <w:rPr>
                <w:sz w:val="16"/>
                <w:szCs w:val="18"/>
              </w:rPr>
              <w:t>FAX:</w:t>
            </w:r>
          </w:p>
          <w:p w:rsidR="002E77BC" w:rsidRPr="00A71A62" w:rsidRDefault="00B2048E">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rsidRDefault="00B2048E">
            <w:pPr>
              <w:rPr>
                <w:sz w:val="16"/>
                <w:szCs w:val="18"/>
              </w:rPr>
            </w:pPr>
            <w:r w:rsidRPr="00A71A62">
              <w:rPr>
                <w:sz w:val="16"/>
                <w:szCs w:val="18"/>
                <w:u w:val="single"/>
              </w:rPr>
              <w:t xml:space="preserve">                              </w:t>
            </w:r>
          </w:p>
        </w:tc>
      </w:tr>
      <w:tr w:rsidR="00821180" w:rsidRPr="00A71A62">
        <w:trPr>
          <w:cantSplit/>
          <w:trHeight w:val="238"/>
        </w:trPr>
        <w:tc>
          <w:tcPr>
            <w:tcW w:w="4500" w:type="dxa"/>
            <w:vMerge/>
            <w:shd w:val="clear" w:color="auto" w:fill="E6E6E6"/>
            <w:vAlign w:val="center"/>
          </w:tcPr>
          <w:p w:rsidR="002E77BC" w:rsidRPr="00A71A62" w:rsidRDefault="002E77BC">
            <w:pPr>
              <w:ind w:right="125"/>
              <w:rPr>
                <w:sz w:val="16"/>
                <w:szCs w:val="18"/>
              </w:rPr>
            </w:pPr>
          </w:p>
        </w:tc>
        <w:tc>
          <w:tcPr>
            <w:tcW w:w="5139" w:type="dxa"/>
            <w:tcBorders>
              <w:top w:val="dashed" w:sz="4" w:space="0" w:color="auto"/>
              <w:bottom w:val="dashed" w:sz="4" w:space="0" w:color="auto"/>
            </w:tcBorders>
          </w:tcPr>
          <w:p w:rsidR="002E77BC" w:rsidRPr="00A71A62" w:rsidRDefault="002E77BC">
            <w:pPr>
              <w:rPr>
                <w:sz w:val="16"/>
                <w:szCs w:val="18"/>
                <w:u w:val="single"/>
              </w:rPr>
            </w:pPr>
          </w:p>
        </w:tc>
      </w:tr>
      <w:tr w:rsidR="00821180" w:rsidRPr="00A71A62">
        <w:trPr>
          <w:cantSplit/>
          <w:trHeight w:val="238"/>
        </w:trPr>
        <w:tc>
          <w:tcPr>
            <w:tcW w:w="4500" w:type="dxa"/>
            <w:vMerge/>
            <w:shd w:val="clear" w:color="auto" w:fill="E6E6E6"/>
            <w:vAlign w:val="center"/>
          </w:tcPr>
          <w:p w:rsidR="002E77BC" w:rsidRPr="00A71A62" w:rsidRDefault="002E77BC">
            <w:pPr>
              <w:ind w:right="125"/>
              <w:rPr>
                <w:sz w:val="16"/>
                <w:szCs w:val="18"/>
              </w:rPr>
            </w:pPr>
          </w:p>
        </w:tc>
        <w:tc>
          <w:tcPr>
            <w:tcW w:w="5139" w:type="dxa"/>
            <w:tcBorders>
              <w:top w:val="dashed" w:sz="4" w:space="0" w:color="auto"/>
            </w:tcBorders>
          </w:tcPr>
          <w:p w:rsidR="002E77BC" w:rsidRPr="00A71A62" w:rsidRDefault="002E77BC">
            <w:pPr>
              <w:rPr>
                <w:sz w:val="16"/>
                <w:szCs w:val="18"/>
                <w:u w:val="single"/>
              </w:rPr>
            </w:pP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Mérlegkörfelelős megnevezése:</w:t>
            </w:r>
          </w:p>
        </w:tc>
        <w:tc>
          <w:tcPr>
            <w:tcW w:w="5139" w:type="dxa"/>
            <w:vAlign w:val="center"/>
          </w:tcPr>
          <w:p w:rsidR="002E77BC" w:rsidRPr="00A71A62" w:rsidRDefault="002E77BC">
            <w:pPr>
              <w:rPr>
                <w:sz w:val="16"/>
                <w:szCs w:val="18"/>
              </w:rPr>
            </w:pP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A vételezés megkezdésének tervezett időpontja:</w:t>
            </w:r>
          </w:p>
        </w:tc>
        <w:tc>
          <w:tcPr>
            <w:tcW w:w="5139" w:type="dxa"/>
            <w:vAlign w:val="center"/>
          </w:tcPr>
          <w:p w:rsidR="002E77BC" w:rsidRPr="00A71A62" w:rsidRDefault="00B2048E" w:rsidP="00910E50">
            <w:pPr>
              <w:rPr>
                <w:sz w:val="16"/>
                <w:szCs w:val="18"/>
              </w:rPr>
            </w:pPr>
            <w:r w:rsidRPr="00A71A62">
              <w:rPr>
                <w:sz w:val="16"/>
                <w:szCs w:val="18"/>
              </w:rPr>
              <w:t>20</w:t>
            </w:r>
            <w:r w:rsidR="00910E50" w:rsidRPr="00A71A62">
              <w:rPr>
                <w:sz w:val="16"/>
                <w:szCs w:val="18"/>
              </w:rPr>
              <w:t xml:space="preserve"> </w:t>
            </w:r>
            <w:r w:rsidRPr="00A71A62">
              <w:rPr>
                <w:sz w:val="16"/>
                <w:szCs w:val="18"/>
              </w:rPr>
              <w:t>____ év   __________ hó  ____ nap</w:t>
            </w: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A Kereskedelmi Szerződés időbeli hatálya:</w:t>
            </w:r>
          </w:p>
        </w:tc>
        <w:tc>
          <w:tcPr>
            <w:tcW w:w="5139" w:type="dxa"/>
            <w:vAlign w:val="center"/>
          </w:tcPr>
          <w:p w:rsidR="002E77BC" w:rsidRPr="00A71A62" w:rsidRDefault="00B2048E">
            <w:pPr>
              <w:spacing w:before="120" w:line="480" w:lineRule="auto"/>
              <w:rPr>
                <w:sz w:val="16"/>
                <w:szCs w:val="18"/>
              </w:rPr>
            </w:pPr>
            <w:r w:rsidRPr="00A71A62">
              <w:rPr>
                <w:sz w:val="16"/>
                <w:szCs w:val="18"/>
              </w:rPr>
              <w:t>20</w:t>
            </w:r>
            <w:r w:rsidR="00910E50" w:rsidRPr="00A71A62">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rsidRDefault="00B2048E">
            <w:pPr>
              <w:rPr>
                <w:sz w:val="16"/>
                <w:szCs w:val="18"/>
              </w:rPr>
            </w:pPr>
            <w:r w:rsidRPr="00A71A62">
              <w:rPr>
                <w:sz w:val="16"/>
                <w:szCs w:val="18"/>
              </w:rPr>
              <w:t>20</w:t>
            </w:r>
            <w:r w:rsidR="00910E50" w:rsidRPr="00A71A62">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rsidRDefault="002E77BC">
            <w:pPr>
              <w:rPr>
                <w:sz w:val="16"/>
                <w:szCs w:val="18"/>
              </w:rPr>
            </w:pPr>
          </w:p>
        </w:tc>
      </w:tr>
      <w:tr w:rsidR="00821180" w:rsidRPr="00A71A62">
        <w:trPr>
          <w:trHeight w:hRule="exact" w:val="352"/>
        </w:trPr>
        <w:tc>
          <w:tcPr>
            <w:tcW w:w="4500" w:type="dxa"/>
            <w:shd w:val="clear" w:color="auto" w:fill="E6E6E6"/>
            <w:vAlign w:val="center"/>
          </w:tcPr>
          <w:p w:rsidR="002E77BC" w:rsidRPr="00A71A62" w:rsidRDefault="00B2048E">
            <w:pPr>
              <w:ind w:right="125"/>
              <w:rPr>
                <w:sz w:val="16"/>
                <w:szCs w:val="18"/>
              </w:rPr>
            </w:pPr>
            <w:r w:rsidRPr="00A71A62">
              <w:rPr>
                <w:sz w:val="16"/>
                <w:szCs w:val="18"/>
              </w:rPr>
              <w:t>Rendszerhasználati díj fizetője:</w:t>
            </w:r>
          </w:p>
        </w:tc>
        <w:tc>
          <w:tcPr>
            <w:tcW w:w="5139" w:type="dxa"/>
            <w:vAlign w:val="center"/>
          </w:tcPr>
          <w:p w:rsidR="002E77BC" w:rsidRPr="00A71A62" w:rsidRDefault="00B2048E">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rsidRDefault="002E77BC">
      <w:pPr>
        <w:rPr>
          <w:sz w:val="14"/>
          <w:szCs w:val="16"/>
        </w:rPr>
      </w:pPr>
    </w:p>
    <w:p w:rsidR="002E77BC" w:rsidRPr="00A71A62" w:rsidRDefault="00B2048E">
      <w:pPr>
        <w:rPr>
          <w:sz w:val="16"/>
          <w:szCs w:val="18"/>
        </w:rPr>
      </w:pPr>
      <w:r w:rsidRPr="00A71A62">
        <w:rPr>
          <w:sz w:val="16"/>
          <w:szCs w:val="18"/>
        </w:rPr>
        <w:t>Kelt: __________________________</w:t>
      </w:r>
      <w:r w:rsidR="008B5259" w:rsidRPr="00A71A62">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rsidRDefault="00B2048E">
      <w:pPr>
        <w:rPr>
          <w:sz w:val="14"/>
          <w:szCs w:val="16"/>
        </w:rPr>
      </w:pPr>
      <w:r w:rsidRPr="00A71A62">
        <w:rPr>
          <w:sz w:val="16"/>
          <w:szCs w:val="18"/>
        </w:rPr>
        <w:tab/>
      </w:r>
      <w:r w:rsidRPr="00A71A62">
        <w:rPr>
          <w:sz w:val="16"/>
          <w:szCs w:val="18"/>
        </w:rPr>
        <w:tab/>
        <w:t>(település, dátum)</w:t>
      </w:r>
    </w:p>
    <w:p w:rsidR="002E77BC" w:rsidRPr="00A71A62" w:rsidRDefault="00B2048E">
      <w:pPr>
        <w:ind w:left="4248" w:firstLine="708"/>
        <w:rPr>
          <w:sz w:val="18"/>
        </w:rPr>
      </w:pPr>
      <w:r w:rsidRPr="00A71A62">
        <w:rPr>
          <w:sz w:val="18"/>
        </w:rPr>
        <w:t>_________________________________________</w:t>
      </w:r>
    </w:p>
    <w:p w:rsidR="002E77BC" w:rsidRPr="00A71A62" w:rsidRDefault="00B2048E">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rsidRDefault="002E77BC">
      <w:pPr>
        <w:rPr>
          <w:sz w:val="14"/>
          <w:szCs w:val="16"/>
        </w:rPr>
      </w:pPr>
    </w:p>
    <w:p w:rsidR="002E77BC" w:rsidRPr="00A71A62" w:rsidRDefault="00B2048E">
      <w:pPr>
        <w:ind w:left="4248" w:firstLine="708"/>
        <w:rPr>
          <w:sz w:val="18"/>
        </w:rPr>
      </w:pPr>
      <w:r w:rsidRPr="00A71A62">
        <w:rPr>
          <w:sz w:val="18"/>
        </w:rPr>
        <w:t>_________________________________________</w:t>
      </w:r>
    </w:p>
    <w:p w:rsidR="002E77BC" w:rsidRPr="00A71A62" w:rsidRDefault="00B2048E">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rsidRDefault="00B2048E">
      <w:pPr>
        <w:ind w:left="4248" w:firstLine="708"/>
        <w:rPr>
          <w:sz w:val="18"/>
        </w:rPr>
      </w:pPr>
      <w:r w:rsidRPr="00A71A62">
        <w:rPr>
          <w:sz w:val="18"/>
        </w:rPr>
        <w:t>_________________________________________</w:t>
      </w:r>
    </w:p>
    <w:p w:rsidR="002E77BC" w:rsidRPr="00A71A62" w:rsidRDefault="00B2048E">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RDefault="00B2048E"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00724E96" w:rsidRPr="00A71A62">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00724E96" w:rsidRPr="00A71A62">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sectPr w:rsidR="00AA79D7" w:rsidRPr="00A71A62" w:rsidSect="00B2048E">
          <w:headerReference w:type="default" r:id="rId21"/>
          <w:footerReference w:type="default" r:id="rId22"/>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3261"/>
        <w:gridCol w:w="3827"/>
        <w:gridCol w:w="3827"/>
      </w:tblGrid>
      <w:tr w:rsidR="00821180" w:rsidRPr="00A71A62" w:rsidTr="005D4C91">
        <w:tc>
          <w:tcPr>
            <w:tcW w:w="3261" w:type="dxa"/>
            <w:vAlign w:val="center"/>
          </w:tcPr>
          <w:p w:rsidR="00737184" w:rsidRPr="00A71A62" w:rsidRDefault="00B2048E" w:rsidP="009B1C09">
            <w:pPr>
              <w:overflowPunct w:val="0"/>
              <w:autoSpaceDE w:val="0"/>
              <w:autoSpaceDN w:val="0"/>
              <w:adjustRightInd w:val="0"/>
              <w:jc w:val="center"/>
              <w:textAlignment w:val="baseline"/>
              <w:rPr>
                <w:sz w:val="14"/>
              </w:rPr>
            </w:pPr>
            <w:r w:rsidRPr="00A71A62">
              <w:rPr>
                <w:noProof/>
                <w:sz w:val="14"/>
              </w:rPr>
              <w:lastRenderedPageBreak/>
              <w:drawing>
                <wp:inline distT="0" distB="0" distL="0" distR="0">
                  <wp:extent cx="1130935" cy="722630"/>
                  <wp:effectExtent l="0" t="0" r="0" b="1270"/>
                  <wp:docPr id="88214194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1943"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30935" cy="722630"/>
                          </a:xfrm>
                          <a:prstGeom prst="rect">
                            <a:avLst/>
                          </a:prstGeom>
                          <a:noFill/>
                        </pic:spPr>
                      </pic:pic>
                    </a:graphicData>
                  </a:graphic>
                </wp:inline>
              </w:drawing>
            </w:r>
          </w:p>
        </w:tc>
        <w:tc>
          <w:tcPr>
            <w:tcW w:w="3827" w:type="dxa"/>
            <w:shd w:val="pct20" w:color="auto" w:fill="auto"/>
          </w:tcPr>
          <w:p w:rsidR="00737184" w:rsidRPr="00A71A62" w:rsidRDefault="00B2048E">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rsidRDefault="00B2048E">
            <w:pPr>
              <w:overflowPunct w:val="0"/>
              <w:autoSpaceDE w:val="0"/>
              <w:autoSpaceDN w:val="0"/>
              <w:adjustRightInd w:val="0"/>
              <w:spacing w:before="180" w:after="60"/>
              <w:textAlignment w:val="baseline"/>
              <w:rPr>
                <w:sz w:val="14"/>
              </w:rPr>
            </w:pPr>
            <w:r w:rsidRPr="00A71A62">
              <w:rPr>
                <w:sz w:val="18"/>
              </w:rPr>
              <w:t>Érkezett: ……………………………..</w:t>
            </w:r>
          </w:p>
          <w:p w:rsidR="00737184" w:rsidRPr="00A71A62" w:rsidRDefault="00B2048E">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rsidRDefault="00B2048E">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rsidRDefault="00B2048E">
            <w:pPr>
              <w:overflowPunct w:val="0"/>
              <w:autoSpaceDE w:val="0"/>
              <w:autoSpaceDN w:val="0"/>
              <w:adjustRightInd w:val="0"/>
              <w:spacing w:before="120"/>
              <w:textAlignment w:val="baseline"/>
              <w:rPr>
                <w:color w:val="000000"/>
                <w:sz w:val="14"/>
              </w:rPr>
            </w:pPr>
            <w:r w:rsidRPr="00A71A62">
              <w:rPr>
                <w:sz w:val="14"/>
              </w:rPr>
              <w:t>Üzleti partner azonosító (fogyasztó):</w:t>
            </w:r>
            <w:r w:rsidR="0079794E" w:rsidRPr="00A71A62">
              <w:rPr>
                <w:sz w:val="18"/>
              </w:rPr>
              <w:t xml:space="preserve"> </w:t>
            </w:r>
          </w:p>
          <w:p w:rsidR="00737184" w:rsidRPr="00A71A62" w:rsidRDefault="00B2048E">
            <w:pPr>
              <w:overflowPunct w:val="0"/>
              <w:autoSpaceDE w:val="0"/>
              <w:autoSpaceDN w:val="0"/>
              <w:adjustRightInd w:val="0"/>
              <w:spacing w:before="120"/>
              <w:textAlignment w:val="baseline"/>
              <w:rPr>
                <w:sz w:val="14"/>
              </w:rPr>
            </w:pPr>
            <w:r w:rsidRPr="00A71A62">
              <w:rPr>
                <w:sz w:val="14"/>
              </w:rPr>
              <w:t xml:space="preserve">Ügyfélkapcsolat / ügy száma:  </w:t>
            </w:r>
            <w:r w:rsidR="005D4C91" w:rsidRPr="00A71A62">
              <w:rPr>
                <w:sz w:val="14"/>
              </w:rPr>
              <w:t xml:space="preserve">          </w:t>
            </w:r>
          </w:p>
          <w:p w:rsidR="00737184" w:rsidRPr="00A71A62" w:rsidRDefault="00B2048E" w:rsidP="006C46A0">
            <w:pPr>
              <w:overflowPunct w:val="0"/>
              <w:autoSpaceDE w:val="0"/>
              <w:autoSpaceDN w:val="0"/>
              <w:adjustRightInd w:val="0"/>
              <w:spacing w:before="120"/>
              <w:textAlignment w:val="baseline"/>
              <w:rPr>
                <w:sz w:val="14"/>
              </w:rPr>
            </w:pPr>
            <w:r w:rsidRPr="00A71A62">
              <w:rPr>
                <w:sz w:val="14"/>
              </w:rPr>
              <w:t>F</w:t>
            </w:r>
            <w:r w:rsidR="009B1C09" w:rsidRPr="00A71A62">
              <w:rPr>
                <w:sz w:val="14"/>
              </w:rPr>
              <w:t>elhasználási</w:t>
            </w:r>
            <w:r w:rsidRPr="00A71A62">
              <w:rPr>
                <w:sz w:val="14"/>
              </w:rPr>
              <w:t xml:space="preserve"> hely / bekötés azon</w:t>
            </w:r>
            <w:r w:rsidR="005D4C91" w:rsidRPr="00A71A62">
              <w:rPr>
                <w:sz w:val="14"/>
              </w:rPr>
              <w:t>.</w:t>
            </w:r>
            <w:r w:rsidRPr="00A71A62">
              <w:rPr>
                <w:sz w:val="14"/>
              </w:rPr>
              <w:t xml:space="preserve">:  </w:t>
            </w:r>
            <w:r w:rsidR="005D4C91" w:rsidRPr="00A71A62">
              <w:rPr>
                <w:sz w:val="14"/>
              </w:rPr>
              <w:t xml:space="preserve">  </w:t>
            </w:r>
          </w:p>
        </w:tc>
      </w:tr>
    </w:tbl>
    <w:p w:rsidR="00737184" w:rsidRPr="00A71A62" w:rsidRDefault="00737184">
      <w:pPr>
        <w:overflowPunct w:val="0"/>
        <w:autoSpaceDE w:val="0"/>
        <w:autoSpaceDN w:val="0"/>
        <w:adjustRightInd w:val="0"/>
        <w:spacing w:after="120"/>
        <w:jc w:val="both"/>
        <w:textAlignment w:val="baseline"/>
      </w:pPr>
    </w:p>
    <w:p w:rsidR="00737184" w:rsidRPr="00A71A62" w:rsidRDefault="00B2048E">
      <w:pPr>
        <w:overflowPunct w:val="0"/>
        <w:autoSpaceDE w:val="0"/>
        <w:autoSpaceDN w:val="0"/>
        <w:adjustRightInd w:val="0"/>
        <w:spacing w:after="120"/>
        <w:jc w:val="both"/>
        <w:textAlignment w:val="baseline"/>
      </w:pPr>
      <w:r w:rsidRPr="00A71A62">
        <w:t>1. F</w:t>
      </w:r>
      <w:r w:rsidR="009B1C09" w:rsidRPr="00A71A62">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firstRow="0" w:lastRow="0" w:firstColumn="0" w:lastColumn="0" w:noHBand="0" w:noVBand="0"/>
      </w:tblPr>
      <w:tblGrid>
        <w:gridCol w:w="3686"/>
        <w:gridCol w:w="7087"/>
      </w:tblGrid>
      <w:tr w:rsidR="00821180" w:rsidRPr="00A71A62" w:rsidTr="00932F08">
        <w:trPr>
          <w:cantSplit/>
          <w:trHeight w:val="340"/>
        </w:trPr>
        <w:tc>
          <w:tcPr>
            <w:tcW w:w="3686" w:type="dxa"/>
            <w:shd w:val="pct20" w:color="auto" w:fill="auto"/>
            <w:vAlign w:val="center"/>
          </w:tcPr>
          <w:p w:rsidR="00737184" w:rsidRPr="00A71A62" w:rsidRDefault="00B2048E"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rsidRDefault="00B2048E">
            <w:pPr>
              <w:overflowPunct w:val="0"/>
              <w:autoSpaceDE w:val="0"/>
              <w:autoSpaceDN w:val="0"/>
              <w:adjustRightInd w:val="0"/>
              <w:spacing w:before="40" w:after="40"/>
              <w:jc w:val="both"/>
              <w:textAlignment w:val="baseline"/>
              <w:rPr>
                <w:sz w:val="18"/>
              </w:rPr>
            </w:pPr>
            <w:r w:rsidRPr="00A71A62">
              <w:rPr>
                <w:rFonts w:eastAsia="Arial"/>
                <w:color w:val="0000FF"/>
                <w:sz w:val="18"/>
              </w:rPr>
              <w:t>Hajdu Marcell</w:t>
            </w:r>
            <w:r w:rsidR="00F00954" w:rsidRPr="00A71A62">
              <w:rPr>
                <w:rFonts w:eastAsia="Arial"/>
                <w:color w:val="0000FF"/>
                <w:sz w:val="18"/>
              </w:rPr>
              <w:t/>
            </w:r>
            <w:r w:rsidR="00532CB8" w:rsidRPr="00A71A62">
              <w:rPr>
                <w:rFonts w:eastAsia="Arial"/>
                <w:color w:val="0000FF"/>
                <w:sz w:val="18"/>
              </w:rPr>
              <w:t/>
            </w:r>
          </w:p>
        </w:tc>
      </w:tr>
      <w:tr w:rsidR="00821180" w:rsidRPr="00A71A62" w:rsidTr="00932F08">
        <w:trPr>
          <w:cantSplit/>
          <w:trHeight w:val="340"/>
        </w:trPr>
        <w:tc>
          <w:tcPr>
            <w:tcW w:w="3686" w:type="dxa"/>
            <w:shd w:val="pct20" w:color="auto" w:fill="auto"/>
            <w:vAlign w:val="center"/>
          </w:tcPr>
          <w:p w:rsidR="00737184" w:rsidRPr="00A71A62" w:rsidRDefault="00B2048E" w:rsidP="00932F08">
            <w:pPr>
              <w:overflowPunct w:val="0"/>
              <w:autoSpaceDE w:val="0"/>
              <w:autoSpaceDN w:val="0"/>
              <w:adjustRightInd w:val="0"/>
              <w:spacing w:before="40" w:after="40"/>
              <w:textAlignment w:val="baseline"/>
              <w:rPr>
                <w:sz w:val="18"/>
              </w:rPr>
            </w:pPr>
            <w:r w:rsidRPr="00A71A62">
              <w:rPr>
                <w:sz w:val="18"/>
              </w:rPr>
              <w:t>F</w:t>
            </w:r>
            <w:r w:rsidR="009B1C09" w:rsidRPr="00A71A62">
              <w:rPr>
                <w:sz w:val="18"/>
              </w:rPr>
              <w:t xml:space="preserve">elhasználási </w:t>
            </w:r>
            <w:r w:rsidRPr="00A71A62">
              <w:rPr>
                <w:sz w:val="18"/>
              </w:rPr>
              <w:t>hely. címe</w:t>
            </w:r>
            <w:r w:rsidR="00FA0CE4" w:rsidRPr="00A71A62">
              <w:rPr>
                <w:sz w:val="18"/>
              </w:rPr>
              <w:t xml:space="preserve"> </w:t>
            </w:r>
            <w:r w:rsidRPr="00A71A62">
              <w:rPr>
                <w:sz w:val="18"/>
              </w:rPr>
              <w:t>/</w:t>
            </w:r>
            <w:r w:rsidR="00FA0CE4" w:rsidRPr="00A71A62">
              <w:rPr>
                <w:sz w:val="18"/>
              </w:rPr>
              <w:t xml:space="preserve"> </w:t>
            </w:r>
            <w:r w:rsidRPr="00A71A62">
              <w:rPr>
                <w:sz w:val="18"/>
              </w:rPr>
              <w:t>rendeltetése:</w:t>
            </w:r>
          </w:p>
        </w:tc>
        <w:tc>
          <w:tcPr>
            <w:tcW w:w="7087" w:type="dxa"/>
          </w:tcPr>
          <w:p w:rsidR="00737184" w:rsidRPr="00A71A62" w:rsidRDefault="00B2048E"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5820 Mezőhegyes, Tavasz u. 4.</w:t>
            </w:r>
            <w:r w:rsidRPr="00A71A62">
              <w:rPr>
                <w:rFonts w:eastAsia="Arial"/>
                <w:color w:val="0000FF"/>
                <w:sz w:val="18"/>
              </w:rPr>
              <w:t/>
            </w:r>
          </w:p>
        </w:tc>
      </w:tr>
    </w:tbl>
    <w:p w:rsidR="00737184" w:rsidRPr="00A71A62" w:rsidRDefault="00737184">
      <w:pPr>
        <w:keepNext/>
        <w:overflowPunct w:val="0"/>
        <w:autoSpaceDE w:val="0"/>
        <w:autoSpaceDN w:val="0"/>
        <w:adjustRightInd w:val="0"/>
        <w:jc w:val="both"/>
        <w:textAlignment w:val="baseline"/>
      </w:pPr>
    </w:p>
    <w:p w:rsidR="00720181" w:rsidRPr="00A71A62" w:rsidRDefault="00720181" w:rsidP="00720181">
      <w:pPr>
        <w:keepNext/>
        <w:overflowPunct w:val="0"/>
        <w:autoSpaceDE w:val="0"/>
        <w:autoSpaceDN w:val="0"/>
        <w:adjustRightInd w:val="0"/>
        <w:jc w:val="both"/>
        <w:textAlignment w:val="baseline"/>
      </w:pPr>
      <w:r w:rsidRPr="00A71A62">
        <w:t>2. Vezetékjogi nyilatkozat:</w:t>
      </w:r>
    </w:p>
    <w:p w:rsidR="00720181" w:rsidRPr="00A71A62" w:rsidRDefault="00720181"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Hajdu Marcell</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Garamvölgyi Rita</w:t>
      </w:r>
    </w:p>
    <w:p w:rsidR="00720181" w:rsidRPr="00A71A62" w:rsidRDefault="00720181"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Szeged</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2011.03.27.</w:t>
      </w:r>
      <w:r w:rsidRPr="00A71A62">
        <w:rPr>
          <w:rFonts w:ascii="Microsoft Sans Serif" w:eastAsia="Microsoft Sans Serif" w:hAnsi="Microsoft Sans Serif" w:cs="Microsoft Sans Serif"/>
          <w:spacing w:val="-10"/>
          <w:w w:val="115"/>
          <w:sz w:val="14"/>
        </w:rPr>
        <w:t>,</w:t>
      </w:r>
    </w:p>
    <w:p w:rsidR="00720181" w:rsidRPr="00A71A62" w:rsidRDefault="00720181"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RDefault="00720181"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RDefault="00720181"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5820</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Mezőheg,es</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RDefault="00720181"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Tavasz u.</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4.</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51</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RDefault="00720181"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RDefault="00720181"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wp:anchor distT="0" distB="0" distL="0" distR="0" simplePos="0" relativeHeight="251800576" behindDoc="1" locked="0" layoutInCell="1" allowOverlap="1">
            <wp:simplePos x="0" y="0"/>
            <wp:positionH relativeFrom="page">
              <wp:posOffset>4791075</wp:posOffset>
            </wp:positionH>
            <wp:positionV relativeFrom="paragraph">
              <wp:posOffset>5080</wp:posOffset>
            </wp:positionV>
            <wp:extent cx="1038225" cy="723900"/>
            <wp:effectExtent l="0" t="0" r="9525" b="0"/>
            <wp:wrapNone/>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Mezőheg,es</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2026.04.24.</w:t>
      </w:r>
      <w:r w:rsidR="009D56B4" w:rsidRPr="00D70FBE">
        <w:rPr>
          <w:sz w:val="18"/>
          <w:szCs w:val="24"/>
        </w:rPr>
        <w:t/>
      </w:r>
      <w:r w:rsidR="009D56B4">
        <w:rPr>
          <w:sz w:val="18"/>
          <w:szCs w:val="24"/>
        </w:rPr>
        <w:t/>
      </w:r>
    </w:p>
    <w:p w:rsidR="00720181" w:rsidRPr="00A71A62" w:rsidRDefault="00720181"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RDefault="00720181"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RDefault="00720181"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RDefault="00720181"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RDefault="00AA289A"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wp:anchor distT="0" distB="0" distL="0" distR="0" simplePos="0" relativeHeight="251866112" behindDoc="1" locked="0" layoutInCell="1" allowOverlap="1" wp14:anchorId="3F5FD942" wp14:editId="5B1E7EF5">
            <wp:simplePos x="0" y="0"/>
            <wp:positionH relativeFrom="page">
              <wp:posOffset>4817534</wp:posOffset>
            </wp:positionH>
            <wp:positionV relativeFrom="paragraph">
              <wp:posOffset>31962</wp:posOffset>
            </wp:positionV>
            <wp:extent cx="1038225" cy="723900"/>
            <wp:effectExtent l="0" t="0" r="9525" b="0"/>
            <wp:wrapNone/>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00720181" w:rsidRPr="00A71A62">
        <w:rPr>
          <w:noProof/>
          <w:sz w:val="22"/>
          <w:szCs w:val="24"/>
        </w:rPr>
        <w:drawing>
          <wp:anchor distT="0" distB="0" distL="114300" distR="114300" simplePos="0" relativeHeight="251801600" behindDoc="1" locked="0" layoutInCell="1" allowOverlap="1" wp14:anchorId="7A23BE6F" wp14:editId="484D90B3">
            <wp:simplePos x="0" y="0"/>
            <wp:positionH relativeFrom="column">
              <wp:posOffset>812800</wp:posOffset>
            </wp:positionH>
            <wp:positionV relativeFrom="paragraph">
              <wp:posOffset>44450</wp:posOffset>
            </wp:positionV>
            <wp:extent cx="1485900" cy="445770"/>
            <wp:effectExtent l="0" t="0" r="0" b="0"/>
            <wp:wrapNone/>
            <wp:docPr id="25" name="Kép 25"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35" descr="signatu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85900" cy="445770"/>
                    </a:xfrm>
                    <a:prstGeom prst="rect">
                      <a:avLst/>
                    </a:prstGeom>
                    <a:noFill/>
                  </pic:spPr>
                </pic:pic>
              </a:graphicData>
            </a:graphic>
            <wp14:sizeRelH relativeFrom="margin">
              <wp14:pctWidth>0</wp14:pctWidth>
            </wp14:sizeRelH>
            <wp14:sizeRelV relativeFrom="margin">
              <wp14:pctHeight>0</wp14:pctHeight>
            </wp14:sizeRelV>
          </wp:anchor>
        </w:drawing>
      </w:r>
    </w:p>
    <w:p w:rsidR="00720181" w:rsidRPr="00A71A62" w:rsidRDefault="00720181"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RDefault="00720181"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RDefault="00720181"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RDefault="00720181"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RDefault="00B2048E"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00DB1729" w:rsidRPr="00A71A62">
        <w:t xml:space="preserve"> </w:t>
      </w:r>
      <w:r w:rsidRPr="00A71A62">
        <w:t>F</w:t>
      </w:r>
      <w:r w:rsidR="009B1C09" w:rsidRPr="00A71A62">
        <w:t>elhasználó</w:t>
      </w:r>
      <w:r w:rsidRPr="00A71A62">
        <w:t>i tulajdonú, méretlen vezeték (összekötő berendezés) használati nyilatkozat:</w:t>
      </w:r>
    </w:p>
    <w:p w:rsidR="002965A9" w:rsidRPr="00A71A62" w:rsidRDefault="00B2048E"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009B1C09" w:rsidRPr="00A71A62">
        <w:rPr>
          <w:sz w:val="18"/>
        </w:rPr>
        <w:t>elhasználói</w:t>
      </w:r>
      <w:r w:rsidRPr="00A71A62">
        <w:rPr>
          <w:sz w:val="18"/>
        </w:rPr>
        <w:t xml:space="preserve"> vezetékhálózatunkon keresztül történő kielégítéséhez.</w:t>
      </w:r>
    </w:p>
    <w:p w:rsidR="00737184" w:rsidRPr="00A71A62" w:rsidRDefault="00B2048E"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00DB1729" w:rsidRPr="00A71A62">
        <w:rPr>
          <w:sz w:val="18"/>
        </w:rPr>
        <w:t>:</w:t>
      </w:r>
      <w:r w:rsidRPr="00A71A62">
        <w:rPr>
          <w:sz w:val="18"/>
        </w:rPr>
        <w:t xml:space="preserve"> </w:t>
      </w:r>
      <w:r w:rsidRPr="00A71A62">
        <w:rPr>
          <w:sz w:val="18"/>
        </w:rPr>
        <w:tab/>
      </w:r>
    </w:p>
    <w:p w:rsidR="00737184" w:rsidRPr="00A71A62" w:rsidRDefault="00737184">
      <w:pPr>
        <w:overflowPunct w:val="0"/>
        <w:autoSpaceDE w:val="0"/>
        <w:autoSpaceDN w:val="0"/>
        <w:adjustRightInd w:val="0"/>
        <w:jc w:val="both"/>
        <w:textAlignment w:val="baseline"/>
        <w:rPr>
          <w:sz w:val="18"/>
        </w:rPr>
      </w:pPr>
    </w:p>
    <w:p w:rsidR="00737184" w:rsidRPr="00A71A62" w:rsidRDefault="00B2048E">
      <w:pPr>
        <w:overflowPunct w:val="0"/>
        <w:autoSpaceDE w:val="0"/>
        <w:autoSpaceDN w:val="0"/>
        <w:adjustRightInd w:val="0"/>
        <w:jc w:val="both"/>
        <w:textAlignment w:val="baseline"/>
        <w:rPr>
          <w:sz w:val="18"/>
        </w:rPr>
      </w:pPr>
      <w:r w:rsidRPr="00A71A62">
        <w:rPr>
          <w:sz w:val="18"/>
        </w:rPr>
        <w:t>Kelt: ..................................................., ............. év .............................hónap ..............nap</w:t>
      </w:r>
    </w:p>
    <w:p w:rsidR="00737184" w:rsidRPr="00A71A62" w:rsidRDefault="00737184">
      <w:pPr>
        <w:overflowPunct w:val="0"/>
        <w:autoSpaceDE w:val="0"/>
        <w:autoSpaceDN w:val="0"/>
        <w:adjustRightInd w:val="0"/>
        <w:jc w:val="both"/>
        <w:textAlignment w:val="baseline"/>
        <w:rPr>
          <w:sz w:val="18"/>
        </w:rPr>
      </w:pPr>
    </w:p>
    <w:p w:rsidR="00737184" w:rsidRPr="00A71A62" w:rsidRDefault="00B2048E">
      <w:pPr>
        <w:tabs>
          <w:tab w:val="center" w:pos="7938"/>
        </w:tabs>
        <w:overflowPunct w:val="0"/>
        <w:autoSpaceDE w:val="0"/>
        <w:autoSpaceDN w:val="0"/>
        <w:adjustRightInd w:val="0"/>
        <w:jc w:val="both"/>
        <w:textAlignment w:val="baseline"/>
        <w:rPr>
          <w:sz w:val="18"/>
        </w:rPr>
      </w:pPr>
      <w:r w:rsidRPr="00A71A62">
        <w:rPr>
          <w:sz w:val="18"/>
        </w:rPr>
        <w:tab/>
        <w:t>...........................................................................</w:t>
      </w:r>
    </w:p>
    <w:p w:rsidR="0005488E" w:rsidRDefault="00B2048E" w:rsidP="0005488E">
      <w:pPr>
        <w:jc w:val="both"/>
        <w:rPr>
          <w:rFonts w:eastAsia="Calibri"/>
          <w:sz w:val="16"/>
          <w:szCs w:val="18"/>
          <w:lang w:eastAsia="en-US"/>
        </w:rPr>
      </w:pPr>
      <w:ins w:id="4"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Pr="00A71A62" w:rsidRDefault="00BB3EF3" w:rsidP="0005488E">
      <w:pPr>
        <w:jc w:val="both"/>
        <w:rPr>
          <w:ins w:id="5"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firstRow="0" w:lastRow="0" w:firstColumn="0" w:lastColumn="0" w:noHBand="0" w:noVBand="0"/>
      </w:tblPr>
      <w:tblGrid>
        <w:gridCol w:w="2410"/>
        <w:gridCol w:w="4819"/>
        <w:gridCol w:w="1418"/>
        <w:gridCol w:w="2126"/>
      </w:tblGrid>
      <w:tr w:rsidR="00821180" w:rsidRPr="00A71A62" w:rsidTr="00532CB8">
        <w:trPr>
          <w:cantSplit/>
          <w:trHeight w:val="340"/>
        </w:trPr>
        <w:tc>
          <w:tcPr>
            <w:tcW w:w="2410" w:type="dxa"/>
            <w:shd w:val="pct20" w:color="auto" w:fill="auto"/>
            <w:vAlign w:val="center"/>
          </w:tcPr>
          <w:p w:rsidR="0089540F" w:rsidRPr="00A71A62" w:rsidRDefault="00B2048E" w:rsidP="003332ED">
            <w:pPr>
              <w:overflowPunct w:val="0"/>
              <w:autoSpaceDE w:val="0"/>
              <w:autoSpaceDN w:val="0"/>
              <w:adjustRightInd w:val="0"/>
              <w:spacing w:before="40" w:after="40"/>
              <w:textAlignment w:val="baseline"/>
              <w:rPr>
                <w:sz w:val="18"/>
              </w:rPr>
            </w:pPr>
            <w:r w:rsidRPr="00A71A62">
              <w:rPr>
                <w:sz w:val="18"/>
              </w:rPr>
              <w:lastRenderedPageBreak/>
              <w:t>Felhasználási hely címe:</w:t>
            </w:r>
          </w:p>
        </w:tc>
        <w:tc>
          <w:tcPr>
            <w:tcW w:w="4819" w:type="dxa"/>
            <w:vAlign w:val="center"/>
          </w:tcPr>
          <w:p w:rsidR="0089540F" w:rsidRPr="00A71A62" w:rsidRDefault="00B2048E" w:rsidP="003332ED">
            <w:pPr>
              <w:overflowPunct w:val="0"/>
              <w:autoSpaceDE w:val="0"/>
              <w:autoSpaceDN w:val="0"/>
              <w:adjustRightInd w:val="0"/>
              <w:spacing w:before="40" w:after="40"/>
              <w:textAlignment w:val="baseline"/>
              <w:rPr>
                <w:sz w:val="18"/>
              </w:rPr>
            </w:pPr>
            <w:r w:rsidRPr="00A71A62">
              <w:rPr>
                <w:rFonts w:eastAsia="Arial"/>
                <w:color w:val="0000FF"/>
                <w:szCs w:val="22"/>
              </w:rPr>
              <w:t>5820 Mezőhegyes, Tavasz u. 4.</w:t>
            </w:r>
            <w:r w:rsidRPr="00A71A62">
              <w:rPr>
                <w:rFonts w:eastAsia="Arial"/>
                <w:color w:val="0000FF"/>
                <w:sz w:val="18"/>
              </w:rPr>
              <w:t/>
            </w:r>
          </w:p>
        </w:tc>
        <w:tc>
          <w:tcPr>
            <w:tcW w:w="1418" w:type="dxa"/>
            <w:shd w:val="pct20" w:color="auto" w:fill="auto"/>
            <w:vAlign w:val="center"/>
          </w:tcPr>
          <w:p w:rsidR="0089540F" w:rsidRPr="00A71A62" w:rsidRDefault="00B2048E"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RDefault="00B2048E" w:rsidP="0054252D">
            <w:pPr>
              <w:overflowPunct w:val="0"/>
              <w:autoSpaceDE w:val="0"/>
              <w:autoSpaceDN w:val="0"/>
              <w:adjustRightInd w:val="0"/>
              <w:spacing w:before="40" w:after="40"/>
              <w:jc w:val="both"/>
              <w:textAlignment w:val="baseline"/>
              <w:rPr>
                <w:sz w:val="18"/>
              </w:rPr>
            </w:pPr>
            <w:r w:rsidRPr="00A71A62">
              <w:rPr>
                <w:color w:val="0000FF"/>
                <w:szCs w:val="22"/>
              </w:rPr>
              <w:t>0400123654</w:t>
            </w:r>
          </w:p>
        </w:tc>
      </w:tr>
    </w:tbl>
    <w:p w:rsidR="0089540F" w:rsidRPr="00A71A62" w:rsidRDefault="0089540F">
      <w:pPr>
        <w:keepNext/>
        <w:overflowPunct w:val="0"/>
        <w:autoSpaceDE w:val="0"/>
        <w:autoSpaceDN w:val="0"/>
        <w:adjustRightInd w:val="0"/>
        <w:spacing w:after="60"/>
        <w:jc w:val="both"/>
        <w:textAlignment w:val="baseline"/>
        <w:rPr>
          <w:sz w:val="6"/>
          <w:szCs w:val="8"/>
        </w:rPr>
      </w:pPr>
    </w:p>
    <w:p w:rsidR="000D3B22" w:rsidRPr="00A71A62" w:rsidRDefault="000D3B22">
      <w:pPr>
        <w:keepNext/>
        <w:overflowPunct w:val="0"/>
        <w:autoSpaceDE w:val="0"/>
        <w:autoSpaceDN w:val="0"/>
        <w:adjustRightInd w:val="0"/>
        <w:spacing w:after="60"/>
        <w:jc w:val="both"/>
        <w:textAlignment w:val="baseline"/>
      </w:pPr>
    </w:p>
    <w:p w:rsidR="000D3B22" w:rsidRPr="00A71A62" w:rsidRDefault="000D3B22">
      <w:pPr>
        <w:keepNext/>
        <w:overflowPunct w:val="0"/>
        <w:autoSpaceDE w:val="0"/>
        <w:autoSpaceDN w:val="0"/>
        <w:adjustRightInd w:val="0"/>
        <w:spacing w:after="60"/>
        <w:jc w:val="both"/>
        <w:textAlignment w:val="baseline"/>
      </w:pPr>
    </w:p>
    <w:p w:rsidR="00737184" w:rsidRPr="00A71A62" w:rsidRDefault="00B2048E">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rsidRDefault="00B2048E">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rsidRDefault="00B2048E">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00C8006C" w:rsidRPr="00A71A62">
        <w:rPr>
          <w:color w:val="0000FF"/>
          <w:sz w:val="16"/>
        </w:rPr>
        <w:t/>
      </w:r>
      <w:r w:rsidR="00C8006C" w:rsidRPr="00A71A62">
        <w:rPr>
          <w:color w:val="0000FF"/>
          <w:sz w:val="18"/>
          <w:szCs w:val="22"/>
        </w:rPr>
        <w:t xml:space="preserve"/>
      </w:r>
      <w:r w:rsidR="00C8006C" w:rsidRPr="00A71A62">
        <w:rPr>
          <w:color w:val="0000FF"/>
          <w:sz w:val="16"/>
        </w:rPr>
        <w:t/>
      </w:r>
      <w:r w:rsidRPr="00A71A62">
        <w:rPr>
          <w:color w:val="0000FF"/>
          <w:sz w:val="16"/>
        </w:rPr>
        <w:t>,Udvaron a ház falán</w:t>
      </w:r>
      <w:r w:rsidRPr="00A71A62">
        <w:rPr>
          <w:color w:val="0000FF"/>
          <w:sz w:val="2"/>
          <w:szCs w:val="2"/>
        </w:rPr>
        <w:t/>
      </w:r>
      <w:r w:rsidRPr="00A71A62">
        <w:rPr>
          <w:color w:val="0000FF"/>
          <w:sz w:val="16"/>
        </w:rPr>
        <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00C8006C" w:rsidRPr="00A71A62">
        <w:rPr>
          <w:color w:val="0000FF"/>
          <w:sz w:val="16"/>
        </w:rPr>
        <w:t>Nullázás</w:t>
      </w:r>
      <w:r w:rsidRPr="00A71A62">
        <w:rPr>
          <w:sz w:val="16"/>
        </w:rPr>
        <w:tab/>
      </w:r>
    </w:p>
    <w:p w:rsidR="00737184" w:rsidRPr="00A71A62" w:rsidRDefault="001C1CE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847680" behindDoc="1" locked="0" layoutInCell="1" allowOverlap="1" wp14:anchorId="6274604F" wp14:editId="259FA392">
            <wp:simplePos x="0" y="0"/>
            <wp:positionH relativeFrom="page">
              <wp:posOffset>5845175</wp:posOffset>
            </wp:positionH>
            <wp:positionV relativeFrom="paragraph">
              <wp:posOffset>55245</wp:posOffset>
            </wp:positionV>
            <wp:extent cx="1038225" cy="723900"/>
            <wp:effectExtent l="0" t="0" r="9525" b="0"/>
            <wp:wrapNone/>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kivitelező neve: ..............................</w:t>
      </w:r>
      <w:r w:rsidR="00DB1729" w:rsidRPr="00A71A62">
        <w:rPr>
          <w:sz w:val="16"/>
        </w:rPr>
        <w:t xml:space="preserve">.............................. </w:t>
      </w:r>
      <w:r w:rsidR="00B2048E" w:rsidRPr="00A71A62">
        <w:rPr>
          <w:sz w:val="16"/>
        </w:rPr>
        <w:t>...........................</w:t>
      </w:r>
      <w:r w:rsidR="00DB1729" w:rsidRPr="00A71A62">
        <w:rPr>
          <w:sz w:val="16"/>
        </w:rPr>
        <w:t xml:space="preserve"> </w:t>
      </w:r>
      <w:r w:rsidR="00B2048E" w:rsidRPr="00A71A62">
        <w:rPr>
          <w:sz w:val="16"/>
        </w:rPr>
        <w:t>anyja neve:</w:t>
      </w:r>
      <w:r w:rsidR="00B2048E" w:rsidRPr="00A71A62">
        <w:rPr>
          <w:sz w:val="16"/>
        </w:rPr>
        <w:tab/>
      </w:r>
    </w:p>
    <w:p w:rsidR="006C46A0" w:rsidRPr="00A71A62" w:rsidRDefault="00B2048E"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00EB1F5F" w:rsidRPr="00A71A62">
        <w:rPr>
          <w:sz w:val="16"/>
        </w:rPr>
        <w:t xml:space="preserve">legfeljebb </w:t>
      </w:r>
      <w:r w:rsidR="0028049E" w:rsidRPr="00A71A62">
        <w:rPr>
          <w:color w:val="0000FF"/>
          <w:sz w:val="16"/>
        </w:rPr>
        <w:t>16</w:t>
      </w:r>
      <w:r w:rsidR="0028049E" w:rsidRPr="00A71A62">
        <w:rPr>
          <w:color w:val="0000FF"/>
          <w:sz w:val="2"/>
          <w:szCs w:val="2"/>
        </w:rPr>
        <w:t/>
      </w:r>
      <w:r w:rsidR="0028049E" w:rsidRPr="00A71A62">
        <w:rPr>
          <w:color w:val="0000FF"/>
          <w:sz w:val="16"/>
        </w:rPr>
        <w:t/>
      </w:r>
      <w:r w:rsidR="0028049E" w:rsidRPr="00A71A62">
        <w:rPr>
          <w:sz w:val="16"/>
        </w:rPr>
        <w:t>. A</w:t>
      </w:r>
      <w:r w:rsidR="0028049E">
        <w:rPr>
          <w:sz w:val="16"/>
        </w:rPr>
        <w:t xml:space="preserve"> + </w:t>
      </w:r>
      <w:r w:rsidR="0028049E" w:rsidRPr="00A71A62">
        <w:rPr>
          <w:color w:val="0000FF"/>
          <w:sz w:val="16"/>
        </w:rPr>
        <w:t/>
      </w:r>
      <w:r w:rsidR="0028049E" w:rsidRPr="000802DA">
        <w:rPr>
          <w:color w:val="0000FF"/>
          <w:sz w:val="2"/>
          <w:szCs w:val="2"/>
        </w:rPr>
        <w:t/>
      </w:r>
      <w:r w:rsidR="0028049E" w:rsidRPr="00FB1A00">
        <w:rPr>
          <w:color w:val="0000FF"/>
          <w:sz w:val="2"/>
          <w:szCs w:val="2"/>
        </w:rPr>
        <w:t/>
      </w:r>
      <w:r w:rsidR="0028049E" w:rsidRPr="00A71A62">
        <w:rPr>
          <w:color w:val="0000FF"/>
          <w:sz w:val="16"/>
        </w:rPr>
        <w:t/>
      </w:r>
      <w:r w:rsidR="0028049E" w:rsidRPr="00A71A62">
        <w:rPr>
          <w:sz w:val="16"/>
        </w:rPr>
        <w:t xml:space="preserve"> </w:t>
      </w:r>
      <w:r w:rsidR="0028049E">
        <w:rPr>
          <w:sz w:val="16"/>
        </w:rPr>
        <w:t xml:space="preserve">A H + </w:t>
      </w:r>
      <w:r w:rsidR="0028049E" w:rsidRPr="00A71A62">
        <w:rPr>
          <w:color w:val="0000FF"/>
          <w:sz w:val="16"/>
        </w:rPr>
        <w:t/>
      </w:r>
      <w:r w:rsidR="0028049E" w:rsidRPr="000802DA">
        <w:rPr>
          <w:color w:val="0000FF"/>
          <w:sz w:val="2"/>
          <w:szCs w:val="2"/>
        </w:rPr>
        <w:t/>
      </w:r>
      <w:r w:rsidR="0028049E" w:rsidRPr="009D56B4">
        <w:rPr>
          <w:color w:val="0000FF"/>
          <w:sz w:val="2"/>
          <w:szCs w:val="2"/>
        </w:rPr>
        <w:t/>
      </w:r>
      <w:r w:rsidR="0028049E" w:rsidRPr="00A71A62">
        <w:rPr>
          <w:color w:val="0000FF"/>
          <w:sz w:val="16"/>
        </w:rPr>
        <w:t/>
      </w:r>
      <w:r w:rsidR="0028049E">
        <w:rPr>
          <w:sz w:val="16"/>
        </w:rPr>
        <w:t>A</w:t>
      </w:r>
      <w:r w:rsidR="009D56B4">
        <w:rPr>
          <w:sz w:val="16"/>
        </w:rPr>
        <w:t xml:space="preserve"> V</w:t>
      </w:r>
      <w:r w:rsidRPr="00A71A62">
        <w:rPr>
          <w:sz w:val="16"/>
        </w:rPr>
        <w:t xml:space="preserve"> erősségű áram átvitelére alkalmas.</w:t>
      </w:r>
    </w:p>
    <w:p w:rsidR="00737184" w:rsidRPr="00A71A62" w:rsidRDefault="002C740F">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899904" behindDoc="0" locked="0" layoutInCell="1" allowOverlap="1" wp14:anchorId="1DED2221" wp14:editId="2D43065C">
            <wp:simplePos x="0" y="0"/>
            <wp:positionH relativeFrom="column">
              <wp:posOffset>1096010</wp:posOffset>
            </wp:positionH>
            <wp:positionV relativeFrom="paragraph">
              <wp:posOffset>19685</wp:posOffset>
            </wp:positionV>
            <wp:extent cx="1609725" cy="647700"/>
            <wp:effectExtent l="0" t="0" r="9525" b="0"/>
            <wp:wrapNone/>
            <wp:docPr id="61"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048E" w:rsidRPr="00A71A62">
        <w:rPr>
          <w:sz w:val="16"/>
        </w:rPr>
        <w:t>- születési helye</w:t>
      </w:r>
      <w:r w:rsidR="00E8687B" w:rsidRPr="00A71A62">
        <w:rPr>
          <w:sz w:val="16"/>
        </w:rPr>
        <w:t xml:space="preserve">: </w:t>
      </w:r>
      <w:r w:rsidR="00B2048E" w:rsidRPr="00A71A62">
        <w:rPr>
          <w:sz w:val="16"/>
        </w:rPr>
        <w:t>............</w:t>
      </w:r>
      <w:r w:rsidR="00835FCB" w:rsidRPr="00A71A62">
        <w:rPr>
          <w:bCs/>
          <w:noProof/>
          <w:sz w:val="16"/>
        </w:rPr>
        <w:t xml:space="preserve"> </w:t>
      </w:r>
      <w:r w:rsidR="00B2048E" w:rsidRPr="00A71A62">
        <w:rPr>
          <w:sz w:val="16"/>
        </w:rPr>
        <w:t>..................</w:t>
      </w:r>
      <w:r w:rsidR="00507139" w:rsidRPr="00507139">
        <w:rPr>
          <w:bCs/>
          <w:noProof/>
          <w:color w:val="000000"/>
          <w:spacing w:val="-6"/>
          <w:sz w:val="18"/>
          <w:szCs w:val="22"/>
        </w:rPr>
        <w:t xml:space="preserve"> </w:t>
      </w:r>
      <w:r w:rsidR="00B2048E" w:rsidRPr="00A71A62">
        <w:rPr>
          <w:sz w:val="16"/>
        </w:rPr>
        <w:t>.......................................................... születési ideje</w:t>
      </w:r>
      <w:r w:rsidR="00E8687B" w:rsidRPr="00A71A62">
        <w:rPr>
          <w:sz w:val="16"/>
        </w:rPr>
        <w:t>:</w:t>
      </w:r>
      <w:r w:rsidR="00B2048E"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001249A3" w:rsidRPr="001249A3">
        <w:rPr>
          <w:bCs/>
          <w:noProof/>
          <w:sz w:val="18"/>
        </w:rPr>
        <w:t xml:space="preserve"> </w:t>
      </w:r>
      <w:r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00DB1729" w:rsidRPr="00A71A62">
        <w:rPr>
          <w:sz w:val="16"/>
        </w:rPr>
        <w:t>.....</w:t>
      </w:r>
      <w:r w:rsidRPr="00A71A62">
        <w:rPr>
          <w:sz w:val="16"/>
        </w:rPr>
        <w:t>........... szakképesítő irat száma:</w:t>
      </w:r>
      <w:r w:rsidRPr="00A71A62">
        <w:rPr>
          <w:sz w:val="16"/>
        </w:rPr>
        <w:tab/>
      </w:r>
    </w:p>
    <w:p w:rsidR="00737184" w:rsidRPr="00A71A62" w:rsidRDefault="002C740F"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901952" behindDoc="0" locked="0" layoutInCell="1" allowOverlap="1" wp14:anchorId="318287D4" wp14:editId="77A1A701">
            <wp:simplePos x="0" y="0"/>
            <wp:positionH relativeFrom="column">
              <wp:posOffset>4493260</wp:posOffset>
            </wp:positionH>
            <wp:positionV relativeFrom="paragraph">
              <wp:posOffset>17145</wp:posOffset>
            </wp:positionV>
            <wp:extent cx="1609725" cy="647700"/>
            <wp:effectExtent l="0" t="0" r="9525" b="0"/>
            <wp:wrapNone/>
            <wp:docPr id="62"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048E" w:rsidRPr="00A71A62">
        <w:rPr>
          <w:sz w:val="16"/>
        </w:rPr>
        <w:t>- adószáma:</w:t>
      </w:r>
      <w:r w:rsidR="00B2048E" w:rsidRPr="00A71A62">
        <w:rPr>
          <w:sz w:val="16"/>
        </w:rPr>
        <w:tab/>
      </w:r>
    </w:p>
    <w:p w:rsidR="00737184" w:rsidRPr="00A71A62" w:rsidRDefault="00B2048E"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00A715EA" w:rsidRPr="00A71A62">
        <w:rPr>
          <w:color w:val="0000FF"/>
          <w:sz w:val="22"/>
          <w:szCs w:val="28"/>
        </w:rPr>
        <w:t>Mezőheg,es2026.04.24.</w:t>
      </w:r>
    </w:p>
    <w:p w:rsidR="00737184" w:rsidRPr="00A71A62" w:rsidRDefault="00737184">
      <w:pPr>
        <w:overflowPunct w:val="0"/>
        <w:autoSpaceDE w:val="0"/>
        <w:autoSpaceDN w:val="0"/>
        <w:adjustRightInd w:val="0"/>
        <w:jc w:val="both"/>
        <w:textAlignment w:val="baseline"/>
        <w:rPr>
          <w:sz w:val="16"/>
        </w:rPr>
      </w:pPr>
    </w:p>
    <w:p w:rsidR="00737184" w:rsidRPr="00A71A62" w:rsidRDefault="00B2048E">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rsidRDefault="00B2048E">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RDefault="00B2048E"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rsidRDefault="00B2048E">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00C8006C" w:rsidRPr="00A71A62">
        <w:rPr>
          <w:color w:val="0000FF"/>
          <w:sz w:val="16"/>
        </w:rPr>
        <w:t>Nullázás</w:t>
      </w:r>
      <w:r w:rsidRPr="00A71A62">
        <w:rPr>
          <w:sz w:val="16"/>
        </w:rPr>
        <w:t>.</w:t>
      </w:r>
      <w:r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RDefault="002C740F"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904000" behindDoc="0" locked="0" layoutInCell="1" allowOverlap="1" wp14:anchorId="6D8E8B51" wp14:editId="10839046">
            <wp:simplePos x="0" y="0"/>
            <wp:positionH relativeFrom="column">
              <wp:posOffset>1094740</wp:posOffset>
            </wp:positionH>
            <wp:positionV relativeFrom="paragraph">
              <wp:posOffset>123825</wp:posOffset>
            </wp:positionV>
            <wp:extent cx="1609725" cy="647700"/>
            <wp:effectExtent l="0" t="0" r="9525" b="0"/>
            <wp:wrapNone/>
            <wp:docPr id="63"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1C1CE3" w:rsidRPr="00A71A62">
        <w:rPr>
          <w:noProof/>
          <w:sz w:val="22"/>
          <w:szCs w:val="24"/>
        </w:rPr>
        <w:drawing>
          <wp:anchor distT="0" distB="0" distL="0" distR="0" simplePos="0" relativeHeight="251849728" behindDoc="1" locked="0" layoutInCell="1" allowOverlap="1" wp14:anchorId="22428BFF" wp14:editId="6E0182CF">
            <wp:simplePos x="0" y="0"/>
            <wp:positionH relativeFrom="page">
              <wp:posOffset>5826125</wp:posOffset>
            </wp:positionH>
            <wp:positionV relativeFrom="paragraph">
              <wp:posOffset>46355</wp:posOffset>
            </wp:positionV>
            <wp:extent cx="1038225" cy="723900"/>
            <wp:effectExtent l="0" t="0" r="9525" b="0"/>
            <wp:wrapNone/>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xml:space="preserve">- az általam létesített berendezés károsodás nélkül </w:t>
      </w:r>
      <w:r w:rsidR="000A7017" w:rsidRPr="00A71A62">
        <w:rPr>
          <w:sz w:val="16"/>
        </w:rPr>
        <w:t xml:space="preserve">fázisonként </w:t>
      </w:r>
      <w:r w:rsidR="00B2048E" w:rsidRPr="00A71A62">
        <w:rPr>
          <w:sz w:val="16"/>
        </w:rPr>
        <w:t>legfeljebb</w:t>
      </w:r>
      <w:r w:rsidR="00FB1A00">
        <w:rPr>
          <w:sz w:val="16"/>
        </w:rPr>
        <w:t xml:space="preserve"> </w:t>
      </w:r>
      <w:r w:rsidR="0028049E" w:rsidRPr="00A71A62">
        <w:rPr>
          <w:color w:val="0000FF"/>
          <w:sz w:val="16"/>
        </w:rPr>
        <w:t>16</w:t>
      </w:r>
      <w:r w:rsidR="0028049E" w:rsidRPr="00A71A62">
        <w:rPr>
          <w:color w:val="0000FF"/>
          <w:sz w:val="2"/>
          <w:szCs w:val="2"/>
        </w:rPr>
        <w:t/>
      </w:r>
      <w:r w:rsidR="0028049E" w:rsidRPr="00A71A62">
        <w:rPr>
          <w:color w:val="0000FF"/>
          <w:sz w:val="16"/>
        </w:rPr>
        <w:t/>
      </w:r>
      <w:r w:rsidR="0028049E" w:rsidRPr="00A71A62">
        <w:rPr>
          <w:sz w:val="16"/>
        </w:rPr>
        <w:t>. A</w:t>
      </w:r>
      <w:r w:rsidR="0028049E">
        <w:rPr>
          <w:sz w:val="16"/>
        </w:rPr>
        <w:t xml:space="preserve"> + </w:t>
      </w:r>
      <w:r w:rsidR="0028049E" w:rsidRPr="00A71A62">
        <w:rPr>
          <w:color w:val="0000FF"/>
          <w:sz w:val="16"/>
        </w:rPr>
        <w:t/>
      </w:r>
      <w:r w:rsidR="0028049E" w:rsidRPr="000802DA">
        <w:rPr>
          <w:color w:val="0000FF"/>
          <w:sz w:val="2"/>
          <w:szCs w:val="2"/>
        </w:rPr>
        <w:t/>
      </w:r>
      <w:r w:rsidR="0028049E" w:rsidRPr="00FB1A00">
        <w:rPr>
          <w:color w:val="0000FF"/>
          <w:sz w:val="2"/>
          <w:szCs w:val="2"/>
        </w:rPr>
        <w:t/>
      </w:r>
      <w:r w:rsidR="0028049E" w:rsidRPr="00A71A62">
        <w:rPr>
          <w:color w:val="0000FF"/>
          <w:sz w:val="16"/>
        </w:rPr>
        <w:t/>
      </w:r>
      <w:r w:rsidR="0028049E" w:rsidRPr="00A71A62">
        <w:rPr>
          <w:sz w:val="16"/>
        </w:rPr>
        <w:t xml:space="preserve"> </w:t>
      </w:r>
      <w:r w:rsidR="0028049E">
        <w:rPr>
          <w:sz w:val="16"/>
        </w:rPr>
        <w:t xml:space="preserve">A H + </w:t>
      </w:r>
      <w:r w:rsidR="0028049E" w:rsidRPr="00A71A62">
        <w:rPr>
          <w:color w:val="0000FF"/>
          <w:sz w:val="16"/>
        </w:rPr>
        <w:t/>
      </w:r>
      <w:r w:rsidR="0028049E" w:rsidRPr="000802DA">
        <w:rPr>
          <w:color w:val="0000FF"/>
          <w:sz w:val="2"/>
          <w:szCs w:val="2"/>
        </w:rPr>
        <w:t/>
      </w:r>
      <w:r w:rsidR="0028049E" w:rsidRPr="009D56B4">
        <w:rPr>
          <w:color w:val="0000FF"/>
          <w:sz w:val="2"/>
          <w:szCs w:val="2"/>
        </w:rPr>
        <w:t/>
      </w:r>
      <w:r w:rsidR="0028049E" w:rsidRPr="00A71A62">
        <w:rPr>
          <w:color w:val="0000FF"/>
          <w:sz w:val="16"/>
        </w:rPr>
        <w:t/>
      </w:r>
      <w:r w:rsidR="0028049E">
        <w:rPr>
          <w:sz w:val="16"/>
        </w:rPr>
        <w:t>A</w:t>
      </w:r>
      <w:r w:rsidR="00FB1A00">
        <w:rPr>
          <w:sz w:val="16"/>
        </w:rPr>
        <w:t xml:space="preserve"> V</w:t>
      </w:r>
      <w:r w:rsidR="00FB1A00" w:rsidRPr="00A71A62">
        <w:rPr>
          <w:sz w:val="16"/>
        </w:rPr>
        <w:t xml:space="preserve"> </w:t>
      </w:r>
      <w:r w:rsidR="00B2048E" w:rsidRPr="00A71A62">
        <w:rPr>
          <w:sz w:val="16"/>
        </w:rPr>
        <w:t>erősségű áram átvitelére alkalmas.</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00E8687B" w:rsidRPr="00A71A62">
        <w:rPr>
          <w:sz w:val="16"/>
        </w:rPr>
        <w:t xml:space="preserve">: </w:t>
      </w:r>
      <w:r w:rsidRPr="00A71A62">
        <w:rPr>
          <w:sz w:val="16"/>
        </w:rPr>
        <w:t>..........................................................</w:t>
      </w:r>
      <w:r w:rsidR="00E8687B" w:rsidRPr="00A71A62">
        <w:rPr>
          <w:sz w:val="16"/>
        </w:rPr>
        <w:t>..............................</w:t>
      </w:r>
      <w:r w:rsidRPr="00A71A62">
        <w:rPr>
          <w:sz w:val="16"/>
        </w:rPr>
        <w:t xml:space="preserve"> születési ideje</w:t>
      </w:r>
      <w:r w:rsidR="00E8687B" w:rsidRPr="00A71A62">
        <w:rPr>
          <w:sz w:val="16"/>
        </w:rPr>
        <w:t>:</w:t>
      </w:r>
      <w:r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00835FCB" w:rsidRPr="00A71A62">
        <w:rPr>
          <w:bCs/>
          <w:noProof/>
          <w:sz w:val="16"/>
        </w:rPr>
        <w:t xml:space="preserve"> </w:t>
      </w:r>
      <w:r w:rsidRPr="00A71A62">
        <w:rPr>
          <w:sz w:val="16"/>
        </w:rPr>
        <w:tab/>
      </w:r>
    </w:p>
    <w:p w:rsidR="00737184" w:rsidRPr="00A71A62" w:rsidRDefault="002C740F">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906048" behindDoc="0" locked="0" layoutInCell="1" allowOverlap="1" wp14:anchorId="007C4697" wp14:editId="3AACC3D5">
            <wp:simplePos x="0" y="0"/>
            <wp:positionH relativeFrom="column">
              <wp:posOffset>4057015</wp:posOffset>
            </wp:positionH>
            <wp:positionV relativeFrom="paragraph">
              <wp:posOffset>108585</wp:posOffset>
            </wp:positionV>
            <wp:extent cx="1609725" cy="647700"/>
            <wp:effectExtent l="0" t="0" r="9525" b="0"/>
            <wp:wrapNone/>
            <wp:docPr id="1440865728" name="Kép 144086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048E" w:rsidRPr="00A71A62">
        <w:rPr>
          <w:sz w:val="16"/>
        </w:rPr>
        <w:t>- nyilatkozattétel jogcíme: ...........................................</w:t>
      </w:r>
      <w:r w:rsidR="00DB1729" w:rsidRPr="00A71A62">
        <w:rPr>
          <w:sz w:val="16"/>
        </w:rPr>
        <w:t>...</w:t>
      </w:r>
      <w:r w:rsidR="00B2048E" w:rsidRPr="00A71A62">
        <w:rPr>
          <w:sz w:val="16"/>
        </w:rPr>
        <w:t>.......................... szakképesítő irat száma:</w:t>
      </w:r>
      <w:r w:rsidR="00E8687B" w:rsidRPr="00A71A62">
        <w:rPr>
          <w:sz w:val="16"/>
        </w:rPr>
        <w:t xml:space="preserve"> </w:t>
      </w:r>
      <w:r w:rsidR="00B2048E" w:rsidRPr="00A71A62">
        <w:rPr>
          <w:sz w:val="16"/>
        </w:rPr>
        <w:tab/>
      </w:r>
    </w:p>
    <w:p w:rsidR="00737184" w:rsidRPr="00A71A62" w:rsidRDefault="00B2048E"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001249A3" w:rsidRPr="001249A3">
        <w:rPr>
          <w:bCs/>
          <w:noProof/>
          <w:sz w:val="18"/>
        </w:rPr>
        <w:t xml:space="preserve"> </w:t>
      </w:r>
      <w:r w:rsidRPr="00A71A62">
        <w:rPr>
          <w:sz w:val="16"/>
        </w:rPr>
        <w:tab/>
      </w:r>
    </w:p>
    <w:p w:rsidR="00737184" w:rsidRPr="00A71A62" w:rsidRDefault="00B2048E"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00A715EA" w:rsidRPr="00A71A62">
        <w:rPr>
          <w:color w:val="0000FF"/>
          <w:sz w:val="22"/>
          <w:szCs w:val="28"/>
        </w:rPr>
        <w:t>Mezőheg,es2026.04.24.</w:t>
      </w:r>
      <w:r w:rsidRPr="00A71A62">
        <w:rPr>
          <w:sz w:val="16"/>
        </w:rPr>
        <w:tab/>
        <w:t>...........................................................................</w:t>
      </w:r>
    </w:p>
    <w:p w:rsidR="00737184" w:rsidRPr="00A71A62" w:rsidRDefault="00B2048E">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RDefault="00BB3EF3" w:rsidP="001249A3">
      <w:pPr>
        <w:keepNext/>
        <w:tabs>
          <w:tab w:val="left" w:pos="8353"/>
        </w:tabs>
        <w:overflowPunct w:val="0"/>
        <w:autoSpaceDE w:val="0"/>
        <w:autoSpaceDN w:val="0"/>
        <w:adjustRightInd w:val="0"/>
        <w:spacing w:after="60"/>
        <w:jc w:val="both"/>
        <w:textAlignment w:val="baseline"/>
        <w:rPr>
          <w:sz w:val="18"/>
        </w:rPr>
      </w:pPr>
    </w:p>
    <w:p w:rsidR="00BB3EF3" w:rsidRDefault="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RDefault="00B2048E"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009B1C09" w:rsidRPr="00A71A62">
        <w:rPr>
          <w:sz w:val="18"/>
        </w:rPr>
        <w:t>elhasználói</w:t>
      </w:r>
      <w:r w:rsidRPr="00A71A62">
        <w:rPr>
          <w:sz w:val="18"/>
        </w:rPr>
        <w:t xml:space="preserve"> főelosztóról:</w:t>
      </w:r>
      <w:r w:rsidR="001249A3">
        <w:rPr>
          <w:sz w:val="18"/>
        </w:rPr>
        <w:tab/>
      </w:r>
    </w:p>
    <w:p w:rsidR="00737184" w:rsidRPr="00A71A62" w:rsidRDefault="00B2048E">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009B1C09" w:rsidRPr="00A71A62">
        <w:rPr>
          <w:sz w:val="16"/>
        </w:rPr>
        <w:t>elhasználói</w:t>
      </w:r>
      <w:r w:rsidRPr="00A71A62">
        <w:rPr>
          <w:sz w:val="16"/>
        </w:rPr>
        <w:t xml:space="preserve"> főelosztóró</w:t>
      </w:r>
      <w:r w:rsidR="002F60C6" w:rsidRPr="00A71A62">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00C8006C" w:rsidRPr="00A71A62">
        <w:rPr>
          <w:color w:val="0000FF"/>
          <w:sz w:val="16"/>
        </w:rPr>
        <w:t>Nullázás</w:t>
      </w:r>
      <w:r w:rsidRPr="00A71A62">
        <w:rPr>
          <w:sz w:val="16"/>
        </w:rPr>
        <w:t>.</w:t>
      </w:r>
      <w:r w:rsidRPr="00A71A62">
        <w:rPr>
          <w:sz w:val="16"/>
        </w:rPr>
        <w:tab/>
      </w:r>
    </w:p>
    <w:p w:rsidR="003A5733" w:rsidRPr="00A71A62" w:rsidRDefault="00043851"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842560" behindDoc="1" locked="0" layoutInCell="1" allowOverlap="1" wp14:anchorId="4D61B6D2" wp14:editId="38AF7154">
            <wp:simplePos x="0" y="0"/>
            <wp:positionH relativeFrom="margin">
              <wp:posOffset>1133475</wp:posOffset>
            </wp:positionH>
            <wp:positionV relativeFrom="paragraph">
              <wp:posOffset>7620</wp:posOffset>
            </wp:positionV>
            <wp:extent cx="1676400" cy="1168866"/>
            <wp:effectExtent l="0" t="0" r="0" b="0"/>
            <wp:wrapNone/>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0" cy="1168866"/>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xml:space="preserve">- az általam létesített berendezés károsodás nélkül </w:t>
      </w:r>
      <w:r w:rsidR="000A7017" w:rsidRPr="00A71A62">
        <w:rPr>
          <w:sz w:val="16"/>
        </w:rPr>
        <w:t xml:space="preserve">fázisonként </w:t>
      </w:r>
      <w:r w:rsidR="00B2048E" w:rsidRPr="00A71A62">
        <w:rPr>
          <w:sz w:val="16"/>
        </w:rPr>
        <w:t xml:space="preserve">legfeljebb </w:t>
      </w:r>
      <w:r w:rsidR="0028049E" w:rsidRPr="00A71A62">
        <w:rPr>
          <w:color w:val="0000FF"/>
          <w:sz w:val="16"/>
        </w:rPr>
        <w:t>16</w:t>
      </w:r>
      <w:r w:rsidR="0028049E" w:rsidRPr="00A71A62">
        <w:rPr>
          <w:color w:val="0000FF"/>
          <w:sz w:val="2"/>
          <w:szCs w:val="2"/>
        </w:rPr>
        <w:t/>
      </w:r>
      <w:r w:rsidR="0028049E" w:rsidRPr="00A71A62">
        <w:rPr>
          <w:color w:val="0000FF"/>
          <w:sz w:val="16"/>
        </w:rPr>
        <w:t/>
      </w:r>
      <w:r w:rsidR="0028049E" w:rsidRPr="00A71A62">
        <w:rPr>
          <w:sz w:val="16"/>
        </w:rPr>
        <w:t>. A</w:t>
      </w:r>
      <w:r w:rsidR="0028049E">
        <w:rPr>
          <w:sz w:val="16"/>
        </w:rPr>
        <w:t xml:space="preserve"> + </w:t>
      </w:r>
      <w:r w:rsidR="0028049E" w:rsidRPr="00A71A62">
        <w:rPr>
          <w:color w:val="0000FF"/>
          <w:sz w:val="16"/>
        </w:rPr>
        <w:t/>
      </w:r>
      <w:r w:rsidR="0028049E" w:rsidRPr="000802DA">
        <w:rPr>
          <w:color w:val="0000FF"/>
          <w:sz w:val="2"/>
          <w:szCs w:val="2"/>
        </w:rPr>
        <w:t/>
      </w:r>
      <w:r w:rsidR="0028049E" w:rsidRPr="00FB1A00">
        <w:rPr>
          <w:color w:val="0000FF"/>
          <w:sz w:val="2"/>
          <w:szCs w:val="2"/>
        </w:rPr>
        <w:t/>
      </w:r>
      <w:r w:rsidR="0028049E" w:rsidRPr="00A71A62">
        <w:rPr>
          <w:color w:val="0000FF"/>
          <w:sz w:val="16"/>
        </w:rPr>
        <w:t/>
      </w:r>
      <w:r w:rsidR="0028049E" w:rsidRPr="00A71A62">
        <w:rPr>
          <w:sz w:val="16"/>
        </w:rPr>
        <w:t xml:space="preserve"> </w:t>
      </w:r>
      <w:r w:rsidR="0028049E">
        <w:rPr>
          <w:sz w:val="16"/>
        </w:rPr>
        <w:t xml:space="preserve">A H + </w:t>
      </w:r>
      <w:r w:rsidR="0028049E" w:rsidRPr="00A71A62">
        <w:rPr>
          <w:color w:val="0000FF"/>
          <w:sz w:val="16"/>
        </w:rPr>
        <w:t/>
      </w:r>
      <w:r w:rsidR="0028049E" w:rsidRPr="000802DA">
        <w:rPr>
          <w:color w:val="0000FF"/>
          <w:sz w:val="2"/>
          <w:szCs w:val="2"/>
        </w:rPr>
        <w:t/>
      </w:r>
      <w:r w:rsidR="0028049E" w:rsidRPr="009D56B4">
        <w:rPr>
          <w:color w:val="0000FF"/>
          <w:sz w:val="2"/>
          <w:szCs w:val="2"/>
        </w:rPr>
        <w:t/>
      </w:r>
      <w:r w:rsidR="0028049E" w:rsidRPr="00A71A62">
        <w:rPr>
          <w:color w:val="0000FF"/>
          <w:sz w:val="16"/>
        </w:rPr>
        <w:t/>
      </w:r>
      <w:r w:rsidR="0028049E">
        <w:rPr>
          <w:sz w:val="16"/>
        </w:rPr>
        <w:t xml:space="preserve">A </w:t>
      </w:r>
      <w:r w:rsidR="00FB1A00">
        <w:rPr>
          <w:sz w:val="16"/>
        </w:rPr>
        <w:t>V</w:t>
      </w:r>
      <w:r w:rsidR="00FB1A00" w:rsidRPr="00A71A62">
        <w:rPr>
          <w:sz w:val="16"/>
        </w:rPr>
        <w:t xml:space="preserve"> </w:t>
      </w:r>
      <w:r w:rsidR="00B2048E" w:rsidRPr="00A71A62">
        <w:rPr>
          <w:sz w:val="16"/>
        </w:rPr>
        <w:t>erősségű áram átvitelére alkalmas.</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00D05FD4" w:rsidRPr="00A71A62">
        <w:rPr>
          <w:sz w:val="16"/>
        </w:rPr>
        <w:t xml:space="preserve">   Oravecz Zsuzsanna</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00E8687B" w:rsidRPr="00A71A62">
        <w:rPr>
          <w:sz w:val="16"/>
        </w:rPr>
        <w:t xml:space="preserve">: </w:t>
      </w:r>
      <w:r w:rsidRPr="00A71A62">
        <w:rPr>
          <w:sz w:val="16"/>
        </w:rPr>
        <w:t>..........................................................</w:t>
      </w:r>
      <w:r w:rsidR="00E8687B" w:rsidRPr="00A71A62">
        <w:rPr>
          <w:sz w:val="16"/>
        </w:rPr>
        <w:t>...............................</w:t>
      </w:r>
      <w:r w:rsidRPr="00A71A62">
        <w:rPr>
          <w:sz w:val="16"/>
        </w:rPr>
        <w:t>születési ideje</w:t>
      </w:r>
      <w:r w:rsidR="00E8687B" w:rsidRPr="00A71A62">
        <w:rPr>
          <w:sz w:val="16"/>
        </w:rPr>
        <w:t>:</w:t>
      </w:r>
      <w:r w:rsidR="00D05FD4" w:rsidRPr="00A71A62">
        <w:rPr>
          <w:sz w:val="16"/>
        </w:rPr>
        <w:t>1971 01. 11.</w:t>
      </w:r>
    </w:p>
    <w:p w:rsidR="00737184" w:rsidRPr="00A71A62" w:rsidRDefault="00043851">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844608" behindDoc="1" locked="0" layoutInCell="1" allowOverlap="1" wp14:anchorId="4D61B6D2" wp14:editId="38AF7154">
            <wp:simplePos x="0" y="0"/>
            <wp:positionH relativeFrom="margin">
              <wp:posOffset>4260850</wp:posOffset>
            </wp:positionH>
            <wp:positionV relativeFrom="paragraph">
              <wp:posOffset>118745</wp:posOffset>
            </wp:positionV>
            <wp:extent cx="1676400" cy="1168866"/>
            <wp:effectExtent l="0" t="0" r="0" b="0"/>
            <wp:wrapNone/>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0" cy="1168866"/>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kivitelező címe:</w:t>
      </w:r>
      <w:r w:rsidR="00835FCB" w:rsidRPr="00A71A62">
        <w:rPr>
          <w:bCs/>
          <w:noProof/>
          <w:sz w:val="16"/>
        </w:rPr>
        <w:t xml:space="preserve"> </w:t>
      </w:r>
      <w:r w:rsidR="00B2048E"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sidRPr="00A71A62">
        <w:rPr>
          <w:sz w:val="16"/>
        </w:rPr>
        <w:footnoteReference w:customMarkFollows="1" w:id="1"/>
        <w:t xml:space="preserve">*: </w:t>
      </w:r>
      <w:r w:rsidR="00DB1729" w:rsidRPr="00A71A62">
        <w:rPr>
          <w:sz w:val="16"/>
        </w:rPr>
        <w:t>….</w:t>
      </w:r>
      <w:r w:rsidRPr="00A71A62">
        <w:rPr>
          <w:sz w:val="16"/>
        </w:rPr>
        <w:t>.................................................................... szakképesítő irat száma:</w:t>
      </w:r>
      <w:r w:rsidR="00E8687B" w:rsidRPr="00A71A62">
        <w:rPr>
          <w:sz w:val="16"/>
        </w:rPr>
        <w:t xml:space="preserve"> </w:t>
      </w:r>
      <w:r w:rsidR="00D05FD4" w:rsidRPr="00A71A62">
        <w:rPr>
          <w:sz w:val="16"/>
        </w:rPr>
        <w:t>Vetr.:08371</w:t>
      </w:r>
    </w:p>
    <w:p w:rsidR="00737184" w:rsidRPr="00A71A62" w:rsidRDefault="00B2048E"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RDefault="00B2048E"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00C8006C" w:rsidRPr="00A71A62">
        <w:rPr>
          <w:color w:val="0000FF"/>
          <w:sz w:val="16"/>
        </w:rPr>
        <w:t xml:space="preserve"> </w:t>
      </w:r>
      <w:r w:rsidR="00C8006C" w:rsidRPr="00A71A62">
        <w:rPr>
          <w:color w:val="0000FF"/>
          <w:sz w:val="22"/>
          <w:szCs w:val="28"/>
        </w:rPr>
        <w:t>Mezőheg,es</w:t>
      </w:r>
      <w:r w:rsidR="00C8006C" w:rsidRPr="00A71A62">
        <w:rPr>
          <w:color w:val="0000FF"/>
          <w:sz w:val="16"/>
        </w:rPr>
        <w:t xml:space="preserve"> </w:t>
      </w:r>
      <w:r w:rsidR="00C8006C" w:rsidRPr="00A71A62">
        <w:rPr>
          <w:color w:val="0000FF"/>
          <w:sz w:val="22"/>
          <w:szCs w:val="28"/>
        </w:rPr>
        <w:t>2026.04.24.</w:t>
      </w:r>
    </w:p>
    <w:p w:rsidR="00737184" w:rsidRPr="00A71A62" w:rsidRDefault="00B2048E">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rsidRDefault="006866A3">
      <w:pPr>
        <w:tabs>
          <w:tab w:val="center" w:pos="7938"/>
        </w:tabs>
        <w:overflowPunct w:val="0"/>
        <w:autoSpaceDE w:val="0"/>
        <w:autoSpaceDN w:val="0"/>
        <w:adjustRightInd w:val="0"/>
        <w:jc w:val="both"/>
        <w:textAlignment w:val="baseline"/>
        <w:rPr>
          <w:sz w:val="14"/>
          <w:szCs w:val="18"/>
        </w:rPr>
      </w:pPr>
    </w:p>
    <w:p w:rsidR="00CA6E98" w:rsidRPr="00A53FD8" w:rsidRDefault="00B2048E"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8D35C1" w:rsidRPr="00A71A62" w:rsidRDefault="008D35C1"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RDefault="008D35C1"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RDefault="008D35C1" w:rsidP="008D35C1">
      <w:pPr>
        <w:tabs>
          <w:tab w:val="left" w:pos="4320"/>
          <w:tab w:val="right" w:pos="9000"/>
        </w:tabs>
        <w:rPr>
          <w:color w:val="0000FF"/>
          <w:sz w:val="22"/>
          <w:szCs w:val="28"/>
        </w:rPr>
      </w:pPr>
      <w:r w:rsidRPr="00A71A62">
        <w:rPr>
          <w:rFonts w:ascii="Arial" w:hAnsi="Arial" w:cs="Arial"/>
          <w:noProof/>
          <w:sz w:val="14"/>
          <w:szCs w:val="18"/>
        </w:rPr>
        <w:drawing>
          <wp:anchor distT="0" distB="0" distL="114300" distR="114300" simplePos="0" relativeHeight="251823104" behindDoc="1" locked="0" layoutInCell="1" allowOverlap="1" wp14:anchorId="7B087754" wp14:editId="0ED6BD31">
            <wp:simplePos x="0" y="0"/>
            <wp:positionH relativeFrom="page">
              <wp:align>left</wp:align>
            </wp:positionH>
            <wp:positionV relativeFrom="paragraph">
              <wp:posOffset>557543</wp:posOffset>
            </wp:positionV>
            <wp:extent cx="1958340" cy="1236345"/>
            <wp:effectExtent l="0" t="0" r="3810" b="1905"/>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Z aláíráss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8340" cy="1236345"/>
                    </a:xfrm>
                    <a:prstGeom prst="rect">
                      <a:avLst/>
                    </a:prstGeom>
                  </pic:spPr>
                </pic:pic>
              </a:graphicData>
            </a:graphic>
            <wp14:sizeRelH relativeFrom="page">
              <wp14:pctWidth>0</wp14:pctWidth>
            </wp14:sizeRelH>
            <wp14:sizeRelV relativeFrom="page">
              <wp14:pctHeight>0</wp14:pctHeight>
            </wp14:sizeRelV>
          </wp: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Mezőheg,es</w:t>
      </w:r>
      <w:r w:rsidRPr="00A71A62">
        <w:rPr>
          <w:rFonts w:asciiTheme="minorHAnsi" w:hAnsiTheme="minorHAnsi" w:cstheme="minorBidi"/>
          <w:color w:val="0000FF"/>
          <w:sz w:val="22"/>
          <w:szCs w:val="28"/>
        </w:rPr>
        <w:t xml:space="preserve"/>
      </w:r>
      <w:r w:rsidRPr="00A71A62">
        <w:rPr>
          <w:color w:val="0000FF"/>
          <w:sz w:val="22"/>
          <w:szCs w:val="28"/>
        </w:rPr>
        <w:t/>
      </w:r>
      <w:r w:rsidRPr="00A71A62">
        <w:rPr>
          <w:color w:val="0000FF"/>
          <w:sz w:val="16"/>
        </w:rPr>
        <w:t xml:space="preserve"> </w:t>
      </w:r>
      <w:r w:rsidRPr="00A71A62">
        <w:rPr>
          <w:color w:val="0000FF"/>
          <w:sz w:val="22"/>
          <w:szCs w:val="28"/>
        </w:rPr>
        <w:t>2026.04.24.</w:t>
      </w:r>
      <w:r w:rsidRPr="00A71A62">
        <w:rPr>
          <w:rFonts w:asciiTheme="minorHAnsi" w:hAnsiTheme="minorHAnsi" w:cstheme="minorBidi"/>
          <w:color w:val="0000FF"/>
          <w:sz w:val="22"/>
          <w:szCs w:val="28"/>
        </w:rPr>
        <w:t xml:space="preserve"/>
      </w:r>
      <w:r w:rsidRPr="00A71A62">
        <w:rPr>
          <w:color w:val="0000FF"/>
          <w:sz w:val="22"/>
          <w:szCs w:val="28"/>
        </w:rPr>
        <w:t/>
      </w:r>
    </w:p>
    <w:p w:rsidR="008D35C1" w:rsidRPr="00A71A62" w:rsidRDefault="008D35C1" w:rsidP="008D35C1">
      <w:pPr>
        <w:tabs>
          <w:tab w:val="left" w:pos="4320"/>
          <w:tab w:val="right" w:pos="9000"/>
        </w:tabs>
        <w:rPr>
          <w:color w:val="0000FF"/>
          <w:sz w:val="22"/>
          <w:szCs w:val="28"/>
        </w:rPr>
      </w:pPr>
    </w:p>
    <w:p w:rsidR="008D35C1" w:rsidRPr="00A71A62" w:rsidRDefault="008D35C1" w:rsidP="008D35C1">
      <w:pPr>
        <w:tabs>
          <w:tab w:val="left" w:pos="4320"/>
          <w:tab w:val="right" w:pos="9000"/>
        </w:tabs>
        <w:rPr>
          <w:sz w:val="16"/>
        </w:rPr>
      </w:pPr>
    </w:p>
    <w:p w:rsidR="008D35C1" w:rsidRPr="00A71A62" w:rsidRDefault="008D35C1" w:rsidP="008D35C1">
      <w:pPr>
        <w:tabs>
          <w:tab w:val="left" w:pos="4320"/>
          <w:tab w:val="right" w:pos="9000"/>
        </w:tabs>
        <w:rPr>
          <w:sz w:val="16"/>
        </w:rPr>
      </w:pPr>
    </w:p>
    <w:p w:rsidR="008D35C1" w:rsidRPr="00A71A62" w:rsidRDefault="006064D0" w:rsidP="006064D0">
      <w:pPr>
        <w:tabs>
          <w:tab w:val="left" w:pos="1900"/>
        </w:tabs>
        <w:rPr>
          <w:sz w:val="16"/>
        </w:rPr>
      </w:pPr>
      <w:r w:rsidRPr="00A71A62">
        <w:rPr>
          <w:sz w:val="16"/>
        </w:rPr>
        <w:tab/>
      </w:r>
    </w:p>
    <w:p w:rsidR="008D35C1" w:rsidRPr="00A71A62" w:rsidRDefault="008D35C1" w:rsidP="008D35C1">
      <w:pPr>
        <w:tabs>
          <w:tab w:val="left" w:pos="4320"/>
          <w:tab w:val="right" w:pos="9000"/>
        </w:tabs>
        <w:rPr>
          <w:sz w:val="16"/>
        </w:rPr>
      </w:pPr>
      <w:r w:rsidRPr="00A71A62">
        <w:rPr>
          <w:sz w:val="16"/>
        </w:rPr>
        <w:t xml:space="preserve">........................................................................... kivitelező aláírása, bélyegző </w:t>
      </w:r>
    </w:p>
    <w:p w:rsidR="008D35C1" w:rsidRPr="00A71A62" w:rsidRDefault="008D35C1" w:rsidP="008D35C1">
      <w:pPr>
        <w:tabs>
          <w:tab w:val="left" w:pos="4320"/>
          <w:tab w:val="right" w:pos="9000"/>
        </w:tabs>
        <w:rPr>
          <w:sz w:val="16"/>
        </w:rPr>
      </w:pPr>
    </w:p>
    <w:p w:rsidR="005530C6" w:rsidRPr="00B71BF4" w:rsidRDefault="008D35C1" w:rsidP="00B71BF4">
      <w:pPr>
        <w:tabs>
          <w:tab w:val="left" w:pos="4320"/>
          <w:tab w:val="right" w:pos="9000"/>
        </w:tabs>
        <w:rPr>
          <w:rFonts w:ascii="Arial" w:hAnsi="Arial" w:cs="Arial"/>
          <w:sz w:val="18"/>
        </w:r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p>
    <w:sectPr w:rsidR="005530C6" w:rsidRPr="00B71BF4" w:rsidSect="00B94C3E">
      <w:headerReference w:type="default" r:id="rId27"/>
      <w:footerReference w:type="default" r:id="rId28"/>
      <w:pgSz w:w="11910" w:h="16840"/>
      <w:pgMar w:top="1120" w:right="500" w:bottom="1080" w:left="280" w:header="461" w:footer="899"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7CA" w:rsidRDefault="00A557CA">
      <w:r>
        <w:separator/>
      </w:r>
    </w:p>
  </w:endnote>
  <w:endnote w:type="continuationSeparator" w:id="0">
    <w:p w:rsidR="00A557CA" w:rsidRDefault="00A5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36022A" w:rsidRDefault="005A2DAD"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rPr>
        <w:rFonts w:ascii="Arial" w:hAnsi="Arial" w:cs="Arial"/>
        <w:iCs/>
        <w:color w:val="000000"/>
        <w:sz w:val="18"/>
        <w:szCs w:val="18"/>
      </w:rPr>
      <w:ptab w:relativeTo="margin" w:alignment="right" w:leader="none"/>
    </w:r>
    <w:r>
      <w:rPr>
        <w:rFonts w:ascii="Arial" w:hAnsi="Arial" w:cs="Arial"/>
        <w:iCs/>
        <w:color w:val="000000"/>
        <w:sz w:val="18"/>
        <w:szCs w:val="18"/>
      </w:rPr>
      <w:t>Dokumentum száma: DH-F-4-NY01.</w:t>
    </w:r>
  </w:p>
  <w:p w:rsidR="005A2DAD" w:rsidRPr="001E70AE" w:rsidRDefault="005A2DAD"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6C70BF">
      <w:rPr>
        <w:rFonts w:ascii="Arial" w:hAnsi="Arial" w:cs="Arial"/>
        <w:iCs/>
        <w:noProof/>
        <w:color w:val="000000"/>
        <w:sz w:val="18"/>
        <w:szCs w:val="18"/>
      </w:rPr>
      <w:t>1</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RDefault="005A2DAD" w:rsidP="001E70AE">
    <w:pPr>
      <w:pStyle w:val="ll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AB0075" w:rsidRDefault="005A2DAD" w:rsidP="0050452F">
    <w:pPr>
      <w:pStyle w:val="llb"/>
      <w:pBdr>
        <w:top w:val="single" w:sz="12" w:space="4" w:color="auto"/>
      </w:pBdr>
      <w:tabs>
        <w:tab w:val="clear" w:pos="4536"/>
        <w:tab w:val="clear" w:pos="9072"/>
        <w:tab w:val="center" w:pos="4680"/>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891AD4" w:rsidRDefault="005A2DAD"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8" w:author="Kátainé Miksi Ágota Veronika" w:date="2020-04-08T14:55:00Z">
      <w:del w:id="9" w:author="Tóth Huba" w:date="2020-12-17T14:20:00Z">
        <w:r>
          <w:rPr>
            <w:rFonts w:ascii="Arial" w:hAnsi="Arial" w:cs="Arial"/>
            <w:sz w:val="16"/>
            <w:szCs w:val="16"/>
          </w:rPr>
          <w:delText>5</w:delText>
        </w:r>
      </w:del>
    </w:ins>
    <w:ins w:id="10" w:author="Tóth Huba" w:date="2020-12-17T14:20:00Z">
      <w:r>
        <w:rPr>
          <w:rFonts w:ascii="Arial" w:hAnsi="Arial" w:cs="Arial"/>
          <w:sz w:val="16"/>
          <w:szCs w:val="16"/>
        </w:rPr>
        <w:t>6</w:t>
      </w:r>
    </w:ins>
    <w:del w:id="11"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6C70BF">
      <w:rPr>
        <w:rFonts w:ascii="Arial" w:hAnsi="Arial" w:cs="Arial"/>
        <w:noProof/>
        <w:sz w:val="16"/>
        <w:szCs w:val="16"/>
      </w:rPr>
      <w:t>3</w:t>
    </w:r>
    <w:r w:rsidRPr="00891AD4">
      <w:rPr>
        <w:rFonts w:ascii="Arial" w:hAnsi="Arial" w:cs="Arial"/>
        <w:sz w:val="16"/>
        <w:szCs w:val="16"/>
      </w:rPr>
      <w:fldChar w:fldCharType="end"/>
    </w:r>
    <w:r w:rsidRPr="00891AD4">
      <w:rPr>
        <w:rFonts w:ascii="Arial" w:hAnsi="Arial" w:cs="Arial"/>
        <w:sz w:val="16"/>
        <w:szCs w:val="16"/>
      </w:rPr>
      <w:t xml:space="preserve"> / </w:t>
    </w:r>
    <w:r w:rsidRPr="00891AD4">
      <w:rPr>
        <w:rFonts w:ascii="Arial" w:hAnsi="Arial" w:cs="Arial"/>
        <w:sz w:val="16"/>
        <w:szCs w:val="16"/>
      </w:rPr>
      <w:fldChar w:fldCharType="begin"/>
    </w:r>
    <w:r w:rsidRPr="00891AD4">
      <w:rPr>
        <w:rFonts w:ascii="Arial" w:hAnsi="Arial" w:cs="Arial"/>
        <w:sz w:val="16"/>
        <w:szCs w:val="16"/>
      </w:rPr>
      <w:instrText xml:space="preserve"> NUMPAGES  </w:instrText>
    </w:r>
    <w:r w:rsidRPr="00891AD4">
      <w:rPr>
        <w:rFonts w:ascii="Arial" w:hAnsi="Arial" w:cs="Arial"/>
        <w:sz w:val="16"/>
        <w:szCs w:val="16"/>
      </w:rPr>
      <w:fldChar w:fldCharType="separate"/>
    </w:r>
    <w:r w:rsidR="006C70BF">
      <w:rPr>
        <w:rFonts w:ascii="Arial" w:hAnsi="Arial" w:cs="Arial"/>
        <w:noProof/>
        <w:sz w:val="16"/>
        <w:szCs w:val="16"/>
      </w:rPr>
      <w:t>11</w:t>
    </w:r>
    <w:r w:rsidRPr="00891AD4">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7CA" w:rsidRDefault="00A557CA" w:rsidP="0057126C">
      <w:pPr>
        <w:pStyle w:val="lfej"/>
      </w:pPr>
      <w:r>
        <w:separator/>
      </w:r>
    </w:p>
  </w:footnote>
  <w:footnote w:type="continuationSeparator" w:id="0">
    <w:p w:rsidR="00A557CA" w:rsidRDefault="00A557CA" w:rsidP="0057126C">
      <w:pPr>
        <w:pStyle w:val="lfej"/>
      </w:pPr>
      <w:r>
        <w:continuationSeparator/>
      </w:r>
    </w:p>
  </w:footnote>
  <w:footnote w:id="1">
    <w:p w:rsidR="005A2DAD" w:rsidRPr="0089540F" w:rsidRDefault="005A2DAD"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6" w:author="Tóth Huba" w:date="2020-12-17T14:22:00Z">
        <w:r>
          <w:rPr>
            <w:rFonts w:ascii="Arial" w:hAnsi="Arial" w:cs="Arial"/>
            <w:sz w:val="16"/>
            <w:szCs w:val="16"/>
          </w:rPr>
          <w:delText xml:space="preserve">NKM </w:delText>
        </w:r>
      </w:del>
      <w:ins w:id="7"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RDefault="005A2DAD"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Default="005A2DAD" w:rsidP="001E70AE">
    <w:pPr>
      <w:pStyle w:val="lfej"/>
      <w:pBdr>
        <w:bottom w:val="single" w:sz="4" w:space="1" w:color="auto"/>
      </w:pBdr>
    </w:pPr>
    <w:r>
      <w:rPr>
        <w:noProof/>
        <w:color w:val="1F497D"/>
      </w:rPr>
      <w:drawing>
        <wp:inline distT="0" distB="0" distL="0" distR="0" wp14:anchorId="5B0F9BC3" wp14:editId="00D75F96">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4" descr="cid:image001.png@01D81F3A.60FB363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RDefault="005A2DAD" w:rsidP="001E70AE">
    <w:pPr>
      <w:pStyle w:val="lfej"/>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1A4488" w:rsidRDefault="005A2DAD" w:rsidP="0050452F">
    <w:pPr>
      <w:pStyle w:val="lfej"/>
      <w:pBdr>
        <w:bottom w:val="single" w:sz="12" w:space="1" w:color="auto"/>
      </w:pBdr>
      <w:tabs>
        <w:tab w:val="clear" w:pos="4536"/>
        <w:tab w:val="clear" w:pos="9072"/>
        <w:tab w:val="center" w:pos="5040"/>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Oldalszm"/>
        <w:rFonts w:ascii="Arial" w:hAnsi="Arial" w:cs="Arial"/>
        <w:sz w:val="16"/>
        <w:szCs w:val="16"/>
      </w:rPr>
      <w:fldChar w:fldCharType="begin"/>
    </w:r>
    <w:r w:rsidRPr="001A4488">
      <w:rPr>
        <w:rStyle w:val="Oldalszm"/>
        <w:rFonts w:ascii="Arial" w:hAnsi="Arial" w:cs="Arial"/>
        <w:sz w:val="16"/>
        <w:szCs w:val="16"/>
      </w:rPr>
      <w:instrText xml:space="preserve"> PAGE </w:instrText>
    </w:r>
    <w:r w:rsidRPr="001A4488">
      <w:rPr>
        <w:rStyle w:val="Oldalszm"/>
        <w:rFonts w:ascii="Arial" w:hAnsi="Arial" w:cs="Arial"/>
        <w:sz w:val="16"/>
        <w:szCs w:val="16"/>
      </w:rPr>
      <w:fldChar w:fldCharType="separate"/>
    </w:r>
    <w:r w:rsidR="006C70BF">
      <w:rPr>
        <w:rStyle w:val="Oldalszm"/>
        <w:rFonts w:ascii="Arial" w:hAnsi="Arial" w:cs="Arial"/>
        <w:noProof/>
        <w:sz w:val="16"/>
        <w:szCs w:val="16"/>
      </w:rPr>
      <w:t>8</w:t>
    </w:r>
    <w:r w:rsidRPr="001A4488">
      <w:rPr>
        <w:rStyle w:val="Oldalszm"/>
        <w:rFonts w:ascii="Arial" w:hAnsi="Arial" w:cs="Arial"/>
        <w:sz w:val="16"/>
        <w:szCs w:val="16"/>
      </w:rPr>
      <w:fldChar w:fldCharType="end"/>
    </w:r>
    <w:r w:rsidRPr="001A4488">
      <w:rPr>
        <w:rStyle w:val="Oldalszm"/>
        <w:rFonts w:ascii="Arial" w:hAnsi="Arial" w:cs="Arial"/>
        <w:sz w:val="16"/>
        <w:szCs w:val="16"/>
      </w:rPr>
      <w:t>/</w:t>
    </w:r>
    <w:r w:rsidRPr="001A4488">
      <w:rPr>
        <w:rStyle w:val="Oldalszm"/>
        <w:rFonts w:ascii="Arial" w:hAnsi="Arial" w:cs="Arial"/>
        <w:sz w:val="16"/>
        <w:szCs w:val="16"/>
      </w:rPr>
      <w:fldChar w:fldCharType="begin"/>
    </w:r>
    <w:r w:rsidRPr="001A4488">
      <w:rPr>
        <w:rStyle w:val="Oldalszm"/>
        <w:rFonts w:ascii="Arial" w:hAnsi="Arial" w:cs="Arial"/>
        <w:sz w:val="16"/>
        <w:szCs w:val="16"/>
      </w:rPr>
      <w:instrText xml:space="preserve"> NUMPAGES </w:instrText>
    </w:r>
    <w:r w:rsidRPr="001A4488">
      <w:rPr>
        <w:rStyle w:val="Oldalszm"/>
        <w:rFonts w:ascii="Arial" w:hAnsi="Arial" w:cs="Arial"/>
        <w:sz w:val="16"/>
        <w:szCs w:val="16"/>
      </w:rPr>
      <w:fldChar w:fldCharType="separate"/>
    </w:r>
    <w:r w:rsidR="006C70BF">
      <w:rPr>
        <w:rStyle w:val="Oldalszm"/>
        <w:rFonts w:ascii="Arial" w:hAnsi="Arial" w:cs="Arial"/>
        <w:noProof/>
        <w:sz w:val="16"/>
        <w:szCs w:val="16"/>
      </w:rPr>
      <w:t>11</w:t>
    </w:r>
    <w:r w:rsidRPr="001A4488">
      <w:rPr>
        <w:rStyle w:val="Oldalszm"/>
        <w:rFonts w:ascii="Arial" w:hAnsi="Arial" w:cs="Arial"/>
        <w:sz w:val="16"/>
        <w:szCs w:val="16"/>
      </w:rPr>
      <w:fldChar w:fldCharType="end"/>
    </w:r>
    <w:r w:rsidRPr="001A4488">
      <w:rPr>
        <w:rStyle w:val="Oldalszm"/>
        <w:rFonts w:ascii="Arial" w:hAnsi="Arial" w:cs="Arial"/>
        <w:sz w:val="16"/>
        <w:szCs w:val="16"/>
      </w:rPr>
      <w:t>. oldal</w:t>
    </w:r>
  </w:p>
  <w:p w:rsidR="005A2DAD" w:rsidRDefault="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9B1C09" w:rsidRDefault="005A2DAD">
    <w:pPr>
      <w:pStyle w:val="lfej"/>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B22FC5E"/>
    <w:lvl w:ilvl="0">
      <w:numFmt w:val="decimal"/>
      <w:lvlText w:val="*"/>
      <w:lvlJc w:val="left"/>
    </w:lvl>
  </w:abstractNum>
  <w:abstractNum w:abstractNumId="1" w15:restartNumberingAfterBreak="0">
    <w:nsid w:val="0C7F13F1"/>
    <w:multiLevelType w:val="hybridMultilevel"/>
    <w:tmpl w:val="4A307AE4"/>
    <w:lvl w:ilvl="0" w:tplc="AE32498A">
      <w:start w:val="1"/>
      <w:numFmt w:val="bullet"/>
      <w:lvlText w:val=""/>
      <w:lvlJc w:val="left"/>
      <w:pPr>
        <w:ind w:left="1215" w:hanging="360"/>
      </w:pPr>
      <w:rPr>
        <w:rFonts w:ascii="Symbol" w:hAnsi="Symbol" w:hint="default"/>
      </w:rPr>
    </w:lvl>
    <w:lvl w:ilvl="1" w:tplc="B5F2AE08" w:tentative="1">
      <w:start w:val="1"/>
      <w:numFmt w:val="bullet"/>
      <w:lvlText w:val="o"/>
      <w:lvlJc w:val="left"/>
      <w:pPr>
        <w:ind w:left="1935" w:hanging="360"/>
      </w:pPr>
      <w:rPr>
        <w:rFonts w:ascii="Courier New" w:hAnsi="Courier New" w:cs="Courier New" w:hint="default"/>
      </w:rPr>
    </w:lvl>
    <w:lvl w:ilvl="2" w:tplc="D6D0764E" w:tentative="1">
      <w:start w:val="1"/>
      <w:numFmt w:val="bullet"/>
      <w:lvlText w:val=""/>
      <w:lvlJc w:val="left"/>
      <w:pPr>
        <w:ind w:left="2655" w:hanging="360"/>
      </w:pPr>
      <w:rPr>
        <w:rFonts w:ascii="Wingdings" w:hAnsi="Wingdings" w:hint="default"/>
      </w:rPr>
    </w:lvl>
    <w:lvl w:ilvl="3" w:tplc="07E40D26" w:tentative="1">
      <w:start w:val="1"/>
      <w:numFmt w:val="bullet"/>
      <w:lvlText w:val=""/>
      <w:lvlJc w:val="left"/>
      <w:pPr>
        <w:ind w:left="3375" w:hanging="360"/>
      </w:pPr>
      <w:rPr>
        <w:rFonts w:ascii="Symbol" w:hAnsi="Symbol" w:hint="default"/>
      </w:rPr>
    </w:lvl>
    <w:lvl w:ilvl="4" w:tplc="AA425676" w:tentative="1">
      <w:start w:val="1"/>
      <w:numFmt w:val="bullet"/>
      <w:lvlText w:val="o"/>
      <w:lvlJc w:val="left"/>
      <w:pPr>
        <w:ind w:left="4095" w:hanging="360"/>
      </w:pPr>
      <w:rPr>
        <w:rFonts w:ascii="Courier New" w:hAnsi="Courier New" w:cs="Courier New" w:hint="default"/>
      </w:rPr>
    </w:lvl>
    <w:lvl w:ilvl="5" w:tplc="76D8B66A" w:tentative="1">
      <w:start w:val="1"/>
      <w:numFmt w:val="bullet"/>
      <w:lvlText w:val=""/>
      <w:lvlJc w:val="left"/>
      <w:pPr>
        <w:ind w:left="4815" w:hanging="360"/>
      </w:pPr>
      <w:rPr>
        <w:rFonts w:ascii="Wingdings" w:hAnsi="Wingdings" w:hint="default"/>
      </w:rPr>
    </w:lvl>
    <w:lvl w:ilvl="6" w:tplc="740C8B24" w:tentative="1">
      <w:start w:val="1"/>
      <w:numFmt w:val="bullet"/>
      <w:lvlText w:val=""/>
      <w:lvlJc w:val="left"/>
      <w:pPr>
        <w:ind w:left="5535" w:hanging="360"/>
      </w:pPr>
      <w:rPr>
        <w:rFonts w:ascii="Symbol" w:hAnsi="Symbol" w:hint="default"/>
      </w:rPr>
    </w:lvl>
    <w:lvl w:ilvl="7" w:tplc="5CFC9266" w:tentative="1">
      <w:start w:val="1"/>
      <w:numFmt w:val="bullet"/>
      <w:lvlText w:val="o"/>
      <w:lvlJc w:val="left"/>
      <w:pPr>
        <w:ind w:left="6255" w:hanging="360"/>
      </w:pPr>
      <w:rPr>
        <w:rFonts w:ascii="Courier New" w:hAnsi="Courier New" w:cs="Courier New" w:hint="default"/>
      </w:rPr>
    </w:lvl>
    <w:lvl w:ilvl="8" w:tplc="DF16E918" w:tentative="1">
      <w:start w:val="1"/>
      <w:numFmt w:val="bullet"/>
      <w:lvlText w:val=""/>
      <w:lvlJc w:val="left"/>
      <w:pPr>
        <w:ind w:left="6975" w:hanging="360"/>
      </w:pPr>
      <w:rPr>
        <w:rFonts w:ascii="Wingdings" w:hAnsi="Wingdings" w:hint="default"/>
      </w:rPr>
    </w:lvl>
  </w:abstractNum>
  <w:abstractNum w:abstractNumId="2"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AC7263F"/>
    <w:multiLevelType w:val="hybridMultilevel"/>
    <w:tmpl w:val="EFE85962"/>
    <w:lvl w:ilvl="0" w:tplc="61EAAC12">
      <w:start w:val="1"/>
      <w:numFmt w:val="decimal"/>
      <w:lvlText w:val="%1."/>
      <w:lvlJc w:val="left"/>
      <w:pPr>
        <w:ind w:left="553" w:hanging="454"/>
      </w:pPr>
      <w:rPr>
        <w:rFonts w:hint="default"/>
        <w:b/>
        <w:bCs/>
        <w:w w:val="100"/>
      </w:rPr>
    </w:lvl>
    <w:lvl w:ilvl="1" w:tplc="A1163B78">
      <w:numFmt w:val="bullet"/>
      <w:lvlText w:val="•"/>
      <w:lvlJc w:val="left"/>
      <w:pPr>
        <w:ind w:left="671" w:hanging="119"/>
      </w:pPr>
      <w:rPr>
        <w:rFonts w:ascii="Arial" w:eastAsia="Arial" w:hAnsi="Arial" w:cs="Arial" w:hint="default"/>
        <w:color w:val="231F20"/>
        <w:w w:val="100"/>
        <w:sz w:val="18"/>
        <w:szCs w:val="18"/>
      </w:rPr>
    </w:lvl>
    <w:lvl w:ilvl="2" w:tplc="E232397A">
      <w:numFmt w:val="bullet"/>
      <w:lvlText w:val="•"/>
      <w:lvlJc w:val="left"/>
      <w:pPr>
        <w:ind w:left="1813" w:hanging="119"/>
      </w:pPr>
      <w:rPr>
        <w:rFonts w:hint="default"/>
      </w:rPr>
    </w:lvl>
    <w:lvl w:ilvl="3" w:tplc="7332BC12">
      <w:numFmt w:val="bullet"/>
      <w:lvlText w:val="•"/>
      <w:lvlJc w:val="left"/>
      <w:pPr>
        <w:ind w:left="2947" w:hanging="119"/>
      </w:pPr>
      <w:rPr>
        <w:rFonts w:hint="default"/>
      </w:rPr>
    </w:lvl>
    <w:lvl w:ilvl="4" w:tplc="7640DBBC">
      <w:numFmt w:val="bullet"/>
      <w:lvlText w:val="•"/>
      <w:lvlJc w:val="left"/>
      <w:pPr>
        <w:ind w:left="4081" w:hanging="119"/>
      </w:pPr>
      <w:rPr>
        <w:rFonts w:hint="default"/>
      </w:rPr>
    </w:lvl>
    <w:lvl w:ilvl="5" w:tplc="5A2CA9A8">
      <w:numFmt w:val="bullet"/>
      <w:lvlText w:val="•"/>
      <w:lvlJc w:val="left"/>
      <w:pPr>
        <w:ind w:left="5215" w:hanging="119"/>
      </w:pPr>
      <w:rPr>
        <w:rFonts w:hint="default"/>
      </w:rPr>
    </w:lvl>
    <w:lvl w:ilvl="6" w:tplc="09B6CA28">
      <w:numFmt w:val="bullet"/>
      <w:lvlText w:val="•"/>
      <w:lvlJc w:val="left"/>
      <w:pPr>
        <w:ind w:left="6349" w:hanging="119"/>
      </w:pPr>
      <w:rPr>
        <w:rFonts w:hint="default"/>
      </w:rPr>
    </w:lvl>
    <w:lvl w:ilvl="7" w:tplc="E5CE95F6">
      <w:numFmt w:val="bullet"/>
      <w:lvlText w:val="•"/>
      <w:lvlJc w:val="left"/>
      <w:pPr>
        <w:ind w:left="7483" w:hanging="119"/>
      </w:pPr>
      <w:rPr>
        <w:rFonts w:hint="default"/>
      </w:rPr>
    </w:lvl>
    <w:lvl w:ilvl="8" w:tplc="7D6E6F96">
      <w:numFmt w:val="bullet"/>
      <w:lvlText w:val="•"/>
      <w:lvlJc w:val="left"/>
      <w:pPr>
        <w:ind w:left="8617" w:hanging="119"/>
      </w:pPr>
      <w:rPr>
        <w:rFonts w:hint="default"/>
      </w:rPr>
    </w:lvl>
  </w:abstractNum>
  <w:abstractNum w:abstractNumId="5" w15:restartNumberingAfterBreak="0">
    <w:nsid w:val="3B3817AB"/>
    <w:multiLevelType w:val="hybridMultilevel"/>
    <w:tmpl w:val="56C4233E"/>
    <w:lvl w:ilvl="0" w:tplc="82B030B2">
      <w:start w:val="1"/>
      <w:numFmt w:val="bullet"/>
      <w:lvlText w:val="*"/>
      <w:lvlJc w:val="left"/>
      <w:pPr>
        <w:ind w:left="720" w:hanging="360"/>
      </w:pPr>
    </w:lvl>
    <w:lvl w:ilvl="1" w:tplc="73F4D8B4" w:tentative="1">
      <w:start w:val="1"/>
      <w:numFmt w:val="bullet"/>
      <w:lvlText w:val="o"/>
      <w:lvlJc w:val="left"/>
      <w:pPr>
        <w:ind w:left="1440" w:hanging="360"/>
      </w:pPr>
      <w:rPr>
        <w:rFonts w:ascii="Courier New" w:hAnsi="Courier New" w:cs="Courier New" w:hint="default"/>
      </w:rPr>
    </w:lvl>
    <w:lvl w:ilvl="2" w:tplc="FF96CCE0" w:tentative="1">
      <w:start w:val="1"/>
      <w:numFmt w:val="bullet"/>
      <w:lvlText w:val=""/>
      <w:lvlJc w:val="left"/>
      <w:pPr>
        <w:ind w:left="2160" w:hanging="360"/>
      </w:pPr>
      <w:rPr>
        <w:rFonts w:ascii="Wingdings" w:hAnsi="Wingdings" w:hint="default"/>
      </w:rPr>
    </w:lvl>
    <w:lvl w:ilvl="3" w:tplc="5B461462" w:tentative="1">
      <w:start w:val="1"/>
      <w:numFmt w:val="bullet"/>
      <w:lvlText w:val=""/>
      <w:lvlJc w:val="left"/>
      <w:pPr>
        <w:ind w:left="2880" w:hanging="360"/>
      </w:pPr>
      <w:rPr>
        <w:rFonts w:ascii="Symbol" w:hAnsi="Symbol" w:hint="default"/>
      </w:rPr>
    </w:lvl>
    <w:lvl w:ilvl="4" w:tplc="4546E080" w:tentative="1">
      <w:start w:val="1"/>
      <w:numFmt w:val="bullet"/>
      <w:lvlText w:val="o"/>
      <w:lvlJc w:val="left"/>
      <w:pPr>
        <w:ind w:left="3600" w:hanging="360"/>
      </w:pPr>
      <w:rPr>
        <w:rFonts w:ascii="Courier New" w:hAnsi="Courier New" w:cs="Courier New" w:hint="default"/>
      </w:rPr>
    </w:lvl>
    <w:lvl w:ilvl="5" w:tplc="46B88378" w:tentative="1">
      <w:start w:val="1"/>
      <w:numFmt w:val="bullet"/>
      <w:lvlText w:val=""/>
      <w:lvlJc w:val="left"/>
      <w:pPr>
        <w:ind w:left="4320" w:hanging="360"/>
      </w:pPr>
      <w:rPr>
        <w:rFonts w:ascii="Wingdings" w:hAnsi="Wingdings" w:hint="default"/>
      </w:rPr>
    </w:lvl>
    <w:lvl w:ilvl="6" w:tplc="10C84146" w:tentative="1">
      <w:start w:val="1"/>
      <w:numFmt w:val="bullet"/>
      <w:lvlText w:val=""/>
      <w:lvlJc w:val="left"/>
      <w:pPr>
        <w:ind w:left="5040" w:hanging="360"/>
      </w:pPr>
      <w:rPr>
        <w:rFonts w:ascii="Symbol" w:hAnsi="Symbol" w:hint="default"/>
      </w:rPr>
    </w:lvl>
    <w:lvl w:ilvl="7" w:tplc="9BEA0C7A" w:tentative="1">
      <w:start w:val="1"/>
      <w:numFmt w:val="bullet"/>
      <w:lvlText w:val="o"/>
      <w:lvlJc w:val="left"/>
      <w:pPr>
        <w:ind w:left="5760" w:hanging="360"/>
      </w:pPr>
      <w:rPr>
        <w:rFonts w:ascii="Courier New" w:hAnsi="Courier New" w:cs="Courier New" w:hint="default"/>
      </w:rPr>
    </w:lvl>
    <w:lvl w:ilvl="8" w:tplc="E97A80F2" w:tentative="1">
      <w:start w:val="1"/>
      <w:numFmt w:val="bullet"/>
      <w:lvlText w:val=""/>
      <w:lvlJc w:val="left"/>
      <w:pPr>
        <w:ind w:left="6480" w:hanging="360"/>
      </w:pPr>
      <w:rPr>
        <w:rFonts w:ascii="Wingdings" w:hAnsi="Wingdings" w:hint="default"/>
      </w:rPr>
    </w:lvl>
  </w:abstractNum>
  <w:abstractNum w:abstractNumId="6" w15:restartNumberingAfterBreak="0">
    <w:nsid w:val="3E3411BB"/>
    <w:multiLevelType w:val="hybridMultilevel"/>
    <w:tmpl w:val="B5B2E74C"/>
    <w:lvl w:ilvl="0" w:tplc="F6DCDF28">
      <w:start w:val="1"/>
      <w:numFmt w:val="bullet"/>
      <w:lvlText w:val=""/>
      <w:lvlJc w:val="left"/>
      <w:pPr>
        <w:tabs>
          <w:tab w:val="num" w:pos="720"/>
        </w:tabs>
        <w:ind w:left="720" w:hanging="360"/>
      </w:pPr>
      <w:rPr>
        <w:rFonts w:ascii="Symbol" w:hAnsi="Symbol" w:hint="default"/>
      </w:rPr>
    </w:lvl>
    <w:lvl w:ilvl="1" w:tplc="997A711A" w:tentative="1">
      <w:start w:val="1"/>
      <w:numFmt w:val="bullet"/>
      <w:lvlText w:val="o"/>
      <w:lvlJc w:val="left"/>
      <w:pPr>
        <w:tabs>
          <w:tab w:val="num" w:pos="1440"/>
        </w:tabs>
        <w:ind w:left="1440" w:hanging="360"/>
      </w:pPr>
      <w:rPr>
        <w:rFonts w:ascii="Courier New" w:hAnsi="Courier New" w:hint="default"/>
      </w:rPr>
    </w:lvl>
    <w:lvl w:ilvl="2" w:tplc="80082164" w:tentative="1">
      <w:start w:val="1"/>
      <w:numFmt w:val="bullet"/>
      <w:lvlText w:val=""/>
      <w:lvlJc w:val="left"/>
      <w:pPr>
        <w:tabs>
          <w:tab w:val="num" w:pos="2160"/>
        </w:tabs>
        <w:ind w:left="2160" w:hanging="360"/>
      </w:pPr>
      <w:rPr>
        <w:rFonts w:ascii="Wingdings" w:hAnsi="Wingdings" w:hint="default"/>
      </w:rPr>
    </w:lvl>
    <w:lvl w:ilvl="3" w:tplc="6ACC9864" w:tentative="1">
      <w:start w:val="1"/>
      <w:numFmt w:val="bullet"/>
      <w:lvlText w:val=""/>
      <w:lvlJc w:val="left"/>
      <w:pPr>
        <w:tabs>
          <w:tab w:val="num" w:pos="2880"/>
        </w:tabs>
        <w:ind w:left="2880" w:hanging="360"/>
      </w:pPr>
      <w:rPr>
        <w:rFonts w:ascii="Symbol" w:hAnsi="Symbol" w:hint="default"/>
      </w:rPr>
    </w:lvl>
    <w:lvl w:ilvl="4" w:tplc="AEC2CE68" w:tentative="1">
      <w:start w:val="1"/>
      <w:numFmt w:val="bullet"/>
      <w:lvlText w:val="o"/>
      <w:lvlJc w:val="left"/>
      <w:pPr>
        <w:tabs>
          <w:tab w:val="num" w:pos="3600"/>
        </w:tabs>
        <w:ind w:left="3600" w:hanging="360"/>
      </w:pPr>
      <w:rPr>
        <w:rFonts w:ascii="Courier New" w:hAnsi="Courier New" w:hint="default"/>
      </w:rPr>
    </w:lvl>
    <w:lvl w:ilvl="5" w:tplc="E5EC4082" w:tentative="1">
      <w:start w:val="1"/>
      <w:numFmt w:val="bullet"/>
      <w:lvlText w:val=""/>
      <w:lvlJc w:val="left"/>
      <w:pPr>
        <w:tabs>
          <w:tab w:val="num" w:pos="4320"/>
        </w:tabs>
        <w:ind w:left="4320" w:hanging="360"/>
      </w:pPr>
      <w:rPr>
        <w:rFonts w:ascii="Wingdings" w:hAnsi="Wingdings" w:hint="default"/>
      </w:rPr>
    </w:lvl>
    <w:lvl w:ilvl="6" w:tplc="18A605DA" w:tentative="1">
      <w:start w:val="1"/>
      <w:numFmt w:val="bullet"/>
      <w:lvlText w:val=""/>
      <w:lvlJc w:val="left"/>
      <w:pPr>
        <w:tabs>
          <w:tab w:val="num" w:pos="5040"/>
        </w:tabs>
        <w:ind w:left="5040" w:hanging="360"/>
      </w:pPr>
      <w:rPr>
        <w:rFonts w:ascii="Symbol" w:hAnsi="Symbol" w:hint="default"/>
      </w:rPr>
    </w:lvl>
    <w:lvl w:ilvl="7" w:tplc="D35E4808" w:tentative="1">
      <w:start w:val="1"/>
      <w:numFmt w:val="bullet"/>
      <w:lvlText w:val="o"/>
      <w:lvlJc w:val="left"/>
      <w:pPr>
        <w:tabs>
          <w:tab w:val="num" w:pos="5760"/>
        </w:tabs>
        <w:ind w:left="5760" w:hanging="360"/>
      </w:pPr>
      <w:rPr>
        <w:rFonts w:ascii="Courier New" w:hAnsi="Courier New" w:hint="default"/>
      </w:rPr>
    </w:lvl>
    <w:lvl w:ilvl="8" w:tplc="A95CB37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4B78E4"/>
    <w:multiLevelType w:val="hybridMultilevel"/>
    <w:tmpl w:val="4AE2289A"/>
    <w:lvl w:ilvl="0" w:tplc="C6D44966">
      <w:start w:val="4"/>
      <w:numFmt w:val="decimal"/>
      <w:lvlText w:val="%1"/>
      <w:lvlJc w:val="left"/>
      <w:pPr>
        <w:ind w:left="203" w:hanging="104"/>
      </w:pPr>
      <w:rPr>
        <w:rFonts w:ascii="Arial" w:eastAsia="Arial" w:hAnsi="Arial" w:cs="Arial" w:hint="default"/>
        <w:color w:val="231F20"/>
        <w:w w:val="100"/>
        <w:position w:val="4"/>
        <w:sz w:val="12"/>
        <w:szCs w:val="12"/>
      </w:rPr>
    </w:lvl>
    <w:lvl w:ilvl="1" w:tplc="6380AC48">
      <w:numFmt w:val="bullet"/>
      <w:lvlText w:val="•"/>
      <w:lvlJc w:val="left"/>
      <w:pPr>
        <w:ind w:left="1268" w:hanging="104"/>
      </w:pPr>
      <w:rPr>
        <w:rFonts w:hint="default"/>
      </w:rPr>
    </w:lvl>
    <w:lvl w:ilvl="2" w:tplc="D2A25246">
      <w:numFmt w:val="bullet"/>
      <w:lvlText w:val="•"/>
      <w:lvlJc w:val="left"/>
      <w:pPr>
        <w:ind w:left="2337" w:hanging="104"/>
      </w:pPr>
      <w:rPr>
        <w:rFonts w:hint="default"/>
      </w:rPr>
    </w:lvl>
    <w:lvl w:ilvl="3" w:tplc="CA34D344">
      <w:numFmt w:val="bullet"/>
      <w:lvlText w:val="•"/>
      <w:lvlJc w:val="left"/>
      <w:pPr>
        <w:ind w:left="3405" w:hanging="104"/>
      </w:pPr>
      <w:rPr>
        <w:rFonts w:hint="default"/>
      </w:rPr>
    </w:lvl>
    <w:lvl w:ilvl="4" w:tplc="5DE8EC34">
      <w:numFmt w:val="bullet"/>
      <w:lvlText w:val="•"/>
      <w:lvlJc w:val="left"/>
      <w:pPr>
        <w:ind w:left="4474" w:hanging="104"/>
      </w:pPr>
      <w:rPr>
        <w:rFonts w:hint="default"/>
      </w:rPr>
    </w:lvl>
    <w:lvl w:ilvl="5" w:tplc="3E9A2618">
      <w:numFmt w:val="bullet"/>
      <w:lvlText w:val="•"/>
      <w:lvlJc w:val="left"/>
      <w:pPr>
        <w:ind w:left="5542" w:hanging="104"/>
      </w:pPr>
      <w:rPr>
        <w:rFonts w:hint="default"/>
      </w:rPr>
    </w:lvl>
    <w:lvl w:ilvl="6" w:tplc="D9681E80">
      <w:numFmt w:val="bullet"/>
      <w:lvlText w:val="•"/>
      <w:lvlJc w:val="left"/>
      <w:pPr>
        <w:ind w:left="6611" w:hanging="104"/>
      </w:pPr>
      <w:rPr>
        <w:rFonts w:hint="default"/>
      </w:rPr>
    </w:lvl>
    <w:lvl w:ilvl="7" w:tplc="8960B7E8">
      <w:numFmt w:val="bullet"/>
      <w:lvlText w:val="•"/>
      <w:lvlJc w:val="left"/>
      <w:pPr>
        <w:ind w:left="7679" w:hanging="104"/>
      </w:pPr>
      <w:rPr>
        <w:rFonts w:hint="default"/>
      </w:rPr>
    </w:lvl>
    <w:lvl w:ilvl="8" w:tplc="BF98CAAA">
      <w:numFmt w:val="bullet"/>
      <w:lvlText w:val="•"/>
      <w:lvlJc w:val="left"/>
      <w:pPr>
        <w:ind w:left="8748" w:hanging="104"/>
      </w:pPr>
      <w:rPr>
        <w:rFonts w:hint="default"/>
      </w:rPr>
    </w:lvl>
  </w:abstractNum>
  <w:abstractNum w:abstractNumId="8"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A30B08"/>
    <w:multiLevelType w:val="hybridMultilevel"/>
    <w:tmpl w:val="D73E0A6C"/>
    <w:lvl w:ilvl="0" w:tplc="321495EE">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tplc="71F2EF38">
      <w:numFmt w:val="bullet"/>
      <w:lvlText w:val="•"/>
      <w:lvlJc w:val="left"/>
      <w:pPr>
        <w:ind w:left="2563" w:hanging="428"/>
      </w:pPr>
      <w:rPr>
        <w:rFonts w:hint="default"/>
        <w:lang w:val="hu-HU" w:eastAsia="en-US" w:bidi="ar-SA"/>
      </w:rPr>
    </w:lvl>
    <w:lvl w:ilvl="2" w:tplc="E65A8918">
      <w:numFmt w:val="bullet"/>
      <w:lvlText w:val="•"/>
      <w:lvlJc w:val="left"/>
      <w:pPr>
        <w:ind w:left="3427" w:hanging="428"/>
      </w:pPr>
      <w:rPr>
        <w:rFonts w:hint="default"/>
        <w:lang w:val="hu-HU" w:eastAsia="en-US" w:bidi="ar-SA"/>
      </w:rPr>
    </w:lvl>
    <w:lvl w:ilvl="3" w:tplc="DF3EFAF8">
      <w:numFmt w:val="bullet"/>
      <w:lvlText w:val="•"/>
      <w:lvlJc w:val="left"/>
      <w:pPr>
        <w:ind w:left="4291" w:hanging="428"/>
      </w:pPr>
      <w:rPr>
        <w:rFonts w:hint="default"/>
        <w:lang w:val="hu-HU" w:eastAsia="en-US" w:bidi="ar-SA"/>
      </w:rPr>
    </w:lvl>
    <w:lvl w:ilvl="4" w:tplc="B240EE82">
      <w:numFmt w:val="bullet"/>
      <w:lvlText w:val="•"/>
      <w:lvlJc w:val="left"/>
      <w:pPr>
        <w:ind w:left="5155" w:hanging="428"/>
      </w:pPr>
      <w:rPr>
        <w:rFonts w:hint="default"/>
        <w:lang w:val="hu-HU" w:eastAsia="en-US" w:bidi="ar-SA"/>
      </w:rPr>
    </w:lvl>
    <w:lvl w:ilvl="5" w:tplc="7F0A3954">
      <w:numFmt w:val="bullet"/>
      <w:lvlText w:val="•"/>
      <w:lvlJc w:val="left"/>
      <w:pPr>
        <w:ind w:left="6019" w:hanging="428"/>
      </w:pPr>
      <w:rPr>
        <w:rFonts w:hint="default"/>
        <w:lang w:val="hu-HU" w:eastAsia="en-US" w:bidi="ar-SA"/>
      </w:rPr>
    </w:lvl>
    <w:lvl w:ilvl="6" w:tplc="C038A70A">
      <w:numFmt w:val="bullet"/>
      <w:lvlText w:val="•"/>
      <w:lvlJc w:val="left"/>
      <w:pPr>
        <w:ind w:left="6883" w:hanging="428"/>
      </w:pPr>
      <w:rPr>
        <w:rFonts w:hint="default"/>
        <w:lang w:val="hu-HU" w:eastAsia="en-US" w:bidi="ar-SA"/>
      </w:rPr>
    </w:lvl>
    <w:lvl w:ilvl="7" w:tplc="B638F468">
      <w:numFmt w:val="bullet"/>
      <w:lvlText w:val="•"/>
      <w:lvlJc w:val="left"/>
      <w:pPr>
        <w:ind w:left="7747" w:hanging="428"/>
      </w:pPr>
      <w:rPr>
        <w:rFonts w:hint="default"/>
        <w:lang w:val="hu-HU" w:eastAsia="en-US" w:bidi="ar-SA"/>
      </w:rPr>
    </w:lvl>
    <w:lvl w:ilvl="8" w:tplc="F9D4BC7E">
      <w:numFmt w:val="bullet"/>
      <w:lvlText w:val="•"/>
      <w:lvlJc w:val="left"/>
      <w:pPr>
        <w:ind w:left="8611" w:hanging="428"/>
      </w:pPr>
      <w:rPr>
        <w:rFonts w:hint="default"/>
        <w:lang w:val="hu-HU" w:eastAsia="en-US" w:bidi="ar-SA"/>
      </w:rPr>
    </w:lvl>
  </w:abstractNum>
  <w:abstractNum w:abstractNumId="10"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CEF0B99"/>
    <w:multiLevelType w:val="hybridMultilevel"/>
    <w:tmpl w:val="4936FB66"/>
    <w:lvl w:ilvl="0" w:tplc="0D523FC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tplc="33FE08BA">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tplc="24787400">
      <w:numFmt w:val="bullet"/>
      <w:lvlText w:val="•"/>
      <w:lvlJc w:val="left"/>
      <w:pPr>
        <w:ind w:left="1980" w:hanging="360"/>
      </w:pPr>
      <w:rPr>
        <w:rFonts w:hint="default"/>
        <w:lang w:val="hu-HU" w:eastAsia="en-US" w:bidi="ar-SA"/>
      </w:rPr>
    </w:lvl>
    <w:lvl w:ilvl="3" w:tplc="B2948C4E">
      <w:numFmt w:val="bullet"/>
      <w:lvlText w:val="•"/>
      <w:lvlJc w:val="left"/>
      <w:pPr>
        <w:ind w:left="3024" w:hanging="360"/>
      </w:pPr>
      <w:rPr>
        <w:rFonts w:hint="default"/>
        <w:lang w:val="hu-HU" w:eastAsia="en-US" w:bidi="ar-SA"/>
      </w:rPr>
    </w:lvl>
    <w:lvl w:ilvl="4" w:tplc="35402336">
      <w:numFmt w:val="bullet"/>
      <w:lvlText w:val="•"/>
      <w:lvlJc w:val="left"/>
      <w:pPr>
        <w:ind w:left="4069" w:hanging="360"/>
      </w:pPr>
      <w:rPr>
        <w:rFonts w:hint="default"/>
        <w:lang w:val="hu-HU" w:eastAsia="en-US" w:bidi="ar-SA"/>
      </w:rPr>
    </w:lvl>
    <w:lvl w:ilvl="5" w:tplc="1B1413E4">
      <w:numFmt w:val="bullet"/>
      <w:lvlText w:val="•"/>
      <w:lvlJc w:val="left"/>
      <w:pPr>
        <w:ind w:left="5114" w:hanging="360"/>
      </w:pPr>
      <w:rPr>
        <w:rFonts w:hint="default"/>
        <w:lang w:val="hu-HU" w:eastAsia="en-US" w:bidi="ar-SA"/>
      </w:rPr>
    </w:lvl>
    <w:lvl w:ilvl="6" w:tplc="75304BA8">
      <w:numFmt w:val="bullet"/>
      <w:lvlText w:val="•"/>
      <w:lvlJc w:val="left"/>
      <w:pPr>
        <w:ind w:left="6159" w:hanging="360"/>
      </w:pPr>
      <w:rPr>
        <w:rFonts w:hint="default"/>
        <w:lang w:val="hu-HU" w:eastAsia="en-US" w:bidi="ar-SA"/>
      </w:rPr>
    </w:lvl>
    <w:lvl w:ilvl="7" w:tplc="CDA6D6D8">
      <w:numFmt w:val="bullet"/>
      <w:lvlText w:val="•"/>
      <w:lvlJc w:val="left"/>
      <w:pPr>
        <w:ind w:left="7204" w:hanging="360"/>
      </w:pPr>
      <w:rPr>
        <w:rFonts w:hint="default"/>
        <w:lang w:val="hu-HU" w:eastAsia="en-US" w:bidi="ar-SA"/>
      </w:rPr>
    </w:lvl>
    <w:lvl w:ilvl="8" w:tplc="DF7A0338">
      <w:numFmt w:val="bullet"/>
      <w:lvlText w:val="•"/>
      <w:lvlJc w:val="left"/>
      <w:pPr>
        <w:ind w:left="8249" w:hanging="360"/>
      </w:pPr>
      <w:rPr>
        <w:rFonts w:hint="default"/>
        <w:lang w:val="hu-HU" w:eastAsia="en-US" w:bidi="ar-SA"/>
      </w:rPr>
    </w:lvl>
  </w:abstractNum>
  <w:abstractNum w:abstractNumId="12" w15:restartNumberingAfterBreak="0">
    <w:nsid w:val="7CC849EC"/>
    <w:multiLevelType w:val="hybridMultilevel"/>
    <w:tmpl w:val="62861BB0"/>
    <w:lvl w:ilvl="0" w:tplc="AECA00C8">
      <w:start w:val="1"/>
      <w:numFmt w:val="upperRoman"/>
      <w:lvlText w:val="%1."/>
      <w:lvlJc w:val="left"/>
      <w:pPr>
        <w:ind w:left="738" w:hanging="167"/>
      </w:pPr>
      <w:rPr>
        <w:rFonts w:hint="default"/>
        <w:spacing w:val="0"/>
        <w:w w:val="99"/>
        <w:lang w:val="hu-HU" w:eastAsia="en-US" w:bidi="ar-SA"/>
      </w:rPr>
    </w:lvl>
    <w:lvl w:ilvl="1" w:tplc="7658A5E0">
      <w:numFmt w:val="bullet"/>
      <w:lvlText w:val="•"/>
      <w:lvlJc w:val="left"/>
      <w:pPr>
        <w:ind w:left="1778" w:hanging="167"/>
      </w:pPr>
      <w:rPr>
        <w:rFonts w:hint="default"/>
        <w:lang w:val="hu-HU" w:eastAsia="en-US" w:bidi="ar-SA"/>
      </w:rPr>
    </w:lvl>
    <w:lvl w:ilvl="2" w:tplc="216451D8">
      <w:numFmt w:val="bullet"/>
      <w:lvlText w:val="•"/>
      <w:lvlJc w:val="left"/>
      <w:pPr>
        <w:ind w:left="2817" w:hanging="167"/>
      </w:pPr>
      <w:rPr>
        <w:rFonts w:hint="default"/>
        <w:lang w:val="hu-HU" w:eastAsia="en-US" w:bidi="ar-SA"/>
      </w:rPr>
    </w:lvl>
    <w:lvl w:ilvl="3" w:tplc="23E8D45C">
      <w:numFmt w:val="bullet"/>
      <w:lvlText w:val="•"/>
      <w:lvlJc w:val="left"/>
      <w:pPr>
        <w:ind w:left="3855" w:hanging="167"/>
      </w:pPr>
      <w:rPr>
        <w:rFonts w:hint="default"/>
        <w:lang w:val="hu-HU" w:eastAsia="en-US" w:bidi="ar-SA"/>
      </w:rPr>
    </w:lvl>
    <w:lvl w:ilvl="4" w:tplc="8FA433F4">
      <w:numFmt w:val="bullet"/>
      <w:lvlText w:val="•"/>
      <w:lvlJc w:val="left"/>
      <w:pPr>
        <w:ind w:left="4894" w:hanging="167"/>
      </w:pPr>
      <w:rPr>
        <w:rFonts w:hint="default"/>
        <w:lang w:val="hu-HU" w:eastAsia="en-US" w:bidi="ar-SA"/>
      </w:rPr>
    </w:lvl>
    <w:lvl w:ilvl="5" w:tplc="83BAE66E">
      <w:numFmt w:val="bullet"/>
      <w:lvlText w:val="•"/>
      <w:lvlJc w:val="left"/>
      <w:pPr>
        <w:ind w:left="5933" w:hanging="167"/>
      </w:pPr>
      <w:rPr>
        <w:rFonts w:hint="default"/>
        <w:lang w:val="hu-HU" w:eastAsia="en-US" w:bidi="ar-SA"/>
      </w:rPr>
    </w:lvl>
    <w:lvl w:ilvl="6" w:tplc="87DC663C">
      <w:numFmt w:val="bullet"/>
      <w:lvlText w:val="•"/>
      <w:lvlJc w:val="left"/>
      <w:pPr>
        <w:ind w:left="6971" w:hanging="167"/>
      </w:pPr>
      <w:rPr>
        <w:rFonts w:hint="default"/>
        <w:lang w:val="hu-HU" w:eastAsia="en-US" w:bidi="ar-SA"/>
      </w:rPr>
    </w:lvl>
    <w:lvl w:ilvl="7" w:tplc="7788FE56">
      <w:numFmt w:val="bullet"/>
      <w:lvlText w:val="•"/>
      <w:lvlJc w:val="left"/>
      <w:pPr>
        <w:ind w:left="8010" w:hanging="167"/>
      </w:pPr>
      <w:rPr>
        <w:rFonts w:hint="default"/>
        <w:lang w:val="hu-HU" w:eastAsia="en-US" w:bidi="ar-SA"/>
      </w:rPr>
    </w:lvl>
    <w:lvl w:ilvl="8" w:tplc="E8F8EFC6">
      <w:numFmt w:val="bullet"/>
      <w:lvlText w:val="•"/>
      <w:lvlJc w:val="left"/>
      <w:pPr>
        <w:ind w:left="9049" w:hanging="167"/>
      </w:pPr>
      <w:rPr>
        <w:rFonts w:hint="default"/>
        <w:lang w:val="hu-HU" w:eastAsia="en-US" w:bidi="ar-SA"/>
      </w:rPr>
    </w:lvl>
  </w:abstractNum>
  <w:num w:numId="1">
    <w:abstractNumId w:val="0"/>
    <w:lvlOverride w:ilvl="0">
      <w:lvl w:ilvl="0">
        <w:numFmt w:val="bullet"/>
        <w:lvlText w:val="-"/>
        <w:legacy w:legacy="1" w:legacySpace="0" w:legacyIndent="120"/>
        <w:lvlJc w:val="left"/>
        <w:rPr>
          <w:rFonts w:ascii="Times New Roman" w:hAnsi="Times New Roman" w:hint="default"/>
        </w:rPr>
      </w:lvl>
    </w:lvlOverride>
  </w:num>
  <w:num w:numId="2">
    <w:abstractNumId w:val="0"/>
    <w:lvlOverride w:ilvl="0">
      <w:lvl w:ilvl="0">
        <w:numFmt w:val="bullet"/>
        <w:lvlText w:val="•"/>
        <w:legacy w:legacy="1" w:legacySpace="0" w:legacyIndent="353"/>
        <w:lvlJc w:val="left"/>
        <w:rPr>
          <w:rFonts w:ascii="Times New Roman" w:hAnsi="Times New Roman" w:hint="default"/>
        </w:rPr>
      </w:lvl>
    </w:lvlOverride>
  </w:num>
  <w:num w:numId="3">
    <w:abstractNumId w:val="6"/>
  </w:num>
  <w:num w:numId="4">
    <w:abstractNumId w:val="3"/>
  </w:num>
  <w:num w:numId="5">
    <w:abstractNumId w:val="8"/>
  </w:num>
  <w:num w:numId="6">
    <w:abstractNumId w:val="10"/>
  </w:num>
  <w:num w:numId="7">
    <w:abstractNumId w:val="1"/>
  </w:num>
  <w:num w:numId="8">
    <w:abstractNumId w:val="2"/>
  </w:num>
  <w:num w:numId="9">
    <w:abstractNumId w:val="4"/>
  </w:num>
  <w:num w:numId="10">
    <w:abstractNumId w:val="7"/>
  </w:num>
  <w:num w:numId="11">
    <w:abstractNumId w:val="5"/>
  </w:num>
  <w:num w:numId="12">
    <w:abstractNumId w:val="11"/>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B1D"/>
    <w:rsid w:val="00132C8E"/>
    <w:rsid w:val="00133CEC"/>
    <w:rsid w:val="00135618"/>
    <w:rsid w:val="001360F2"/>
    <w:rsid w:val="001539C9"/>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2304"/>
    <w:rsid w:val="003636E4"/>
    <w:rsid w:val="00365A9F"/>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3C63"/>
    <w:rsid w:val="00564498"/>
    <w:rsid w:val="0056560C"/>
    <w:rsid w:val="0056668F"/>
    <w:rsid w:val="0057126C"/>
    <w:rsid w:val="005740CD"/>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C70BF"/>
    <w:rsid w:val="006D0483"/>
    <w:rsid w:val="006D2278"/>
    <w:rsid w:val="006D568D"/>
    <w:rsid w:val="006D6859"/>
    <w:rsid w:val="006D7FF6"/>
    <w:rsid w:val="006E40E4"/>
    <w:rsid w:val="006E4685"/>
    <w:rsid w:val="006F00DE"/>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902D5C"/>
    <w:rsid w:val="009034B4"/>
    <w:rsid w:val="00910E50"/>
    <w:rsid w:val="009162EF"/>
    <w:rsid w:val="00931B01"/>
    <w:rsid w:val="00932CFA"/>
    <w:rsid w:val="00932F08"/>
    <w:rsid w:val="00934957"/>
    <w:rsid w:val="0093547A"/>
    <w:rsid w:val="00940F86"/>
    <w:rsid w:val="00951287"/>
    <w:rsid w:val="00956132"/>
    <w:rsid w:val="00957B35"/>
    <w:rsid w:val="0096001F"/>
    <w:rsid w:val="00962476"/>
    <w:rsid w:val="0096674C"/>
    <w:rsid w:val="00972B1C"/>
    <w:rsid w:val="0097402E"/>
    <w:rsid w:val="00975BAD"/>
    <w:rsid w:val="00985775"/>
    <w:rsid w:val="00986F63"/>
    <w:rsid w:val="00995942"/>
    <w:rsid w:val="00997486"/>
    <w:rsid w:val="009974CD"/>
    <w:rsid w:val="009A0151"/>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A05DE3"/>
    <w:rsid w:val="00A11969"/>
    <w:rsid w:val="00A139B1"/>
    <w:rsid w:val="00A225DE"/>
    <w:rsid w:val="00A23019"/>
    <w:rsid w:val="00A26AC1"/>
    <w:rsid w:val="00A26FC0"/>
    <w:rsid w:val="00A35AF4"/>
    <w:rsid w:val="00A36898"/>
    <w:rsid w:val="00A42398"/>
    <w:rsid w:val="00A47138"/>
    <w:rsid w:val="00A47338"/>
    <w:rsid w:val="00A477F1"/>
    <w:rsid w:val="00A53FD8"/>
    <w:rsid w:val="00A556F2"/>
    <w:rsid w:val="00A557CA"/>
    <w:rsid w:val="00A5689E"/>
    <w:rsid w:val="00A60A32"/>
    <w:rsid w:val="00A621AF"/>
    <w:rsid w:val="00A636E1"/>
    <w:rsid w:val="00A64007"/>
    <w:rsid w:val="00A645D5"/>
    <w:rsid w:val="00A715EA"/>
    <w:rsid w:val="00A71A62"/>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6E40"/>
    <w:rsid w:val="00AD1AC3"/>
    <w:rsid w:val="00AD2253"/>
    <w:rsid w:val="00AD3E05"/>
    <w:rsid w:val="00AE0CE3"/>
    <w:rsid w:val="00AE192F"/>
    <w:rsid w:val="00AE4974"/>
    <w:rsid w:val="00AE57CB"/>
    <w:rsid w:val="00AE634D"/>
    <w:rsid w:val="00AE6ABB"/>
    <w:rsid w:val="00AF5949"/>
    <w:rsid w:val="00B02461"/>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7072"/>
    <w:rsid w:val="00CB787E"/>
    <w:rsid w:val="00CC2C80"/>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D32B5"/>
    <w:rsid w:val="00FD7494"/>
    <w:rsid w:val="00FD7FD3"/>
    <w:rsid w:val="00FE5B0A"/>
    <w:rsid w:val="00FE5C89"/>
    <w:rsid w:val="00FF1029"/>
    <w:rsid w:val="00FF3D3D"/>
    <w:rsid w:val="00FF72CA"/>
    <w:rsid w:val="00FF767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Cmsor2">
    <w:name w:val="heading 2"/>
    <w:basedOn w:val="Norm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Cmsor3">
    <w:name w:val="heading 3"/>
    <w:basedOn w:val="Norml"/>
    <w:next w:val="Normlbehzs"/>
    <w:link w:val="Cmsor3Char"/>
    <w:qFormat/>
    <w:rsid w:val="00854D51"/>
    <w:pPr>
      <w:keepNext/>
      <w:keepLines/>
      <w:spacing w:before="240" w:after="240" w:line="360" w:lineRule="atLeast"/>
      <w:jc w:val="both"/>
      <w:outlineLvl w:val="2"/>
    </w:pPr>
    <w:rPr>
      <w:i/>
      <w:iCs/>
      <w:sz w:val="24"/>
      <w:szCs w:val="24"/>
      <w:lang w:val="en-GB"/>
    </w:rPr>
  </w:style>
  <w:style w:type="paragraph" w:styleId="Cmsor4">
    <w:name w:val="heading 4"/>
    <w:basedOn w:val="Norml"/>
    <w:next w:val="Norml"/>
    <w:qFormat/>
    <w:rsid w:val="002D3893"/>
    <w:pPr>
      <w:keepNext/>
      <w:outlineLvl w:val="3"/>
    </w:pPr>
    <w:rPr>
      <w:sz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pPr>
      <w:tabs>
        <w:tab w:val="center" w:pos="4536"/>
        <w:tab w:val="right" w:pos="9072"/>
      </w:tabs>
    </w:pPr>
  </w:style>
  <w:style w:type="paragraph" w:styleId="llb">
    <w:name w:val="footer"/>
    <w:basedOn w:val="Norml"/>
    <w:link w:val="llbChar"/>
    <w:uiPriority w:val="99"/>
    <w:pPr>
      <w:tabs>
        <w:tab w:val="center" w:pos="4536"/>
        <w:tab w:val="right" w:pos="9072"/>
      </w:tabs>
    </w:pPr>
  </w:style>
  <w:style w:type="character" w:styleId="Oldalszm">
    <w:name w:val="page number"/>
    <w:basedOn w:val="Bekezdsalapbettpusa"/>
  </w:style>
  <w:style w:type="paragraph" w:styleId="Szvegtrzs">
    <w:name w:val="Body Text"/>
    <w:basedOn w:val="Norml"/>
    <w:link w:val="SzvegtrzsChar"/>
    <w:pPr>
      <w:spacing w:line="360" w:lineRule="auto"/>
      <w:jc w:val="both"/>
    </w:pPr>
    <w:rPr>
      <w:sz w:val="24"/>
    </w:rPr>
  </w:style>
  <w:style w:type="character" w:styleId="Hiperhivatkozs">
    <w:name w:val="Hyperlink"/>
    <w:rsid w:val="00B53BDF"/>
    <w:rPr>
      <w:color w:val="0000FF"/>
      <w:u w:val="single"/>
    </w:rPr>
  </w:style>
  <w:style w:type="paragraph" w:styleId="Buborkszveg">
    <w:name w:val="Balloon Text"/>
    <w:basedOn w:val="Norml"/>
    <w:link w:val="BuborkszvegChar"/>
    <w:rsid w:val="00D93723"/>
    <w:rPr>
      <w:rFonts w:ascii="Tahoma" w:hAnsi="Tahoma" w:cs="Tahoma"/>
      <w:sz w:val="16"/>
      <w:szCs w:val="16"/>
    </w:rPr>
  </w:style>
  <w:style w:type="character" w:customStyle="1" w:styleId="BuborkszvegChar">
    <w:name w:val="Buborékszöveg Char"/>
    <w:link w:val="Buborkszveg"/>
    <w:rsid w:val="00D93723"/>
    <w:rPr>
      <w:rFonts w:ascii="Tahoma" w:hAnsi="Tahoma" w:cs="Tahoma"/>
      <w:sz w:val="16"/>
      <w:szCs w:val="16"/>
    </w:rPr>
  </w:style>
  <w:style w:type="character" w:customStyle="1" w:styleId="Cmsor3Char">
    <w:name w:val="Címsor 3 Char"/>
    <w:link w:val="Cmsor3"/>
    <w:rsid w:val="00854D51"/>
    <w:rPr>
      <w:i/>
      <w:iCs/>
      <w:sz w:val="24"/>
      <w:szCs w:val="24"/>
      <w:lang w:val="en-GB"/>
    </w:rPr>
  </w:style>
  <w:style w:type="paragraph" w:styleId="Normlbehzs">
    <w:name w:val="Normal Indent"/>
    <w:basedOn w:val="Norml"/>
    <w:rsid w:val="00854D51"/>
    <w:pPr>
      <w:ind w:left="708"/>
    </w:pPr>
  </w:style>
  <w:style w:type="paragraph" w:customStyle="1" w:styleId="szveg">
    <w:name w:val="szöveg"/>
    <w:basedOn w:val="Norml"/>
    <w:rsid w:val="00932CFA"/>
    <w:pPr>
      <w:spacing w:before="120"/>
      <w:jc w:val="both"/>
    </w:pPr>
    <w:rPr>
      <w:rFonts w:ascii="Arial" w:hAnsi="Arial" w:cs="Arial"/>
      <w:bCs/>
      <w:iCs/>
      <w:sz w:val="18"/>
      <w:szCs w:val="18"/>
    </w:rPr>
  </w:style>
  <w:style w:type="paragraph" w:customStyle="1" w:styleId="Abeoszt1">
    <w:name w:val="A_beoszt1"/>
    <w:basedOn w:val="Norml"/>
    <w:next w:val="Norml"/>
    <w:rsid w:val="00932CFA"/>
    <w:pPr>
      <w:tabs>
        <w:tab w:val="center" w:pos="6804"/>
      </w:tabs>
    </w:pPr>
    <w:rPr>
      <w:rFonts w:ascii="Garamond" w:hAnsi="Garamond"/>
      <w:sz w:val="22"/>
    </w:rPr>
  </w:style>
  <w:style w:type="character" w:customStyle="1" w:styleId="llbChar">
    <w:name w:val="Élőláb Char"/>
    <w:basedOn w:val="Bekezdsalapbettpusa"/>
    <w:link w:val="llb"/>
    <w:uiPriority w:val="99"/>
    <w:rsid w:val="00F638BB"/>
  </w:style>
  <w:style w:type="paragraph" w:styleId="Csakszveg">
    <w:name w:val="Plain Text"/>
    <w:basedOn w:val="Norm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Csakszveg"/>
    <w:uiPriority w:val="99"/>
    <w:rsid w:val="004031BF"/>
    <w:rPr>
      <w:rFonts w:ascii="Calibri" w:eastAsia="Calibri" w:hAnsi="Calibri" w:cs="Calibri"/>
      <w:sz w:val="22"/>
      <w:szCs w:val="22"/>
      <w:lang w:eastAsia="en-US"/>
    </w:rPr>
  </w:style>
  <w:style w:type="character" w:customStyle="1" w:styleId="lfejChar">
    <w:name w:val="Élőfej Char"/>
    <w:link w:val="lfej"/>
    <w:rsid w:val="00956132"/>
  </w:style>
  <w:style w:type="character" w:styleId="Jegyzethivatkozs">
    <w:name w:val="annotation reference"/>
    <w:basedOn w:val="Bekezdsalapbettpusa"/>
    <w:rsid w:val="00182EC1"/>
    <w:rPr>
      <w:sz w:val="16"/>
      <w:szCs w:val="16"/>
    </w:rPr>
  </w:style>
  <w:style w:type="paragraph" w:styleId="Jegyzetszveg">
    <w:name w:val="annotation text"/>
    <w:basedOn w:val="Norml"/>
    <w:link w:val="JegyzetszvegChar"/>
    <w:rsid w:val="00182EC1"/>
  </w:style>
  <w:style w:type="character" w:customStyle="1" w:styleId="JegyzetszvegChar">
    <w:name w:val="Jegyzetszöveg Char"/>
    <w:basedOn w:val="Bekezdsalapbettpusa"/>
    <w:link w:val="Jegyzetszveg"/>
    <w:rsid w:val="00182EC1"/>
  </w:style>
  <w:style w:type="paragraph" w:styleId="Megjegyzstrgya">
    <w:name w:val="annotation subject"/>
    <w:basedOn w:val="Jegyzetszveg"/>
    <w:next w:val="Jegyzetszveg"/>
    <w:link w:val="MegjegyzstrgyaChar"/>
    <w:rsid w:val="00182EC1"/>
    <w:rPr>
      <w:b/>
      <w:bCs/>
    </w:rPr>
  </w:style>
  <w:style w:type="character" w:customStyle="1" w:styleId="MegjegyzstrgyaChar">
    <w:name w:val="Megjegyzés tárgya Char"/>
    <w:basedOn w:val="JegyzetszvegChar"/>
    <w:link w:val="Megjegyzstrgya"/>
    <w:rsid w:val="00182EC1"/>
    <w:rPr>
      <w:b/>
      <w:bCs/>
    </w:rPr>
  </w:style>
  <w:style w:type="paragraph" w:styleId="Szvegtrzsbehzssal2">
    <w:name w:val="Body Text Indent 2"/>
    <w:basedOn w:val="Norml"/>
    <w:link w:val="Szvegtrzsbehzssal2Char"/>
    <w:rsid w:val="00435E5F"/>
    <w:pPr>
      <w:spacing w:after="120" w:line="480" w:lineRule="auto"/>
      <w:ind w:left="283"/>
    </w:pPr>
  </w:style>
  <w:style w:type="character" w:customStyle="1" w:styleId="Szvegtrzsbehzssal2Char">
    <w:name w:val="Szövegtörzs behúzással 2 Char"/>
    <w:basedOn w:val="Bekezdsalapbettpusa"/>
    <w:link w:val="Szvegtrzsbehzssal2"/>
    <w:rsid w:val="00435E5F"/>
  </w:style>
  <w:style w:type="paragraph" w:styleId="Cm">
    <w:name w:val="Title"/>
    <w:basedOn w:val="Norm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aszerbekezds">
    <w:name w:val="List Paragraph"/>
    <w:basedOn w:val="Norm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Bekezdsalapbettpusa"/>
    <w:link w:val="Szvegtrzs"/>
    <w:rsid w:val="00CE318B"/>
    <w:rPr>
      <w:sz w:val="24"/>
    </w:rPr>
  </w:style>
  <w:style w:type="table" w:customStyle="1" w:styleId="TableNormal">
    <w:name w:val="Table Normal"/>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90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G:\Saj&#225;t%20meghajt&#243;\MVM%20nyomtatv&#225;nyok\Rendszerenged&#233;lyek%20MVM%20H&#225;l&#243;zat" TargetMode="External"/><Relationship Id="rId13" Type="http://schemas.openxmlformats.org/officeDocument/2006/relationships/image" Target="media/image20.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vmhalozat.hu/aram" TargetMode="Externa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www.demaszhalozat.hu" TargetMode="External"/><Relationship Id="rId4" Type="http://schemas.openxmlformats.org/officeDocument/2006/relationships/settings" Target="settings.xml"/><Relationship Id="rId9" Type="http://schemas.openxmlformats.org/officeDocument/2006/relationships/hyperlink" Target="https://www.meevet.hu/pages/uj-rendszerengedelyes-fogyasztas-merohelyek-oktatasi-anyag" TargetMode="Externa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4.png@01D88621.DAB33510" TargetMode="External"/><Relationship Id="rId1"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70D876-693E-4FBD-9B32-19339566F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Hajdu Zoltán</cp:lastModifiedBy>
  <cp:revision>2</cp:revision>
  <cp:lastPrinted>2023-10-18T11:43:00Z</cp:lastPrinted>
  <dcterms:created xsi:type="dcterms:W3CDTF">2026-04-24T13:07:00Z</dcterms:created>
  <dcterms:modified xsi:type="dcterms:W3CDTF">2026-04-24T13:07:00Z</dcterms:modified>
</cp:coreProperties>
</file>