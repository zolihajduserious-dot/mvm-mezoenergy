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ns0:document xmlns:ns0="http://schemas.openxmlformats.org/wordprocessingml/2006/main" xmlns:ns1="http://schemas.openxmlformats.org/markup-compatibility/2006" xmlns:ns10="urn:schemas-microsoft-com:vml" xmlns:ns11="urn:schemas-microsoft-com:office:office" xmlns:ns12="urn:schemas-microsoft-com:office:word" xmlns:ns13="http://schemas.microsoft.com/office/word/2010/wordprocessingGroup" xmlns:ns2="http://schemas.openxmlformats.org/officeDocument/2006/relationships" xmlns:ns3="http://schemas.openxmlformats.org/drawingml/2006/wordprocessingDrawing" xmlns:ns4="http://schemas.openxmlformats.org/drawingml/2006/main" xmlns:ns5="http://schemas.openxmlformats.org/drawingml/2006/picture" xmlns:ns6="http://schemas.microsoft.com/office/drawing/2010/main" xmlns:ns7="http://schemas.microsoft.com/office/word/2010/wordprocessingDrawing" xmlns:ns8="http://schemas.microsoft.com/office/word/2010/wordml" xmlns:ns9="http://schemas.microsoft.com/office/word/2010/wordprocessingShape" ns1:Ignorable="w14 w15 wp14">
  <ns0:body>
    <ns0:p ns0:rsidR="00CE318B" ns0:rsidRPr="00A71A62" ns0:rsidP="00CE318B">
      <ns0:pPr>
        <ns0:rPr>
          <ns0:sz ns0:val="18"/>
        </ns0:rPr>
      </ns0:pPr>
    </ns0:p>
    <ns0:tbl>
      <ns0:tblPr>
        <ns0:tblW ns0:w="10276" ns0:type="dxa"/>
        <ns0:tblBorders>
          <ns0:top ns0:val="single" ns0:sz="18" ns0:space="0" ns0:color="auto"/>
          <ns0:left ns0:val="single" ns0:sz="18" ns0:space="0" ns0:color="auto"/>
          <ns0:bottom ns0:val="single" ns0:sz="18" ns0:space="0" ns0:color="auto"/>
          <ns0:right ns0:val="single" ns0:sz="18" ns0:space="0" ns0:color="auto"/>
          <ns0:insideH ns0:val="single" ns0:sz="6" ns0:space="0" ns0:color="auto"/>
          <ns0:insideV ns0:val="single" ns0:sz="6" ns0:space="0" ns0:color="auto"/>
        </ns0:tblBorders>
        <ns0:tblLayout ns0:type="fixed"/>
        <ns0:tblCellMar>
          <ns0:left ns0:w="70" ns0:type="dxa"/>
          <ns0:right ns0:w="70" ns0:type="dxa"/>
        </ns0:tblCellMar>
        <ns0:tblLook ns0:val="0000"/>
      </ns0:tblPr>
      <ns0:tblGrid>
        <ns0:gridCol ns0:w="6733"/>
        <ns0:gridCol ns0:w="1134"/>
        <ns0:gridCol ns0:w="2409"/>
      </ns0:tblGrid>
      <ns0:tr ns0:rsidTr="00CE318B">
        <ns0:tblPrEx>
          <ns0:tblW ns0:w="10276" ns0:type="dxa"/>
          <ns0:tblLayout ns0:type="fixed"/>
          <ns0:tblLook ns0:val="0000"/>
        </ns0:tblPrEx>
        <ns0:tc>
          <ns0:tcPr>
            <ns0:tcW ns0:w="6733" ns0:type="dxa"/>
          </ns0:tcPr>
          <ns0:p ns0:rsidR="00CE318B" ns0:rsidRPr="00A71A62" ns0:rsidP="00715D4C">
            <ns0:pPr>
              <ns0:pStyle ns0:val="Header"/>
              <ns0:tabs>
                <ns0:tab ns0:val="left" ns0:pos="708"/>
              </ns0:tabs>
              <ns0:rPr>
                <ns0:sz ns0:val="22"/>
              </ns0:rPr>
            </ns0:pPr>
            <ns0:r ns0:rsidRPr="00A71A62">
              <ns0:rPr>
                <ns0:sz ns0:val="22"/>
              </ns0:rPr>
              <ns0:t xml:space="preserve">Kivitelező vállalkozó neve: </ns0:t>
            </ns0:r>
            <ns0:r ns0:rsidR="0004211F">
              <ns0:rPr>
                <ns0:sz ns0:val="18"/>
              </ns0:rPr>
              <ns0:t>Primavill</ns0:t>
            </ns0:r>
            <ns0:r ns0:rsidR="00133CEC">
              <ns0:rPr>
                <ns0:sz ns0:val="18"/>
              </ns0:rPr>
              <ns0:t xml:space="preserve"> Kft.</ns0:t>
            </ns0:r>
          </ns0:p>
        </ns0:tc>
        <ns0:tc>
          <ns0:tcPr>
            <ns0:tcW ns0:w="3543" ns0:type="dxa"/>
            <ns0:gridSpan ns0:val="2"/>
          </ns0:tcPr>
          <ns0:p ns0:rsidR="00CE318B" ns0:rsidRPr="00A71A62" ns0:rsidP="00CE318B">
            <ns0:pPr>
              <ns0:pStyle ns0:val="Header"/>
              <ns0:tabs>
                <ns0:tab ns0:val="left" ns0:pos="708"/>
              </ns0:tabs>
              <ns0:rPr>
                <ns0:sz ns0:val="22"/>
              </ns0:rPr>
            </ns0:pPr>
            <ns0:r ns0:rsidRPr="00A71A62">
              <ns0:rPr>
                <ns0:sz ns0:val="22"/>
              </ns0:rPr>
              <ns0:t xml:space="preserve">Szállító száma: </ns0:t>
            </ns0:r>
            <ns0:r ns0:rsidR="0004211F">
              <ns0:rPr>
                <ns0:sz ns0:val="18"/>
              </ns0:rPr>
              <ns0:t>38063</ns0:t>
            </ns0:r>
          </ns0:p>
        </ns0:tc>
      </ns0:tr>
      <ns0:tr ns0:rsidTr="00CE318B">
        <ns0:tblPrEx>
          <ns0:tblW ns0:w="10276" ns0:type="dxa"/>
          <ns0:tblLayout ns0:type="fixed"/>
          <ns0:tblLook ns0:val="0000"/>
        </ns0:tblPrEx>
        <ns0:tc>
          <ns0:tcPr>
            <ns0:tcW ns0:w="7867" ns0:type="dxa"/>
            <ns0:gridSpan ns0:val="2"/>
          </ns0:tcPr>
          <ns0:p ns0:rsidR="00CE318B" ns0:rsidRPr="00A71A62" ns0:rsidP="00CE318B">
            <ns0:pPr>
              <ns0:pStyle ns0:val="Header"/>
              <ns0:tabs>
                <ns0:tab ns0:val="clear" ns0:pos="4536"/>
                <ns0:tab ns0:val="clear" ns0:pos="9072"/>
              </ns0:tabs>
              <ns0:rPr>
                <ns0:sz ns0:val="22"/>
              </ns0:rPr>
            </ns0:pPr>
            <ns0:r ns0:rsidRPr="00A71A62">
              <ns0:rPr>
                <ns0:sz ns0:val="22"/>
              </ns0:rPr>
              <ns0:t>Kivitelezés helye:</ns0:t>
            </ns0:r>
            <ns0:r ns0:rsidRPr="00A71A62">
              <ns0:rPr>
                <ns0:color ns0:val="0000FF"/>
                <ns0:sz ns0:val="18"/>
              </ns0:rPr>
              <ns0:t xml:space="preserve"> {</ns0:t>
            </ns0:r>
            <ns0:r ns0:rsidRPr="00A71A62">
              <ns0:rPr>
                <ns0:color ns0:val="0000FF"/>
                <ns0:sz ns0:val="2"/>
              </ns0:rPr>
              <ns0:t>d.Project.FelhasznalasiCim</ns0:t>
            </ns0:r>
            <ns0:r ns0:rsidRPr="00A71A62">
              <ns0:rPr>
                <ns0:color ns0:val="0000FF"/>
                <ns0:sz ns0:val="18"/>
              </ns0:rPr>
              <ns0:t>}</ns0:t>
            </ns0:r>
          </ns0:p>
        </ns0:tc>
        <ns0:tc>
          <ns0:tcPr>
            <ns0:tcW ns0:w="2409" ns0:type="dxa"/>
          </ns0:tcPr>
          <ns0:p ns0:rsidR="00CE318B" ns0:rsidRPr="00A71A62" ns0:rsidP="00CE318B">
            <ns0:pPr>
              <ns0:pStyle ns0:val="Header"/>
              <ns0:tabs>
                <ns0:tab ns0:val="clear" ns0:pos="4536"/>
                <ns0:tab ns0:val="clear" ns0:pos="9072"/>
              </ns0:tabs>
              <ns0:rPr>
                <ns0:sz ns0:val="22"/>
              </ns0:rPr>
            </ns0:pPr>
            <ns0:r ns0:rsidRPr="00A71A62">
              <ns0:rPr>
                <ns0:sz ns0:val="22"/>
              </ns0:rPr>
              <ns0:t>Irányítószám:</ns0:t>
            </ns0:r>
            <ns0:r ns0:rsidRPr="00A71A62">
              <ns0:rPr>
                <ns0:color ns0:val="0000FF"/>
                <ns0:sz ns0:val="18"/>
              </ns0:rPr>
              <ns0:t xml:space="preserve"> {</ns0:t>
            </ns0:r>
            <ns0:r ns0:rsidRPr="00A71A62">
              <ns0:rPr>
                <ns0:color ns0:val="0000FF"/>
                <ns0:sz ns0:val="2"/>
                <ns0:szCs ns0:val="2"/>
              </ns0:rPr>
              <ns0:t>d.Project. IranyitoSzam</ns0:t>
            </ns0:r>
            <ns0:r ns0:rsidRPr="00A71A62">
              <ns0:rPr>
                <ns0:color ns0:val="0000FF"/>
                <ns0:sz ns0:val="18"/>
              </ns0:rPr>
              <ns0:t>}</ns0:t>
            </ns0:r>
          </ns0:p>
        </ns0:tc>
      </ns0:tr>
      <ns0:tr ns0:rsidTr="00CE318B">
        <ns0:tblPrEx>
          <ns0:tblW ns0:w="10276" ns0:type="dxa"/>
          <ns0:tblLayout ns0:type="fixed"/>
          <ns0:tblLook ns0:val="0000"/>
        </ns0:tblPrEx>
        <ns0:trPr>
          <ns0:cantSplit/>
        </ns0:trPr>
        <ns0:tc>
          <ns0:tcPr>
            <ns0:tcW ns0:w="6733" ns0:type="dxa"/>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Ügyfél neve:</ns0:t>
            </ns0:r>
            <ns0:r ns0:rsidRPr="00A71A62">
              <ns0:rPr>
                <ns0:color ns0:val="0000FF"/>
                <ns0:sz ns0:val="18"/>
              </ns0:rPr>
              <ns0:t xml:space="preserve"> {</ns0:t>
            </ns0:r>
            <ns0:r ns0:rsidRPr="00A71A62">
              <ns0:rPr>
                <ns0:color ns0:val="0000FF"/>
                <ns0:sz ns0:val="2"/>
                <ns0:szCs ns0:val="2"/>
              </ns0:rPr>
              <ns0:t>d.Project.Nev</ns0:t>
            </ns0:r>
            <ns0:r ns0:rsidRPr="00A71A62">
              <ns0:rPr>
                <ns0:color ns0:val="0000FF"/>
                <ns0:sz ns0:val="18"/>
              </ns0:rPr>
              <ns0:t>}</ns0:t>
            </ns0:r>
          </ns0:p>
        </ns0:tc>
        <ns0:tc>
          <ns0:tcPr>
            <ns0:tcW ns0:w="3543" ns0:type="dxa"/>
            <ns0:gridSpan ns0:val="2"/>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Fogy. hely száma:</ns0:t>
            </ns0:r>
            <ns0:r ns0:rsidRPr="00A71A62">
              <ns0:rPr>
                <ns0:color ns0:val="0000FF"/>
                <ns0:sz ns0:val="18"/>
              </ns0:rPr>
              <ns0:t xml:space="preserve"> {</ns0:t>
            </ns0:r>
            <ns0:r ns0:rsidRPr="00A71A62">
              <ns0:rPr>
                <ns0:rFonts ns0:eastAsia="Arial"/>
                <ns0:color ns0:val="0000FF"/>
                <ns0:sz ns0:val="2"/>
                <ns0:szCs ns0:val="2"/>
              </ns0:rPr>
              <ns0:t>d.Project. Fha</ns0:t>
            </ns0:r>
            <ns0:r ns0:rsidRPr="00A71A62">
              <ns0:rPr>
                <ns0:color ns0:val="0000FF"/>
                <ns0:sz ns0:val="18"/>
              </ns0:rPr>
              <ns0:t>}</ns0:t>
            </ns0:r>
          </ns0:p>
        </ns0:tc>
      </ns0:tr>
      <ns0:tr ns0:rsidTr="00CE318B">
        <ns0:tblPrEx>
          <ns0:tblW ns0:w="10276" ns0:type="dxa"/>
          <ns0:tblLayout ns0:type="fixed"/>
          <ns0:tblLook ns0:val="0000"/>
        </ns0:tblPrEx>
        <ns0:tc>
          <ns0:tcPr>
            <ns0:tcW ns0:w="6733" ns0:type="dxa"/>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Szül. idő / ADÓSZÁM:</ns0:t>
            </ns0:r>
            <ns0:r ns0:rsidRPr="00A71A62">
              <ns0:rPr>
                <ns0:color ns0:val="0000FF"/>
                <ns0:sz ns0:val="18"/>
              </ns0:rPr>
              <ns0:t xml:space="preserve"> </ns0:t>
            </ns0:r>
            <ns0:r ns0:rsidRPr="00A71A62" ns0:rsidR="00CB47BD">
              <ns0:rPr>
                <ns0:color ns0:val="0000FF"/>
                <ns0:sz ns0:val="22"/>
              </ns0:rPr>
              <ns0:t>{</ns0:t>
            </ns0:r>
            <ns0:r ns0:rsidRPr="008D3E64" ns0:rsidR="00CB47BD">
              <ns0:rPr>
                <ns0:color ns0:val="0000FF"/>
                <ns0:sz ns0:val="12"/>
                <ns0:szCs ns0:val="2"/>
              </ns0:rPr>
              <ns0:t>d.Project.SzuletesiIdo</ns0:t>
            </ns0:r>
            <ns0:r ns0:rsidRPr="00A71A62" ns0:rsidR="00CB47BD">
              <ns0:rPr>
                <ns0:color ns0:val="0000FF"/>
                <ns0:sz ns0:val="22"/>
              </ns0:rPr>
              <ns0:t>}</ns0:t>
            </ns0:r>
            <ns0:r ns0:rsidR="00CB47BD">
              <ns0:rPr>
                <ns0:color ns0:val="0000FF"/>
                <ns0:sz ns0:val="22"/>
              </ns0:rPr>
              <ns0:t xml:space="preserve"> </ns0:t>
            </ns0:r>
            <ns0:r ns0:rsidRPr="000B5197" ns0:rsidR="00CB47BD">
              <ns0:rPr>
                <ns0:color ns0:val="0000FF"/>
                <ns0:sz ns0:val="22"/>
              </ns0:rPr>
              <ns0:t>{</ns0:t>
            </ns0:r>
            <ns0:r ns0:rsidRPr="000B5197" ns0:rsidR="00CB47BD">
              <ns0:rPr>
                <ns0:color ns0:val="0000FF"/>
                <ns0:sz ns0:val="2"/>
                <ns0:szCs ns0:val="2"/>
              </ns0:rPr>
              <ns0:t>d.Project.Adoszam2</ns0:t>
            </ns0:r>
            <ns0:r ns0:rsidRPr="000B5197" ns0:rsidR="00CB47BD">
              <ns0:rPr>
                <ns0:color ns0:val="0000FF"/>
                <ns0:sz ns0:val="22"/>
              </ns0:rPr>
              <ns0:t>}</ns0:t>
            </ns0:r>
          </ns0:p>
        </ns0:tc>
        <ns0:tc>
          <ns0:tcPr>
            <ns0:tcW ns0:w="3543" ns0:type="dxa"/>
            <ns0:gridSpan ns0:val="2"/>
          </ns0:tcPr>
          <ns0:p ns0:rsidR="00CE318B" ns0:rsidRPr="00A71A62" ns0:rsidP="00CE318B">
            <ns0:pPr>
              <ns0:pStyle ns0:val="Header"/>
              <ns0:tabs>
                <ns0:tab ns0:val="clear" ns0:pos="4536"/>
                <ns0:tab ns0:val="clear" ns0:pos="9072"/>
              </ns0:tabs>
              <ns0:rPr>
                <ns0:sz ns0:val="22"/>
              </ns0:rPr>
            </ns0:pPr>
            <ns0:r ns0:rsidRPr="00A71A62">
              <ns0:rPr>
                <ns0:sz ns0:val="22"/>
              </ns0:rPr>
              <ns0:t>Szül. hely:</ns0:t>
            </ns0:r>
            <ns0:r ns0:rsidRPr="00A71A62">
              <ns0:rPr>
                <ns0:color ns0:val="0000FF"/>
                <ns0:sz ns0:val="18"/>
              </ns0:rPr>
              <ns0:t xml:space="preserve"> {</ns0:t>
            </ns0:r>
            <ns0:r ns0:rsidRPr="00A71A62">
              <ns0:rPr>
                <ns0:color ns0:val="0000FF"/>
                <ns0:sz ns0:val="2"/>
                <ns0:szCs ns0:val="2"/>
              </ns0:rPr>
              <ns0:t>d.Project. SzuletesiHely</ns0:t>
            </ns0:r>
            <ns0:r ns0:rsidRPr="00A71A62">
              <ns0:rPr>
                <ns0:color ns0:val="0000FF"/>
                <ns0:sz ns0:val="18"/>
              </ns0:rPr>
              <ns0:t>}</ns0:t>
            </ns0:r>
          </ns0:p>
        </ns0:tc>
      </ns0:tr>
      <ns0:tr ns0:rsidTr="00CE318B">
        <ns0:tblPrEx>
          <ns0:tblW ns0:w="10276" ns0:type="dxa"/>
          <ns0:tblLayout ns0:type="fixed"/>
          <ns0:tblLook ns0:val="0000"/>
        </ns0:tblPrEx>
        <ns0:tc>
          <ns0:tcPr>
            <ns0:tcW ns0:w="10276" ns0:type="dxa"/>
            <ns0:gridSpan ns0:val="3"/>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Anyja neve / CÉGJEGYZÉKSZÁM:</ns0:t>
            </ns0:r>
            <ns0:r ns0:rsidRPr="00A71A62">
              <ns0:rPr>
                <ns0:color ns0:val="0000FF"/>
                <ns0:sz ns0:val="18"/>
              </ns0:rPr>
              <ns0:t xml:space="preserve"> </ns0:t>
            </ns0:r>
            <ns0:r ns0:rsidRPr="00A71A62" ns0:rsidR="00CB47BD">
              <ns0:rPr>
                <ns0:color ns0:val="0000FF"/>
                <ns0:sz ns0:val="22"/>
              </ns0:rPr>
              <ns0:t>{</ns0:t>
            </ns0:r>
            <ns0:r ns0:rsidRPr="008D3E64" ns0:rsidR="00CB47BD">
              <ns0:rPr>
                <ns0:color ns0:val="0000FF"/>
                <ns0:sz ns0:val="12"/>
                <ns0:szCs ns0:val="2"/>
              </ns0:rPr>
              <ns0:t>d.Project.AnyjaNeve</ns0:t>
            </ns0:r>
            <ns0:r ns0:rsidRPr="00A71A62" ns0:rsidR="00CB47BD">
              <ns0:rPr>
                <ns0:color ns0:val="0000FF"/>
                <ns0:sz ns0:val="22"/>
              </ns0:rPr>
              <ns0:t>}{</ns0:t>
            </ns0:r>
            <ns0:r ns0:rsidRPr="008D3E64" ns0:rsidR="00CB47BD">
              <ns0:rPr>
                <ns0:color ns0:val="0000FF"/>
                <ns0:sz ns0:val="12"/>
                <ns0:szCs ns0:val="2"/>
              </ns0:rPr>
              <ns0:t>d.Project.Cegjegyzekszam</ns0:t>
            </ns0:r>
            <ns0:r ns0:rsidRPr="00A71A62" ns0:rsidR="00CB47BD">
              <ns0:rPr>
                <ns0:color ns0:val="0000FF"/>
                <ns0:sz ns0:val="22"/>
              </ns0:rPr>
              <ns0:t>}</ns0:t>
            </ns0:r>
          </ns0:p>
        </ns0:tc>
      </ns0:tr>
      <ns0:tr ns0:rsidTr="00CE318B">
        <ns0:tblPrEx>
          <ns0:tblW ns0:w="10276" ns0:type="dxa"/>
          <ns0:tblLayout ns0:type="fixed"/>
          <ns0:tblLook ns0:val="0000"/>
        </ns0:tblPrEx>
        <ns0:tc>
          <ns0:tcPr>
            <ns0:tcW ns0:w="7867" ns0:type="dxa"/>
            <ns0:gridSpan ns0:val="2"/>
          </ns0:tcPr>
          <ns0:p ns0:rsidR="00CE318B" ns0:rsidRPr="00A71A62" ns0:rsidP="00D70FBE">
            <ns0:pPr>
              <ns0:pStyle ns0:val="Header"/>
              <ns0:tabs>
                <ns0:tab ns0:val="clear" ns0:pos="4536"/>
                <ns0:tab ns0:val="left" ns0:pos="5670"/>
                <ns0:tab ns0:val="clear" ns0:pos="9072"/>
              </ns0:tabs>
              <ns0:rPr>
                <ns0:sz ns0:val="22"/>
              </ns0:rPr>
            </ns0:pPr>
            <ns0:r ns0:rsidRPr="00A71A62">
              <ns0:rPr>
                <ns0:sz ns0:val="22"/>
              </ns0:rPr>
              <ns0:t>Ügyfél lakcíme:</ns0:t>
            </ns0:r>
            <ns0:r ns0:rsidRPr="00A71A62">
              <ns0:rPr>
                <ns0:color ns0:val="0000FF"/>
                <ns0:sz ns0:val="18"/>
              </ns0:rPr>
              <ns0:t xml:space="preserve"> </ns0:t>
            </ns0:r>
            <ns0:r ns0:rsidRPr="008B5082" ns0:rsidR="008B5082">
              <ns0:rPr>
                <ns0:color ns0:val="0000FF"/>
                <ns0:sz ns0:val="18"/>
              </ns0:rPr>
              <ns0:t>{</ns0:t>
            </ns0:r>
            <ns0:r ns0:rsidRPr="008B5082" ns0:rsidR="008B5082">
              <ns0:rPr>
                <ns0:color ns0:val="0000FF"/>
                <ns0:sz ns0:val="2"/>
                <ns0:szCs ns0:val="2"/>
              </ns0:rPr>
              <ns0:t>d.Project.UgyfelLakcime</ns0:t>
            </ns0:r>
            <ns0:r ns0:rsidRPr="008B5082" ns0:rsidR="008B5082">
              <ns0:rPr>
                <ns0:color ns0:val="0000FF"/>
                <ns0:sz ns0:val="18"/>
              </ns0:rPr>
              <ns0:t>}</ns0:t>
            </ns0:r>
          </ns0:p>
        </ns0:tc>
        <ns0:tc>
          <ns0:tcPr>
            <ns0:tcW ns0:w="2409" ns0:type="dxa"/>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Irányítószám:</ns0:t>
            </ns0:r>
            <ns0:r ns0:rsidRPr="00A71A62">
              <ns0:rPr>
                <ns0:color ns0:val="0000FF"/>
                <ns0:sz ns0:val="18"/>
              </ns0:rPr>
              <ns0:t xml:space="preserve"> {</ns0:t>
            </ns0:r>
            <ns0:r ns0:rsidRPr="00A71A62">
              <ns0:rPr>
                <ns0:color ns0:val="0000FF"/>
                <ns0:sz ns0:val="2"/>
                <ns0:szCs ns0:val="2"/>
              </ns0:rPr>
              <ns0:t>d.Project. IranyitoSzam</ns0:t>
            </ns0:r>
            <ns0:r ns0:rsidRPr="00A71A62">
              <ns0:rPr>
                <ns0:color ns0:val="0000FF"/>
                <ns0:sz ns0:val="18"/>
              </ns0:rPr>
              <ns0:t>}</ns0:t>
            </ns0:r>
          </ns0:p>
        </ns0:tc>
      </ns0:tr>
      <ns0:tr ns0:rsidTr="00CE318B">
        <ns0:tblPrEx>
          <ns0:tblW ns0:w="10276" ns0:type="dxa"/>
          <ns0:tblLayout ns0:type="fixed"/>
          <ns0:tblLook ns0:val="0000"/>
        </ns0:tblPrEx>
        <ns0:tc>
          <ns0:tcPr>
            <ns0:tcW ns0:w="6733" ns0:type="dxa"/>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Mobil tel. száma:</ns0:t>
            </ns0:r>
            <ns0:r ns0:rsidRPr="00A71A62">
              <ns0:rPr>
                <ns0:rFonts ns0:eastAsia="Arial"/>
                <ns0:color ns0:val="0000FF"/>
                <ns0:sz ns0:val="18"/>
              </ns0:rPr>
              <ns0:t xml:space="preserve"> {</ns0:t>
            </ns0:r>
            <ns0:r ns0:rsidRPr="005A2DAD">
              <ns0:rPr>
                <ns0:rFonts ns0:eastAsia="Arial"/>
                <ns0:color ns0:val="0000FF"/>
                <ns0:sz ns0:val="10"/>
                <ns0:szCs ns0:val="10"/>
              </ns0:rPr>
              <ns0:t>d.Person.Phone</ns0:t>
            </ns0:r>
            <ns0:r ns0:rsidRPr="00A71A62">
              <ns0:rPr>
                <ns0:rFonts ns0:eastAsia="Arial"/>
                <ns0:color ns0:val="0000FF"/>
                <ns0:sz ns0:val="18"/>
              </ns0:rPr>
              <ns0:t>}</ns0:t>
            </ns0:r>
          </ns0:p>
        </ns0:tc>
        <ns0:tc>
          <ns0:tcPr>
            <ns0:tcW ns0:w="3543" ns0:type="dxa"/>
            <ns0:gridSpan ns0:val="2"/>
          </ns0:tcPr>
          <ns0:p ns0:rsidR="00CE318B" ns0:rsidRPr="00A71A62" ns0:rsidP="00CE318B">
            <ns0:pPr>
              <ns0:pStyle ns0:val="Header"/>
              <ns0:tabs>
                <ns0:tab ns0:val="clear" ns0:pos="4536"/>
                <ns0:tab ns0:val="left" ns0:pos="5670"/>
                <ns0:tab ns0:val="clear" ns0:pos="9072"/>
              </ns0:tabs>
              <ns0:rPr>
                <ns0:sz ns0:val="22"/>
              </ns0:rPr>
            </ns0:pPr>
            <ns0:r ns0:rsidRPr="00A71A62">
              <ns0:rPr>
                <ns0:sz ns0:val="22"/>
              </ns0:rPr>
              <ns0:t>Tel. száma:</ns0:t>
            </ns0:r>
          </ns0:p>
        </ns0:tc>
      </ns0:tr>
    </ns0:tbl>
    <ns0:p ns0:rsidR="00CE318B" ns0:rsidRPr="00A71A62" ns0:rsidP="00CE318B">
      <ns0:pPr>
        <ns0:pStyle ns0:val="Header"/>
        <ns0:tabs>
          <ns0:tab ns0:val="clear" ns0:pos="4536"/>
          <ns0:tab ns0:val="clear" ns0:pos="9072"/>
        </ns0:tabs>
        <ns0:jc ns0:val="both"/>
        <ns0:rPr>
          <ns0:rFonts ns0:ascii="Helv" ns0:hAnsi="Helv"/>
          <ns0:color ns0:val="000000"/>
          <ns0:sz ns0:val="8"/>
          <ns0:szCs ns0:val="10"/>
        </ns0:rPr>
      </ns0:pPr>
    </ns0:p>
    <ns0:p ns0:rsidR="00CE318B" ns0:rsidRPr="00A71A62" ns0:rsidP="00CE318B">
      <ns0:pPr>
        <ns0:jc ns0:val="both"/>
        <ns0:rPr>
          <ns0:sz ns0:val="16"/>
          <ns0:szCs ns0:val="18"/>
        </ns0:rPr>
      </ns0:pPr>
      <ns0:r ns0:rsidRPr="00A71A62">
        <ns0:rPr>
          <ns0:sz ns0:val="16"/>
          <ns0:szCs ns0:val="18"/>
        </ns0:rPr>
        <ns0:t>Az MVM Démász Áramhálózati Kft. a rendszerhasználó személyes adatait az információs önrendelkezési jogról és az információszabadságról szóló 2011. évi CXII., valamint a villamos energiáról szóló 2007. évi LXXXVI. törvény rendelkezéseinek megfelelően, az Üzletszabályzatban részletezett módon kezeli.</ns0:t>
      </ns0:r>
    </ns0:p>
    <ns0:p ns0:rsidR="00CE318B" ns0:rsidRPr="00A71A62" ns0:rsidP="00CE318B">
      <ns0:pPr>
        <ns0:jc ns0:val="both"/>
        <ns0:rPr>
          <ns0:color ns0:val="000000"/>
          <ns0:sz ns0:val="8"/>
          <ns0:szCs ns0:val="10"/>
        </ns0:rPr>
      </ns0:pPr>
    </ns0:p>
    <ns0:tbl>
      <ns0:tblPr>
        <ns0:tblW ns0:w="1044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920"/>
        <ns0:gridCol ns0:w="529"/>
        <ns0:gridCol ns0:w="673"/>
        <ns0:gridCol ns0:w="612"/>
        <ns0:gridCol ns0:w="663"/>
        <ns0:gridCol ns0:w="240"/>
        <ns0:gridCol ns0:w="381"/>
        <ns0:gridCol ns0:w="254"/>
        <ns0:gridCol ns0:w="641"/>
        <ns0:gridCol ns0:w="210"/>
        <ns0:gridCol ns0:w="826"/>
        <ns0:gridCol ns0:w="638"/>
        <ns0:gridCol ns0:w="378"/>
        <ns0:gridCol ns0:w="260"/>
        <ns0:gridCol ns0:w="647"/>
        <ns0:gridCol ns0:w="628"/>
        <ns0:gridCol ns0:w="656"/>
        <ns0:gridCol ns0:w="219"/>
        <ns0:gridCol ns0:w="401"/>
        <ns0:gridCol ns0:w="669"/>
      </ns0:tblGrid>
      <ns0:tr ns0:rsidTr="00CE318B">
        <ns0:tblPrEx>
          <ns0:tblW ns0:w="10445" ns0:type="dxa"/>
          <ns0:tblLayout ns0:type="fixed"/>
          <ns0:tblLook ns0:val="0000"/>
        </ns0:tblPrEx>
        <ns0:trPr>
          <ns0:cantSplit/>
        </ns0:trPr>
        <ns0:tc>
          <ns0:tcPr>
            <ns0:tcW ns0:w="10445" ns0:type="dxa"/>
            <ns0:gridSpan ns0:val="20"/>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highlight ns0:val="lightGray"/>
              </ns0:rPr>
              <ns0:t>MUNKA TÁRGYA</ns0:t>
            </ns0:r>
            <ns0:r ns0:rsidRPr="00A71A62">
              <ns0:rPr>
                <ns0:szCs ns0:val="22"/>
              </ns0:rPr>
              <ns0:t xml:space="preserve">: </ns0:t>
            </ns0:r>
            <ns0:r ns0:rsidRPr="00A71A62">
              <ns0:rPr>
                <ns0:color ns0:val="0000FF"/>
                <ns0:sz ns0:val="18"/>
              </ns0:rPr>
              <ns0:t>{</ns0:t>
            </ns0:r>
            <ns0:r ns0:rsidRPr="00F37BD2">
              <ns0:rPr>
                <ns0:color ns0:val="0000FF"/>
                <ns0:sz ns0:val="12"/>
                <ns0:szCs ns0:val="2"/>
              </ns0:rPr>
              <ns0:t>d.Project.Mt</ns0:t>
            </ns0:r>
            <ns0:r ns0:rsidRPr="00A71A62">
              <ns0:rPr>
                <ns0:color ns0:val="0000FF"/>
                <ns0:sz ns0:val="18"/>
              </ns0:rPr>
              <ns0:t>}</ns0:t>
            </ns0:r>
          </ns0:p>
        </ns0:tc>
      </ns0:tr>
      <ns0:tr ns0:rsidTr="00CE318B">
        <ns0:tblPrEx>
          <ns0:tblW ns0:w="10445" ns0:type="dxa"/>
          <ns0:tblLayout ns0:type="fixed"/>
          <ns0:tblLook ns0:val="0000"/>
        </ns0:tblPrEx>
        <ns0:tc>
          <ns0:tcPr>
            <ns0:tcW ns0:w="3637" ns0:type="dxa"/>
            <ns0:gridSpan ns0:val="6"/>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ÚJ FOGYASZTÓI CSATLAKOZÁS</ns0:t>
            </ns0:r>
          </ns0:p>
        </ns0:tc>
        <ns0:tc>
          <ns0:tcPr>
            <ns0:tcW ns0:w="635" ns0:type="dxa"/>
            <ns0:gridSpan ns0:val="2"/>
            <ns0:vAlign ns0:val="center"/>
          </ns0:tcPr>
          <ns0:p ns0:rsidR="00CE318B" ns0:rsidRPr="00A71A62" ns0:rsidP="00CE318B">
            <ns0:pPr>
              <ns0:pStyle ns0:val="Header"/>
              <ns0:tabs>
                <ns0:tab ns0:val="clear" ns0:pos="4536"/>
                <ns0:tab ns0:val="clear" ns0:pos="9072"/>
              </ns0:tabs>
              <ns0:rPr>
                <ns0:szCs ns0:val="22"/>
              </ns0:rPr>
            </ns0:pPr>
            <ns0:r ns0:rsidRPr="00A71A62">
              <ns0:rPr>
                <ns0:color ns0:val="0000FF"/>
                <ns0:sz ns0:val="14"/>
                <ns0:szCs ns0:val="16"/>
              </ns0:rPr>
              <ns0:t>{</ns0:t>
            </ns0:r>
            <ns0:r ns0:rsidRPr="00A71A62">
              <ns0:rPr>
                <ns0:color ns0:val="0000FF"/>
                <ns0:sz ns0:val="2"/>
                <ns0:szCs ns0:val="2"/>
              </ns0:rPr>
              <ns0:t>d.Project.UjFogyaszto</ns0:t>
            </ns0:r>
            <ns0:r ns0:rsidRPr="00A71A62">
              <ns0:rPr>
                <ns0:color ns0:val="0000FF"/>
                <ns0:sz ns0:val="14"/>
                <ns0:szCs ns0:val="16"/>
              </ns0:rPr>
              <ns0:t>}</ns0:t>
            </ns0:r>
          </ns0:p>
        </ns0:tc>
        <ns0:tc>
          <ns0:tcPr>
            <ns0:tcW ns0:w="2693" ns0:type="dxa"/>
            <ns0:gridSpan ns0:val="5"/>
            <ns0:vAlign ns0:val="center"/>
          </ns0:tcPr>
          <ns0:p ns0:rsidR="00CE318B" ns0:rsidRPr="00A71A62" ns0:rsidP="00CE318B">
            <ns0:pPr>
              <ns0:pStyle ns0:val="Header"/>
              <ns0:tabs>
                <ns0:tab ns0:val="clear" ns0:pos="4536"/>
                <ns0:tab ns0:val="clear" ns0:pos="9072"/>
              </ns0:tabs>
              <ns0:ind ns0:right="-354"/>
              <ns0:rPr>
                <ns0:szCs ns0:val="22"/>
              </ns0:rPr>
            </ns0:pPr>
            <ns0:r ns0:rsidRPr="00A71A62">
              <ns0:rPr>
                <ns0:szCs ns0:val="22"/>
              </ns0:rPr>
              <ns0:t>TELJ. VÁLTOZTATÁS</ns0:t>
            </ns0:r>
          </ns0:p>
        </ns0:tc>
        <ns0:tc>
          <ns0:tcPr>
            <ns0:tcW ns0:w="260" ns0:type="dxa"/>
            <ns0:vAlign ns0:val="center"/>
          </ns0:tcPr>
          <ns0:p ns0:rsidR="00CE318B" ns0:rsidRPr="00A71A62" ns0:rsidP="00CE318B">
            <ns0:pPr>
              <ns0:pStyle ns0:val="Header"/>
              <ns0:tabs>
                <ns0:tab ns0:val="clear" ns0:pos="4536"/>
                <ns0:tab ns0:val="clear" ns0:pos="9072"/>
              </ns0:tabs>
              <ns0:rPr>
                <ns0:szCs ns0:val="22"/>
              </ns0:rPr>
            </ns0:pPr>
            <ns0:r ns0:rsidRPr="00A71A62">
              <ns0:rPr>
                <ns0:color ns0:val="0000FF"/>
                <ns0:sz ns0:val="18"/>
              </ns0:rPr>
              <ns0:t>{</ns0:t>
            </ns0:r>
            <ns0:r ns0:rsidRPr="00A71A62">
              <ns0:rPr>
                <ns0:color ns0:val="0000FF"/>
                <ns0:sz ns0:val="2"/>
                <ns0:szCs ns0:val="2"/>
              </ns0:rPr>
              <ns0:t>d.Project.Tn</ns0:t>
            </ns0:r>
            <ns0:r ns0:rsidRPr="00A71A62">
              <ns0:rPr>
                <ns0:color ns0:val="0000FF"/>
                <ns0:sz ns0:val="18"/>
              </ns0:rPr>
              <ns0:t>}</ns0:t>
            </ns0:r>
          </ns0:p>
        </ns0:tc>
        <ns0:tc>
          <ns0:tcPr>
            <ns0:tcW ns0:w="2150" ns0:type="dxa"/>
            <ns0:gridSpan ns0:val="4"/>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FELÚJÍTÁS, ÁTÉPÍTÉS</ns0:t>
            </ns0:r>
          </ns0:p>
        </ns0:tc>
        <ns0:tc>
          <ns0:tcPr>
            <ns0:tcW ns0:w="1070" ns0:type="dxa"/>
            <ns0:gridSpan ns0:val="2"/>
          </ns0:tcPr>
          <ns0:p ns0:rsidR="00CE318B" ns0:rsidRPr="00A71A62" ns0:rsidP="00CE318B">
            <ns0:pPr>
              <ns0:pStyle ns0:val="Header"/>
              <ns0:tabs>
                <ns0:tab ns0:val="clear" ns0:pos="4536"/>
                <ns0:tab ns0:val="clear" ns0:pos="9072"/>
              </ns0:tabs>
              <ns0:rPr>
                <ns0:szCs ns0:val="22"/>
              </ns0:rPr>
            </ns0:pPr>
            <ns0:r ns0:rsidRPr="00A71A62">
              <ns0:rPr>
                <ns0:color ns0:val="0000FF"/>
                <ns0:sz ns0:val="18"/>
              </ns0:rPr>
              <ns0:t>{</ns0:t>
            </ns0:r>
            <ns0:r ns0:rsidRPr="00A71A62">
              <ns0:rPr>
                <ns0:color ns0:val="0000FF"/>
                <ns0:sz ns0:val="2"/>
                <ns0:szCs ns0:val="2"/>
              </ns0:rPr>
              <ns0:t>d.Project.Sc</ns0:t>
            </ns0:r>
            <ns0:r ns0:rsidRPr="00A71A62">
              <ns0:rPr>
                <ns0:color ns0:val="0000FF"/>
                <ns0:sz ns0:val="18"/>
              </ns0:rPr>
              <ns0:t>}</ns0:t>
            </ns0:r>
          </ns0:p>
        </ns0:tc>
      </ns0:tr>
      <ns0:tr ns0:rsidTr="00CE318B">
        <ns0:tblPrEx>
          <ns0:tblW ns0:w="10445" ns0:type="dxa"/>
          <ns0:tblLayout ns0:type="fixed"/>
          <ns0:tblLook ns0:val="0000"/>
        </ns0:tblPrEx>
        <ns0:tc>
          <ns0:tcPr>
            <ns0:tcW ns0:w="3637" ns0:type="dxa"/>
            <ns0:gridSpan ns0:val="6"/>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1-3 FÁZISRA ÁTTÉRÉS</ns0:t>
            </ns0:r>
          </ns0:p>
        </ns0:tc>
        <ns0:tc>
          <ns0:tcPr>
            <ns0:tcW ns0:w="635" ns0:type="dxa"/>
            <ns0:gridSpan ns0:val="2"/>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ns0:t>
            </ns0:r>
            <ns0:r ns0:rsidRPr="00A71A62">
              <ns0:rPr>
                <ns0:color ns0:val="0000FF"/>
                <ns0:sz ns0:val="2"/>
                <ns0:szCs ns0:val="2"/>
              </ns0:rPr>
              <ns0:t>d.Project.N13</ns0:t>
            </ns0:r>
            <ns0:r ns0:rsidRPr="00A71A62">
              <ns0:rPr>
                <ns0:color ns0:val="0000FF"/>
                <ns0:sz ns0:val="18"/>
              </ns0:rPr>
              <ns0:t>}</ns0:t>
            </ns0:r>
          </ns0:p>
        </ns0:tc>
        <ns0:tc>
          <ns0:tcPr>
            <ns0:tcW ns0:w="5103" ns0:type="dxa"/>
            <ns0:gridSpan ns0:val="10"/>
            <ns0:vAlign ns0:val="center"/>
          </ns0:tcPr>
          <ns0:p ns0:rsidR="00CE318B" ns0:rsidRPr="00A71A62" ns0:rsidP="00CE318B">
            <ns0:pPr>
              <ns0:pStyle ns0:val="Header"/>
              <ns0:tabs>
                <ns0:tab ns0:val="clear" ns0:pos="4536"/>
                <ns0:tab ns0:val="clear" ns0:pos="9072"/>
              </ns0:tabs>
              <ns0:ind ns0:right="-354"/>
              <ns0:rPr>
                <ns0:szCs ns0:val="22"/>
              </ns0:rPr>
            </ns0:pPr>
            <ns0:r ns0:rsidRPr="00A71A62">
              <ns0:rPr>
                <ns0:szCs ns0:val="22"/>
              </ns0:rPr>
              <ns0:t>EGYEDI MÉRŐHELY FELÜLVIZSGÁLAT</ns0:t>
            </ns0:r>
          </ns0:p>
        </ns0:tc>
        <ns0:tc>
          <ns0:tcPr>
            <ns0:tcW ns0:w="1070" ns0:type="dxa"/>
            <ns0:gridSpan ns0:val="2"/>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ns0:t>
            </ns0:r>
            <ns0:r ns0:rsidRPr="00A71A62">
              <ns0:rPr>
                <ns0:color ns0:val="0000FF"/>
                <ns0:sz ns0:val="2"/>
                <ns0:szCs ns0:val="2"/>
              </ns0:rPr>
              <ns0:t>d.Project.EgyediMerohelyFelulvizsgalat</ns0:t>
            </ns0:r>
            <ns0:r ns0:rsidRPr="00A71A62">
              <ns0:rPr>
                <ns0:color ns0:val="0000FF"/>
                <ns0:sz ns0:val="18"/>
              </ns0:rPr>
              <ns0:t>}</ns0:t>
            </ns0:r>
          </ns0:p>
        </ns0:tc>
      </ns0:tr>
      <ns0:tr ns0:rsidTr="00CE318B">
        <ns0:tblPrEx>
          <ns0:tblW ns0:w="10445" ns0:type="dxa"/>
          <ns0:tblLayout ns0:type="fixed"/>
          <ns0:tblLook ns0:val="0000"/>
        </ns0:tblPrEx>
        <ns0:tc>
          <ns0:tcPr>
            <ns0:tcW ns0:w="3637" ns0:type="dxa"/>
            <ns0:gridSpan ns0:val="6"/>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HMKE BEKAPCSOLÁS</ns0:t>
            </ns0:r>
          </ns0:p>
        </ns0:tc>
        <ns0:tc>
          <ns0:tcPr>
            <ns0:tcW ns0:w="635" ns0:type="dxa"/>
            <ns0:gridSpan ns0:val="2"/>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ns0:t>
            </ns0:r>
            <ns0:r ns0:rsidRPr="00A71A62">
              <ns0:rPr>
                <ns0:color ns0:val="0000FF"/>
                <ns0:sz ns0:val="2"/>
                <ns0:szCs ns0:val="2"/>
              </ns0:rPr>
              <ns0:t>d.Project.HmkeBekakapcsolas</ns0:t>
            </ns0:r>
            <ns0:r ns0:rsidRPr="00A71A62">
              <ns0:rPr>
                <ns0:color ns0:val="0000FF"/>
                <ns0:sz ns0:val="18"/>
              </ns0:rPr>
              <ns0:t>}</ns0:t>
            </ns0:r>
          </ns0:p>
        </ns0:tc>
        <ns0:tc>
          <ns0:tcPr>
            <ns0:tcW ns0:w="5103" ns0:type="dxa"/>
            <ns0:gridSpan ns0:val="10"/>
            <ns0:vAlign ns0:val="center"/>
          </ns0:tcPr>
          <ns0:p ns0:rsidR="00CE318B" ns0:rsidRPr="00A71A62" ns0:rsidP="00CE318B">
            <ns0:pPr>
              <ns0:pStyle ns0:val="Header"/>
              <ns0:tabs>
                <ns0:tab ns0:val="clear" ns0:pos="4536"/>
                <ns0:tab ns0:val="clear" ns0:pos="9072"/>
              </ns0:tabs>
              <ns0:ind ns0:right="-354"/>
              <ns0:rPr>
                <ns0:szCs ns0:val="22"/>
              </ns0:rPr>
            </ns0:pPr>
            <ns0:r ns0:rsidRPr="00A71A62">
              <ns0:rPr>
                <ns0:szCs ns0:val="22"/>
              </ns0:rPr>
              <ns0:t>„H” TARIFA VAGY MELLÉSZERELÉS</ns0:t>
            </ns0:r>
          </ns0:p>
        </ns0:tc>
        <ns0:tc>
          <ns0:tcPr>
            <ns0:tcW ns0:w="1070" ns0:type="dxa"/>
            <ns0:gridSpan ns0:val="2"/>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ns0:t>
            </ns0:r>
            <ns0:r ns0:rsidRPr="00A71A62">
              <ns0:rPr>
                <ns0:color ns0:val="0000FF"/>
                <ns0:sz ns0:val="2"/>
              </ns0:rPr>
              <ns0:t>d.Project.HTarifaVagyMelleszereles</ns0:t>
            </ns0:r>
            <ns0:r ns0:rsidRPr="00A71A62">
              <ns0:rPr>
                <ns0:color ns0:val="0000FF"/>
                <ns0:sz ns0:val="18"/>
              </ns0:rPr>
              <ns0:t>}</ns0:t>
            </ns0:r>
          </ns0:p>
        </ns0:tc>
      </ns0:tr>
      <ns0:tr ns0:rsidTr="00CE318B">
        <ns0:tblPrEx>
          <ns0:tblW ns0:w="10445" ns0:type="dxa"/>
          <ns0:tblLayout ns0:type="fixed"/>
          <ns0:tblLook ns0:val="0000"/>
        </ns0:tblPrEx>
        <ns0:tc>
          <ns0:tcPr>
            <ns0:tcW ns0:w="3637" ns0:type="dxa"/>
            <ns0:gridSpan ns0:val="6"/>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CSAK KISMEGSZAKÍTÓCSERE</ns0:t>
            </ns0:r>
          </ns0:p>
        </ns0:tc>
        <ns0:tc>
          <ns0:tcPr>
            <ns0:tcW ns0:w="635" ns0:type="dxa"/>
            <ns0:gridSpan ns0:val="2"/>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ns0:t>
            </ns0:r>
            <ns0:r ns0:rsidRPr="00A71A62">
              <ns0:rPr>
                <ns0:color ns0:val="0000FF"/>
                <ns0:sz ns0:val="2"/>
              </ns0:rPr>
              <ns0:t>d.Project.CsakKismegszakitocsere</ns0:t>
            </ns0:r>
            <ns0:r ns0:rsidRPr="00A71A62">
              <ns0:rPr>
                <ns0:color ns0:val="0000FF"/>
                <ns0:sz ns0:val="18"/>
              </ns0:rPr>
              <ns0:t>}</ns0:t>
            </ns0:r>
          </ns0:p>
        </ns0:tc>
        <ns0:tc>
          <ns0:tcPr>
            <ns0:tcW ns0:w="5103" ns0:type="dxa"/>
            <ns0:gridSpan ns0:val="10"/>
            <ns0:vAlign ns0:val="center"/>
          </ns0:tcPr>
          <ns0:p ns0:rsidR="00CE318B" ns0:rsidRPr="00A71A62" ns0:rsidP="00CE318B">
            <ns0:pPr>
              <ns0:pStyle ns0:val="Header"/>
              <ns0:tabs>
                <ns0:tab ns0:val="clear" ns0:pos="4536"/>
                <ns0:tab ns0:val="clear" ns0:pos="9072"/>
              </ns0:tabs>
              <ns0:ind ns0:right="-354"/>
              <ns0:rPr>
                <ns0:szCs ns0:val="22"/>
              </ns0:rPr>
            </ns0:pPr>
            <ns0:r ns0:rsidRPr="00A71A62">
              <ns0:rPr>
                <ns0:szCs ns0:val="22"/>
              </ns0:rPr>
              <ns0:t>KÖZVILÁGÍTÁS MÉRŐHELY LÉTESÍTÉS</ns0:t>
            </ns0:r>
          </ns0:p>
        </ns0:tc>
        <ns0:tc>
          <ns0:tcPr>
            <ns0:tcW ns0:w="1070" ns0:type="dxa"/>
            <ns0:gridSpan ns0:val="2"/>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ns0:t>
            </ns0:r>
            <ns0:r ns0:rsidRPr="00A71A62">
              <ns0:rPr>
                <ns0:color ns0:val="0000FF"/>
                <ns0:sz ns0:val="2"/>
              </ns0:rPr>
              <ns0:t>d.Project.KozvilagitasMerohelyLetesites</ns0:t>
            </ns0:r>
            <ns0:r ns0:rsidRPr="00A71A62">
              <ns0:rPr>
                <ns0:color ns0:val="0000FF"/>
                <ns0:sz ns0:val="18"/>
              </ns0:rPr>
              <ns0:t>}</ns0:t>
            </ns0:r>
          </ns0:p>
        </ns0:tc>
      </ns0:tr>
      <ns0:tr ns0:rsidTr="00CE318B">
        <ns0:tblPrEx>
          <ns0:tblW ns0:w="10445" ns0:type="dxa"/>
          <ns0:tblLayout ns0:type="fixed"/>
          <ns0:tblLook ns0:val="0000"/>
        </ns0:tblPrEx>
        <ns0:tc>
          <ns0:tcPr>
            <ns0:tcW ns0:w="9375" ns0:type="dxa"/>
            <ns0:gridSpan ns0:val="18"/>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CSATLAKOZÓ BERENDEZÉS HELYREÁLLÍTÁS EGYEDI ÁRAJÁNLAT ALAPJÁN</ns0:t>
            </ns0:r>
          </ns0:p>
        </ns0:tc>
        <ns0:tc>
          <ns0:tcPr>
            <ns0:tcW ns0:w="1070" ns0:type="dxa"/>
            <ns0:gridSpan ns0:val="2"/>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ns0:t>
            </ns0:r>
            <ns0:r ns0:rsidRPr="00A71A62">
              <ns0:rPr>
                <ns0:color ns0:val="0000FF"/>
                <ns0:sz ns0:val="2"/>
              </ns0:rPr>
              <ns0:t>d.Project.CsatlakozoBerendezesHelyreallitasa</ns0:t>
            </ns0:r>
            <ns0:r ns0:rsidRPr="00A71A62">
              <ns0:rPr>
                <ns0:color ns0:val="0000FF"/>
                <ns0:sz ns0:val="18"/>
              </ns0:rPr>
              <ns0:t>}</ns0:t>
            </ns0:r>
          </ns0:p>
        </ns0:tc>
      </ns0:tr>
      <ns0:tr ns0:rsidTr="00CE318B">
        <ns0:tblPrEx>
          <ns0:tblW ns0:w="10445" ns0:type="dxa"/>
          <ns0:tblLayout ns0:type="fixed"/>
          <ns0:tblLook ns0:val="0000"/>
        </ns0:tblPrEx>
        <ns0:tc>
          <ns0:tcPr>
            <ns0:tcW ns0:w="10445" ns0:type="dxa"/>
            <ns0:gridSpan ns0:val="20"/>
            <ns0:vAlign ns0:val="center"/>
          </ns0:tcPr>
          <ns0:p ns0:rsidR="00CE318B" ns0:rsidRPr="00A71A62" ns0:rsidP="00CE318B">
            <ns0:pPr>
              <ns0:pStyle ns0:val="Header"/>
              <ns0:jc ns0:val="both"/>
              <ns0:rPr>
                <ns0:szCs ns0:val="22"/>
              </ns0:rPr>
            </ns0:pPr>
            <ns0:r ns0:rsidRPr="00A71A62">
              <ns0:rPr>
                <ns0:szCs ns0:val="22"/>
              </ns0:rPr>
              <ns0:t>A műszaki specifikáció 4. pontjában taglalt A, B, C, D, F, G, H, I, J, K termékekre és a 12. számú</ns0:t>
            </ns0:r>
          </ns0:p>
          <ns0:p ns0:rsidR="00CE318B" ns0:rsidRPr="00A71A62" ns0:rsidP="00CE318B">
            <ns0:pPr>
              <ns0:pStyle ns0:val="Header"/>
              <ns0:tabs>
                <ns0:tab ns0:val="clear" ns0:pos="4536"/>
                <ns0:tab ns0:val="clear" ns0:pos="9072"/>
              </ns0:tabs>
              <ns0:jc ns0:val="both"/>
              <ns0:rPr>
                <ns0:szCs ns0:val="22"/>
                <ns0:vertAlign ns0:val="superscript"/>
              </ns0:rPr>
            </ns0:pPr>
            <ns0:r ns0:rsidRPr="00A71A62">
              <ns0:rPr>
                <ns0:szCs ns0:val="22"/>
              </ns0:rPr>
              <ns0:t>mellékletben foglalt 1-12. csatlakozási típusra egyaránt. A felsorolt termékek a specifikáció termékcsoportjával azonos feladat típusok.                     Termék: ………………………….</ns0:t>
            </ns0:r>
          </ns0:p>
        </ns0:tc>
      </ns0:tr>
      <ns0:tr ns0:rsidTr="00CE318B">
        <ns0:tblPrEx>
          <ns0:tblW ns0:w="10445" ns0:type="dxa"/>
          <ns0:tblLayout ns0:type="fixed"/>
          <ns0:tblLook ns0:val="0000"/>
        </ns0:tblPrEx>
        <ns0:trPr>
          <ns0:cantSplit/>
        </ns0:trPr>
        <ns0:tc>
          <ns0:tcPr>
            <ns0:tcW ns0:w="10445" ns0:type="dxa"/>
            <ns0:gridSpan ns0:val="20"/>
          </ns0:tcPr>
          <ns0:p ns0:rsidR="00CE318B" ns0:rsidRPr="00A71A62" ns0:rsidP="00CE318B">
            <ns0:pPr>
              <ns0:pStyle ns0:val="Header"/>
              <ns0:tabs>
                <ns0:tab ns0:val="clear" ns0:pos="4536"/>
                <ns0:tab ns0:val="clear" ns0:pos="9072"/>
              </ns0:tabs>
              <ns0:jc ns0:val="center"/>
              <ns0:rPr>
                <ns0:bCs/>
                <ns0:szCs ns0:val="22"/>
                <ns0:highlight ns0:val="lightGray"/>
              </ns0:rPr>
            </ns0:pPr>
            <ns0:r ns0:rsidRPr="00A71A62">
              <ns0:rPr>
                <ns0:bCs/>
                <ns0:szCs ns0:val="22"/>
                <ns0:highlight ns0:val="lightGray"/>
              </ns0:rPr>
              <ns0:t>IGÉNYELT CSATLAKOZÓ TÍPUSA</ns0:t>
            </ns0:r>
          </ns0:p>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highlight ns0:val="lightGray"/>
              </ns0:rPr>
              <ns0:t>(A MINDENKOR HATÁLYOS DH-SZAB-10 IRÁNYELV SZERINT)</ns0:t>
            </ns0:r>
          </ns0:p>
        </ns0:tc>
      </ns0:tr>
      <ns0:tr ns0:rsidTr="00CE318B">
        <ns0:tblPrEx>
          <ns0:tblW ns0:w="10445" ns0:type="dxa"/>
          <ns0:tblLayout ns0:type="fixed"/>
          <ns0:tblLook ns0:val="0000"/>
        </ns0:tblPrEx>
        <ns0:trPr>
          <ns0:cantSplit/>
        </ns0:trPr>
        <ns0:tc>
          <ns0:tcPr>
            <ns0:tcW ns0:w="5123" ns0:type="dxa"/>
            <ns0:gridSpan ns0:val="10"/>
          </ns0:tcPr>
          <ns0:p ns0:rsidR="00CE318B" ns0:rsidRPr="00A71A62" ns0:rsidP="00CE318B">
            <ns0:pPr>
              <ns0:pStyle ns0:val="Header"/>
              <ns0:tabs>
                <ns0:tab ns0:val="clear" ns0:pos="4536"/>
                <ns0:tab ns0:val="clear" ns0:pos="9072"/>
              </ns0:tabs>
              <ns0:jc ns0:val="center"/>
              <ns0:rPr>
                <ns0:bCs/>
                <ns0:i/>
                <ns0:iCs/>
                <ns0:szCs ns0:val="22"/>
              </ns0:rPr>
            </ns0:pPr>
            <ns0:r ns0:rsidRPr="00A71A62">
              <ns0:rPr>
                <ns0:bCs/>
                <ns0:i/>
                <ns0:iCs/>
                <ns0:szCs ns0:val="22"/>
              </ns0:rPr>
              <ns0:t>FÖLDKÁBELES</ns0:t>
            </ns0:r>
          </ns0:p>
        </ns0:tc>
        <ns0:tc>
          <ns0:tcPr>
            <ns0:tcW ns0:w="5322" ns0:type="dxa"/>
            <ns0:gridSpan ns0:val="10"/>
          </ns0:tcPr>
          <ns0:p ns0:rsidR="00CE318B" ns0:rsidRPr="00A71A62" ns0:rsidP="00CE318B">
            <ns0:pPr>
              <ns0:pStyle ns0:val="Header"/>
              <ns0:tabs>
                <ns0:tab ns0:val="clear" ns0:pos="4536"/>
                <ns0:tab ns0:val="clear" ns0:pos="9072"/>
              </ns0:tabs>
              <ns0:jc ns0:val="center"/>
              <ns0:rPr>
                <ns0:bCs/>
                <ns0:i/>
                <ns0:iCs/>
                <ns0:szCs ns0:val="22"/>
              </ns0:rPr>
            </ns0:pPr>
            <ns0:r ns0:rsidRPr="00A71A62">
              <ns0:rPr>
                <ns0:bCs/>
                <ns0:i/>
                <ns0:iCs/>
                <ns0:szCs ns0:val="22"/>
              </ns0:rPr>
              <ns0:t>LÉGVEZETÉKES</ns0:t>
            </ns0:r>
          </ns0:p>
        </ns0:tc>
      </ns0:tr>
      <ns0:tr ns0:rsidTr="00CE318B">
        <ns0:tblPrEx>
          <ns0:tblW ns0:w="10445" ns0:type="dxa"/>
          <ns0:tblLayout ns0:type="fixed"/>
          <ns0:tblLook ns0:val="0000"/>
        </ns0:tblPrEx>
        <ns0:trPr>
          <ns0:cantSplit/>
          <ns0:trHeight ns0:val="349"/>
        </ns0:trPr>
        <ns0:tc>
          <ns0:tcPr>
            <ns0:tcW ns0:w="5123" ns0:type="dxa"/>
            <ns0:gridSpan ns0:val="10"/>
          </ns0:tcPr>
          <ns0:p ns0:rsidR="00CE318B" ns0:rsidRPr="00A71A62" ns0:rsidP="00CE318B">
            <ns0:pPr>
              <ns0:pStyle ns0:val="Header"/>
              <ns0:tabs>
                <ns0:tab ns0:val="clear" ns0:pos="4536"/>
                <ns0:tab ns0:val="clear" ns0:pos="9072"/>
              </ns0:tabs>
              <ns0:jc ns0:val="center"/>
              <ns0:rPr>
                <ns0:szCs ns0:val="22"/>
                <ns0:vertAlign ns0:val="superscript"/>
              </ns0:rPr>
            </ns0:pPr>
            <ns0:r ns0:rsidRPr="00A71A62">
              <ns0:rPr>
                <ns0:color ns0:val="0000FF"/>
                <ns0:sz ns0:val="18"/>
              </ns0:rPr>
              <ns0:t/>
            </ns0:r>
          </ns0:p>
        </ns0:tc>
        <ns0:tc>
          <ns0:tcPr>
            <ns0:tcW ns0:w="5322" ns0:type="dxa"/>
            <ns0:gridSpan ns0:val="10"/>
          </ns0:tcPr>
          <ns0:p ns0:rsidR="00CE318B" ns0:rsidRPr="00A71A62" ns0:rsidP="00CE318B">
            <ns0:pPr>
              <ns0:pStyle ns0:val="Header"/>
              <ns0:tabs>
                <ns0:tab ns0:val="clear" ns0:pos="4536"/>
                <ns0:tab ns0:val="clear" ns0:pos="9072"/>
              </ns0:tabs>
              <ns0:jc ns0:val="center"/>
              <ns0:rPr>
                <ns0:szCs ns0:val="22"/>
              </ns0:rPr>
            </ns0:pPr>
            <ns0:r ns0:rsidRPr="00A71A62">
              <ns0:rPr>
                <ns0:color ns0:val="0000FF"/>
                <ns0:sz ns0:val="18"/>
              </ns0:rPr>
              <ns0:t/>
            </ns0:r>
          </ns0:p>
        </ns0:tc>
      </ns0:tr>
      <ns0:tr ns0:rsidTr="00CE318B">
        <ns0:tblPrEx>
          <ns0:tblW ns0:w="10445" ns0:type="dxa"/>
          <ns0:tblLayout ns0:type="fixed"/>
          <ns0:tblLook ns0:val="0000"/>
        </ns0:tblPrEx>
        <ns0:trPr>
          <ns0:cantSplit/>
        </ns0:trPr>
        <ns0:tc>
          <ns0:tcPr>
            <ns0:tcW ns0:w="10445" ns0:type="dxa"/>
            <ns0:gridSpan ns0:val="20"/>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bCs/>
                <ns0:szCs ns0:val="22"/>
                <ns0:highlight ns0:val="lightGray"/>
              </ns0:rPr>
              <ns0:t>A MINDENKOR HATÁLYOS DH-SZAB-10 IRÁNYELV SZERINT</ns0:t>
            </ns0:r>
            <ns0:r ns0:rsidRPr="00A71A62">
              <ns0:rPr>
                <ns0:bCs/>
                <ns0:szCs ns0:val="22"/>
              </ns0:rPr>
              <ns0:t xml:space="preserve"> SZEKRÉNY TÍPUSA, MELY RENDELKEZIK RENDSZERENGEDÉLLYEL. A JELENLEG ISMERT RENDSZERENGEDÉLLYEL RENDELKEZŐ SZERKÉNYTÍPUSOK:</ns0:t>
            </ns0:r>
          </ns0:p>
        </ns0:tc>
      </ns0:tr>
      <ns0:tr ns0:rsidTr="00CE318B">
        <ns0:tblPrEx>
          <ns0:tblW ns0:w="10445" ns0:type="dxa"/>
          <ns0:tblLayout ns0:type="fixed"/>
          <ns0:tblLook ns0:val="0000"/>
        </ns0:tblPrEx>
        <ns0:trPr>
          <ns0:cantSplit/>
        </ns0:trPr>
        <ns0:tc>
          <ns0:tcPr>
            <ns0:tcW ns0:w="10445" ns0:type="dxa"/>
            <ns0:gridSpan ns0:val="20"/>
            <ns0:vAlign ns0:val="center"/>
          </ns0:tcPr>
          <ns0:p ns0:rsidR="00AE634D" ns0:rsidRPr="00984FE0" ns0:rsidP="00AE634D">
            <ns0:pPr>
              <ns0:pStyle ns0:val="Header"/>
              <ns0:tabs>
                <ns0:tab ns0:val="clear" ns0:pos="4536"/>
                <ns0:tab ns0:val="clear" ns0:pos="9072"/>
              </ns0:tabs>
              <ns0:rPr>
                <ns0:sz ns0:val="18"/>
                <ns0:szCs ns0:val="18"/>
              </ns0:rPr>
            </ns0:pPr>
            <ns0:r>
              <ns0:rPr>
                <ns0:sz ns0:val="22"/>
                <ns0:szCs ns0:val="22"/>
              </ns0:rPr>
              <ns0:t xml:space="preserve">MVM DÉMÁSZ ÁRAMHÁLÓZATI KFT.: </ns0:t>
            </ns0:r>
            <ns0:hyperlink ns2:id="rId6" ns0:history="1">
              <ns0:r ns0:rsidRPr="00FC75E0">
                <ns0:rPr>
                  <ns0:rStyle ns0:val="Hyperlink"/>
                </ns0:rPr>
                <ns0:t>Rendszerengedélyek MVM Hálózat</ns0:t>
              </ns0:r>
            </ns0:hyperlink>
            <ns0:r>
              <ns0:t xml:space="preserve"> </ns0:t>
            </ns0:r>
            <ns0:r ns0:rsidRPr="00984FE0">
              <ns0:rPr>
                <ns0:sz ns0:val="18"/>
                <ns0:szCs ns0:val="18"/>
              </ns0:rPr>
              <ns0:t>(https://mvmhalozat.hu/aram/oldalak/1756)</ns0:t>
            </ns0:r>
          </ns0:p>
          <ns0:p ns0:rsidR="00CE318B" ns0:rsidRPr="00A71A62" ns0:rsidP="00AE634D">
            <ns0:pPr>
              <ns0:pStyle ns0:val="Header"/>
              <ns0:tabs>
                <ns0:tab ns0:val="clear" ns0:pos="4536"/>
                <ns0:tab ns0:val="clear" ns0:pos="9072"/>
              </ns0:tabs>
              <ns0:rPr>
                <ns0:bCs/>
                <ns0:szCs ns0:val="22"/>
                <ns0:highlight ns0:val="lightGray"/>
              </ns0:rPr>
            </ns0:pPr>
            <ns0:r>
              <ns0:rPr>
                <ns0:sz ns0:val="22"/>
                <ns0:szCs ns0:val="22"/>
              </ns0:rPr>
              <ns0:t>ORSZÁGOS RENDSZERENGEDÉLYES MÉRŐSZEKRÉNYEK</ns0:t>
            </ns0:r>
            <ns0:r ns0:rsidRPr="00944A92">
              <ns0:rPr>
                <ns0:sz ns0:val="22"/>
                <ns0:szCs ns0:val="22"/>
              </ns0:rPr>
              <ns0:t>:</ns0:t>
            </ns0:r>
            <ns0:r>
              <ns0:rPr>
                <ns0:sz ns0:val="22"/>
                <ns0:szCs ns0:val="22"/>
              </ns0:rPr>
              <ns0:t xml:space="preserve"> </ns0:t>
            </ns0:r>
            <ns0:hyperlink ns2:id="rId7" ns0:history="1">
              <ns0:r>
                <ns0:rPr>
                  <ns0:rStyle ns0:val="Hyperlink"/>
                </ns0:rPr>
                <ns0:t>MEE Villamos Energia Társaság</ns0:t>
              </ns0:r>
            </ns0:hyperlink>
            <ns0:r>
              <ns0:rPr>
                <ns0:rStyle ns0:val="Hyperlink"/>
              </ns0:rPr>
              <ns0:t xml:space="preserve"> </ns0:t>
            </ns0:r>
            <ns0:r ns0:rsidRPr="00984FE0">
              <ns0:rPr>
                <ns0:rStyle ns0:val="Hyperlink"/>
                <ns0:sz ns0:val="18"/>
                <ns0:szCs ns0:val="18"/>
              </ns0:rPr>
              <ns0:t>(https://www.meevet.hu/pages/uj-rendszerengedelyes-fogyasztas-merohelyek-oktatasi-anyag)</ns0:t>
            </ns0:r>
          </ns0:p>
        </ns0:tc>
      </ns0:tr>
      <ns0:tr ns0:rsidTr="00CE318B">
        <ns0:tblPrEx>
          <ns0:tblW ns0:w="10445" ns0:type="dxa"/>
          <ns0:tblLayout ns0:type="fixed"/>
          <ns0:tblLook ns0:val="0000"/>
        </ns0:tblPrEx>
        <ns0:trPr>
          <ns0:cantSplit/>
        </ns0:trPr>
        <ns0:tc>
          <ns0:tcPr>
            <ns0:tcW ns0:w="10445" ns0:type="dxa"/>
            <ns0:gridSpan ns0:val="20"/>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 xml:space="preserve">ALKALMAZNI KÍVÁNT SZEKRÉNY: </ns0:t>
            </ns0:r>
            <ns0:r ns0:rsidRPr="00A71A62">
              <ns0:rPr>
                <ns0:sz ns0:val="18"/>
                <ns0:szCs ns0:val="22"/>
              </ns0:rPr>
              <ns0:t>(cikkszám és egységár beírása szükséges, ha Démászos a szekrény)</ns0:t>
            </ns0:r>
          </ns0:p>
        </ns0:tc>
      </ns0:tr>
      <ns0:tr ns0:rsidTr="00CE318B">
        <ns0:tblPrEx>
          <ns0:tblW ns0:w="10445" ns0:type="dxa"/>
          <ns0:tblLayout ns0:type="fixed"/>
          <ns0:tblLook ns0:val="0000"/>
        </ns0:tblPrEx>
        <ns0:trPr>
          <ns0:cantSplit/>
          <ns0:trHeight ns0:val="347"/>
        </ns0:trPr>
        <ns0:tc>
          <ns0:tcPr>
            <ns0:tcW ns0:w="5123"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Típusa / Cikkszám</ns0:t>
            </ns0:r>
          </ns0:p>
        </ns0:tc>
        <ns0:tc>
          <ns0:tcPr>
            <ns0:tcW ns0:w="5322"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 xml:space="preserve">Egységára (bruttó Ft) </ns0:t>
            </ns0:r>
          </ns0:p>
        </ns0:tc>
      </ns0:tr>
      <ns0:tr ns0:rsidTr="00CE318B">
        <ns0:tblPrEx>
          <ns0:tblW ns0:w="10445" ns0:type="dxa"/>
          <ns0:tblLayout ns0:type="fixed"/>
          <ns0:tblLook ns0:val="0000"/>
        </ns0:tblPrEx>
        <ns0:trPr>
          <ns0:cantSplit/>
          <ns0:trHeight ns0:val="355"/>
        </ns0:trPr>
        <ns0:tc>
          <ns0:tcPr>
            <ns0:tcW ns0:w="5123"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Csatári 3045</ns0:t>
            </ns0:r>
          </ns0:p>
        </ns0:tc>
        <ns0:tc>
          <ns0:tcPr>
            <ns0:tcW ns0:w="5322" ns0:type="dxa"/>
            <ns0:gridSpan ns0:val="10"/>
            <ns0:vAlign ns0:val="center"/>
          </ns0:tcPr>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rPr>
              <ns0:t/>
            </ns0:r>
          </ns0:p>
        </ns0:tc>
      </ns0:tr>
      <ns0:tr ns0:rsidTr="00CE318B">
        <ns0:tblPrEx>
          <ns0:tblW ns0:w="10445" ns0:type="dxa"/>
          <ns0:tblLayout ns0:type="fixed"/>
          <ns0:tblLook ns0:val="0000"/>
        </ns0:tblPrEx>
        <ns0:trPr>
          <ns0:cantSplit/>
          <ns0:trHeight ns0:val="402"/>
        </ns0:trPr>
        <ns0:tc>
          <ns0:tcPr>
            <ns0:tcW ns0:w="10445" ns0:type="dxa"/>
            <ns0:gridSpan ns0:val="20"/>
            <ns0:vAlign ns0:val="center"/>
          </ns0:tcPr>
          <ns0:p ns0:rsidR="00CE318B" ns0:rsidRPr="00A71A62" ns0:rsidP="00CE318B">
            <ns0:pPr>
              <ns0:pStyle ns0:val="Header"/>
              <ns0:tabs>
                <ns0:tab ns0:val="clear" ns0:pos="4536"/>
                <ns0:tab ns0:val="clear" ns0:pos="9072"/>
              </ns0:tabs>
              <ns0:rPr>
                <ns0:szCs ns0:val="22"/>
              </ns0:rPr>
            </ns0:pPr>
            <ns0:r ns0:rsidRPr="00A71A62">
              <ns0:rPr>
                <ns0:bCs/>
                <ns0:szCs ns0:val="22"/>
                <ns0:highlight ns0:val="lightGray"/>
              </ns0:rPr>
              <ns0:t>RENDSZERENGEDÉLLYEL NEM RENDELKEZŐ EGYEDI SZEKRÉNY:</ns0:t>
            </ns0:r>
          </ns0:p>
        </ns0:tc>
      </ns0:tr>
      <ns0:tr ns0:rsidTr="00CE318B">
        <ns0:tblPrEx>
          <ns0:tblW ns0:w="10445" ns0:type="dxa"/>
          <ns0:tblLayout ns0:type="fixed"/>
          <ns0:tblLook ns0:val="0000"/>
        </ns0:tblPrEx>
        <ns0:trPr>
          <ns0:cantSplit/>
          <ns0:trHeight ns0:val="348"/>
        </ns0:trPr>
        <ns0:tc>
          <ns0:tcPr>
            <ns0:tcW ns0:w="5123"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Típusa</ns0:t>
            </ns0:r>
          </ns0:p>
        </ns0:tc>
        <ns0:tc>
          <ns0:tcPr>
            <ns0:tcW ns0:w="5322" ns0:type="dxa"/>
            <ns0:gridSpan ns0:val="10"/>
            <ns0:vAlign ns0:val="center"/>
          </ns0:tcPr>
          <ns0:p ns0:rsidR="00CE318B" ns0:rsidRPr="00A71A62" ns0:rsidP="00CE318B">
            <ns0:pPr>
              <ns0:pStyle ns0:val="Header"/>
              <ns0:tabs>
                <ns0:tab ns0:val="clear" ns0:pos="4536"/>
                <ns0:tab ns0:val="clear" ns0:pos="9072"/>
              </ns0:tabs>
              <ns0:jc ns0:val="center"/>
              <ns0:rPr>
                <ns0:bCs/>
                <ns0:szCs ns0:val="22"/>
              </ns0:rPr>
            </ns0:pPr>
            <ns0:r ns0:rsidRPr="00A71A62">
              <ns0:rPr>
                <ns0:szCs ns0:val="22"/>
              </ns0:rPr>
              <ns0:t>Helyszíni felülvizsgálati díj (bruttó Ft)</ns0:t>
            </ns0:r>
          </ns0:p>
        </ns0:tc>
      </ns0:tr>
      <ns0:tr ns0:rsidTr="00CE318B">
        <ns0:tblPrEx>
          <ns0:tblW ns0:w="10445" ns0:type="dxa"/>
          <ns0:tblLayout ns0:type="fixed"/>
          <ns0:tblLook ns0:val="0000"/>
        </ns0:tblPrEx>
        <ns0:trPr>
          <ns0:cantSplit/>
          <ns0:trHeight ns0:val="348"/>
        </ns0:trPr>
        <ns0:tc>
          <ns0:tcPr>
            <ns0:tcW ns0:w="5123"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8B5082">
              <ns0:rPr>
                <ns0:szCs ns0:val="22"/>
              </ns0:rPr>
              <ns0:t>Fa mérőszekrény</ns0:t>
            </ns0:r>
          </ns0:p>
        </ns0:tc>
        <ns0:tc>
          <ns0:tcPr>
            <ns0:tcW ns0:w="5322" ns0:type="dxa"/>
            <ns0:gridSpan ns0:val="10"/>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
            </ns0:r>
          </ns0:p>
        </ns0:tc>
      </ns0:tr>
      <ns0:tr ns0:rsidTr="00CE318B">
        <ns0:tblPrEx>
          <ns0:tblW ns0:w="10445" ns0:type="dxa"/>
          <ns0:tblLayout ns0:type="fixed"/>
          <ns0:tblLook ns0:val="0000"/>
        </ns0:tblPrEx>
        <ns0:trPr>
          <ns0:cantSplit/>
          <ns0:trHeight ns0:val="348"/>
        </ns0:trPr>
        <ns0:tc>
          <ns0:tcPr>
            <ns0:tcW ns0:w="5123" ns0:type="dxa"/>
            <ns0:gridSpan ns0:val="10"/>
            <ns0:vAlign ns0:val="center"/>
          </ns0:tcPr>
          <ns0:p ns0:rsidR="00AE57CB" ns0:rsidRPr="008B5082" ns0:rsidP="00CE318B">
            <ns0:pPr>
              <ns0:pStyle ns0:val="Header"/>
              <ns0:tabs>
                <ns0:tab ns0:val="clear" ns0:pos="4536"/>
                <ns0:tab ns0:val="clear" ns0:pos="9072"/>
              </ns0:tabs>
              <ns0:jc ns0:val="center"/>
              <ns0:rPr>
                <ns0:szCs ns0:val="22"/>
              </ns0:rPr>
            </ns0:pPr>
            <ns0:r>
              <ns0:rPr>
                <ns0:b/>
                <ns0:bCs/>
                <ns0:sz ns0:val="22"/>
                <ns0:szCs ns0:val="22"/>
                <ns0:highlight ns0:val="lightGray"/>
              </ns0:rPr>
              <ns0:t>LÉGVEZETÉKES TÖBBLETKÖLTSÉG:</ns0:t>
            </ns0:r>
          </ns0:p>
        </ns0:tc>
        <ns0:tc>
          <ns0:tcPr>
            <ns0:tcW ns0:w="5322" ns0:type="dxa"/>
            <ns0:gridSpan ns0:val="10"/>
            <ns0:vAlign ns0:val="center"/>
          </ns0:tcPr>
          <ns0:p ns0:rsidR="00AE57CB" ns0:rsidRPr="00A71A62" ns0:rsidP="00CE318B">
            <ns0:pPr>
              <ns0:pStyle ns0:val="Header"/>
              <ns0:tabs>
                <ns0:tab ns0:val="clear" ns0:pos="4536"/>
                <ns0:tab ns0:val="clear" ns0:pos="9072"/>
              </ns0:tabs>
              <ns0:jc ns0:val="center"/>
              <ns0:rPr>
                <ns0:szCs ns0:val="22"/>
              </ns0:rPr>
            </ns0:pPr>
            <ns0:r>
              <ns0:rPr>
                <ns0:b/>
                <ns0:bCs/>
                <ns0:sz ns0:val="22"/>
                <ns0:szCs ns0:val="22"/>
                <ns0:highlight ns0:val="lightGray"/>
              </ns0:rPr>
              <ns0:t>MŰSZAKI TÖBBLETKÖLTSÉG:</ns0:t>
            </ns0:r>
          </ns0:p>
        </ns0:tc>
      </ns0:tr>
      <ns0:tr ns0:rsidTr="00CE318B">
        <ns0:tblPrEx>
          <ns0:tblW ns0:w="10445" ns0:type="dxa"/>
          <ns0:tblLayout ns0:type="fixed"/>
          <ns0:tblLook ns0:val="0000"/>
        </ns0:tblPrEx>
        <ns0:trPr>
          <ns0:cantSplit/>
          <ns0:trHeight ns0:val="348"/>
        </ns0:trPr>
        <ns0:tc>
          <ns0:tcPr>
            <ns0:tcW ns0:w="5123" ns0:type="dxa"/>
            <ns0:gridSpan ns0:val="10"/>
            <ns0:vAlign ns0:val="center"/>
          </ns0:tcPr>
          <ns0:p ns0:rsidR="00AE57CB" ns0:rsidRPr="008B5082" ns0:rsidP="00CE318B">
            <ns0:pPr>
              <ns0:pStyle ns0:val="Header"/>
              <ns0:tabs>
                <ns0:tab ns0:val="clear" ns0:pos="4536"/>
                <ns0:tab ns0:val="clear" ns0:pos="9072"/>
              </ns0:tabs>
              <ns0:jc ns0:val="center"/>
              <ns0:rPr>
                <ns0:szCs ns0:val="22"/>
              </ns0:rPr>
            </ns0:pPr>
            <ns0:r ns0:rsidRPr="008B5082">
              <ns0:rPr>
                <ns0:szCs ns0:val="22"/>
              </ns0:rPr>
              <ns0:t>{d.</ns0:t>
            </ns0:r>
            <ns0:r ns0:rsidRPr="0030596E">
              <ns0:rPr>
                <ns0:szCs ns0:val="22"/>
              </ns0:rPr>
              <ns0:t>Project.LegvezetekesTobbletkoltseg</ns0:t>
            </ns0:r>
            <ns0:r ns0:rsidRPr="008B5082">
              <ns0:rPr>
                <ns0:szCs ns0:val="22"/>
              </ns0:rPr>
              <ns0:t>}</ns0:t>
            </ns0:r>
            <ns0:r>
              <ns0:rPr>
                <ns0:b/>
                <ns0:spacing ns0:val="1"/>
                <ns0:sz ns0:val="22"/>
                <ns0:szCs ns0:val="22"/>
              </ns0:rPr>
              <ns0:t xml:space="preserve"> (nettó Ft)</ns0:t>
            </ns0:r>
          </ns0:p>
        </ns0:tc>
        <ns0:tc>
          <ns0:tcPr>
            <ns0:tcW ns0:w="5322" ns0:type="dxa"/>
            <ns0:gridSpan ns0:val="10"/>
            <ns0:vAlign ns0:val="center"/>
          </ns0:tcPr>
          <ns0:p ns0:rsidR="00AE57CB" ns0:rsidRPr="00A71A62" ns0:rsidP="00CE318B">
            <ns0:pPr>
              <ns0:pStyle ns0:val="Header"/>
              <ns0:tabs>
                <ns0:tab ns0:val="clear" ns0:pos="4536"/>
                <ns0:tab ns0:val="clear" ns0:pos="9072"/>
              </ns0:tabs>
              <ns0:jc ns0:val="center"/>
              <ns0:rPr>
                <ns0:szCs ns0:val="22"/>
              </ns0:rPr>
            </ns0:pPr>
            <ns0:r ns0:rsidRPr="008B5082">
              <ns0:rPr>
                <ns0:szCs ns0:val="22"/>
              </ns0:rPr>
              <ns0:t>{d.</ns0:t>
            </ns0:r>
            <ns0:r ns0:rsidRPr="0030596E">
              <ns0:rPr>
                <ns0:szCs ns0:val="22"/>
              </ns0:rPr>
              <ns0:t>Project.MuszakiTobbletkoltseg</ns0:t>
            </ns0:r>
            <ns0:r ns0:rsidRPr="008B5082">
              <ns0:rPr>
                <ns0:szCs ns0:val="22"/>
              </ns0:rPr>
              <ns0:t>}</ns0:t>
            </ns0:r>
            <ns0:r>
              <ns0:rPr>
                <ns0:b/>
                <ns0:spacing ns0:val="1"/>
                <ns0:sz ns0:val="22"/>
                <ns0:szCs ns0:val="22"/>
              </ns0:rPr>
              <ns0:t xml:space="preserve"> (nettó Ft)</ns0:t>
            </ns0:r>
          </ns0:p>
        </ns0:tc>
      </ns0:tr>
      <ns0:tr ns0:rsidTr="00CE318B">
        <ns0:tblPrEx>
          <ns0:tblW ns0:w="10445" ns0:type="dxa"/>
          <ns0:tblLayout ns0:type="fixed"/>
          <ns0:tblLook ns0:val="0000"/>
        </ns0:tblPrEx>
        <ns0:trPr>
          <ns0:cantSplit/>
          <ns0:trHeight ns0:val="348"/>
        </ns0:trPr>
        <ns0:tc>
          <ns0:tcPr>
            <ns0:tcW ns0:w="10445" ns0:type="dxa"/>
            <ns0:gridSpan ns0:val="20"/>
            <ns0:vAlign ns0:val="center"/>
          </ns0:tcPr>
          <ns0:p ns0:rsidR="00CE318B" ns0:rsidRPr="00A71A62" ns0:rsidP="00CE318B">
            <ns0:pPr>
              <ns0:shd ns0:val="clear" ns0:color="auto" ns0:fill="FFFFFF"/>
              <ns0:spacing ns0:before="24" ns0:line="235" ns0:lineRule="exact"/>
              <ns0:ind ns0:left="142" ns0:right="206"/>
              <ns0:jc ns0:val="both"/>
              <ns0:rPr>
                <ns0:spacing ns0:val="-1"/>
                <ns0:sz ns0:val="18"/>
              </ns0:rPr>
            </ns0:pPr>
            <ns0:r ns0:rsidRPr="007F2EFF">
              <ns0:rPr>
                <ns0:b/>
                <ns0:spacing ns0:val="-1"/>
                <ns0:sz ns0:val="18"/>
                <ns0:szCs ns0:val="22"/>
              </ns0:rPr>
              <ns0:t>A mindenkor aktuális mérőszekrény árak az MVM Démász Áramhálózati Kft. honlapján megtalálhatóak</ns0:t>
            </ns0:r>
            <ns0:r ns0:rsidRPr="00A71A62">
              <ns0:rPr>
                <ns0:spacing ns0:val="-1"/>
                <ns0:sz ns0:val="18"/>
                <ns0:szCs ns0:val="22"/>
              </ns0:rPr>
              <ns0:t xml:space="preserve">. </ns0:t>
            </ns0:r>
            <ns0:r ns0:rsidRPr="00A71A62">
              <ns0:rPr>
                <ns0:spacing ns0:val="-1"/>
                <ns0:sz ns0:val="18"/>
              </ns0:rPr>
              <ns0:t>Egyedi mérőszekrény helyszíni felülvizsgálata díjtétel az MVM Démász Áramhálózati Kft. és országos rendszerengedéllyel nem rendelkező mérőszekrény telepítése, illetve meglévő nem rendszerengedélyes mérőszekrényben történő mellészerelés, valamint 1 fázisról 3 fázisra történő áttérés esetén számlázandó. Védendő rendszerhasználó 1 éven túli meglévő mérőhelyen történő visszakapcsolása alkalmával számlázandó az Egyedi mérőhely helyszíni felülvizsgálata díjtétel (ára megtalálható az Elosztó Üzletszabályzat F2. számú függelékében).</ns0:t>
            </ns0:r>
          </ns0:p>
        </ns0:tc>
      </ns0:tr>
      <ns0:tr ns0:rsidTr="00CE318B">
        <ns0:tblPrEx>
          <ns0:tblW ns0:w="10445" ns0:type="dxa"/>
          <ns0:tblLayout ns0:type="fixed"/>
          <ns0:tblLook ns0:val="0000"/>
        </ns0:tblPrEx>
        <ns0:trPr>
          <ns0:cantSplit/>
        </ns0:trPr>
        <ns0:tc>
          <ns0:tcPr>
            <ns0:tcW ns0:w="10445" ns0:type="dxa"/>
            <ns0:gridSpan ns0:val="20"/>
          </ns0:tcPr>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highlight ns0:val="lightGray"/>
              </ns0:rPr>
              <ns0:t>CSATLAKOZÓ VEZETÉK TÍPUSA KERESZTMETSZETE</ns0:t>
            </ns0:r>
          </ns0:p>
        </ns0:tc>
      </ns0:tr>
      <ns0:tr ns0:rsidTr="00CE318B">
        <ns0:tblPrEx>
          <ns0:tblW ns0:w="10445" ns0:type="dxa"/>
          <ns0:tblLayout ns0:type="fixed"/>
          <ns0:tblLook ns0:val="0000"/>
        </ns0:tblPrEx>
        <ns0:trPr>
          <ns0:cantSplit/>
        </ns0:trPr>
        <ns0:tc>
          <ns0:tcPr>
            <ns0:tcW ns0:w="5123" ns0:type="dxa"/>
            <ns0:gridSpan ns0:val="10"/>
          </ns0:tcPr>
          <ns0:p ns0:rsidR="00CE318B" ns0:rsidRPr="00A71A62" ns0:rsidP="00CE318B">
            <ns0:pPr>
              <ns0:pStyle ns0:val="Header"/>
              <ns0:tabs>
                <ns0:tab ns0:val="clear" ns0:pos="4536"/>
                <ns0:tab ns0:val="clear" ns0:pos="9072"/>
              </ns0:tabs>
              <ns0:jc ns0:val="center"/>
              <ns0:rPr>
                <ns0:bCs/>
                <ns0:i/>
                <ns0:iCs/>
                <ns0:szCs ns0:val="22"/>
              </ns0:rPr>
            </ns0:pPr>
            <ns0:r ns0:rsidRPr="00A71A62">
              <ns0:rPr>
                <ns0:bCs/>
                <ns0:i/>
                <ns0:iCs/>
                <ns0:szCs ns0:val="22"/>
              </ns0:rPr>
              <ns0:t>NAYY-O</ns0:t>
            </ns0:r>
          </ns0:p>
        </ns0:tc>
        <ns0:tc>
          <ns0:tcPr>
            <ns0:tcW ns0:w="5322" ns0:type="dxa"/>
            <ns0:gridSpan ns0:val="10"/>
          </ns0:tcPr>
          <ns0:p ns0:rsidR="00CE318B" ns0:rsidRPr="00A71A62" ns0:rsidP="00CE318B">
            <ns0:pPr>
              <ns0:pStyle ns0:val="Header"/>
              <ns0:tabs>
                <ns0:tab ns0:val="clear" ns0:pos="4536"/>
                <ns0:tab ns0:val="clear" ns0:pos="9072"/>
              </ns0:tabs>
              <ns0:jc ns0:val="center"/>
              <ns0:rPr>
                <ns0:bCs/>
                <ns0:i/>
                <ns0:iCs/>
                <ns0:szCs ns0:val="22"/>
              </ns0:rPr>
            </ns0:pPr>
            <ns0:r ns0:rsidRPr="00A71A62">
              <ns0:rPr>
                <ns0:bCs/>
                <ns0:i/>
                <ns0:iCs/>
                <ns0:szCs ns0:val="22"/>
              </ns0:rPr>
              <ns0:t>(N)FA2XRM</ns0:t>
            </ns0:r>
          </ns0:p>
        </ns0:tc>
      </ns0:tr>
      <ns0:tr ns0:rsidTr="00CE318B">
        <ns0:tblPrEx>
          <ns0:tblW ns0:w="10445" ns0:type="dxa"/>
          <ns0:tblLayout ns0:type="fixed"/>
          <ns0:tblLook ns0:val="0000"/>
        </ns0:tblPrEx>
        <ns0:trPr>
          <ns0:cantSplit/>
          <ns0:trHeight ns0:val="276"/>
        </ns0:trPr>
        <ns0:tc>
          <ns0:tcPr>
            <ns0:tcW ns0:w="920" ns0:type="dxa"/>
            <ns0:vAlign ns0:val="center"/>
          </ns0:tcPr>
          <ns0:p ns0:rsidR="00CE318B" ns0:rsidRPr="00A71A62" ns0:rsidP="00CE318B">
            <ns0:pPr>
              <ns0:pStyle ns0:val="Header"/>
              <ns0:tabs>
                <ns0:tab ns0:val="clear" ns0:pos="4536"/>
                <ns0:tab ns0:val="clear" ns0:pos="9072"/>
              </ns0:tabs>
              <ns0:jc ns0:val="right"/>
              <ns0:rPr>
                <ns0:szCs ns0:val="22"/>
                <ns0:vertAlign ns0:val="superscript"/>
              </ns0:rPr>
            </ns0:pPr>
            <ns0:r ns0:rsidRPr="00A71A62">
              <ns0:rPr>
                <ns0:szCs ns0:val="22"/>
              </ns0:rPr>
              <ns0:t>4x25 mm</ns0:t>
            </ns0:r>
            <ns0:r ns0:rsidRPr="00A71A62">
              <ns0:rPr>
                <ns0:szCs ns0:val="22"/>
                <ns0:vertAlign ns0:val="superscript"/>
              </ns0:rPr>
              <ns0:t>2</ns0:t>
            </ns0:r>
          </ns0:p>
        </ns0:tc>
        <ns0:tc>
          <ns0:tcPr>
            <ns0:tcW ns0:w="529" ns0:type="dxa"/>
            <ns0:vAlign ns0:val="center"/>
          </ns0:tcPr>
          <ns0:p ns0:rsidR="00CE318B" ns0:rsidRPr="00A71A62" ns0:rsidP="00CE318B">
            <ns0:pPr>
              <ns0:pStyle ns0:val="Header"/>
              <ns0:tabs>
                <ns0:tab ns0:val="clear" ns0:pos="4536"/>
                <ns0:tab ns0:val="clear" ns0:pos="9072"/>
              </ns0:tabs>
              <ns0:jc ns0:val="center"/>
              <ns0:rPr>
                <ns0:szCs ns0:val="22"/>
                <ns0:vertAlign ns0:val="superscript"/>
              </ns0:rPr>
            </ns0:pPr>
            <ns0:r ns0:rsidRPr="00A71A62">
              <ns0:rPr>
                <ns0:color ns0:val="0000FF"/>
                <ns0:sz ns0:val="18"/>
              </ns0:rPr>
              <ns0:t>{</ns0:t>
            </ns0:r>
            <ns0:r ns0:rsidRPr="00A71A62">
              <ns0:rPr>
                <ns0:color ns0:val="0000FF"/>
                <ns0:sz ns0:val="2"/>
                <ns0:szCs ns0:val="2"/>
              </ns0:rPr>
              <ns0:t>d.Project. N425f</ns0:t>
            </ns0:r>
            <ns0:r ns0:rsidRPr="00A71A62">
              <ns0:rPr>
                <ns0:color ns0:val="0000FF"/>
                <ns0:sz ns0:val="18"/>
              </ns0:rPr>
              <ns0:t>}</ns0:t>
            </ns0:r>
          </ns0:p>
          <ns0:p ns0:rsidR="00CE318B" ns0:rsidRPr="00A71A62" ns0:rsidP="00CE318B">
            <ns0:pPr>
              <ns0:pStyle ns0:val="Header"/>
              <ns0:tabs>
                <ns0:tab ns0:val="clear" ns0:pos="4536"/>
                <ns0:tab ns0:val="clear" ns0:pos="9072"/>
              </ns0:tabs>
              <ns0:rPr>
                <ns0:szCs ns0:val="22"/>
                <ns0:vertAlign ns0:val="superscript"/>
              </ns0:rPr>
            </ns0:pPr>
          </ns0:p>
        </ns0:tc>
        <ns0:tc>
          <ns0:tcPr>
            <ns0:tcW ns0:w="673" ns0:type="dxa"/>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4x35 mm</ns0:t>
            </ns0:r>
            <ns0:r ns0:rsidRPr="00A71A62">
              <ns0:rPr>
                <ns0:szCs ns0:val="22"/>
                <ns0:vertAlign ns0:val="superscript"/>
              </ns0:rPr>
              <ns0:t>2</ns0:t>
            </ns0:r>
          </ns0:p>
        </ns0:tc>
        <ns0:tc>
          <ns0:tcPr>
            <ns0:tcW ns0:w="612" ns0:type="dxa"/>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color ns0:val="0000FF"/>
                <ns0:sz ns0:val="18"/>
              </ns0:rPr>
              <ns0:t>{</ns0:t>
            </ns0:r>
            <ns0:r ns0:rsidRPr="00A71A62">
              <ns0:rPr>
                <ns0:color ns0:val="0000FF"/>
                <ns0:sz ns0:val="2"/>
                <ns0:szCs ns0:val="2"/>
              </ns0:rPr>
              <ns0:t>d.Project. N435f</ns0:t>
            </ns0:r>
            <ns0:r ns0:rsidRPr="00A71A62">
              <ns0:rPr>
                <ns0:color ns0:val="0000FF"/>
                <ns0:sz ns0:val="18"/>
              </ns0:rPr>
              <ns0:t xml:space="preserve"> }</ns0:t>
            </ns0:r>
          </ns0:p>
        </ns0:tc>
        <ns0:tc>
          <ns0:tcPr>
            <ns0:tcW ns0:w="663" ns0:type="dxa"/>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4x50 mm</ns0:t>
            </ns0:r>
            <ns0:r ns0:rsidRPr="00A71A62">
              <ns0:rPr>
                <ns0:szCs ns0:val="22"/>
                <ns0:vertAlign ns0:val="superscript"/>
              </ns0:rPr>
              <ns0:t>2</ns0:t>
            </ns0:r>
          </ns0:p>
        </ns0:tc>
        <ns0:tc>
          <ns0:tcPr>
            <ns0:tcW ns0:w="621" ns0:type="dxa"/>
            <ns0:gridSpan ns0:val="2"/>
            <ns0:vAlign ns0:val="center"/>
          </ns0:tcPr>
          <ns0:p ns0:rsidR="00CE318B" ns0:rsidRPr="00A71A62" ns0:rsidP="00CE318B">
            <ns0:pPr>
              <ns0:pStyle ns0:val="Header"/>
              <ns0:tabs>
                <ns0:tab ns0:val="clear" ns0:pos="4536"/>
                <ns0:tab ns0:val="clear" ns0:pos="9072"/>
              </ns0:tabs>
              <ns0:jc ns0:val="center"/>
              <ns0:rPr>
                <ns0:szCs ns0:val="22"/>
                <ns0:vertAlign ns0:val="superscript"/>
              </ns0:rPr>
            </ns0:pPr>
            <ns0:r ns0:rsidRPr="00A71A62">
              <ns0:rPr>
                <ns0:color ns0:val="0000FF"/>
                <ns0:sz ns0:val="18"/>
              </ns0:rPr>
              <ns0:t>{</ns0:t>
            </ns0:r>
            <ns0:r ns0:rsidRPr="00A71A62">
              <ns0:rPr>
                <ns0:color ns0:val="0000FF"/>
                <ns0:sz ns0:val="2"/>
                <ns0:szCs ns0:val="2"/>
              </ns0:rPr>
              <ns0:t>d.Project. N450f</ns0:t>
            </ns0:r>
            <ns0:r ns0:rsidRPr="00A71A62">
              <ns0:rPr>
                <ns0:color ns0:val="0000FF"/>
                <ns0:sz ns0:val="18"/>
              </ns0:rPr>
              <ns0:t xml:space="preserve"> }</ns0:t>
            </ns0:r>
          </ns0:p>
          <ns0:p ns0:rsidR="00CE318B" ns0:rsidRPr="00A71A62" ns0:rsidP="00CE318B">
            <ns0:pPr>
              <ns0:pStyle ns0:val="Header"/>
              <ns0:tabs>
                <ns0:tab ns0:val="clear" ns0:pos="4536"/>
                <ns0:tab ns0:val="clear" ns0:pos="9072"/>
              </ns0:tabs>
              <ns0:rPr>
                <ns0:szCs ns0:val="22"/>
              </ns0:rPr>
            </ns0:pPr>
          </ns0:p>
        </ns0:tc>
        <ns0:tc>
          <ns0:tcPr>
            <ns0:tcW ns0:w="895" ns0:type="dxa"/>
            <ns0:gridSpan ns0:val="2"/>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4x...... mm</ns0:t>
            </ns0:r>
            <ns0:r ns0:rsidRPr="00A71A62">
              <ns0:rPr>
                <ns0:szCs ns0:val="22"/>
                <ns0:vertAlign ns0:val="superscript"/>
              </ns0:rPr>
              <ns0:t>2</ns0:t>
            </ns0:r>
          </ns0:p>
        </ns0:tc>
        <ns0:tc>
          <ns0:tcPr>
            <ns0:tcW ns0:w="210" ns0:type="dxa"/>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szCs ns0:val="22"/>
                <ns0:vertAlign ns0:val="superscript"/>
              </ns0:rPr>
              <ns0:t>*</ns0:t>
            </ns0:r>
          </ns0:p>
          <ns0:p ns0:rsidR="00CE318B" ns0:rsidRPr="00A71A62" ns0:rsidP="00CE318B">
            <ns0:pPr>
              <ns0:pStyle ns0:val="Header"/>
              <ns0:tabs>
                <ns0:tab ns0:val="clear" ns0:pos="4536"/>
                <ns0:tab ns0:val="clear" ns0:pos="9072"/>
              </ns0:tabs>
              <ns0:rPr>
                <ns0:szCs ns0:val="22"/>
              </ns0:rPr>
            </ns0:pPr>
          </ns0:p>
        </ns0:tc>
        <ns0:tc>
          <ns0:tcPr>
            <ns0:tcW ns0:w="826" ns0:type="dxa"/>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2x16 mm</ns0:t>
            </ns0:r>
            <ns0:r ns0:rsidRPr="00A71A62">
              <ns0:rPr>
                <ns0:szCs ns0:val="22"/>
                <ns0:vertAlign ns0:val="superscript"/>
              </ns0:rPr>
              <ns0:t>2</ns0:t>
            </ns0:r>
          </ns0:p>
        </ns0:tc>
        <ns0:tc>
          <ns0:tcPr>
            <ns0:tcW ns0:w="638" ns0:type="dxa"/>
            <ns0:vAlign ns0:val="center"/>
          </ns0:tcPr>
          <ns0:p ns0:rsidR="00CE318B" ns0:rsidRPr="00A71A62" ns0:rsidP="00CE318B">
            <ns0:pPr>
              <ns0:pStyle ns0:val="Header"/>
              <ns0:tabs>
                <ns0:tab ns0:val="clear" ns0:pos="4536"/>
                <ns0:tab ns0:val="clear" ns0:pos="9072"/>
              </ns0:tabs>
              <ns0:jc ns0:val="center"/>
              <ns0:rPr>
                <ns0:szCs ns0:val="22"/>
                <ns0:vertAlign ns0:val="superscript"/>
              </ns0:rPr>
            </ns0:pPr>
            <ns0:r ns0:rsidRPr="00A71A62">
              <ns0:rPr>
                <ns0:color ns0:val="0000FF"/>
                <ns0:sz ns0:val="18"/>
              </ns0:rPr>
              <ns0:t>{</ns0:t>
            </ns0:r>
            <ns0:r ns0:rsidRPr="00A71A62">
              <ns0:rPr>
                <ns0:color ns0:val="0000FF"/>
                <ns0:sz ns0:val="2"/>
                <ns0:szCs ns0:val="2"/>
              </ns0:rPr>
              <ns0:t>d.Project. N216</ns0:t>
            </ns0:r>
            <ns0:r ns0:rsidRPr="00A71A62">
              <ns0:rPr>
                <ns0:color ns0:val="0000FF"/>
                <ns0:sz ns0:val="18"/>
              </ns0:rPr>
              <ns0:t>}</ns0:t>
            </ns0:r>
          </ns0:p>
          <ns0:p ns0:rsidR="00CE318B" ns0:rsidRPr="00A71A62" ns0:rsidP="00CE318B">
            <ns0:pPr>
              <ns0:pStyle ns0:val="Header"/>
              <ns0:tabs>
                <ns0:tab ns0:val="clear" ns0:pos="4536"/>
                <ns0:tab ns0:val="clear" ns0:pos="9072"/>
              </ns0:tabs>
              <ns0:jc ns0:val="center"/>
              <ns0:rPr>
                <ns0:szCs ns0:val="22"/>
              </ns0:rPr>
            </ns0:pPr>
          </ns0:p>
        </ns0:tc>
        <ns0:tc>
          <ns0:tcPr>
            <ns0:tcW ns0:w="638" ns0:type="dxa"/>
            <ns0:gridSpan ns0:val="2"/>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4x16 mm</ns0:t>
            </ns0:r>
            <ns0:r ns0:rsidRPr="00A71A62">
              <ns0:rPr>
                <ns0:szCs ns0:val="22"/>
                <ns0:vertAlign ns0:val="superscript"/>
              </ns0:rPr>
              <ns0:t>2</ns0:t>
            </ns0:r>
          </ns0:p>
        </ns0:tc>
        <ns0:tc>
          <ns0:tcPr>
            <ns0:tcW ns0:w="647" ns0:type="dxa"/>
            <ns0:vAlign ns0:val="center"/>
          </ns0:tcPr>
          <ns0:p ns0:rsidR="00CE318B" ns0:rsidRPr="00A71A62" ns0:rsidP="00CE318B">
            <ns0:pPr>
              <ns0:pStyle ns0:val="Header"/>
              <ns0:tabs>
                <ns0:tab ns0:val="clear" ns0:pos="4536"/>
                <ns0:tab ns0:val="clear" ns0:pos="9072"/>
              </ns0:tabs>
              <ns0:rPr>
                <ns0:szCs ns0:val="22"/>
                <ns0:vertAlign ns0:val="superscript"/>
              </ns0:rPr>
            </ns0:pPr>
            <ns0:r ns0:rsidRPr="00A71A62">
              <ns0:rPr>
                <ns0:color ns0:val="0000FF"/>
                <ns0:sz ns0:val="18"/>
              </ns0:rPr>
              <ns0:t>{</ns0:t>
            </ns0:r>
            <ns0:r ns0:rsidRPr="00A71A62">
              <ns0:rPr>
                <ns0:color ns0:val="0000FF"/>
                <ns0:sz ns0:val="2"/>
                <ns0:szCs ns0:val="2"/>
              </ns0:rPr>
              <ns0:t>d.Project. N416</ns0:t>
            </ns0:r>
            <ns0:r ns0:rsidRPr="00A71A62">
              <ns0:rPr>
                <ns0:color ns0:val="0000FF"/>
                <ns0:sz ns0:val="18"/>
              </ns0:rPr>
              <ns0:t>}</ns0:t>
            </ns0:r>
          </ns0:p>
          <ns0:p ns0:rsidR="00CE318B" ns0:rsidRPr="00A71A62" ns0:rsidP="00CE318B">
            <ns0:pPr>
              <ns0:pStyle ns0:val="Header"/>
              <ns0:tabs>
                <ns0:tab ns0:val="clear" ns0:pos="4536"/>
                <ns0:tab ns0:val="clear" ns0:pos="9072"/>
              </ns0:tabs>
              <ns0:jc ns0:val="center"/>
              <ns0:rPr>
                <ns0:szCs ns0:val="22"/>
              </ns0:rPr>
            </ns0:pPr>
          </ns0:p>
        </ns0:tc>
        <ns0:tc>
          <ns0:tcPr>
            <ns0:tcW ns0:w="628" ns0:type="dxa"/>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2x25 mm</ns0:t>
            </ns0:r>
            <ns0:r ns0:rsidRPr="00A71A62">
              <ns0:rPr>
                <ns0:szCs ns0:val="22"/>
                <ns0:vertAlign ns0:val="superscript"/>
              </ns0:rPr>
              <ns0:t>2</ns0:t>
            </ns0:r>
          </ns0:p>
        </ns0:tc>
        <ns0:tc>
          <ns0:tcPr>
            <ns0:tcW ns0:w="656" ns0:type="dxa"/>
            <ns0:vAlign ns0:val="center"/>
          </ns0:tcPr>
          <ns0:p ns0:rsidR="00CE318B" ns0:rsidRPr="00A71A62" ns0:rsidP="00CE318B">
            <ns0:pPr>
              <ns0:pStyle ns0:val="Header"/>
              <ns0:tabs>
                <ns0:tab ns0:val="clear" ns0:pos="4536"/>
                <ns0:tab ns0:val="clear" ns0:pos="9072"/>
              </ns0:tabs>
              <ns0:jc ns0:val="center"/>
              <ns0:rPr>
                <ns0:szCs ns0:val="22"/>
                <ns0:vertAlign ns0:val="superscript"/>
              </ns0:rPr>
            </ns0:pPr>
            <ns0:r ns0:rsidRPr="00A71A62">
              <ns0:rPr>
                <ns0:color ns0:val="0000FF"/>
                <ns0:sz ns0:val="18"/>
              </ns0:rPr>
              <ns0:t>{</ns0:t>
            </ns0:r>
            <ns0:r ns0:rsidRPr="00A71A62">
              <ns0:rPr>
                <ns0:color ns0:val="0000FF"/>
                <ns0:sz ns0:val="2"/>
                <ns0:szCs ns0:val="2"/>
              </ns0:rPr>
              <ns0:t>d.Project. N225</ns0:t>
            </ns0:r>
            <ns0:r ns0:rsidRPr="00A71A62">
              <ns0:rPr>
                <ns0:color ns0:val="0000FF"/>
                <ns0:sz ns0:val="18"/>
              </ns0:rPr>
              <ns0:t>}</ns0:t>
            </ns0:r>
          </ns0:p>
          <ns0:p ns0:rsidR="00CE318B" ns0:rsidRPr="00A71A62" ns0:rsidP="00CE318B">
            <ns0:pPr>
              <ns0:pStyle ns0:val="Header"/>
              <ns0:tabs>
                <ns0:tab ns0:val="clear" ns0:pos="4536"/>
                <ns0:tab ns0:val="clear" ns0:pos="9072"/>
              </ns0:tabs>
              <ns0:rPr>
                <ns0:szCs ns0:val="22"/>
              </ns0:rPr>
            </ns0:pPr>
          </ns0:p>
        </ns0:tc>
        <ns0:tc>
          <ns0:tcPr>
            <ns0:tcW ns0:w="620" ns0:type="dxa"/>
            <ns0:gridSpan ns0:val="2"/>
            <ns0:vAlign ns0:val="center"/>
          </ns0:tcPr>
          <ns0:p ns0:rsidR="00CE318B" ns0:rsidRPr="00A71A62" ns0:rsidP="00CE318B">
            <ns0:pPr>
              <ns0:pStyle ns0:val="Header"/>
              <ns0:tabs>
                <ns0:tab ns0:val="clear" ns0:pos="4536"/>
                <ns0:tab ns0:val="clear" ns0:pos="9072"/>
              </ns0:tabs>
              <ns0:jc ns0:val="right"/>
              <ns0:rPr>
                <ns0:szCs ns0:val="22"/>
              </ns0:rPr>
            </ns0:pPr>
            <ns0:r ns0:rsidRPr="00A71A62">
              <ns0:rPr>
                <ns0:szCs ns0:val="22"/>
              </ns0:rPr>
              <ns0:t>4x25 mm</ns0:t>
            </ns0:r>
            <ns0:r ns0:rsidRPr="00A71A62">
              <ns0:rPr>
                <ns0:szCs ns0:val="22"/>
                <ns0:vertAlign ns0:val="superscript"/>
              </ns0:rPr>
              <ns0:t>2</ns0:t>
            </ns0:r>
          </ns0:p>
        </ns0:tc>
        <ns0:tc>
          <ns0:tcPr>
            <ns0:tcW ns0:w="669" ns0:type="dxa"/>
            <ns0:vAlign ns0:val="center"/>
          </ns0:tcPr>
          <ns0:p ns0:rsidR="00CE318B" ns0:rsidRPr="00A71A62" ns0:rsidP="00CE318B">
            <ns0:pPr>
              <ns0:pStyle ns0:val="Header"/>
              <ns0:tabs>
                <ns0:tab ns0:val="clear" ns0:pos="4536"/>
                <ns0:tab ns0:val="clear" ns0:pos="9072"/>
              </ns0:tabs>
              <ns0:jc ns0:val="center"/>
              <ns0:rPr>
                <ns0:szCs ns0:val="22"/>
              </ns0:rPr>
            </ns0:pPr>
            <ns0:r ns0:rsidRPr="00A71A62">
              <ns0:rPr>
                <ns0:color ns0:val="0000FF"/>
                <ns0:sz ns0:val="18"/>
              </ns0:rPr>
              <ns0:t>{</ns0:t>
            </ns0:r>
            <ns0:r ns0:rsidRPr="00A71A62">
              <ns0:rPr>
                <ns0:color ns0:val="0000FF"/>
                <ns0:sz ns0:val="2"/>
                <ns0:szCs ns0:val="2"/>
              </ns0:rPr>
              <ns0:t>d.Project. N425</ns0:t>
            </ns0:r>
            <ns0:r ns0:rsidRPr="00A71A62">
              <ns0:rPr>
                <ns0:color ns0:val="0000FF"/>
                <ns0:sz ns0:val="18"/>
              </ns0:rPr>
              <ns0:t>}</ns0:t>
            </ns0:r>
          </ns0:p>
        </ns0:tc>
      </ns0:tr>
      <ns0:tr ns0:rsidTr="00CE318B">
        <ns0:tblPrEx>
          <ns0:tblW ns0:w="10445" ns0:type="dxa"/>
          <ns0:tblLayout ns0:type="fixed"/>
          <ns0:tblLook ns0:val="0000"/>
        </ns0:tblPrEx>
        <ns0:trPr>
          <ns0:cantSplit/>
          <ns0:trHeight ns0:val="1288"/>
        </ns0:trPr>
        <ns0:tc>
          <ns0:tcPr>
            <ns0:tcW ns0:w="10445" ns0:type="dxa"/>
            <ns0:gridSpan ns0:val="20"/>
            <ns0:vAlign ns0:val="center"/>
          </ns0:tcPr>
          <ns0:p ns0:rsidR="00CE318B" ns0:rsidRPr="00A71A62" ns0:rsidP="00CE318B">
            <ns0:pPr>
              <ns0:pStyle ns0:val="Header"/>
              <ns0:tabs>
                <ns0:tab ns0:val="clear" ns0:pos="4536"/>
                <ns0:tab ns0:val="clear" ns0:pos="9072"/>
              </ns0:tabs>
              <ns0:jc ns0:val="both"/>
              <ns0:rPr>
                <ns0:szCs ns0:val="22"/>
              </ns0:rPr>
            </ns0:pPr>
            <ns0:r ns0:rsidRPr="003A530D">
              <ns0:rPr>
                <ns0:b/>
                <ns0:spacing ns0:val="-1"/>
                <ns0:sz ns0:val="18"/>
                <ns0:szCs ns0:val="22"/>
              </ns0:rPr>
              <ns0:t>Pénzügyi feltételek:</ns0:t>
            </ns0:r>
            <ns0:r ns0:rsidRPr="003A530D">
              <ns0:rPr>
                <ns0:spacing ns0:val="-1"/>
                <ns0:sz ns0:val="18"/>
                <ns0:szCs ns0:val="22"/>
              </ns0:rPr>
              <ns0:t xml:space="preserve"> </ns0:t>
            </ns0:r>
            <ns0:r ns0:rsidRPr="00894C18">
              <ns0:rPr>
                <ns0:spacing ns0:val="-1"/>
                <ns0:sz ns0:val="18"/>
                <ns0:szCs ns0:val="22"/>
              </ns0:rPr>
              <ns0:t>A 10/2016 (XI.14.) MEKH rendelet és a H 44</ns0:t>
            </ns0:r>
            <ns0:r>
              <ns0:rPr>
                <ns0:spacing ns0:val="-1"/>
                <ns0:sz ns0:val="18"/>
                <ns0:szCs ns0:val="22"/>
              </ns0:rPr>
              <ns0:t>23</ns0:t>
            </ns0:r>
            <ns0:r ns0:rsidRPr="00894C18">
              <ns0:rPr>
                <ns0:spacing ns0:val="-1"/>
                <ns0:sz ns0:val="18"/>
                <ns0:szCs ns0:val="22"/>
              </ns0:rPr>
              <ns0:t>/202</ns0:t>
            </ns0:r>
            <ns0:r>
              <ns0:rPr>
                <ns0:spacing ns0:val="-1"/>
                <ns0:sz ns0:val="18"/>
                <ns0:szCs ns0:val="22"/>
              </ns0:rPr>
              <ns0:t>4</ns0:t>
            </ns0:r>
            <ns0:r ns0:rsidRPr="00894C18">
              <ns0:rPr>
                <ns0:spacing ns0:val="-8"/>
                <ns0:sz ns0:val="18"/>
                <ns0:szCs ns0:val="22"/>
              </ns0:rPr>
              <ns0:t xml:space="preserve"> </ns0:t>
            </ns0:r>
            <ns0:r ns0:rsidRPr="00894C18">
              <ns0:rPr>
                <ns0:spacing ns0:val="-1"/>
                <ns0:sz ns0:val="18"/>
                <ns0:szCs ns0:val="22"/>
              </ns0:rPr>
              <ns0:t xml:space="preserve">MEKH határozat alapján az MVM Démász Áramhálózati Kft. költségén kerül kiépítésre földkábel </ns0:t>
            </ns0:r>
            <ns0:r>
              <ns0:rPr>
                <ns0:spacing ns0:val="-1"/>
                <ns0:sz ns0:val="18"/>
                <ns0:szCs ns0:val="22"/>
              </ns0:rPr>
              <ns0:t xml:space="preserve">és légvezeték </ns0:t>
            </ns0:r>
            <ns0:r ns0:rsidRPr="00894C18">
              <ns0:rPr>
                <ns0:spacing ns0:val="-1"/>
                <ns0:sz ns0:val="18"/>
                <ns0:szCs ns0:val="22"/>
              </ns0:rPr>
              <ns0:t xml:space="preserve">esetén </ns0:t>
            </ns0:r>
            <ns0:r>
              <ns0:rPr>
                <ns0:spacing ns0:val="-1"/>
                <ns0:sz ns0:val="18"/>
                <ns0:szCs ns0:val="22"/>
              </ns0:rPr>
              <ns0:t>50</ns0:t>
            </ns0:r>
            <ns0:r ns0:rsidRPr="00894C18">
              <ns0:rPr>
                <ns0:spacing ns0:val="-1"/>
                <ns0:sz ns0:val="18"/>
                <ns0:szCs ns0:val="22"/>
              </ns0:rPr>
              <ns0:t xml:space="preserve"> m</ns0:t>
            </ns0:r>
            <ns0:r>
              <ns0:rPr>
                <ns0:spacing ns0:val="-1"/>
                <ns0:sz ns0:val="18"/>
                <ns0:szCs ns0:val="22"/>
              </ns0:rPr>
              <ns0:t xml:space="preserve"> </ns0:t>
            </ns0:r>
            <ns0:r ns0:rsidRPr="00894C18">
              <ns0:rPr>
                <ns0:spacing ns0:val="-1"/>
                <ns0:sz ns0:val="18"/>
                <ns0:szCs ns0:val="22"/>
              </ns0:rPr>
              <ns0:t>csatlakozó</ns0:t>
            </ns0:r>
            <ns0:r ns0:rsidRPr="00894C18">
              <ns0:rPr>
                <ns0:sz ns0:val="18"/>
                <ns0:szCs ns0:val="22"/>
              </ns0:rPr>
              <ns0:t xml:space="preserve">vezeték (legkisebb költség figyelembevételével a </ns0:t>
            </ns0:r>
            <ns0:r ns0:rsidRPr="00894C18">
              <ns0:rPr>
                <ns0:spacing ns0:val="-1"/>
                <ns0:sz ns0:val="18"/>
                <ns0:szCs ns0:val="22"/>
              </ns0:rPr>
              <ns0:t>10/2016 (XI.14.) MEKH rendelet 34. § szerint),</ns0:t>
            </ns0:r>
            <ns0:r ns0:rsidRPr="00894C18">
              <ns0:rPr>
                <ns0:sz ns0:val="18"/>
                <ns0:szCs ns0:val="22"/>
              </ns0:rPr>
              <ns0:t xml:space="preserve"> </ns0:t>
            </ns0:r>
            <ns0:r>
              <ns0:rPr>
                <ns0:sz ns0:val="18"/>
                <ns0:szCs ns0:val="22"/>
              </ns0:rPr>
              <ns0:t>a</ns0:t>
            </ns0:r>
            <ns0:r ns0:rsidRPr="00894C18">
              <ns0:rPr>
                <ns0:sz ns0:val="18"/>
                <ns0:szCs ns0:val="22"/>
              </ns0:rPr>
              <ns0:t xml:space="preserve"> csatlakozóvezeték hoss</ns0:t>
            </ns0:r>
            <ns0:r>
              <ns0:rPr>
                <ns0:sz ns0:val="18"/>
                <ns0:szCs ns0:val="22"/>
              </ns0:rPr>
              <ns0:t>zá</ns0:t>
            </ns0:r>
            <ns0:r ns0:rsidRPr="00894C18">
              <ns0:rPr>
                <ns0:sz ns0:val="18"/>
                <ns0:szCs ns0:val="22"/>
              </ns0:rPr>
              <ns0:t xml:space="preserve">t a földfelszínre vetített nyomvonalhossz alapulvételével kell meghatározni. </ns0:t>
            </ns0:r>
            <ns0:r ns0:rsidRPr="00894C18">
              <ns0:rPr>
                <ns0:spacing ns0:val="-2"/>
                <ns0:sz ns0:val="18"/>
                <ns0:szCs ns0:val="22"/>
              </ns0:rPr>
              <ns0:t xml:space="preserve">Ügyféligényű műszaki eltérés esetén az előző díjakon felül többletköltséget kell kifizetni, mely a megvalósuló és a legolcsóbb beruházási költségek aktivált érték különbözetének 70%-a (fizikai csatlakozóvezeték hossz). </ns0:t>
            </ns0:r>
            <ns0:r ns0:rsidRPr="00894C18">
              <ns0:rPr>
                <ns0:b/>
                <ns0:spacing ns0:val="-1"/>
                <ns0:sz ns0:val="18"/>
                <ns0:szCs ns0:val="22"/>
              </ns0:rPr>
              <ns0:t>A mindenkor aktuális fajlagos költségárak MVM Démász Áramhálózati Kft. honlapján megtalálhatóak.</ns0:t>
            </ns0:r>
          </ns0:p>
        </ns0:tc>
      </ns0:tr>
      <ns0:tr ns0:rsidTr="00CE318B">
        <ns0:tblPrEx>
          <ns0:tblW ns0:w="10445" ns0:type="dxa"/>
          <ns0:tblLayout ns0:type="fixed"/>
          <ns0:tblLook ns0:val="0000"/>
        </ns0:tblPrEx>
        <ns0:trPr>
          <ns0:cantSplit/>
          <ns0:trHeight ns0:val="1236"/>
        </ns0:trPr>
        <ns0:tc>
          <ns0:tcPr>
            <ns0:tcW ns0:w="10445" ns0:type="dxa"/>
            <ns0:gridSpan ns0:val="20"/>
            <ns0:vAlign ns0:val="center"/>
          </ns0:tcPr>
          <ns0:p ns0:rsidR="00CE318B" ns0:rsidRPr="00A71A62" ns0:rsidP="00CE318B">
            <ns0:pPr>
              <ns0:shd ns0:val="clear" ns0:color="auto" ns0:fill="FFFFFF"/>
              <ns0:spacing ns0:before="24" ns0:line="235" ns0:lineRule="exact"/>
              <ns0:ind ns0:left="142" ns0:right="206"/>
              <ns0:jc ns0:val="both"/>
              <ns0:rPr>
                <ns0:spacing ns0:val="-1"/>
                <ns0:szCs ns0:val="22"/>
              </ns0:rPr>
            </ns0:pPr>
            <ns0:r ns0:rsidRPr="00A71A62">
              <ns0:rPr>
                <ns0:noProof/>
                <ns0:spacing ns0:val="-1"/>
                <ns0:szCs ns0:val="22"/>
              </ns0:rPr>
              <ns0:drawing>
                <ns3:anchor distT="0" distB="0" distL="114300" distR="114300" simplePos="0" relativeHeight="251660288" behindDoc="0" locked="0" layoutInCell="1" allowOverlap="1">
                  <ns3:simplePos x="0" y="0"/>
                  <ns3:positionH relativeFrom="column">
                    <ns3:posOffset>3154045</ns3:posOffset>
                  </ns3:positionH>
                  <ns3:positionV relativeFrom="paragraph">
                    <ns3:posOffset>29210</ns3:posOffset>
                  </ns3:positionV>
                  <ns3:extent cx="1971675" cy="1245870"/>
                  <ns3:effectExtent l="0" t="0" r="0" b="0"/>
                  <ns3:wrapNone/>
                  <ns3:docPr id="4" name="Kép 4"/>
                  <ns3:cNvGraphicFramePr>
                    <ns4:graphicFrameLocks noChangeAspect="1"/>
                  </ns3:cNvGraphicFramePr>
                  <ns4:graphic>
                    <ns4:graphicData uri="http://schemas.openxmlformats.org/drawingml/2006/picture">
                      <ns5:pic>
                        <ns5:nvPicPr>
                          <ns5:cNvPr id="4"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Pr>
                <ns0:spacing ns0:val="-1"/>
                <ns0:szCs ns0:val="22"/>
              </ns0:rPr>
              <ns0:t>Alulírott</ns0:t>
            </ns0:r>
            <ns0:r ns0:rsidRPr="00A71A62">
              <ns0:rPr>
                <ns0:spacing ns0:val="-1"/>
                <ns0:szCs ns0:val="22"/>
              </ns0:rPr>
              <ns0:t xml:space="preserve"> </ns0:t>
            </ns0:r>
            <ns0:r ns0:rsidRPr="00A71A62">
              <ns0:rPr>
                <ns0:rFonts ns0:eastAsia="Arial"/>
                <ns0:color ns0:val="0000FF"/>
                <ns0:sz ns0:val="18"/>
              </ns0:rPr>
              <ns0:t>{</ns0:t>
            </ns0:r>
            <ns0:r ns0:rsidRPr="00A71A62">
              <ns0:rPr>
                <ns0:rFonts ns0:eastAsia="Arial"/>
                <ns0:color ns0:val="0000FF"/>
                <ns0:sz ns0:val="2"/>
                <ns0:szCs ns0:val="2"/>
              </ns0:rPr>
              <ns0:t>d.Person.Name</ns0:t>
            </ns0:r>
            <ns0:r ns0:rsidRPr="00A71A62">
              <ns0:rPr>
                <ns0:rFonts ns0:eastAsia="Arial"/>
                <ns0:color ns0:val="0000FF"/>
                <ns0:sz ns0:val="18"/>
              </ns0:rPr>
              <ns0:t>}</ns0:t>
            </ns0:r>
            <ns0:r ns0:rsidRPr="00A71A62">
              <ns0:rPr>
                <ns0:spacing ns0:val="-1"/>
                <ns0:szCs ns0:val="22"/>
              </ns0:rPr>
              <ns0:t xml:space="preserve"> </ns0:t>
            </ns0:r>
            <ns0:r ns0:rsidRPr="00A71A62">
              <ns0:rPr>
                <ns0:spacing ns0:val="-1"/>
                <ns0:szCs ns0:val="22"/>
              </ns0:rPr>
              <ns0:t>nyilatkozom, hogy a fenti kivitelezési helyen létesítendő csatlakozó berendezés kialakítására vonatkozó MVM Démász Áramhálózati Kft. típustervi megoldásainak műszaki és pénzügyi megvalósíthatóságára vonatkozó tájékoztatást megkaptam, és ez alapján tettem meg jelen megrendelést. Igény visszamondása esetén az adott időpontig elvégzett tevékenységek költségeit megtérítem.</ns0:t>
            </ns0:r>
          </ns0:p>
          <ns0:p ns0:rsidR="00CE318B" ns0:rsidRPr="00A71A62" ns0:rsidP="00C8168F">
            <ns0:pPr>
              <ns0:shd ns0:val="clear" ns0:color="auto" ns0:fill="FFFFFF"/>
              <ns0:spacing ns0:before="24" ns0:line="235" ns0:lineRule="exact"/>
              <ns0:ind ns0:left="142" ns0:right="206"/>
              <ns0:jc ns0:val="both"/>
              <ns0:rPr>
                <ns0:spacing ns0:val="-1"/>
                <ns0:szCs ns0:val="22"/>
              </ns0:rPr>
            </ns0:pPr>
            <ns0:r ns0:rsidRPr="00A71A62">
              <ns0:rPr>
                <ns0:spacing ns0:val="-1"/>
                <ns0:szCs ns0:val="22"/>
              </ns0:rPr>
              <ns0:t xml:space="preserve">Dátum: </ns0:t>
            </ns0:r>
            <ns0:r ns0:rsidRPr="00A71A62">
              <ns0:rPr>
                <ns0:color ns0:val="0000FF"/>
                <ns0:sz ns0:val="18"/>
              </ns0:rPr>
              <ns0:t>{</ns0:t>
            </ns0:r>
            <ns0:r ns0:rsidRPr="00A71A62">
              <ns0:rPr>
                <ns0:color ns0:val="0000FF"/>
                <ns0:sz ns0:val="2"/>
                <ns0:szCs ns0:val="2"/>
              </ns0:rPr>
              <ns0:t>d.Project. Datum</ns0:t>
            </ns0:r>
            <ns0:r ns0:rsidRPr="00A71A62">
              <ns0:rPr>
                <ns0:color ns0:val="0000FF"/>
                <ns0:sz ns0:val="18"/>
              </ns0:rPr>
              <ns0:t>}</ns0:t>
            </ns0:r>
            <ns0:r ns0:rsidRPr="00A71A62">
              <ns0:rPr>
                <ns0:spacing ns0:val="-1"/>
                <ns0:szCs ns0:val="22"/>
              </ns0:rPr>
              <ns0:t xml:space="preserve">         </ns0:t>
            </ns0:r>
            <ns0:r ns0:rsidRPr="00A71A62">
              <ns0:rPr>
                <ns0:spacing ns0:val="-1"/>
                <ns0:szCs ns0:val="22"/>
              </ns0:rPr>
              <ns0:t xml:space="preserve">                                             Aláírás: ……………………………………..</ns0:t>
            </ns0:r>
          </ns0:p>
        </ns0:tc>
      </ns0:tr>
    </ns0:tbl>
    <ns0:p ns0:rsidR="00CE318B" ns0:rsidRPr="00A71A62" ns0:rsidP="00CE318B">
      <ns0:pPr>
        <ns0:shd ns0:val="clear" ns0:color="auto" ns0:fill="FFFFFF"/>
        <ns0:spacing ns0:before="100" ns0:beforeAutospacing="1"/>
        <ns0:jc ns0:val="both"/>
        <ns0:rPr>
          <ns0:sz ns0:val="18"/>
        </ns0:rPr>
      </ns0:pPr>
      <ns0:r ns0:rsidRPr="00A71A62">
        <ns0:rPr>
          <ns0:sz ns0:val="18"/>
        </ns0:rPr>
        <ns0:t>Kérjük a fejléc nyomtatott betűvel való kitöltését továbbá a * jelölt részeken a megfelelő cellát X megjelölni, továbbá az üres adatmezőkben a szükséges információk rögzítését.</ns0:t>
      </ns0:r>
    </ns0:p>
    <ns0:p ns0:rsidR="00CE318B" ns0:rsidRPr="00A71A62" ns0:rsidP="00CE318B">
      <ns0:pPr>
        <ns0:rPr>
          <ns0:sz ns0:val="6"/>
          <ns0:szCs ns0:val="8"/>
        </ns0:rPr>
      </ns0:pPr>
    </ns0:p>
    <ns0:tbl>
      <ns0:tblPr>
        <ns0:tblW ns0:w="1048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197"/>
        <ns0:gridCol ns0:w="1134"/>
        <ns0:gridCol ns0:w="567"/>
        <ns0:gridCol ns0:w="567"/>
        <ns0:gridCol ns0:w="673"/>
        <ns0:gridCol ns0:w="461"/>
        <ns0:gridCol ns0:w="1275"/>
        <ns0:gridCol ns0:w="351"/>
        <ns0:gridCol ns0:w="783"/>
        <ns0:gridCol ns0:w="1134"/>
        <ns0:gridCol ns0:w="1343"/>
      </ns0:tblGrid>
      <ns0:tr ns0:rsidTr="00C124F2">
        <ns0:tblPrEx>
          <ns0:tblW ns0:w="10485" ns0:type="dxa"/>
          <ns0:tblLayout ns0:type="fixed"/>
          <ns0:tblLook ns0:val="0000"/>
        </ns0:tblPrEx>
        <ns0:trPr>
          <ns0:cantSplit/>
          <ns0:trHeight ns0:val="385"/>
        </ns0:trPr>
        <ns0:tc>
          <ns0:tcPr>
            <ns0:tcW ns0:w="5138" ns0:type="dxa"/>
            <ns0:gridSpan ns0:val="5"/>
            <ns0:vAlign ns0:val="bottom"/>
          </ns0:tcPr>
          <ns0:p ns0:rsidR="00CE318B" ns0:rsidRPr="00A71A62" ns0:rsidP="00C8168F">
            <ns0:pPr>
              <ns0:pStyle ns0:val="Header"/>
              <ns0:tabs>
                <ns0:tab ns0:val="clear" ns0:pos="4536"/>
                <ns0:tab ns0:val="clear" ns0:pos="9072"/>
              </ns0:tabs>
              <ns0:rPr>
                <ns0:bCs/>
                <ns0:szCs ns0:val="22"/>
              </ns0:rPr>
            </ns0:pPr>
            <ns0:r ns0:rsidRPr="00A71A62">
              <ns0:rPr>
                <ns0:szCs ns0:val="22"/>
              </ns0:rPr>
              <ns0:t>FÖLDKÁBEL fizikai/nyomvonal h.</ns0:t>
            </ns0:r>
            <ns0:r ns0:rsidRPr="00A71A62">
              <ns0:rPr>
                <ns0:bCs/>
                <ns0:szCs ns0:val="22"/>
              </ns0:rPr>
              <ns0:t>:</ns0:t>
            </ns0:r>
            <ns0:r ns0:rsidRPr="00A71A62" ns0:rsidR="00C8168F">
              <ns0:rPr>
                <ns0:color ns0:val="0000FF"/>
                <ns0:sz ns0:val="18"/>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ns0:rPr>
              <ns0:t xml:space="preserve"> {</ns0:t>
            </ns0:r>
            <ns0:r ns0:rsidRPr="00A71A62" ns0:rsidR="00C8168F">
              <ns0:rPr>
                <ns0:color ns0:val="0000FF"/>
                <ns0:sz ns0:val="2"/>
                <ns0:szCs ns0:val="2"/>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ns0:rPr>
              <ns0:t>d.Project. Ohfk</ns0:t>
            </ns0:r>
            <ns0:r ns0:rsidRPr="00A71A62" ns0:rsidR="00C8168F">
              <ns0:rPr>
                <ns0:color ns0:val="0000FF"/>
                <ns0:sz ns0:val="18"/>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ns0:rPr>
              <ns0:t>}</ns0:t>
            </ns0:r>
            <ns0:r ns0:rsidRPr="00A71A62">
              <ns0:rPr>
                <ns0:bCs/>
                <ns0:szCs ns0:val="22"/>
              </ns0:rPr>
              <ns0:t xml:space="preserve"> m</ns0:t>
            </ns0:r>
          </ns0:p>
        </ns0:tc>
        <ns0:tc>
          <ns0:tcPr>
            <ns0:tcW ns0:w="5347" ns0:type="dxa"/>
            <ns0:gridSpan ns0:val="6"/>
            <ns0:vAlign ns0:val="bottom"/>
          </ns0:tcPr>
          <ns0:p ns0:rsidR="00CE318B" ns0:rsidRPr="00A71A62" ns0:rsidP="00CE318B">
            <ns0:pPr>
              <ns0:pStyle ns0:val="Header"/>
              <ns0:tabs>
                <ns0:tab ns0:val="clear" ns0:pos="4536"/>
                <ns0:tab ns0:val="clear" ns0:pos="9072"/>
              </ns0:tabs>
              <ns0:rPr>
                <ns0:bCs/>
                <ns0:szCs ns0:val="22"/>
              </ns0:rPr>
            </ns0:pPr>
            <ns0:r ns0:rsidRPr="00A71A62">
              <ns0:rPr>
                <ns0:szCs ns0:val="22"/>
              </ns0:rPr>
              <ns0:t>LÉGKÁBEL fizikai/nyomvonal h.</ns0:t>
            </ns0:r>
            <ns0:r ns0:rsidRPr="00A71A62">
              <ns0:rPr>
                <ns0:bCs/>
                <ns0:szCs ns0:val="22"/>
              </ns0:rPr>
              <ns0:t>:</ns0:t>
            </ns0:r>
            <ns0:r ns0:rsidRPr="00A71A62" ns0:rsidR="00C8168F">
              <ns0:rPr>
                <ns0:color ns0:val="0000FF"/>
                <ns0:sz ns0:val="18"/>
              </ns0:rPr>
              <ns0:t xml:space="preserve"> {</ns0:t>
            </ns0:r>
            <ns0:r ns0:rsidRPr="00A71A62" ns0:rsidR="00C8168F">
              <ns0:rPr>
                <ns0:rFonts ns0:eastAsia="Arial"/>
                <ns0:color ns0:val="0000FF"/>
                <ns0:sz ns0:val="2"/>
                <ns0:szCs ns0:val="2"/>
              </ns0:rPr>
              <ns0:t>d.Project. OsszKabelhossz</ns0:t>
            </ns0:r>
            <ns0:r ns0:rsidRPr="00A71A62" ns0:rsidR="00C8168F">
              <ns0:rPr>
                <ns0:color ns0:val="0000FF"/>
                <ns0:sz ns0:val="18"/>
              </ns0:rPr>
              <ns0:t>}</ns0:t>
            </ns0:r>
            <ns0:r ns0:rsidRPr="00A71A62">
              <ns0:rPr>
                <ns0:bCs/>
                <ns0:szCs ns0:val="22"/>
              </ns0:rPr>
              <ns0:t>.m</ns0:t>
            </ns0:r>
            <ns0:r ns0:rsidRPr="00A71A62" ns0:rsidR="00C8168F">
              <ns0:rPr>
                <ns0:bCs/>
                <ns0:szCs ns0:val="22"/>
              </ns0:rPr>
              <ns0:t xml:space="preserve"> </ns0:t>
            </ns0:r>
            <ns0:r ns0:rsidRPr="00A71A62" ns0:rsidR="00C8168F">
              <ns0:rPr>
                <ns0:color ns0:val="000000" ns0:themeColor="text1"/>
                <ns0:sz ns0:val="18"/>
              </ns0:rPr>
              <ns0:t>{</ns0:t>
            </ns0:r>
            <ns0:r ns0:rsidRPr="00A71A62" ns0:rsidR="00C8168F">
              <ns0:rPr>
                <ns0:color ns0:val="000000" ns0:themeColor="text1"/>
                <ns0:sz ns0:val="2"/>
                <ns0:szCs ns0:val="2"/>
              </ns0:rPr>
              <ns0:t>d.Project.VizszintesKabelhosszM</ns0:t>
            </ns0:r>
            <ns0:r ns0:rsidRPr="00A71A62" ns0:rsidR="00C8168F">
              <ns0:rPr>
                <ns0:color ns0:val="000000" ns0:themeColor="text1"/>
                <ns0:sz ns0:val="18"/>
              </ns0:rPr>
              <ns0:t>} Vízsz.</ns0:t>
            </ns0:r>
          </ns0:p>
        </ns0:tc>
      </ns0:tr>
      <ns0:tr ns0:rsidTr="00C124F2">
        <ns0:tblPrEx>
          <ns0:tblW ns0:w="10485" ns0:type="dxa"/>
          <ns0:tblLayout ns0:type="fixed"/>
          <ns0:tblLook ns0:val="0000"/>
        </ns0:tblPrEx>
        <ns0:trPr>
          <ns0:cantSplit/>
          <ns0:trHeight ns0:val="404"/>
        </ns0:trPr>
        <ns0:tc>
          <ns0:tcPr>
            <ns0:tcW ns0:w="5138" ns0:type="dxa"/>
            <ns0:gridSpan ns0:val="5"/>
            <ns0:vAlign ns0:val="bottom"/>
          </ns0:tcPr>
          <ns0:p ns0:rsidR="00CE318B" ns0:rsidRPr="00A71A62" ns0:rsidP="00C8168F">
            <ns0:pPr>
              <ns0:pStyle ns0:val="Header"/>
              <ns0:tabs>
                <ns0:tab ns0:val="clear" ns0:pos="4536"/>
                <ns0:tab ns0:val="clear" ns0:pos="9072"/>
              </ns0:tabs>
              <ns0:rPr>
                <ns0:szCs ns0:val="22"/>
              </ns0:rPr>
            </ns0:pPr>
          </ns0:p>
        </ns0:tc>
        <ns0:tc>
          <ns0:tcPr>
            <ns0:tcW ns0:w="5347" ns0:type="dxa"/>
            <ns0:gridSpan ns0:val="6"/>
            <ns0:vAlign ns0:val="bottom"/>
          </ns0:tcPr>
          <ns0:p ns0:rsidR="00CE318B" ns0:rsidRPr="00A71A62" ns0:rsidP="00CE318B">
            <ns0:pPr>
              <ns0:pStyle ns0:val="Header"/>
              <ns0:tabs>
                <ns0:tab ns0:val="clear" ns0:pos="4536"/>
                <ns0:tab ns0:val="clear" ns0:pos="9072"/>
              </ns0:tabs>
              <ns0:rPr>
                <ns0:szCs ns0:val="22"/>
              </ns0:rPr>
            </ns0:pPr>
          </ns0:p>
        </ns0:tc>
      </ns0:tr>
      <ns0:tr ns0:rsidTr="00C124F2">
        <ns0:tblPrEx>
          <ns0:tblW ns0:w="10485" ns0:type="dxa"/>
          <ns0:tblLayout ns0:type="fixed"/>
          <ns0:tblLook ns0:val="0000"/>
        </ns0:tblPrEx>
        <ns0:trPr>
          <ns0:cantSplit/>
        </ns0:trPr>
        <ns0:tc>
          <ns0:tcPr>
            <ns0:tcW ns0:w="10485" ns0:type="dxa"/>
            <ns0:gridSpan ns0:val="11"/>
          </ns0:tcPr>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highlight ns0:val="lightGray"/>
              </ns0:rPr>
              <ns0:t>IGÉNYELT CSATLAKOZÁSI TELJESÍTMÉNYEK</ns0:t>
            </ns0:r>
          </ns0:p>
        </ns0:tc>
      </ns0:tr>
      <ns0:tr ns0:rsidTr="00C124F2">
        <ns0:tblPrEx>
          <ns0:tblW ns0:w="10485" ns0:type="dxa"/>
          <ns0:tblLayout ns0:type="fixed"/>
          <ns0:tblLook ns0:val="0000"/>
        </ns0:tblPrEx>
        <ns0:trPr>
          <ns0:cantSplit/>
          <ns0:trHeight ns0:val="388"/>
        </ns0:trPr>
        <ns0:tc>
          <ns0:tcPr>
            <ns0:tcW ns0:w="10485" ns0:type="dxa"/>
            <ns0:gridSpan ns0:val="11"/>
            <ns0:vAlign ns0:val="bottom"/>
          </ns0:tcPr>
          <ns0:p ns0:rsidR="00CE318B" ns0:rsidRPr="00A71A62" ns0:rsidP="00CE318B">
            <ns0:pPr>
              <ns0:pStyle ns0:val="Header"/>
              <ns0:tabs>
                <ns0:tab ns0:val="clear" ns0:pos="4536"/>
                <ns0:tab ns0:val="clear" ns0:pos="9072"/>
              </ns0:tabs>
              <ns0:rPr>
                <ns0:szCs ns0:val="22"/>
              </ns0:rPr>
            </ns0:pPr>
          </ns0:p>
          <ns0:p ns0:rsidR="00C8168F" ns0:rsidRPr="00A71A62" ns0:rsidP="00C8168F">
            <ns0:pPr>
              <ns0:pStyle ns0:val="Header"/>
              <ns0:tabs>
                <ns0:tab ns0:val="clear" ns0:pos="4536"/>
                <ns0:tab ns0:val="clear" ns0:pos="9072"/>
              </ns0:tabs>
              <ns0:rPr>
                <ns0:szCs ns0:val="22"/>
              </ns0:rPr>
            </ns0:pPr>
            <ns0:r ns0:rsidRPr="00A71A62">
              <ns0:rPr>
                <ns0:szCs ns0:val="22"/>
              </ns0:rPr>
              <ns0:t xml:space="preserve">Jelenleg meglévő mindennapszaki: </ns0:t>
            </ns0:r>
            <ns0:r ns0:rsidRPr="00A71A62">
              <ns0:rPr>
                <ns0:color ns0:val="0000FF"/>
                <ns0:sz ns0:val="18"/>
              </ns0:rPr>
              <ns0:t>{</ns0:t>
            </ns0:r>
            <ns0:r ns0:rsidRPr="00A71A62">
              <ns0:rPr>
                <ns0:color ns0:val="0000FF"/>
                <ns0:sz ns0:val="2"/>
                <ns0:szCs ns0:val="2"/>
              </ns0:rPr>
              <ns0:t>d.Project.Jml1</ns0:t>
            </ns0:r>
            <ns0:r ns0:rsidRPr="00A71A62">
              <ns0:rPr>
                <ns0:color ns0:val="0000FF"/>
                <ns0:sz ns0:val="18"/>
              </ns0:rPr>
              <ns0:t>}</ns0:t>
            </ns0:r>
            <ns0:r ns0:rsidRPr="00A71A62">
              <ns0:rPr>
                <ns0:szCs ns0:val="22"/>
              </ns0:rPr>
              <ns0:t xml:space="preserve"> A </ns0:t>
            </ns0:r>
            <ns0:r ns0:rsidRPr="00A71A62">
              <ns0:rPr>
                <ns0:color ns0:val="0000FF"/>
                <ns0:sz ns0:val="18"/>
              </ns0:rPr>
              <ns0:t>{</ns0:t>
            </ns0:r>
            <ns0:r ns0:rsidRPr="00A71A62">
              <ns0:rPr>
                <ns0:color ns0:val="0000FF"/>
                <ns0:sz ns0:val="2"/>
                <ns0:szCs ns0:val="2"/>
              </ns0:rPr>
              <ns0:t>d.Project.Jml2</ns0:t>
            </ns0:r>
            <ns0:r ns0:rsidRPr="00A71A62">
              <ns0:rPr>
                <ns0:color ns0:val="0000FF"/>
                <ns0:sz ns0:val="18"/>
              </ns0:rPr>
              <ns0:t>}</ns0:t>
            </ns0:r>
            <ns0:r ns0:rsidRPr="00A71A62">
              <ns0:rPr>
                <ns0:szCs ns0:val="22"/>
              </ns0:rPr>
              <ns0:t xml:space="preserve">A </ns0:t>
            </ns0:r>
            <ns0:r ns0:rsidRPr="00A71A62">
              <ns0:rPr>
                <ns0:color ns0:val="0000FF"/>
                <ns0:sz ns0:val="18"/>
              </ns0:rPr>
              <ns0:t>{</ns0:t>
            </ns0:r>
            <ns0:r ns0:rsidRPr="00A71A62">
              <ns0:rPr>
                <ns0:color ns0:val="0000FF"/>
                <ns0:sz ns0:val="2"/>
                <ns0:szCs ns0:val="2"/>
              </ns0:rPr>
              <ns0:t>d.Project.Jml3</ns0:t>
            </ns0:r>
            <ns0:r ns0:rsidRPr="00A71A62">
              <ns0:rPr>
                <ns0:color ns0:val="0000FF"/>
                <ns0:sz ns0:val="18"/>
              </ns0:rPr>
              <ns0:t xml:space="preserve">} </ns0:t>
            </ns0:r>
            <ns0:r ns0:rsidRPr="00A71A62">
              <ns0:rPr>
                <ns0:szCs ns0:val="22"/>
              </ns0:rPr>
              <ns0:t xml:space="preserve">A      Jelenleg meglévő vezérelt: </ns0:t>
            </ns0:r>
            <ns0:r ns0:rsidRPr="00A71A62">
              <ns0:rPr>
                <ns0:color ns0:val="0000FF"/>
                <ns0:sz ns0:val="18"/>
              </ns0:rPr>
              <ns0:t>{</ns0:t>
            </ns0:r>
            <ns0:r ns0:rsidRPr="00A71A62">
              <ns0:rPr>
                <ns0:color ns0:val="0000FF"/>
                <ns0:sz ns0:val="2"/>
                <ns0:szCs ns0:val="2"/>
              </ns0:rPr>
              <ns0:t>d.Project.Jvl1</ns0:t>
            </ns0:r>
            <ns0:r ns0:rsidRPr="00A71A62">
              <ns0:rPr>
                <ns0:color ns0:val="0000FF"/>
                <ns0:sz ns0:val="18"/>
              </ns0:rPr>
              <ns0:t>}</ns0:t>
            </ns0:r>
            <ns0:r ns0:rsidRPr="00A71A62">
              <ns0:rPr>
                <ns0:szCs ns0:val="22"/>
              </ns0:rPr>
              <ns0:t xml:space="preserve"> A </ns0:t>
            </ns0:r>
            <ns0:r ns0:rsidRPr="00A71A62">
              <ns0:rPr>
                <ns0:color ns0:val="0000FF"/>
                <ns0:sz ns0:val="18"/>
              </ns0:rPr>
              <ns0:t>{</ns0:t>
            </ns0:r>
            <ns0:r ns0:rsidRPr="00A71A62">
              <ns0:rPr>
                <ns0:color ns0:val="0000FF"/>
                <ns0:sz ns0:val="2"/>
                <ns0:szCs ns0:val="2"/>
              </ns0:rPr>
              <ns0:t>d.Project.Jvl2</ns0:t>
            </ns0:r>
            <ns0:r ns0:rsidRPr="00A71A62">
              <ns0:rPr>
                <ns0:color ns0:val="0000FF"/>
                <ns0:sz ns0:val="18"/>
              </ns0:rPr>
              <ns0:t xml:space="preserve">} </ns0:t>
            </ns0:r>
            <ns0:r ns0:rsidRPr="00A71A62">
              <ns0:rPr>
                <ns0:szCs ns0:val="22"/>
              </ns0:rPr>
              <ns0:t xml:space="preserve">A </ns0:t>
            </ns0:r>
            <ns0:r ns0:rsidRPr="00A71A62">
              <ns0:rPr>
                <ns0:color ns0:val="0000FF"/>
                <ns0:sz ns0:val="18"/>
              </ns0:rPr>
              <ns0:t>{</ns0:t>
            </ns0:r>
            <ns0:r ns0:rsidRPr="00A71A62">
              <ns0:rPr>
                <ns0:color ns0:val="0000FF"/>
                <ns0:sz ns0:val="2"/>
                <ns0:szCs ns0:val="2"/>
              </ns0:rPr>
              <ns0:t>d.Project.Jvl3</ns0:t>
            </ns0:r>
            <ns0:r ns0:rsidRPr="00A71A62">
              <ns0:rPr>
                <ns0:color ns0:val="0000FF"/>
                <ns0:sz ns0:val="18"/>
              </ns0:rPr>
              <ns0:t xml:space="preserve">} </ns0:t>
            </ns0:r>
            <ns0:r ns0:rsidRPr="00A71A62">
              <ns0:rPr>
                <ns0:szCs ns0:val="22"/>
              </ns0:rPr>
              <ns0:t>A</ns0:t>
            </ns0:r>
          </ns0:p>
          <ns0:p ns0:rsidR="00CE318B" ns0:rsidRPr="00A71A62" ns0:rsidP="00CE318B">
            <ns0:pPr>
              <ns0:pStyle ns0:val="Header"/>
              <ns0:tabs>
                <ns0:tab ns0:val="clear" ns0:pos="4536"/>
                <ns0:tab ns0:val="clear" ns0:pos="9072"/>
              </ns0:tabs>
              <ns0:rPr>
                <ns0:szCs ns0:val="22"/>
              </ns0:rPr>
            </ns0:pPr>
          </ns0:p>
          <ns0:p ns0:rsidR="00CE318B" ns0:rsidRPr="00A71A62" ns0:rsidP="00CE318B">
            <ns0:pPr>
              <ns0:pStyle ns0:val="Header"/>
              <ns0:tabs>
                <ns0:tab ns0:val="clear" ns0:pos="4536"/>
                <ns0:tab ns0:val="clear" ns0:pos="9072"/>
              </ns0:tabs>
              <ns0:rPr>
                <ns0:szCs ns0:val="22"/>
              </ns0:rPr>
            </ns0:pPr>
            <ns0:r ns0:rsidRPr="00A71A62">
              <ns0:rPr>
                <ns0:szCs ns0:val="22"/>
              </ns0:rPr>
              <ns0:t xml:space="preserve">Jelenleg meglévő H-tarifa: </ns0:t>
            </ns0:r>
            <ns0:r ns0:rsidRPr="00A71A62">
              <ns0:rPr>
                <ns0:color ns0:val="2218F0"/>
                <ns0:sz ns0:val="18"/>
              </ns0:rPr>
              <ns0:t>{</ns0:t>
            </ns0:r>
            <ns0:r ns0:rsidRPr="00A71A62">
              <ns0:rPr>
                <ns0:color ns0:val="2218F0"/>
                <ns0:sz ns0:val="2"/>
                <ns0:szCs ns0:val="2"/>
              </ns0:rPr>
              <ns0:t>d.Project.JelenlegiHL1</ns0:t>
            </ns0:r>
            <ns0:r ns0:rsidRPr="00A71A62">
              <ns0:rPr>
                <ns0:color ns0:val="2218F0"/>
                <ns0:sz ns0:val="18"/>
              </ns0:rPr>
              <ns0:t>}</ns0:t>
            </ns0:r>
            <ns0:r ns0:rsidRPr="00A71A62">
              <ns0:rPr>
                <ns0:szCs ns0:val="22"/>
              </ns0:rPr>
              <ns0:t xml:space="preserve"> A </ns0:t>
            </ns0:r>
            <ns0:r ns0:rsidRPr="00A71A62">
              <ns0:rPr>
                <ns0:color ns0:val="2218F0"/>
                <ns0:sz ns0:val="18"/>
              </ns0:rPr>
              <ns0:t>{</ns0:t>
            </ns0:r>
            <ns0:r ns0:rsidRPr="00A71A62">
              <ns0:rPr>
                <ns0:color ns0:val="2218F0"/>
                <ns0:sz ns0:val="2"/>
                <ns0:szCs ns0:val="2"/>
              </ns0:rPr>
              <ns0:t>d.Project.JelenlegiHL2</ns0:t>
            </ns0:r>
            <ns0:r ns0:rsidRPr="00A71A62">
              <ns0:rPr>
                <ns0:color ns0:val="2218F0"/>
                <ns0:sz ns0:val="18"/>
              </ns0:rPr>
              <ns0:t xml:space="preserve">} </ns0:t>
            </ns0:r>
            <ns0:r ns0:rsidRPr="00A71A62">
              <ns0:rPr>
                <ns0:szCs ns0:val="22"/>
              </ns0:rPr>
              <ns0:t xml:space="preserve">A </ns0:t>
            </ns0:r>
            <ns0:r ns0:rsidRPr="00A71A62">
              <ns0:rPr>
                <ns0:color ns0:val="2218F0"/>
                <ns0:sz ns0:val="18"/>
              </ns0:rPr>
              <ns0:t>{</ns0:t>
            </ns0:r>
            <ns0:r ns0:rsidRPr="00A71A62">
              <ns0:rPr>
                <ns0:color ns0:val="2218F0"/>
                <ns0:sz ns0:val="2"/>
                <ns0:szCs ns0:val="2"/>
              </ns0:rPr>
              <ns0:t>d.Project.JelenlegiHL3</ns0:t>
            </ns0:r>
            <ns0:r ns0:rsidRPr="00A71A62">
              <ns0:rPr>
                <ns0:color ns0:val="2218F0"/>
                <ns0:sz ns0:val="18"/>
              </ns0:rPr>
              <ns0:t>}</ns0:t>
            </ns0:r>
            <ns0:r ns0:rsidRPr="00A71A62">
              <ns0:rPr>
                <ns0:color ns0:val="000000" ns0:themeColor="text1"/>
                <ns0:sz ns0:val="18"/>
              </ns0:rPr>
              <ns0:t xml:space="preserve"> </ns0:t>
            </ns0:r>
            <ns0:r ns0:rsidRPr="00A71A62">
              <ns0:rPr>
                <ns0:szCs ns0:val="22"/>
              </ns0:rPr>
              <ns0:t>A</ns0:t>
            </ns0:r>
          </ns0:p>
        </ns0:tc>
      </ns0:tr>
      <ns0:tr ns0:rsidTr="00C124F2">
        <ns0:tblPrEx>
          <ns0:tblW ns0:w="10485" ns0:type="dxa"/>
          <ns0:tblLayout ns0:type="fixed"/>
          <ns0:tblLook ns0:val="0000"/>
        </ns0:tblPrEx>
        <ns0:trPr>
          <ns0:cantSplit/>
        </ns0:trPr>
        <ns0:tc>
          <ns0:tcPr>
            <ns0:tcW ns0:w="2197" ns0:type="dxa"/>
          </ns0:tcPr>
          <ns0:p ns0:rsidR="00CE318B" ns0:rsidRPr="00A71A62" ns0:rsidP="00CE318B">
            <ns0:pPr>
              <ns0:pStyle ns0:val="Header"/>
              <ns0:tabs>
                <ns0:tab ns0:val="clear" ns0:pos="4536"/>
                <ns0:tab ns0:val="clear" ns0:pos="9072"/>
              </ns0:tabs>
              <ns0:jc ns0:val="center"/>
              <ns0:rPr>
                <ns0:bCs/>
                <ns0:szCs ns0:val="22"/>
              </ns0:rPr>
            </ns0:pPr>
          </ns0:p>
        </ns0:tc>
        <ns0:tc>
          <ns0:tcPr>
            <ns0:tcW ns0:w="1134" ns0:type="dxa"/>
          </ns0:tcPr>
          <ns0:p ns0:rsidR="00CE318B" ns0:rsidRPr="00A71A62" ns0:rsidP="00CE318B">
            <ns0:pPr>
              <ns0:pStyle ns0:val="Header"/>
              <ns0:tabs>
                <ns0:tab ns0:val="clear" ns0:pos="4536"/>
                <ns0:tab ns0:val="clear" ns0:pos="9072"/>
              </ns0:tabs>
              <ns0:jc ns0:val="center"/>
              <ns0:rPr>
                <ns0:bCs/>
                <ns0:szCs ns0:val="22"/>
                <ns0:vertAlign ns0:val="subscript"/>
              </ns0:rPr>
            </ns0:pPr>
            <ns0:r ns0:rsidRPr="00A71A62">
              <ns0:rPr>
                <ns0:bCs/>
                <ns0:szCs ns0:val="22"/>
              </ns0:rPr>
              <ns0:t>L</ns0:t>
            </ns0:r>
            <ns0:r ns0:rsidRPr="00A71A62">
              <ns0:rPr>
                <ns0:bCs/>
                <ns0:szCs ns0:val="22"/>
                <ns0:vertAlign ns0:val="subscript"/>
              </ns0:rPr>
              <ns0:t>1</ns0:t>
            </ns0:r>
          </ns0:p>
        </ns0:tc>
        <ns0:tc>
          <ns0:tcPr>
            <ns0:tcW ns0:w="1134" ns0:type="dxa"/>
            <ns0:gridSpan ns0:val="2"/>
          </ns0:tcPr>
          <ns0:p ns0:rsidR="00CE318B" ns0:rsidRPr="00A71A62" ns0:rsidP="00CE318B">
            <ns0:pPr>
              <ns0:pStyle ns0:val="Header"/>
              <ns0:tabs>
                <ns0:tab ns0:val="clear" ns0:pos="4536"/>
                <ns0:tab ns0:val="clear" ns0:pos="9072"/>
              </ns0:tabs>
              <ns0:jc ns0:val="center"/>
              <ns0:rPr>
                <ns0:bCs/>
                <ns0:szCs ns0:val="22"/>
                <ns0:vertAlign ns0:val="subscript"/>
              </ns0:rPr>
            </ns0:pPr>
            <ns0:r ns0:rsidRPr="00A71A62">
              <ns0:rPr>
                <ns0:bCs/>
                <ns0:szCs ns0:val="22"/>
              </ns0:rPr>
              <ns0:t>L</ns0:t>
            </ns0:r>
            <ns0:r ns0:rsidRPr="00A71A62">
              <ns0:rPr>
                <ns0:bCs/>
                <ns0:szCs ns0:val="22"/>
                <ns0:vertAlign ns0:val="subscript"/>
              </ns0:rPr>
              <ns0:t>2</ns0:t>
            </ns0:r>
          </ns0:p>
        </ns0:tc>
        <ns0:tc>
          <ns0:tcPr>
            <ns0:tcW ns0:w="1134" ns0:type="dxa"/>
            <ns0:gridSpan ns0:val="2"/>
          </ns0:tcPr>
          <ns0:p ns0:rsidR="00CE318B" ns0:rsidRPr="00A71A62" ns0:rsidP="00CE318B">
            <ns0:pPr>
              <ns0:pStyle ns0:val="Header"/>
              <ns0:tabs>
                <ns0:tab ns0:val="clear" ns0:pos="4536"/>
                <ns0:tab ns0:val="clear" ns0:pos="9072"/>
              </ns0:tabs>
              <ns0:jc ns0:val="center"/>
              <ns0:rPr>
                <ns0:bCs/>
                <ns0:szCs ns0:val="22"/>
                <ns0:vertAlign ns0:val="subscript"/>
              </ns0:rPr>
            </ns0:pPr>
            <ns0:r ns0:rsidRPr="00A71A62">
              <ns0:rPr>
                <ns0:bCs/>
                <ns0:szCs ns0:val="22"/>
              </ns0:rPr>
              <ns0:t>L</ns0:t>
            </ns0:r>
            <ns0:r ns0:rsidRPr="00A71A62">
              <ns0:rPr>
                <ns0:bCs/>
                <ns0:szCs ns0:val="22"/>
                <ns0:vertAlign ns0:val="subscript"/>
              </ns0:rPr>
              <ns0:t>3</ns0:t>
            </ns0:r>
          </ns0:p>
        </ns0:tc>
        <ns0:tc>
          <ns0:tcPr>
            <ns0:tcW ns0:w="1275" ns0:type="dxa"/>
          </ns0:tcPr>
          <ns0:p ns0:rsidR="00CE318B" ns0:rsidRPr="00A71A62" ns0:rsidP="00CE318B">
            <ns0:pPr>
              <ns0:pStyle ns0:val="Header"/>
              <ns0:tabs>
                <ns0:tab ns0:val="clear" ns0:pos="4536"/>
                <ns0:tab ns0:val="clear" ns0:pos="9072"/>
              </ns0:tabs>
              <ns0:jc ns0:val="center"/>
              <ns0:rPr>
                <ns0:bCs/>
                <ns0:szCs ns0:val="22"/>
              </ns0:rPr>
            </ns0:pPr>
          </ns0:p>
        </ns0:tc>
        <ns0:tc>
          <ns0:tcPr>
            <ns0:tcW ns0:w="1134" ns0:type="dxa"/>
            <ns0:gridSpan ns0:val="2"/>
          </ns0:tcPr>
          <ns0:p ns0:rsidR="00CE318B" ns0:rsidRPr="00A71A62" ns0:rsidP="00CE318B">
            <ns0:pPr>
              <ns0:pStyle ns0:val="Header"/>
              <ns0:tabs>
                <ns0:tab ns0:val="clear" ns0:pos="4536"/>
                <ns0:tab ns0:val="clear" ns0:pos="9072"/>
              </ns0:tabs>
              <ns0:jc ns0:val="center"/>
              <ns0:rPr>
                <ns0:bCs/>
                <ns0:szCs ns0:val="22"/>
                <ns0:vertAlign ns0:val="subscript"/>
              </ns0:rPr>
            </ns0:pPr>
            <ns0:r ns0:rsidRPr="00A71A62">
              <ns0:rPr>
                <ns0:bCs/>
                <ns0:szCs ns0:val="22"/>
              </ns0:rPr>
              <ns0:t>L</ns0:t>
            </ns0:r>
            <ns0:r ns0:rsidRPr="00A71A62">
              <ns0:rPr>
                <ns0:bCs/>
                <ns0:szCs ns0:val="22"/>
                <ns0:vertAlign ns0:val="subscript"/>
              </ns0:rPr>
              <ns0:t>1</ns0:t>
            </ns0:r>
          </ns0:p>
        </ns0:tc>
        <ns0:tc>
          <ns0:tcPr>
            <ns0:tcW ns0:w="1134" ns0:type="dxa"/>
          </ns0:tcPr>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rPr>
              <ns0:t>L</ns0:t>
            </ns0:r>
            <ns0:r ns0:rsidRPr="00A71A62">
              <ns0:rPr>
                <ns0:bCs/>
                <ns0:szCs ns0:val="22"/>
                <ns0:vertAlign ns0:val="subscript"/>
              </ns0:rPr>
              <ns0:t>2</ns0:t>
            </ns0:r>
          </ns0:p>
        </ns0:tc>
        <ns0:tc>
          <ns0:tcPr>
            <ns0:tcW ns0:w="1343" ns0:type="dxa"/>
          </ns0:tcPr>
          <ns0:p ns0:rsidR="00CE318B" ns0:rsidRPr="00A71A62" ns0:rsidP="00CE318B">
            <ns0:pPr>
              <ns0:pStyle ns0:val="Header"/>
              <ns0:tabs>
                <ns0:tab ns0:val="clear" ns0:pos="4536"/>
                <ns0:tab ns0:val="clear" ns0:pos="9072"/>
              </ns0:tabs>
              <ns0:jc ns0:val="center"/>
              <ns0:rPr>
                <ns0:bCs/>
                <ns0:szCs ns0:val="22"/>
              </ns0:rPr>
            </ns0:pPr>
            <ns0:r ns0:rsidRPr="00A71A62">
              <ns0:rPr>
                <ns0:bCs/>
                <ns0:szCs ns0:val="22"/>
              </ns0:rPr>
              <ns0:t>L</ns0:t>
            </ns0:r>
            <ns0:r ns0:rsidRPr="00A71A62">
              <ns0:rPr>
                <ns0:bCs/>
                <ns0:szCs ns0:val="22"/>
                <ns0:vertAlign ns0:val="subscript"/>
              </ns0:rPr>
              <ns0:t>3</ns0:t>
            </ns0:r>
          </ns0:p>
        </ns0:tc>
      </ns0:tr>
      <ns0:tr ns0:rsidTr="00C124F2">
        <ns0:tblPrEx>
          <ns0:tblW ns0:w="10485" ns0:type="dxa"/>
          <ns0:tblLayout ns0:type="fixed"/>
          <ns0:tblLook ns0:val="0000"/>
        </ns0:tblPrEx>
        <ns0:trPr>
          <ns0:cantSplit/>
          <ns0:trHeight ns0:val="282"/>
        </ns0:trPr>
        <ns0:tc>
          <ns0:tcPr>
            <ns0:tcW ns0:w="2197" ns0:type="dxa"/>
          </ns0:tcPr>
          <ns0:p ns0:rsidR="00C8168F" ns0:rsidRPr="00A71A62" ns0:rsidP="00C8168F">
            <ns0:pPr>
              <ns0:pStyle ns0:val="Header"/>
              <ns0:tabs>
                <ns0:tab ns0:val="clear" ns0:pos="4536"/>
                <ns0:tab ns0:val="clear" ns0:pos="9072"/>
              </ns0:tabs>
              <ns0:rPr>
                <ns0:szCs ns0:val="22"/>
              </ns0:rPr>
            </ns0:pPr>
            <ns0:r ns0:rsidRPr="00A71A62">
              <ns0:rPr>
                <ns0:szCs ns0:val="22"/>
              </ns0:rPr>
              <ns0:t>Igényelt mindennapszaki (A)</ns0:t>
            </ns0:r>
          </ns0:p>
        </ns0:tc>
        <ns0:tc>
          <ns0:tcPr>
            <ns0:tcW ns0:w="1134" ns0:type="dxa"/>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ns0:t>
            </ns0:r>
            <ns0:r ns0:rsidRPr="00A71A62">
              <ns0:rPr>
                <ns0:color ns0:val="0000FF"/>
                <ns0:sz ns0:val="2"/>
                <ns0:szCs ns0:val="2"/>
              </ns0:rPr>
              <ns0:t>d.Project.Iml1</ns0:t>
            </ns0:r>
            <ns0:r ns0:rsidRPr="00A71A62">
              <ns0:rPr>
                <ns0:color ns0:val="0000FF"/>
                <ns0:sz ns0:val="18"/>
              </ns0:rPr>
              <ns0:t>}</ns0:t>
            </ns0:r>
          </ns0:p>
        </ns0:tc>
        <ns0:tc>
          <ns0:tcPr>
            <ns0:tcW ns0:w="1134" ns0:type="dxa"/>
            <ns0:gridSpan ns0:val="2"/>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ns0:t>
            </ns0:r>
            <ns0:r ns0:rsidRPr="00A71A62">
              <ns0:rPr>
                <ns0:color ns0:val="0000FF"/>
                <ns0:sz ns0:val="2"/>
                <ns0:szCs ns0:val="2"/>
              </ns0:rPr>
              <ns0:t>d.Project.Iml2</ns0:t>
            </ns0:r>
            <ns0:r ns0:rsidRPr="00A71A62">
              <ns0:rPr>
                <ns0:color ns0:val="0000FF"/>
                <ns0:sz ns0:val="18"/>
              </ns0:rPr>
              <ns0:t>}</ns0:t>
            </ns0:r>
          </ns0:p>
        </ns0:tc>
        <ns0:tc>
          <ns0:tcPr>
            <ns0:tcW ns0:w="1134" ns0:type="dxa"/>
            <ns0:gridSpan ns0:val="2"/>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ns0:t>
            </ns0:r>
            <ns0:r ns0:rsidRPr="00A71A62">
              <ns0:rPr>
                <ns0:color ns0:val="0000FF"/>
                <ns0:sz ns0:val="2"/>
                <ns0:szCs ns0:val="2"/>
              </ns0:rPr>
              <ns0:t>d.Project.Iml3</ns0:t>
            </ns0:r>
            <ns0:r ns0:rsidRPr="00A71A62">
              <ns0:rPr>
                <ns0:color ns0:val="0000FF"/>
                <ns0:sz ns0:val="18"/>
              </ns0:rPr>
              <ns0:t>}</ns0:t>
            </ns0:r>
          </ns0:p>
        </ns0:tc>
        <ns0:tc>
          <ns0:tcPr>
            <ns0:tcW ns0:w="1275" ns0:type="dxa"/>
          </ns0:tcPr>
          <ns0:p ns0:rsidR="00C8168F" ns0:rsidRPr="00A71A62" ns0:rsidP="00C8168F">
            <ns0:pPr>
              <ns0:pStyle ns0:val="Header"/>
              <ns0:tabs>
                <ns0:tab ns0:val="clear" ns0:pos="4536"/>
                <ns0:tab ns0:val="clear" ns0:pos="9072"/>
              </ns0:tabs>
              <ns0:rPr>
                <ns0:szCs ns0:val="22"/>
              </ns0:rPr>
            </ns0:pPr>
            <ns0:r ns0:rsidRPr="00A71A62">
              <ns0:rPr>
                <ns0:szCs ns0:val="22"/>
              </ns0:rPr>
              <ns0:t>Igényelt vezérelt (A)</ns0:t>
            </ns0:r>
          </ns0:p>
        </ns0:tc>
        <ns0:tc>
          <ns0:tcPr>
            <ns0:tcW ns0:w="1134" ns0:type="dxa"/>
            <ns0:gridSpan ns0:val="2"/>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ns0:t>
            </ns0:r>
            <ns0:r ns0:rsidRPr="00A71A62">
              <ns0:rPr>
                <ns0:color ns0:val="0000FF"/>
                <ns0:sz ns0:val="2"/>
                <ns0:szCs ns0:val="2"/>
              </ns0:rPr>
              <ns0:t>d.Project.Ivl1</ns0:t>
            </ns0:r>
            <ns0:r ns0:rsidRPr="00A71A62">
              <ns0:rPr>
                <ns0:color ns0:val="0000FF"/>
                <ns0:sz ns0:val="18"/>
              </ns0:rPr>
              <ns0:t>}</ns0:t>
            </ns0:r>
          </ns0:p>
        </ns0:tc>
        <ns0:tc>
          <ns0:tcPr>
            <ns0:tcW ns0:w="1134" ns0:type="dxa"/>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ns0:t>
            </ns0:r>
            <ns0:r ns0:rsidRPr="00A71A62">
              <ns0:rPr>
                <ns0:color ns0:val="0000FF"/>
                <ns0:sz ns0:val="2"/>
                <ns0:szCs ns0:val="2"/>
              </ns0:rPr>
              <ns0:t>d.Project.Ivl2</ns0:t>
            </ns0:r>
            <ns0:r ns0:rsidRPr="00A71A62">
              <ns0:rPr>
                <ns0:color ns0:val="0000FF"/>
                <ns0:sz ns0:val="18"/>
              </ns0:rPr>
              <ns0:t>}</ns0:t>
            </ns0:r>
          </ns0:p>
        </ns0:tc>
        <ns0:tc>
          <ns0:tcPr>
            <ns0:tcW ns0:w="1343" ns0:type="dxa"/>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ns0:t>
            </ns0:r>
            <ns0:r ns0:rsidRPr="00A71A62">
              <ns0:rPr>
                <ns0:color ns0:val="0000FF"/>
                <ns0:sz ns0:val="2"/>
                <ns0:szCs ns0:val="2"/>
              </ns0:rPr>
              <ns0:t>d.Project.Ivl3</ns0:t>
            </ns0:r>
            <ns0:r ns0:rsidRPr="00A71A62">
              <ns0:rPr>
                <ns0:color ns0:val="0000FF"/>
                <ns0:sz ns0:val="18"/>
              </ns0:rPr>
              <ns0:t>}</ns0:t>
            </ns0:r>
          </ns0:p>
        </ns0:tc>
      </ns0:tr>
      <ns0:tr ns0:rsidTr="00C124F2">
        <ns0:tblPrEx>
          <ns0:tblW ns0:w="10485" ns0:type="dxa"/>
          <ns0:tblLayout ns0:type="fixed"/>
          <ns0:tblLook ns0:val="0000"/>
        </ns0:tblPrEx>
        <ns0:trPr>
          <ns0:cantSplit/>
          <ns0:trHeight ns0:val="595"/>
        </ns0:trPr>
        <ns0:tc>
          <ns0:tcPr>
            <ns0:tcW ns0:w="2197" ns0:type="dxa"/>
          </ns0:tcPr>
          <ns0:p ns0:rsidR="00C8168F" ns0:rsidRPr="00A71A62" ns0:rsidP="00C8168F">
            <ns0:pPr>
              <ns0:pStyle ns0:val="Header"/>
              <ns0:tabs>
                <ns0:tab ns0:val="clear" ns0:pos="4536"/>
                <ns0:tab ns0:val="clear" ns0:pos="9072"/>
              </ns0:tabs>
              <ns0:rPr>
                <ns0:szCs ns0:val="22"/>
              </ns0:rPr>
            </ns0:pPr>
            <ns0:r ns0:rsidRPr="00A71A62">
              <ns0:rPr>
                <ns0:szCs ns0:val="22"/>
              </ns0:rPr>
              <ns0:t>Igényelt „H” (A)</ns0:t>
            </ns0:r>
          </ns0:p>
        </ns0:tc>
        <ns0:tc>
          <ns0:tcPr>
            <ns0:tcW ns0:w="1134" ns0:type="dxa"/>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ns0:t>
            </ns0:r>
            <ns0:r ns0:rsidRPr="00A71A62">
              <ns0:rPr>
                <ns0:color ns0:val="0000FF"/>
                <ns0:sz ns0:val="2"/>
                <ns0:szCs ns0:val="2"/>
              </ns0:rPr>
              <ns0:t>d.Project.Ihl1</ns0:t>
            </ns0:r>
            <ns0:r ns0:rsidRPr="00A71A62">
              <ns0:rPr>
                <ns0:color ns0:val="0000FF"/>
                <ns0:sz ns0:val="18"/>
              </ns0:rPr>
              <ns0:t>}</ns0:t>
            </ns0:r>
          </ns0:p>
        </ns0:tc>
        <ns0:tc>
          <ns0:tcPr>
            <ns0:tcW ns0:w="1134" ns0:type="dxa"/>
            <ns0:gridSpan ns0:val="2"/>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ns0:t>
            </ns0:r>
            <ns0:r ns0:rsidRPr="00A71A62">
              <ns0:rPr>
                <ns0:color ns0:val="0000FF"/>
                <ns0:sz ns0:val="2"/>
                <ns0:szCs ns0:val="2"/>
              </ns0:rPr>
              <ns0:t>d.Project.Ihl2</ns0:t>
            </ns0:r>
            <ns0:r ns0:rsidRPr="00A71A62">
              <ns0:rPr>
                <ns0:color ns0:val="0000FF"/>
                <ns0:sz ns0:val="18"/>
              </ns0:rPr>
              <ns0:t>}</ns0:t>
            </ns0:r>
          </ns0:p>
        </ns0:tc>
        <ns0:tc>
          <ns0:tcPr>
            <ns0:tcW ns0:w="1134" ns0:type="dxa"/>
            <ns0:gridSpan ns0:val="2"/>
          </ns0:tcPr>
          <ns0:p ns0:rsidR="00C8168F" ns0:rsidRPr="00A71A62" ns0:rsidP="00C8168F">
            <ns0:pPr>
              <ns0:pStyle ns0:val="Header"/>
              <ns0:tabs>
                <ns0:tab ns0:val="clear" ns0:pos="4536"/>
                <ns0:tab ns0:val="clear" ns0:pos="9072"/>
              </ns0:tabs>
              <ns0:jc ns0:val="center"/>
              <ns0:rPr>
                <ns0:szCs ns0:val="22"/>
              </ns0:rPr>
            </ns0:pPr>
            <ns0:r ns0:rsidRPr="00A71A62">
              <ns0:rPr>
                <ns0:color ns0:val="0000FF"/>
                <ns0:sz ns0:val="18"/>
              </ns0:rPr>
              <ns0:t>{</ns0:t>
            </ns0:r>
            <ns0:r ns0:rsidRPr="00A71A62">
              <ns0:rPr>
                <ns0:color ns0:val="0000FF"/>
                <ns0:sz ns0:val="2"/>
                <ns0:szCs ns0:val="2"/>
              </ns0:rPr>
              <ns0:t>d.Project.Ihl3</ns0:t>
            </ns0:r>
            <ns0:r ns0:rsidRPr="00A71A62">
              <ns0:rPr>
                <ns0:color ns0:val="0000FF"/>
                <ns0:sz ns0:val="18"/>
              </ns0:rPr>
              <ns0:t>}</ns0:t>
            </ns0:r>
          </ns0:p>
        </ns0:tc>
        <ns0:tc>
          <ns0:tcPr>
            <ns0:tcW ns0:w="4886" ns0:type="dxa"/>
            <ns0:gridSpan ns0:val="5"/>
          </ns0:tcPr>
          <ns0:p ns0:rsidR="00C8168F" ns0:rsidRPr="00A71A62" ns0:rsidP="00C8168F">
            <ns0:pPr>
              <ns0:pStyle ns0:val="Header"/>
              <ns0:tabs>
                <ns0:tab ns0:val="clear" ns0:pos="4536"/>
                <ns0:tab ns0:val="clear" ns0:pos="9072"/>
              </ns0:tabs>
              <ns0:rPr>
                <ns0:szCs ns0:val="22"/>
              </ns0:rPr>
            </ns0:pPr>
          </ns0:p>
        </ns0:tc>
      </ns0:tr>
      <ns0:tr ns0:rsidTr="00C124F2">
        <ns0:tblPrEx>
          <ns0:tblW ns0:w="10485" ns0:type="dxa"/>
          <ns0:tblLayout ns0:type="fixed"/>
          <ns0:tblLook ns0:val="0000"/>
        </ns0:tblPrEx>
        <ns0:trPr>
          <ns0:cantSplit/>
          <ns0:trHeight ns0:val="388"/>
        </ns0:trPr>
        <ns0:tc>
          <ns0:tcPr>
            <ns0:tcW ns0:w="10485" ns0:type="dxa"/>
            <ns0:gridSpan ns0:val="11"/>
            <ns0:vAlign ns0:val="bottom"/>
          </ns0:tcPr>
          <ns0:p ns0:rsidR="00C8168F" ns0:rsidRPr="00A71A62" ns0:rsidRDefault="00C8168F" ns0:rsidP="000B6459">
            <ns0:pPr>
              <ns0:pStyle ns0:val="lfej"/>
              <ns0:tabs>
                <ns0:tab ns0:val="clear" ns0:pos="4536"/>
                <ns0:tab ns0:val="clear" ns0:pos="9072"/>
              </ns0:tabs>
              <ns0:rPr>
                <ns0:szCs ns0:val="22"/>
              </ns0:rPr>
            </ns0:pPr>
            <ns0:r ns0:rsidRPr="00A71A62">
              <ns0:rPr>
                <ns0:szCs ns0:val="22"/>
              </ns0:rPr>
              <ns0:t xml:space="preserve">Fizetendő teljesítmény </ns0:t>
            </ns0:r>
            <ns0:r ns0:rsidR="008B5082" ns0:rsidRPr="008B5082">
              <ns0:rPr>
                <ns0:color ns0:val="0000FF"/>
                <ns0:sz ns0:val="18"/>
              </ns0:rPr>
              <ns0:t>{</ns0:t>
            </ns0:r>
            <ns0:r ns0:rsidR="008B5082" ns0:rsidRPr="008B5082">
              <ns0:rPr>
                <ns0:color ns0:val="0000FF"/>
                <ns0:sz ns0:val="2"/>
                <ns0:szCs ns0:val="2"/>
              </ns0:rPr>
              <ns0:t>d.Project.IgenyeltOsszesTeljesitmeny</ns0:t>
            </ns0:r>
            <ns0:r ns0:rsidR="008B5082" ns0:rsidRPr="008B5082">
              <ns0:rPr>
                <ns0:color ns0:val="0000FF"/>
                <ns0:sz ns0:val="18"/>
              </ns0:rPr>
              <ns0:t>}</ns0:t>
            </ns0:r>
            <ns0:r ns0:rsidRPr="00A71A62">
              <ns0:rPr>
                <ns0:color ns0:val="0000FF"/>
                <ns0:sz ns0:val="18"/>
              </ns0:rPr>
              <ns0:t xml:space="preserve"> </ns0:t>
            </ns0:r>
            <ns0:r ns0:rsidRPr="00A71A62">
              <ns0:rPr>
                <ns0:szCs ns0:val="22"/>
              </ns0:rPr>
              <ns0:t xml:space="preserve"> A – </ns0:t>
            </ns0:r>
            <ns0:r ns0:rsidR="000B6459" ns0:rsidRPr="008B5082">
              <ns0:rPr>
                <ns0:color ns0:val="0000FF"/>
                <ns0:sz ns0:val="18"/>
              </ns0:rPr>
              <ns0:t>{</ns0:t>
            </ns0:r>
            <ns0:r ns0:rsidRPr="000B6459">
              <ns0:rPr>
                <ns0:color ns0:val="2218F0"/>
                <ns0:sz ns0:val="2"/>
                <ns0:szCs ns0:val="2"/>
              </ns0:rPr>
              <ns0:t>d.</ns0:t>
            </ns0:r>
            <ns0:r ns0:rsidR="003304A7" ns0:rsidRPr="000B6459">
              <ns0:rPr>
                <ns0:color ns0:val="2218F0"/>
                <ns0:sz ns0:val="2"/>
                <ns0:szCs ns0:val="2"/>
              </ns0:rPr>
              <ns0:t>Project.MindennapszakiHafhoz32VagyTobb</ns0:t>
            </ns0:r>
            <ns0:r ns0:rsidR="000B6459" ns0:rsidRPr="008B5082">
              <ns0:rPr>
                <ns0:color ns0:val="0000FF"/>
                <ns0:sz ns0:val="18"/>
              </ns0:rPr>
              <ns0:t>}</ns0:t>
            </ns0:r>
            <ns0:r ns0:rsidR="000B6459" ns0:rsidRPr="00A71A62">
              <ns0:rPr>
                <ns0:color ns0:val="0000FF"/>
                <ns0:sz ns0:val="18"/>
              </ns0:rPr>
              <ns0:t xml:space="preserve"> </ns0:t>
            </ns0:r>
            <ns0:r ns0:rsidRPr="000B6459">
              <ns0:rPr>
                <ns0:color ns0:val="000000" ns0:themeColor="text1"/>
                <ns0:sz ns0:val="36"/>
              </ns0:rPr>
              <ns0:t xml:space="preserve"> </ns0:t>
            </ns0:r>
            <ns0:r ns0:rsidRPr="00A71A62">
              <ns0:rPr>
                <ns0:szCs ns0:val="22"/>
              </ns0:rPr>
              <ns0:t xml:space="preserve">A = </ns0:t>
            </ns0:r>
            <ns0:r ns0:rsidR="008B5082" ns0:rsidRPr="008B5082">
              <ns0:rPr>
                <ns0:color ns0:val="0000FF"/>
                <ns0:sz ns0:val="18"/>
              </ns0:rPr>
              <ns0:t>{</ns0:t>
            </ns0:r>
            <ns0:r ns0:rsidR="008B5082" ns0:rsidRPr="008B5082">
              <ns0:rPr>
                <ns0:color ns0:val="0000FF"/>
                <ns0:sz ns0:val="2"/>
                <ns0:szCs ns0:val="2"/>
              </ns0:rPr>
              <ns0:t>d.Project.FizetendoTeljesitmeny2</ns0:t>
            </ns0:r>
            <ns0:r ns0:rsidR="008B5082" ns0:rsidRPr="008B5082">
              <ns0:rPr>
                <ns0:color ns0:val="0000FF"/>
                <ns0:sz ns0:val="18"/>
              </ns0:rPr>
              <ns0:t>}</ns0:t>
            </ns0:r>
            <ns0:r ns0:rsidRPr="00A71A62">
              <ns0:rPr>
                <ns0:color ns0:val="0000FF"/>
                <ns0:sz ns0:val="18"/>
              </ns0:rPr>
              <ns0:t xml:space="preserve"> </ns0:t>
            </ns0:r>
            <ns0:r ns0:rsidRPr="00A71A62">
              <ns0:rPr>
                <ns0:bCs/>
                <ns0:szCs ns0:val="22"/>
              </ns0:rPr>
              <ns0:t xml:space="preserve"> A x 4 953 Ft/A =</ns0:t>
            </ns0:r>
            <ns0:r ns0:rsidRPr="00A71A62">
              <ns0:rPr>
                <ns0:szCs ns0:val="22"/>
              </ns0:rPr>
              <ns0:t xml:space="preserve"> </ns0:t>
            </ns0:r>
            <ns0:r ns0:rsidRPr="00A71A62">
              <ns0:rPr>
                <ns0:color ns0:val="0000FF"/>
                <ns0:sz ns0:val="18"/>
              </ns0:rPr>
              <ns0:t>{</ns0:t>
            </ns0:r>
            <ns0:r ns0:rsidRPr="00A71A62">
              <ns0:rPr>
                <ns0:color ns0:val="0000FF"/>
                <ns0:sz ns0:val="2"/>
                <ns0:szCs ns0:val="2"/>
              </ns0:rPr>
              <ns0:t>d.Project.Fo</ns0:t>
            </ns0:r>
            <ns0:r ns0:rsidRPr="00A71A62">
              <ns0:rPr>
                <ns0:color ns0:val="0000FF"/>
                <ns0:sz ns0:val="18"/>
              </ns0:rPr>
              <ns0:t xml:space="preserve">} </ns0:t>
            </ns0:r>
            <ns0:r ns0:rsidRPr="00A71A62">
              <ns0:rPr>
                <ns0:bCs/>
                <ns0:szCs ns0:val="22"/>
              </ns0:rPr>
              <ns0:t xml:space="preserve"> Ft</ns0:t>
            </ns0:r>
          </ns0:p>
        </ns0:tc>
      </ns0:tr>
      <ns0:tr ns0:rsidTr="00C124F2">
        <ns0:tblPrEx>
          <ns0:tblW ns0:w="10485"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insideV ns0:val="single" ns0:sz="6" ns0:space="0" ns0:color="auto"/>
          </ns0:tblBorders>
          <ns0:tblLayout ns0:type="fixed"/>
          <ns0:tblLook ns0:val="0000"/>
        </ns0:tblPrEx>
        <ns0:trPr>
          <ns0:cantSplit/>
        </ns0:trPr>
        <ns0:tc>
          <ns0:tcPr>
            <ns0:tcW ns0:w="3898" ns0:type="dxa"/>
            <ns0:gridSpan ns0:val="3"/>
            <ns0:vMerge ns0:val="restart"/>
            <ns0:tcBorders>
              <ns0:top ns0:val="single" ns0:sz="6" ns0:space="0" ns0:color="auto"/>
              <ns0:left ns0:val="single" ns0:sz="6" ns0:space="0" ns0:color="auto"/>
              <ns0:right ns0:val="single" ns0:sz="6" ns0:space="0" ns0:color="auto"/>
            </ns0:tcBorders>
            <ns0:vAlign ns0:val="center"/>
          </ns0:tcPr>
          <ns0:p ns0:rsidR="00C8168F" ns0:rsidRPr="00A71A62" ns0:rsidP="00C8168F">
            <ns0:pPr>
              <ns0:rPr>
                <ns0:szCs ns0:val="22"/>
              </ns0:rPr>
            </ns0:pPr>
            <ns0:r ns0:rsidRPr="00A71A62">
              <ns0:rPr>
                <ns0:szCs ns0:val="22"/>
              </ns0:rPr>
              <ns0:t>Új fogyasztási hellyel határos szomszéd adatai (külterület ill. új osztás esetén):</ns0:t>
            </ns0:r>
          </ns0:p>
        </ns0:tc>
        <ns0:tc>
          <ns0:tcPr>
            <ns0:tcW ns0:w="3327" ns0:type="dxa"/>
            <ns0:gridSpan ns0:val="5"/>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r ns0:rsidRPr="00A71A62">
              <ns0:rPr>
                <ns0:szCs ns0:val="22"/>
              </ns0:rPr>
              <ns0:t>Mindennapszaki/Vezérelt mérő gy. sz.</ns0:t>
            </ns0:r>
          </ns0:p>
        </ns0:tc>
        <ns0:tc>
          <ns0:tcPr>
            <ns0:tcW ns0:w="3260" ns0:type="dxa"/>
            <ns0:gridSpan ns0:val="3"/>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r ns0:rsidRPr="00A71A62">
              <ns0:rPr>
                <ns0:szCs ns0:val="22"/>
              </ns0:rPr>
              <ns0:t>Rendszerhasználó neve</ns0:t>
            </ns0:r>
          </ns0:p>
        </ns0:tc>
      </ns0:tr>
      <ns0:tr ns0:rsidTr="00C124F2">
        <ns0:tblPrEx>
          <ns0:tblW ns0:w="10485"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insideV ns0:val="single" ns0:sz="6" ns0:space="0" ns0:color="auto"/>
          </ns0:tblBorders>
          <ns0:tblLayout ns0:type="fixed"/>
          <ns0:tblLook ns0:val="0000"/>
        </ns0:tblPrEx>
        <ns0:trPr>
          <ns0:cantSplit/>
          <ns0:trHeight ns0:val="297"/>
        </ns0:trPr>
        <ns0:tc>
          <ns0:tcPr>
            <ns0:tcW ns0:w="3898" ns0:type="dxa"/>
            <ns0:gridSpan ns0:val="3"/>
            <ns0:vMerge/>
            <ns0:tcBorders>
              <ns0:left ns0:val="single" ns0:sz="6" ns0:space="0" ns0:color="auto"/>
              <ns0:right ns0:val="single" ns0:sz="6" ns0:space="0" ns0:color="auto"/>
            </ns0:tcBorders>
            <ns0:vAlign ns0:val="center"/>
          </ns0:tcPr>
          <ns0:p ns0:rsidR="00C8168F" ns0:rsidRPr="00A71A62" ns0:rsidP="00C8168F">
            <ns0:pPr>
              <ns0:jc ns0:val="center"/>
              <ns0:rPr>
                <ns0:szCs ns0:val="22"/>
                <ns0:highlight ns0:val="black"/>
              </ns0:rPr>
            </ns0:pPr>
          </ns0:p>
        </ns0:tc>
        <ns0:tc>
          <ns0:tcPr>
            <ns0:tcW ns0:w="3327" ns0:type="dxa"/>
            <ns0:gridSpan ns0:val="5"/>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r ns0:rsidRPr="00A71A62">
              <ns0:rPr>
                <ns0:szCs ns0:val="22"/>
              </ns0:rPr>
              <ns0:t>/</ns0:t>
            </ns0:r>
          </ns0:p>
        </ns0:tc>
        <ns0:tc>
          <ns0:tcPr>
            <ns0:tcW ns0:w="3260" ns0:type="dxa"/>
            <ns0:gridSpan ns0:val="3"/>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p>
        </ns0:tc>
      </ns0:tr>
      <ns0:tr ns0:rsidTr="00C124F2">
        <ns0:tblPrEx>
          <ns0:tblW ns0:w="10485"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insideV ns0:val="single" ns0:sz="6" ns0:space="0" ns0:color="auto"/>
          </ns0:tblBorders>
          <ns0:tblLayout ns0:type="fixed"/>
          <ns0:tblLook ns0:val="0000"/>
        </ns0:tblPrEx>
        <ns0:trPr>
          <ns0:cantSplit/>
          <ns0:trHeight ns0:val="276"/>
        </ns0:trPr>
        <ns0:tc>
          <ns0:tcPr>
            <ns0:tcW ns0:w="3898" ns0:type="dxa"/>
            <ns0:gridSpan ns0:val="3"/>
            <ns0:vMerge ns0:val="restart"/>
            <ns0:tcBorders>
              <ns0:left ns0:val="single" ns0:sz="6" ns0:space="0" ns0:color="auto"/>
              <ns0:right ns0:val="single" ns0:sz="6" ns0:space="0" ns0:color="auto"/>
            </ns0:tcBorders>
            <ns0:vAlign ns0:val="center"/>
          </ns0:tcPr>
          <ns0:p ns0:rsidR="00C8168F" ns0:rsidRPr="00A71A62" ns0:rsidP="00C8168F">
            <ns0:pPr>
              <ns0:jc ns0:val="center"/>
              <ns0:rPr>
                <ns0:color ns0:val="000000"/>
                <ns0:szCs ns0:val="22"/>
                <ns0:highlight ns0:val="black"/>
              </ns0:rPr>
            </ns0:pPr>
            <ns0:r ns0:rsidRPr="00A71A62">
              <ns0:rPr>
                <ns0:color ns0:val="000000"/>
                <ns0:szCs ns0:val="22"/>
              </ns0:rPr>
              <ns0:t>Eltérő fizető esetén:</ns0:t>
            </ns0:r>
          </ns0:p>
        </ns0:tc>
        <ns0:tc>
          <ns0:tcPr>
            <ns0:tcW ns0:w="3327" ns0:type="dxa"/>
            <ns0:gridSpan ns0:val="5"/>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r ns0:rsidRPr="00A71A62">
              <ns0:rPr>
                <ns0:szCs ns0:val="22"/>
              </ns0:rPr>
              <ns0:t>Rendszerhasználó fizetőszáma</ns0:t>
            </ns0:r>
          </ns0:p>
        </ns0:tc>
        <ns0:tc>
          <ns0:tcPr>
            <ns0:tcW ns0:w="3260" ns0:type="dxa"/>
            <ns0:gridSpan ns0:val="3"/>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r ns0:rsidRPr="00A71A62">
              <ns0:rPr>
                <ns0:szCs ns0:val="22"/>
              </ns0:rPr>
              <ns0:t>Rendszerhasználó neve</ns0:t>
            </ns0:r>
          </ns0:p>
        </ns0:tc>
      </ns0:tr>
      <ns0:tr ns0:rsidTr="00C124F2">
        <ns0:tblPrEx>
          <ns0:tblW ns0:w="10485"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insideV ns0:val="single" ns0:sz="6" ns0:space="0" ns0:color="auto"/>
          </ns0:tblBorders>
          <ns0:tblLayout ns0:type="fixed"/>
          <ns0:tblLook ns0:val="0000"/>
        </ns0:tblPrEx>
        <ns0:trPr>
          <ns0:cantSplit/>
          <ns0:trHeight ns0:val="372"/>
        </ns0:trPr>
        <ns0:tc>
          <ns0:tcPr>
            <ns0:tcW ns0:w="3898" ns0:type="dxa"/>
            <ns0:gridSpan ns0:val="3"/>
            <ns0:vMerge/>
            <ns0:tcBorders>
              <ns0:left ns0:val="single" ns0:sz="6" ns0:space="0" ns0:color="auto"/>
              <ns0:right ns0:val="single" ns0:sz="6" ns0:space="0" ns0:color="auto"/>
            </ns0:tcBorders>
            <ns0:vAlign ns0:val="center"/>
          </ns0:tcPr>
          <ns0:p ns0:rsidR="00C8168F" ns0:rsidRPr="00A71A62" ns0:rsidP="00C8168F">
            <ns0:pPr>
              <ns0:jc ns0:val="center"/>
              <ns0:rPr>
                <ns0:szCs ns0:val="22"/>
                <ns0:highlight ns0:val="black"/>
              </ns0:rPr>
            </ns0:pPr>
          </ns0:p>
        </ns0:tc>
        <ns0:tc>
          <ns0:tcPr>
            <ns0:tcW ns0:w="3327" ns0:type="dxa"/>
            <ns0:gridSpan ns0:val="5"/>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p>
        </ns0:tc>
        <ns0:tc>
          <ns0:tcPr>
            <ns0:tcW ns0:w="3260" ns0:type="dxa"/>
            <ns0:gridSpan ns0:val="3"/>
            <ns0:tcBorders>
              <ns0:top ns0:val="single" ns0:sz="6" ns0:space="0" ns0:color="auto"/>
              <ns0:left ns0:val="single" ns0:sz="6" ns0:space="0" ns0:color="auto"/>
              <ns0:bottom ns0:val="single" ns0:sz="6" ns0:space="0" ns0:color="auto"/>
              <ns0:right ns0:val="single" ns0:sz="6" ns0:space="0" ns0:color="auto"/>
            </ns0:tcBorders>
          </ns0:tcPr>
          <ns0:p ns0:rsidR="00C8168F" ns0:rsidRPr="00A71A62" ns0:rsidP="00C8168F">
            <ns0:pPr>
              <ns0:jc ns0:val="center"/>
              <ns0:rPr>
                <ns0:szCs ns0:val="22"/>
              </ns0:rPr>
            </ns0:pPr>
          </ns0:p>
        </ns0:tc>
      </ns0:tr>
    </ns0:tbl>
    <ns0:p ns0:rsidR="00891757" ns0:rsidRPr="00A71A62" ns0:rsidRDefault="00C8168F" ns0:rsidP="00C8168F">
      <ns0:pPr>
        <ns0:shd ns0:val="clear" ns0:color="auto" ns0:fill="FFFFFF"/>
        <ns0:spacing ns0:before="100" ns0:beforeAutospacing="1"/>
        <ns0:jc ns0:val="both"/>
        <ns0:rPr>
          <ns0:bCs/>
          <ns0:color ns0:val="000000"/>
          <ns0:spacing ns0:val="-6"/>
          <ns0:sz ns0:val="18"/>
          <ns0:szCs ns0:val="22"/>
        </ns0:rPr>
      </ns0:pPr>
      <ns0:r ns0:rsidRPr="00A71A62">
        <ns0:rPr>
          <ns0:color ns0:val="000000"/>
          <ns0:spacing ns0:val="-9"/>
          <ns0:sz ns0:val="18"/>
          <ns0:szCs ns0:val="22"/>
        </ns0:rPr>
        <ns0:t xml:space="preserve">Vállalom, mint az előző oldalon megjelölt ügyfél, hogy a csatlakozó berendezés kiépítését követően a </ns0:t>
      </ns0:r>
      <ns0:r ns0:rsidRPr="00A71A62">
        <ns0:rPr>
          <ns0:color ns0:val="000000"/>
          <ns0:spacing ns0:val="9"/>
          <ns0:sz ns0:val="18"/>
          <ns0:szCs ns0:val="22"/>
        </ns0:rPr>
        <ns0:t xml:space="preserve">szekrénytelepítés költségét: </ns0:t>
      </ns0:r>
      <ns0:r ns0:rsidRPr="00A71A62">
        <ns0:rPr>
          <ns0:color ns0:val="2218F0"/>
          <ns0:sz ns0:val="16"/>
        </ns0:rPr>
        <ns0:t>{</ns0:t>
      </ns0:r>
      <ns0:r ns0:rsidRPr="00A71A62">
        <ns0:rPr>
          <ns0:color ns0:val="2218F0"/>
          <ns0:sz ns0:val="2"/>
        </ns0:rPr>
        <ns0:t>d.Project.SzekrenyBruttoEgysegara</ns0:t>
      </ns0:r>
      <ns0:r ns0:rsidRPr="00A71A62">
        <ns0:rPr>
          <ns0:color ns0:val="2218F0"/>
          <ns0:sz ns0:val="16"/>
        </ns0:rPr>
        <ns0:t xml:space="preserve">} </ns0:t>
      </ns0:r>
      <ns0:r ns0:rsidRPr="00A71A62">
        <ns0:rPr>
          <ns0:bCs/>
          <ns0:color ns0:val="000000"/>
          <ns0:spacing ns0:val="2"/>
          <ns0:sz ns0:val="18"/>
          <ns0:szCs ns0:val="22"/>
        </ns0:rPr>
        <ns0:t xml:space="preserve">Ft, </ns0:t>
      </ns0:r>
      <ns0:r ns0:rsidRPr="00A71A62">
        <ns0:rPr>
          <ns0:color ns0:val="000000"/>
          <ns0:spacing ns0:val="2"/>
          <ns0:sz ns0:val="18"/>
          <ns0:szCs ns0:val="22"/>
        </ns0:rPr>
        <ns0:t>az oszloptelepítés költséget: </ns0:t>
      </ns0:r>
      <ns0:r ns0:rsidRPr="00A71A62">
        <ns0:rPr>
          <ns0:bCs/>
          <ns0:color ns0:val="000000"/>
          <ns0:spacing ns0:val="2"/>
          <ns0:sz ns0:val="18"/>
          <ns0:szCs ns0:val="22"/>
        </ns0:rPr>
        <ns0:t>Ft,</ns0:t>
      </ns0:r>
      <ns0:r ns0:rsidRPr="00A71A62">
        <ns0:rPr>
          <ns0:bCs/>
          <ns0:color ns0:val="000000"/>
          <ns0:spacing ns0:val="-4"/>
          <ns0:sz ns0:val="18"/>
          <ns0:szCs ns0:val="22"/>
        </ns0:rPr>
        <ns0:t xml:space="preserve"> a légvezetékes csatlakozóvezeték kiépítéséhez szükséges ((tetőtartó, esővédősapka, esővetőlemez, falitartó, falihorog, műanyagvédőcső anyagdíjak és ezekhez kapcsolódó munkadíjak) költséget: </ns0:t>
      </ns0:r>
      <ns0:r ns0:rsidRPr="00A71A62">
        <ns0:rPr>
          <ns0:color ns0:val="000000"/>
          <ns0:spacing ns0:val="2"/>
          <ns0:sz ns0:val="18"/>
          <ns0:szCs ns0:val="22"/>
        </ns0:rPr>
        <ns0:t xml:space="preserve"> </ns0:t>
      </ns0:r>
      <ns0:r ns0:rsidRPr="00A71A62">
        <ns0:rPr>
          <ns0:bCs/>
          <ns0:color ns0:val="000000"/>
          <ns0:spacing ns0:val="2"/>
          <ns0:sz ns0:val="18"/>
          <ns0:szCs ns0:val="22"/>
        </ns0:rPr>
        <ns0:t xml:space="preserve">Ft, </ns0:t>
      </ns0:r>
      <ns0:r ns0:rsidRPr="00A71A62">
        <ns0:rPr>
          <ns0:bCs/>
          <ns0:color ns0:val="000000"/>
          <ns0:spacing ns0:val="-4"/>
          <ns0:sz ns0:val="18"/>
          <ns0:szCs ns0:val="22"/>
        </ns0:rPr>
        <ns0:t>az egyedi mérőszekrény felülvizsgálat díját</ns0:t>
      </ns0:r>
      <ns0:r ns0:rsidRPr="00A71A62">
        <ns0:rPr>
          <ns0:color ns0:val="000000"/>
          <ns0:spacing ns0:val="2"/>
          <ns0:sz ns0:val="18"/>
          <ns0:szCs ns0:val="22"/>
        </ns0:rPr>
        <ns0:t xml:space="preserve">: </ns0:t>
      </ns0:r>
      <ns0:r ns0:rsidRPr="00A71A62">
        <ns0:rPr>
          <ns0:color ns0:val="0000FF"/>
          <ns0:sz ns0:val="16"/>
        </ns0:rPr>
        <ns0:t>{</ns0:t>
      </ns0:r>
      <ns0:r ns0:rsidRPr="00A71A62">
        <ns0:rPr>
          <ns0:rFonts ns0:eastAsia="Arial"/>
          <ns0:color ns0:val="0000FF"/>
          <ns0:sz ns0:val="2"/>
          <ns0:szCs ns0:val="2"/>
        </ns0:rPr>
        <ns0:t>d.Project. Szfd</ns0:t>
      </ns0:r>
      <ns0:r ns0:rsidRPr="00A71A62">
        <ns0:rPr>
          <ns0:color ns0:val="0000FF"/>
          <ns0:sz ns0:val="16"/>
        </ns0:rPr>
        <ns0:t xml:space="preserve">} </ns0:t>
      </ns0:r>
      <ns0:r ns0:rsidRPr="00A71A62">
        <ns0:rPr>
          <ns0:bCs/>
          <ns0:color ns0:val="000000"/>
          <ns0:spacing ns0:val="2"/>
          <ns0:sz ns0:val="18"/>
          <ns0:szCs ns0:val="22"/>
        </ns0:rPr>
        <ns0:t xml:space="preserve">Ft, valamint a csatlakozó berendezés helyreállítását: </ns0:t>
      </ns0:r>
      <ns0:r ns0:rsidRPr="00A71A62">
        <ns0:rPr>
          <ns0:color ns0:val="000000"/>
          <ns0:spacing ns0:val="2"/>
          <ns0:sz ns0:val="18"/>
          <ns0:szCs ns0:val="22"/>
        </ns0:rPr>
        <ns0:t xml:space="preserve"> </ns0:t>
      </ns0:r>
      <ns0:r ns0:rsidRPr="00A71A62">
        <ns0:rPr>
          <ns0:bCs/>
          <ns0:color ns0:val="000000"/>
          <ns0:spacing ns0:val="2"/>
          <ns0:sz ns0:val="18"/>
          <ns0:szCs ns0:val="22"/>
        </ns0:rPr>
        <ns0:t>Ft egyedi árajánlat alapján,</ns0:t>
      </ns0:r>
      <ns0:r ns0:rsidRPr="00A71A62">
        <ns0:rPr>
          <ns0:color ns0:val="000000"/>
          <ns0:spacing ns0:val="-4"/>
          <ns0:sz ns0:val="18"/>
          <ns0:szCs ns0:val="22"/>
        </ns0:rPr>
        <ns0:t xml:space="preserve"> </ns0:t>
      </ns0:r>
      <ns0:r ns0:rsidRPr="00A71A62">
        <ns0:rPr>
          <ns0:bCs/>
          <ns0:color ns0:val="000000"/>
          <ns0:spacing ns0:val="2"/>
          <ns0:sz ns0:val="18"/>
          <ns0:szCs ns0:val="22"/>
        </ns0:rPr>
        <ns0:t>valamint az Ügyféligényű műszaki eltérés többletköltséget (</ns0:t>
      </ns0:r>
      <ns0:r ns0:rsidRPr="00A71A62">
        <ns0:rPr>
          <ns0:spacing ns0:val="-1"/>
          <ns0:sz ns0:val="18"/>
          <ns0:szCs ns0:val="22"/>
        </ns0:rPr>
        <ns0:t>10/2016 (XI.14.) MEKH rendelet 34. § szerint)</ns0:t>
      </ns0:r>
      <ns0:r ns0:rsidRPr="00A71A62">
        <ns0:rPr>
          <ns0:bCs/>
          <ns0:color ns0:val="000000"/>
          <ns0:spacing ns0:val="2"/>
          <ns0:sz ns0:val="18"/>
          <ns0:szCs ns0:val="22"/>
        </ns0:rPr>
        <ns0:t xml:space="preserve"> </ns0:t>
      </ns0:r>
      <ns0:r ns0:rsidRPr="00A71A62">
        <ns0:rPr>
          <ns0:color ns0:val="2218F0"/>
          <ns0:sz ns0:val="16"/>
        </ns0:rPr>
        <ns0:t>{</ns0:t>
      </ns0:r>
      <ns0:r ns0:rsidRPr="00A71A62">
        <ns0:rPr>
          <ns0:color ns0:val="2218F0"/>
          <ns0:sz ns0:val="2"/>
          <ns0:szCs ns0:val="2"/>
        </ns0:rPr>
        <ns0:t>d.Project.FoldkabelTobletkoltseg</ns0:t>
      </ns0:r>
      <ns0:r ns0:rsidRPr="00A71A62">
        <ns0:rPr>
          <ns0:color ns0:val="2218F0"/>
          <ns0:sz ns0:val="16"/>
        </ns0:rPr>
        <ns0:t>}</ns0:t>
      </ns0:r>
      <ns0:r ns0:rsidRPr="00A71A62">
        <ns0:rPr>
          <ns0:color ns0:val="000000" ns0:themeColor="text1"/>
          <ns0:sz ns0:val="16"/>
        </ns0:rPr>
        <ns0:t xml:space="preserve"> </ns0:t>
      </ns0:r>
      <ns0:r ns0:rsidRPr="00A71A62">
        <ns0:rPr>
          <ns0:bCs/>
          <ns0:color ns0:val="000000"/>
          <ns0:spacing ns0:val="2"/>
          <ns0:sz ns0:val="18"/>
          <ns0:szCs ns0:val="22"/>
        </ns0:rPr>
        <ns0:t xml:space="preserve">Ft. </ns0:t>
      </ns0:r>
      <ns0:r ns0:rsidRPr="00A71A62">
        <ns0:rPr>
          <ns0:color ns0:val="000000"/>
          <ns0:spacing ns0:val="-4"/>
          <ns0:sz ns0:val="18"/>
          <ns0:szCs ns0:val="22"/>
        </ns0:rPr>
        <ns0:t xml:space="preserve"> megfizetem. A mérőhely kialakítási költsége nem tartalmazza az esetlegesen </ns0:t>
      </ns0:r>
      <ns0:r ns0:rsidRPr="00A71A62">
        <ns0:rPr>
          <ns0:color ns0:val="000000"/>
          <ns0:spacing ns0:val="-6"/>
          <ns0:sz ns0:val="18"/>
          <ns0:szCs ns0:val="22"/>
        </ns0:rPr>
        <ns0:t xml:space="preserve">fizetendő csatlakozási díj összegét. A közcélú villamoshálózatra csatlakozás pénzügyi és </ns0:t>
      </ns0:r>
      <ns0:r ns0:rsidRPr="00A71A62">
        <ns0:rPr>
          <ns0:color ns0:val="000000"/>
          <ns0:spacing ns0:val="-8"/>
          <ns0:sz ns0:val="18"/>
          <ns0:szCs ns0:val="22"/>
        </ns0:rPr>
        <ns0:t xml:space="preserve">műszaki feltételeit a </ns0:t>
      </ns0:r>
      <ns0:r ns0:rsidRPr="00A71A62">
        <ns0:rPr>
          <ns0:spacing ns0:val="-1"/>
          <ns0:sz ns0:val="18"/>
          <ns0:szCs ns0:val="22"/>
        </ns0:rPr>
        <ns0:t>10/2016 (XI.14.) MEKH rendelet és a H 441/2021</ns0:t>
      </ns0:r>
      <ns0:r ns0:rsidRPr="00A71A62">
        <ns0:rPr>
          <ns0:spacing ns0:val="-8"/>
          <ns0:sz ns0:val="18"/>
          <ns0:szCs ns0:val="22"/>
        </ns0:rPr>
        <ns0:t xml:space="preserve"> </ns0:t>
      </ns0:r>
      <ns0:r ns0:rsidRPr="00A71A62">
        <ns0:rPr>
          <ns0:spacing ns0:val="-1"/>
          <ns0:sz ns0:val="18"/>
          <ns0:szCs ns0:val="22"/>
        </ns0:rPr>
        <ns0:t xml:space="preserve">MEKH határozat </ns0:t>
      </ns0:r>
      <ns0:r ns0:rsidRPr="00A71A62">
        <ns0:rPr>
          <ns0:color ns0:val="000000"/>
          <ns0:spacing ns0:val="-8"/>
          <ns0:sz ns0:val="18"/>
          <ns0:szCs ns0:val="22"/>
        </ns0:rPr>
        <ns0:t>alapján</ns0:t>
      </ns0:r>
      <ns0:r ns0:rsidRPr="00A71A62">
        <ns0:rPr>
          <ns0:color ns0:val="000000"/>
          <ns0:spacing ns0:val="-5"/>
          <ns0:sz ns0:val="18"/>
          <ns0:szCs ns0:val="22"/>
        </ns0:rPr>
        <ns0:t xml:space="preserve"> a meglévő kisfeszültségű hálózatról történő csatlakozás estén a </ns0:t>
      </ns0:r>
      <ns0:smartTag ns0:uri="urn:schemas-microsoft-com:office:smarttags" ns0:element="metricconverter">
        <ns0:smartTagPr>
          <ns0:attr ns0:name="ProductID" ns0:val="32 A"/>
        </ns0:smartTagPr>
        <ns0:r ns0:rsidRPr="00A71A62">
          <ns0:rPr>
            <ns0:bCs/>
            <ns0:color ns0:val="000000"/>
            <ns0:spacing ns0:val="-5"/>
            <ns0:sz ns0:val="18"/>
            <ns0:szCs ns0:val="22"/>
          </ns0:rPr>
          <ns0:t>32 A</ns0:t>
        </ns0:r>
      </ns0:smartTag>
      <ns0:r ns0:rsidRPr="00A71A62">
        <ns0:rPr>
          <ns0:bCs/>
          <ns0:color ns0:val="000000"/>
          <ns0:spacing ns0:val="-5"/>
          <ns0:sz ns0:val="18"/>
          <ns0:szCs ns0:val="22"/>
        </ns0:rPr>
        <ns0:t xml:space="preserve"> feletti többlet </ns0:t>
      </ns0:r>
      <ns0:r ns0:rsidRPr="00A71A62">
        <ns0:rPr>
          <ns0:bCs/>
          <ns0:color ns0:val="000000"/>
          <ns0:spacing ns0:val="-10"/>
          <ns0:sz ns0:val="18"/>
          <ns0:szCs ns0:val="22"/>
        </ns0:rPr>
        <ns0:t xml:space="preserve">áramerősség igényre Amperenként </ns0:t>
      </ns0:r>
      <ns0:r ns0:rsidRPr="00A71A62">
        <ns0:rPr>
          <ns0:bCs/>
          <ns0:iCs/>
          <ns0:spacing ns0:val="-10"/>
          <ns0:sz ns0:val="18"/>
          <ns0:szCs ns0:val="22"/>
        </ns0:rPr>
        <ns0:t>3 900</ns0:t>
      </ns0:r>
      <ns0:r ns0:rsidRPr="00A71A62">
        <ns0:rPr>
          <ns0:bCs/>
          <ns0:spacing ns0:val="-10"/>
          <ns0:sz ns0:val="18"/>
          <ns0:szCs ns0:val="22"/>
        </ns0:rPr>
        <ns0:t xml:space="preserve"> Ft/A </ns0:t>
      </ns0:r>
      <ns0:r ns0:rsidRPr="00A71A62">
        <ns0:rPr>
          <ns0:bCs/>
          <ns0:i/>
          <ns0:iCs/>
          <ns0:spacing ns0:val="-10"/>
          <ns0:sz ns0:val="18"/>
          <ns0:szCs ns0:val="22"/>
        </ns0:rPr>
        <ns0:t xml:space="preserve">+ </ns0:t>
      </ns0:r>
      <ns0:r ns0:rsidRPr="00A71A62">
        <ns0:rPr>
          <ns0:bCs/>
          <ns0:spacing ns0:val="-10"/>
          <ns0:sz ns0:val="18"/>
          <ns0:szCs ns0:val="22"/>
        </ns0:rPr>
        <ns0:t xml:space="preserve">27 </ns0:t>
      </ns0:r>
      <ns0:r ns0:rsidRPr="00A71A62">
        <ns0:rPr>
          <ns0:bCs/>
          <ns0:i/>
          <ns0:iCs/>
          <ns0:spacing ns0:val="-10"/>
          <ns0:sz ns0:val="18"/>
          <ns0:szCs ns0:val="22"/>
        </ns0:rPr>
        <ns0:t xml:space="preserve">% </ns0:t>
      </ns0:r>
      <ns0:r ns0:rsidRPr="00A71A62">
        <ns0:rPr>
          <ns0:bCs/>
          <ns0:spacing ns0:val="-10"/>
          <ns0:sz ns0:val="18"/>
          <ns0:szCs ns0:val="22"/>
        </ns0:rPr>
        <ns0:t>ÁFA = 4 953 Ft/A</ns0:t>
      </ns0:r>
      <ns0:r ns0:rsidRPr="00A71A62">
        <ns0:rPr>
          <ns0:spacing ns0:val="-10"/>
          <ns0:sz ns0:val="18"/>
          <ns0:szCs ns0:val="22"/>
        </ns0:rPr>
        <ns0:t xml:space="preserve"> csatlakozási</ns0:t>
      </ns0:r>
      <ns0:r ns0:rsidRPr="00A71A62">
        <ns0:rPr>
          <ns0:color ns0:val="000000"/>
          <ns0:spacing ns0:val="-10"/>
          <ns0:sz ns0:val="18"/>
          <ns0:szCs ns0:val="22"/>
        </ns0:rPr>
        <ns0:t xml:space="preserve"> díjat állapít meg. </ns0:t>
      </ns0:r>
      <ns0:r ns0:rsidRPr="00A71A62">
        <ns0:rPr>
          <ns0:color ns0:val="000000"/>
          <ns0:spacing ns0:val="-8"/>
          <ns0:sz ns0:val="18"/>
          <ns0:szCs ns0:val="22"/>
        </ns0:rPr>
        <ns0:t xml:space="preserve">A megrendelt fogyasztási helyen a többlet energiaigény alapján </ns0:t>
      </ns0:r>
      <ns0:r ns0:rsidRPr="00A71A62">
        <ns0:rPr>
          <ns0:color ns0:val="0000FF"/>
          <ns0:sz ns0:val="16"/>
        </ns0:rPr>
        <ns0:t>{</ns0:t>
      </ns0:r>
      <ns0:r ns0:rsidRPr="00A71A62">
        <ns0:rPr>
          <ns0:color ns0:val="0000FF"/>
          <ns0:sz ns0:val="2"/>
          <ns0:szCs ns0:val="2"/>
        </ns0:rPr>
        <ns0:t>d.Project.Fo</ns0:t>
      </ns0:r>
      <ns0:r ns0:rsidRPr="00A71A62">
        <ns0:rPr>
          <ns0:color ns0:val="0000FF"/>
          <ns0:sz ns0:val="16"/>
        </ns0:rPr>
        <ns0:t xml:space="preserve">} </ns0:t>
      </ns0:r>
      <ns0:r ns0:rsidRPr="00A71A62">
        <ns0:rPr>
          <ns0:bCs/>
          <ns0:color ns0:val="000000"/>
          <ns0:sz ns0:val="18"/>
          <ns0:szCs ns0:val="22"/>
        </ns0:rPr>
        <ns0:t>Ft</ns0:t>
      </ns0:r>
      <ns0:r ns0:rsidRPr="00A71A62">
        <ns0:rPr>
          <ns0:color ns0:val="000000"/>
          <ns0:sz ns0:val="18"/>
          <ns0:szCs ns0:val="22"/>
        </ns0:rPr>
        <ns0:t>-ot</ns0:t>
      </ns0:r>
      <ns0:r ns0:rsidRPr="00A71A62">
        <ns0:rPr>
          <ns0:bCs/>
          <ns0:color ns0:val="000000"/>
          <ns0:sz ns0:val="18"/>
          <ns0:szCs ns0:val="22"/>
        </ns0:rPr>
        <ns0:t xml:space="preserve"> </ns0:t>
      </ns0:r>
      <ns0:r ns0:rsidRPr="00A71A62">
        <ns0:rPr>
          <ns0:color ns0:val="000000"/>
          <ns0:sz ns0:val="18"/>
          <ns0:szCs ns0:val="22"/>
        </ns0:rPr>
        <ns0:t>kell fizetni.</ns0:t>
      </ns0:r>
      <ns0:r ns0:rsidR="00CB47BD" ns0:rsidRPr="00A71A62">
        <ns0:rPr>
          <ns0:bCs/>
          <ns0:color ns0:val="000000"/>
          <ns0:spacing ns0:val="-6"/>
          <ns0:sz ns0:val="18"/>
          <ns0:szCs ns0:val="22"/>
        </ns0:rPr>
        <ns0:t xml:space="preserve"> </ns0:t>
      </ns0:r>
    </ns0:p>
    <ns0:p ns0:rsidR="00C8168F" ns0:rsidRPr="00A71A62" ns0:rsidP="00C8168F">
      <ns0:pPr>
        <ns0:shd ns0:val="clear" ns0:color="auto" ns0:fill="FFFFFF"/>
        <ns0:spacing ns0:before="100" ns0:beforeAutospacing="1"/>
        <ns0:jc ns0:val="both"/>
        <ns0:rPr>
          <ns0:color ns0:val="000000"/>
          <ns0:spacing ns0:val="-7"/>
          <ns0:sz ns0:val="18"/>
          <ns0:szCs ns0:val="22"/>
        </ns0:rPr>
      </ns0:pPr>
      <ns0:r>
        <ns0:rPr>
          <ns0:bCs/>
          <ns0:color ns0:val="000000"/>
          <ns0:spacing ns0:val="-6"/>
          <ns0:sz ns0:val="18"/>
          <ns0:szCs ns0:val="22"/>
        </ns0:rPr>
        <ns0:t>Összesen (</ns0:t>
      </ns0:r>
      <ns0:r ns0:rsidRPr="00A71A62">
        <ns0:rPr>
          <ns0:color ns0:val="000000"/>
          <ns0:spacing ns0:val="-6"/>
          <ns0:sz ns0:val="18"/>
          <ns0:szCs ns0:val="22"/>
        </ns0:rPr>
        <ns0:t>szekrény +</ns0:t>
      </ns0:r>
      <ns0:r ns0:rsidRPr="00A71A62">
        <ns0:rPr>
          <ns0:color ns0:val="000000"/>
          <ns0:spacing ns0:val="-4"/>
          <ns0:sz ns0:val="18"/>
          <ns0:szCs ns0:val="22"/>
        </ns0:rPr>
        <ns0:t xml:space="preserve"> oszlop + a légvezetékes csatlakozóvezeték kiépítése + egyedi mérőszekrény felülvizsgálat +</ns0:t>
      </ns0:r>
      <ns0:r ns0:rsidRPr="00A71A62">
        <ns0:rPr>
          <ns0:color ns0:val="000000"/>
          <ns0:spacing ns0:val="-8"/>
          <ns0:sz ns0:val="18"/>
          <ns0:szCs ns0:val="22"/>
        </ns0:rPr>
        <ns0:t xml:space="preserve"> energiaigény + egyedi árajánlat + műszaki eltérés)</ns0:t>
      </ns0:r>
      <ns0:r ns0:rsidRPr="00A71A62">
        <ns0:rPr>
          <ns0:bCs/>
          <ns0:color ns0:val="000000"/>
          <ns0:spacing ns0:val="-6"/>
          <ns0:sz ns0:val="18"/>
          <ns0:szCs ns0:val="22"/>
        </ns0:rPr>
        <ns0:t xml:space="preserve">: </ns0:t>
      </ns0:r>
      <ns0:r ns0:rsidRPr="00A71A62">
        <ns0:rPr>
          <ns0:color ns0:val="0000FF"/>
          <ns0:sz ns0:val="16"/>
        </ns0:rPr>
        <ns0:t>{</ns0:t>
      </ns0:r>
      <ns0:r ns0:rsidRPr="00A71A62">
        <ns0:rPr>
          <ns0:color ns0:val="0000FF"/>
          <ns0:sz ns0:val="2"/>
          <ns0:szCs ns0:val="2"/>
        </ns0:rPr>
        <ns0:t>d.Project.Ofo</ns0:t>
      </ns0:r>
      <ns0:r ns0:rsidRPr="00A71A62">
        <ns0:rPr>
          <ns0:color ns0:val="0000FF"/>
          <ns0:sz ns0:val="16"/>
        </ns0:rPr>
        <ns0:t xml:space="preserve">} </ns0:t>
      </ns0:r>
      <ns0:r ns0:rsidRPr="00A71A62">
        <ns0:rPr>
          <ns0:bCs/>
          <ns0:color ns0:val="000000"/>
          <ns0:spacing ns0:val="-8"/>
          <ns0:sz ns0:val="18"/>
          <ns0:szCs ns0:val="22"/>
        </ns0:rPr>
        <ns0:t>Ft</ns0:t>
      </ns0:r>
      <ns0:r ns0:rsidRPr="00A71A62">
        <ns0:rPr>
          <ns0:color ns0:val="000000"/>
          <ns0:spacing ns0:val="-8"/>
          <ns0:sz ns0:val="18"/>
          <ns0:szCs ns0:val="22"/>
        </ns0:rPr>
        <ns0:t xml:space="preserve">, azaz </ns0:t>
      </ns0:r>
      <ns0:r ns0:rsidRPr="00A71A62">
        <ns0:rPr>
          <ns0:color ns0:val="0000FF"/>
          <ns0:sz ns0:val="16"/>
        </ns0:rPr>
        <ns0:t>{</ns0:t>
      </ns0:r>
      <ns0:r ns0:rsidRPr="00A71A62">
        <ns0:rPr>
          <ns0:color ns0:val="0000FF"/>
          <ns0:sz ns0:val="2"/>
          <ns0:szCs ns0:val="2"/>
        </ns0:rPr>
        <ns0:t>d.Project. Ofosz</ns0:t>
      </ns0:r>
      <ns0:r ns0:rsidRPr="00A71A62">
        <ns0:rPr>
          <ns0:color ns0:val="0000FF"/>
          <ns0:sz ns0:val="16"/>
        </ns0:rPr>
        <ns0:t>}</ns0:t>
      </ns0:r>
      <ns0:r ns0:rsidRPr="00A71A62">
        <ns0:rPr>
          <ns0:bCs/>
          <ns0:color ns0:val="000000"/>
          <ns0:spacing ns0:val="-8"/>
          <ns0:sz ns0:val="18"/>
          <ns0:szCs ns0:val="22"/>
        </ns0:rPr>
        <ns0:t xml:space="preserve"> Ft</ns0:t>
      </ns0:r>
      <ns0:r ns0:rsidRPr="00A71A62">
        <ns0:rPr>
          <ns0:color ns0:val="000000"/>
          <ns0:spacing ns0:val="-8"/>
          <ns0:sz ns0:val="18"/>
          <ns0:szCs ns0:val="22"/>
        </ns0:rPr>
        <ns0:t xml:space="preserve"> költséget a kiállított számla alapján, az azon </ns0:t>
      </ns0:r>
      <ns0:r ns0:rsidRPr="00A71A62">
        <ns0:rPr>
          <ns0:color ns0:val="000000"/>
          <ns0:spacing ns0:val="-7"/>
          <ns0:sz ns0:val="18"/>
          <ns0:szCs ns0:val="22"/>
        </ns0:rPr>
        <ns0:t>megjelölt fizetési határidőn belül megfizetem az MVM Démász Áramhálózati Kft. részére. A megadott összeg az ÁFA-t tartalmazza.</ns0:t>
      </ns0:r>
    </ns0:p>
    <ns0:p ns0:rsidR="00C8168F" ns0:rsidRPr="00A71A62" ns0:rsidP="00C8168F">
      <ns0:pPr>
        <ns0:shd ns0:val="clear" ns0:color="auto" ns0:fill="FFFFFF"/>
        <ns0:jc ns0:val="both"/>
        <ns0:rPr>
          <ns0:spacing ns0:val="-7"/>
          <ns0:sz ns0:val="18"/>
          <ns0:szCs ns0:val="22"/>
        </ns0:rPr>
      </ns0:pPr>
      <ns0:r ns0:rsidRPr="00A71A62">
        <ns0:rPr>
          <ns0:spacing ns0:val="-8"/>
          <ns0:sz ns0:val="18"/>
          <ns0:szCs ns0:val="22"/>
        </ns0:rPr>
        <ns0:t xml:space="preserve">A mérőszekrény, az oszlop, a légvezetékes kiépítés és a műszaki eltérés többlet költségét a kiállított számla alapján, az azon </ns0:t>
      </ns0:r>
      <ns0:r ns0:rsidRPr="00A71A62">
        <ns0:rPr>
          <ns0:spacing ns0:val="-7"/>
          <ns0:sz ns0:val="18"/>
          <ns0:szCs ns0:val="22"/>
        </ns0:rPr>
        <ns0:t xml:space="preserve">megjelölt fizetési határidőn belül megfizetem az </ns0:t>
      </ns0:r>
      <ns0:r ns0:rsidRPr="00A71A62">
        <ns0:rPr>
          <ns0:color ns0:val="000000"/>
          <ns0:spacing ns0:val="-7"/>
          <ns0:sz ns0:val="18"/>
          <ns0:szCs ns0:val="22"/>
        </ns0:rPr>
        <ns0:t xml:space="preserve">MVM Démász Áramhálózati Kft. </ns0:t>
      </ns0:r>
      <ns0:r ns0:rsidRPr="00A71A62">
        <ns0:rPr>
          <ns0:spacing ns0:val="-7"/>
          <ns0:sz ns0:val="18"/>
          <ns0:szCs ns0:val="22"/>
        </ns0:rPr>
        <ns0:t xml:space="preserve">részére. </ns0:t>
      </ns0:r>
      <ns0:r ns0:rsidRPr="00A71A62">
        <ns0:rPr>
          <ns0:spacing ns0:val="-8"/>
          <ns0:sz ns0:val="18"/>
          <ns0:szCs ns0:val="22"/>
        </ns0:rPr>
        <ns0:t xml:space="preserve">A többlet energiaigény díját csatlakozási díjbekérő alapján az azon </ns0:t>
      </ns0:r>
      <ns0:r ns0:rsidRPr="00A71A62">
        <ns0:rPr>
          <ns0:spacing ns0:val="-7"/>
          <ns0:sz ns0:val="18"/>
          <ns0:szCs ns0:val="22"/>
        </ns0:rPr>
        <ns0:t xml:space="preserve">megjelölt fizetési határidőn belül megfizetem az </ns0:t>
      </ns0:r>
      <ns0:r ns0:rsidRPr="00A71A62">
        <ns0:rPr>
          <ns0:color ns0:val="000000"/>
          <ns0:spacing ns0:val="-7"/>
          <ns0:sz ns0:val="18"/>
          <ns0:szCs ns0:val="22"/>
        </ns0:rPr>
        <ns0:t xml:space="preserve">MVM Démász Áramhálózati Kft. </ns0:t>
      </ns0:r>
      <ns0:r ns0:rsidRPr="00A71A62">
        <ns0:rPr>
          <ns0:spacing ns0:val="-7"/>
          <ns0:sz ns0:val="18"/>
          <ns0:szCs ns0:val="22"/>
        </ns0:rPr>
        <ns0:t>részére, melyről kifizetés után kérem a számla megküldését.</ns0:t>
      </ns0:r>
    </ns0:p>
    <ns0:p ns0:rsidR="00C8168F" ns0:rsidRPr="00A71A62" ns0:rsidP="00C8168F">
      <ns0:pPr>
        <ns0:numPr>
          <ns0:ilvl ns0:val="0"/>
          <ns0:numId ns0:val="2"/>
        </ns0:numPr>
        <ns0:shd ns0:val="clear" ns0:color="auto" ns0:fill="FFFFFF"/>
        <ns0:tabs>
          <ns0:tab ns0:val="left" ns0:pos="547"/>
        </ns0:tabs>
        <ns0:ind ns0:left="545" ns0:hanging="352"/>
        <ns0:jc ns0:val="both"/>
        <ns0:rPr>
          <ns0:color ns0:val="000000"/>
          <ns0:szCs ns0:val="22"/>
        </ns0:rPr>
      </ns0:pPr>
      <ns0:r ns0:rsidRPr="00A71A62">
        <ns0:rPr>
          <ns0:color ns0:val="000000"/>
          <ns0:spacing ns0:val="-2"/>
          <ns0:szCs ns0:val="22"/>
        </ns0:rPr>
        <ns0:t xml:space="preserve">Jelen nyilatkozat aláírásával hozzájárulásomat adom ahhoz, hogy nevezett </ns0:t>
      </ns0:r>
      <ns0:r ns0:rsidRPr="00A71A62">
        <ns0:rPr>
          <ns0:color ns0:val="000000"/>
          <ns0:spacing ns0:val="-7"/>
          <ns0:szCs ns0:val="22"/>
        </ns0:rPr>
        <ns0:t xml:space="preserve">MVM Démász Áramhálózati Kft. </ns0:t>
      </ns0:r>
      <ns0:r ns0:rsidRPr="00A71A62">
        <ns0:rPr>
          <ns0:szCs ns0:val="22"/>
        </ns0:rPr>
        <ns0:t>partner kivitelezője helyettem és nevemben a kivitelezési helyen létesítendő csatlakozási berendezéssel kapcsolatos műszaki ügyintézésben eljárjon. Jelen meghatalmazás nem vonatkozik fizetési kötelezettség vállalással és szerződés aláírással járó képviseletre.</ns0:t>
      </ns0:r>
    </ns0:p>
    <ns0:p ns0:rsidR="00C8168F" ns0:rsidRPr="00A71A62" ns0:rsidP="00C8168F">
      <ns0:pPr>
        <ns0:numPr>
          <ns0:ilvl ns0:val="0"/>
          <ns0:numId ns0:val="2"/>
        </ns0:numPr>
        <ns0:shd ns0:val="clear" ns0:color="auto" ns0:fill="FFFFFF"/>
        <ns0:tabs>
          <ns0:tab ns0:val="left" ns0:pos="547"/>
        </ns0:tabs>
        <ns0:ind ns0:left="545" ns0:hanging="352"/>
        <ns0:jc ns0:val="both"/>
        <ns0:rPr>
          <ns0:color ns0:val="000000"/>
          <ns0:szCs ns0:val="22"/>
        </ns0:rPr>
      </ns0:pPr>
      <ns0:r ns0:rsidRPr="00A71A62">
        <ns0:rPr>
          <ns0:color ns0:val="000000"/>
          <ns0:spacing ns0:val="-2"/>
          <ns0:szCs ns0:val="22"/>
        </ns0:rPr>
        <ns0:t xml:space="preserve">Hozzájárulok, hogy az MVM Társaságcsoport </ns0:t>
      </ns0:r>
      <ns0:r ns0:rsidRPr="00A71A62">
        <ns0:rPr>
          <ns0:color ns0:val="000000"/>
          <ns0:szCs ns0:val="22"/>
        </ns0:rPr>
        <ns0:t xml:space="preserve">munkavállalói, megbízottai a tulajdonomat képező ingatlanra térítésmentesen belépjenek, azt a kivitelezéshez, üzemeltetéshez szükséges mértékben használják, és villamos berendezéseket és </ns0:t>
      </ns0:r>
      <ns0:r ns0:rsidRPr="00A71A62">
        <ns0:rPr>
          <ns0:color ns0:val="000000"/>
          <ns0:spacing ns0:val="-3"/>
          <ns0:szCs ns0:val="22"/>
        </ns0:rPr>
        <ns0:t>tartószerkezeteteket helyezzenek el, az ingatlan lehető legnagyobb kíméletével.</ns0:t>
      </ns0:r>
    </ns0:p>
    <ns0:p ns0:rsidR="00C8168F" ns0:rsidRPr="00A71A62" ns0:rsidP="00C8168F">
      <ns0:pPr>
        <ns0:shd ns0:val="clear" ns0:color="auto" ns0:fill="FFFFFF"/>
        <ns0:tabs>
          <ns0:tab ns0:val="left" ns0:pos="547"/>
        </ns0:tabs>
        <ns0:ind ns0:left="545"/>
        <ns0:jc ns0:val="both"/>
        <ns0:rPr>
          <ns0:color ns0:val="000000"/>
          <ns0:szCs ns0:val="22"/>
        </ns0:rPr>
      </ns0:pPr>
    </ns0:p>
    <ns0:p ns0:rsidR="00C8168F" ns0:rsidRPr="00A71A62" ns0:rsidP="00C8168F">
      <ns0:pPr>
        <ns0:numPr>
          <ns0:ilvl ns0:val="0"/>
          <ns0:numId ns0:val="2"/>
        </ns0:numPr>
        <ns0:shd ns0:val="clear" ns0:color="auto" ns0:fill="FFFFFF"/>
        <ns0:tabs>
          <ns0:tab ns0:val="left" ns0:pos="547"/>
        </ns0:tabs>
        <ns0:ind ns0:left="545" ns0:hanging="352"/>
        <ns0:jc ns0:val="both"/>
        <ns0:rPr>
          <ns0:color ns0:val="000000"/>
          <ns0:szCs ns0:val="22"/>
        </ns0:rPr>
      </ns0:pPr>
      <ns0:r ns0:rsidRPr="00A71A62">
        <ns0:rPr>
          <ns0:color ns0:val="000000"/>
          <ns0:spacing ns0:val="-2"/>
          <ns0:szCs ns0:val="22"/>
        </ns0:rPr>
        <ns0:t xml:space="preserve">Az elmenő mért fővezeték és elosztótábla létesítésére, saját költségemre külön megállapodást </ns0:t>
      </ns0:r>
      <ns0:r ns0:rsidRPr="00A71A62">
        <ns0:rPr>
          <ns0:color ns0:val="000000"/>
          <ns0:spacing ns0:val="-3"/>
          <ns0:szCs ns0:val="22"/>
        </ns0:rPr>
        <ns0:t xml:space="preserve">kötök az </ns0:t>
      </ns0:r>
      <ns0:r ns0:rsidRPr="00A71A62">
        <ns0:rPr>
          <ns0:color ns0:val="000000"/>
          <ns0:spacing ns0:val="-2"/>
          <ns0:szCs ns0:val="22"/>
        </ns0:rPr>
        <ns0:t>általam választott kivitelezővel. Amennyiben a műszaki átadás-átvétel idejéig nem kerül kiépítésre a mért fővezeték és az elosztótábla, úgy a bekapcsolás plombabontási kérelemmel és annak aktuális árának megfizetésével történhet meg.</ns0:t>
      </ns0:r>
    </ns0:p>
    <ns0:p ns0:rsidR="00C8168F" ns0:rsidRPr="00A71A62" ns0:rsidP="00C8168F">
      <ns0:pPr>
        <ns0:numPr>
          <ns0:ilvl ns0:val="0"/>
          <ns0:numId ns0:val="2"/>
        </ns0:numPr>
        <ns0:shd ns0:val="clear" ns0:color="auto" ns0:fill="FFFFFF"/>
        <ns0:tabs>
          <ns0:tab ns0:val="left" ns0:pos="547"/>
        </ns0:tabs>
        <ns0:ind ns0:left="545" ns0:hanging="352"/>
        <ns0:jc ns0:val="both"/>
        <ns0:rPr>
          <ns0:color ns0:val="000000"/>
          <ns0:szCs ns0:val="22"/>
        </ns0:rPr>
      </ns0:pPr>
      <ns0:r ns0:rsidRPr="00A71A62">
        <ns0:rPr>
          <ns0:color ns0:val="000000"/>
          <ns0:spacing ns0:val="-2"/>
          <ns0:szCs ns0:val="22"/>
        </ns0:rPr>
        <ns0:t>Jelen nyilatkozat aláírásával vállalom a benne szereplő díjak teljes megfizetését, és lemondok a nyilatkozat bármilyen címen történő megtámadásáról és visszavonásáról, kivéve a műszaki f</ns0:t>
      </ns0:r>
      <ns0:r ns0:rsidRPr="00A71A62">
        <ns0:rPr>
          <ns0:color ns0:val="000000"/>
          <ns0:szCs ns0:val="22"/>
        </ns0:rPr>
        <ns0:t xml:space="preserve">eltételek változásának esetét, mikor új megrendelést adok az </ns0:t>
      </ns0:r>
      <ns0:r ns0:rsidRPr="00A71A62">
        <ns0:rPr>
          <ns0:color ns0:val="000000"/>
          <ns0:spacing ns0:val="-7"/>
          <ns0:szCs ns0:val="22"/>
        </ns0:rPr>
        <ns0:t>MVM Démász Áramhálózati Kft.</ns0:t>
      </ns0:r>
      <ns0:r ns0:rsidRPr="00A71A62">
        <ns0:rPr>
          <ns0:color ns0:val="000000"/>
          <ns0:szCs ns0:val="22"/>
        </ns0:rPr>
        <ns0:t xml:space="preserve"> felé, mely jelen </ns0:t>
      </ns0:r>
      <ns0:r ns0:rsidRPr="00A71A62">
        <ns0:rPr>
          <ns0:color ns0:val="000000"/>
          <ns0:spacing ns0:val="-4"/>
          <ns0:szCs ns0:val="22"/>
        </ns0:rPr>
        <ns0:t>megrendelést hatályon kívül helyezi.</ns0:t>
      </ns0:r>
    </ns0:p>
    <ns0:p ns0:rsidR="00C8168F" ns0:rsidRPr="00A71A62" ns0:rsidP="00C8168F">
      <ns0:pPr>
        <ns0:shd ns0:val="clear" ns0:color="auto" ns0:fill="FFFFFF"/>
        <ns0:tabs>
          <ns0:tab ns0:val="left" ns0:pos="547"/>
        </ns0:tabs>
        <ns0:ind ns0:left="545"/>
        <ns0:jc ns0:val="both"/>
        <ns0:rPr>
          <ns0:color ns0:val="000000"/>
          <ns0:szCs ns0:val="22"/>
        </ns0:rPr>
      </ns0:pPr>
    </ns0:p>
    <ns0:p ns0:rsidR="00CE318B" ns0:rsidRPr="00A71A62" ns0:rsidP="00CE318B">
      <ns0:pPr>
        <ns0:pStyle ns0:val="Heading3"/>
        <ns0:spacing ns0:before="0" ns0:after="0" ns0:line="240" ns0:lineRule="auto"/>
        <ns0:rPr>
          <ns0:i ns0:val="0"/>
          <ns0:sz ns0:val="22"/>
          <ns0:lang ns0:val="hu-HU"/>
        </ns0:rPr>
      </ns0:pPr>
      <ns0:r ns0:rsidRPr="00A71A62">
        <ns0:rPr>
          <ns0:i ns0:val="0"/>
          <ns0:sz ns0:val="22"/>
          <ns0:lang ns0:val="hu-HU"/>
        </ns0:rPr>
        <ns0:t>Elérhetőségek:</ns0:t>
      </ns0:r>
    </ns0:p>
    <ns0:p ns0:rsidR="00CE318B" ns0:rsidRPr="00A71A62" ns0:rsidP="00CE318B">
      <ns0:pPr>
        <ns0:pStyle ns0:val="Header"/>
        <ns0:tabs>
          <ns0:tab ns0:val="clear" ns0:pos="4536"/>
          <ns0:tab ns0:val="clear" ns0:pos="9072"/>
        </ns0:tabs>
        <ns0:spacing ns0:before="60"/>
        <ns0:rPr>
          <ns0:sz ns0:val="22"/>
          <ns0:szCs ns0:val="24"/>
        </ns0:rPr>
      </ns0:pPr>
      <ns0:r ns0:rsidRPr="00A71A62">
        <ns0:rPr>
          <ns0:szCs ns0:val="22"/>
        </ns0:rPr>
        <ns0:t>MVM Démász Áramhálózati</ns0:t>
      </ns0:r>
      <ns0:r ns0:rsidRPr="00A71A62">
        <ns0:rPr>
          <ns0:color ns0:val="000000"/>
          <ns0:spacing ns0:val="-7"/>
          <ns0:szCs ns0:val="22"/>
        </ns0:rPr>
        <ns0:t xml:space="preserve"> </ns0:t>
      </ns0:r>
      <ns0:r ns0:rsidRPr="00A71A62">
        <ns0:rPr>
          <ns0:szCs ns0:val="22"/>
        </ns0:rPr>
        <ns0:t xml:space="preserve">Kft. 6724 Szeged, Pulz u. 44., honlap: </ns0:t>
      </ns0:r>
      <ns0:hyperlink ns2:id="rId9" ns0:history="1">
        <ns0:r ns0:rsidRPr="00A71A62">
          <ns0:rPr>
            <ns0:rStyle ns0:val="Hyperlink"/>
            <ns0:szCs ns0:val="22"/>
          </ns0:rPr>
          <ns0:t>https://www.mvmhalozat.hu/aram</ns0:t>
        </ns0:r>
      </ns0:hyperlink>
    </ns0:p>
    <ns0:p ns0:rsidR="00CE318B" ns0:rsidRPr="00A71A62" ns0:rsidP="00CE318B">
      <ns0:pPr>
        <ns0:pStyle ns0:val="Heading3"/>
        <ns0:spacing ns0:after="120" ns0:line="240" ns0:lineRule="auto"/>
        <ns0:rPr>
          <ns0:bCs/>
          <ns0:i ns0:val="0"/>
          <ns0:iCs ns0:val="0"/>
          <ns0:snapToGrid ns0:val="0"/>
          <ns0:sz ns0:val="22"/>
          <ns0:lang ns0:val="hu-HU"/>
        </ns0:rPr>
      </ns0:pPr>
      <ns0:r ns0:rsidRPr="00A71A62">
        <ns0:rPr>
          <ns0:i ns0:val="0"/>
          <ns0:sz ns0:val="22"/>
          <ns0:lang ns0:val="hu-HU"/>
        </ns0:rPr>
        <ns0:t>Bekapcsolás, rendelkezésre állás megkezdésének időpontja:</ns0:t>
      </ns0:r>
      <ns0:r ns0:rsidRPr="00A71A62">
        <ns0:rPr>
          <ns0:bCs/>
          <ns0:i ns0:val="0"/>
          <ns0:iCs ns0:val="0"/>
          <ns0:snapToGrid ns0:val="0"/>
          <ns0:sz ns0:val="22"/>
          <ns0:lang ns0:val="hu-HU"/>
        </ns0:rPr>
        <ns0:t xml:space="preserve"> </ns0:t>
      </ns0:r>
    </ns0:p>
    <ns0:p ns0:rsidR="001E70AE" ns0:rsidRPr="00A71A62" ns0:rsidP="00CE318B">
      <ns0:pPr>
        <ns0:pStyle ns0:val="Header"/>
        <ns0:tabs>
          <ns0:tab ns0:val="clear" ns0:pos="4536"/>
          <ns0:tab ns0:val="clear" ns0:pos="9072"/>
        </ns0:tabs>
        <ns0:spacing ns0:before="60"/>
        <ns0:rPr>
          <ns0:sz ns0:val="22"/>
          <ns0:szCs ns0:val="24"/>
        </ns0:rPr>
      </ns0:pPr>
      <ns0:r ns0:rsidRPr="00A71A62">
        <ns0:rPr>
          <ns0:sz ns0:val="22"/>
          <ns0:szCs ns0:val="24"/>
        </ns0:rPr>
        <ns0:t>A Partner-kivitelező csatlakozóra és/vagy mérőhelyre vonatkozó készre jelentése után a sikeres műszaki átadás-átvételt követő 8 munkanapon belül.</ns0:t>
      </ns0:r>
    </ns0:p>
    <ns0:p ns0:rsidR="001E70AE" ns0:rsidRPr="00A71A62" ns0:rsidP="00CE318B">
      <ns0:pPr>
        <ns0:pStyle ns0:val="Header"/>
        <ns0:tabs>
          <ns0:tab ns0:val="clear" ns0:pos="4536"/>
          <ns0:tab ns0:val="clear" ns0:pos="9072"/>
        </ns0:tabs>
        <ns0:spacing ns0:before="60"/>
        <ns0:rPr>
          <ns0:sz ns0:val="22"/>
          <ns0:szCs ns0:val="24"/>
        </ns0:rPr>
      </ns0:pPr>
    </ns0:p>
    <ns0:p ns0:rsidR="00CE318B" ns0:rsidRPr="00A71A62" ns0:rsidP="00CE318B">
      <ns0:pPr>
        <ns0:shd ns0:val="clear" ns0:color="auto" ns0:fill="FFFFFF"/>
        <ns0:ind ns0:left="193"/>
        <ns0:jc ns0:val="both"/>
        <ns0:rPr>
          <ns0:color ns0:val="000000"/>
          <ns0:sz ns0:val="8"/>
          <ns0:szCs ns0:val="25"/>
        </ns0:rPr>
      </ns0:pPr>
    </ns0:p>
    <ns0:tbl>
      <ns0:tblPr>
        <ns0:tblW ns0:w="10257"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62"/>
        <ns0:gridCol ns0:w="262"/>
        <ns0:gridCol ns0:w="262"/>
        <ns0:gridCol ns0:w="262"/>
        <ns0:gridCol ns0:w="263"/>
        <ns0:gridCol ns0:w="264"/>
        <ns0:gridCol ns0:w="267"/>
        <ns0:gridCol ns0:w="264"/>
        <ns0:gridCol ns0:w="264"/>
        <ns0:gridCol ns0:w="264"/>
        <ns0:gridCol ns0:w="264"/>
        <ns0:gridCol ns0:w="264"/>
        <ns0:gridCol ns0:w="269"/>
        <ns0:gridCol ns0:w="266"/>
        <ns0:gridCol ns0:w="265"/>
        <ns0:gridCol ns0:w="265"/>
        <ns0:gridCol ns0:w="265"/>
        <ns0:gridCol ns0:w="270"/>
        <ns0:gridCol ns0:w="269"/>
        <ns0:gridCol ns0:w="269"/>
        <ns0:gridCol ns0:w="269"/>
        <ns0:gridCol ns0:w="269"/>
        <ns0:gridCol ns0:w="269"/>
        <ns0:gridCol ns0:w="360"/>
        <ns0:gridCol ns0:w="269"/>
        <ns0:gridCol ns0:w="269"/>
        <ns0:gridCol ns0:w="269"/>
        <ns0:gridCol ns0:w="269"/>
        <ns0:gridCol ns0:w="269"/>
        <ns0:gridCol ns0:w="269"/>
        <ns0:gridCol ns0:w="269"/>
        <ns0:gridCol ns0:w="269"/>
        <ns0:gridCol ns0:w="269"/>
        <ns0:gridCol ns0:w="269"/>
        <ns0:gridCol ns0:w="269"/>
        <ns0:gridCol ns0:w="269"/>
        <ns0:gridCol ns0:w="269"/>
        <ns0:gridCol ns0:w="269"/>
        <ns0:gridCol ns0:w="24"/>
      </ns0:tblGrid>
      <ns0:tr ns0:rsidTr="00CD4264">
        <ns0:tblPrEx>
          <ns0:tblW ns0:w="10257" ns0:type="dxa"/>
          <ns0:tblLayout ns0:type="fixed"/>
          <ns0:tblLook ns0:val="0000"/>
        </ns0:tblPrEx>
        <ns0:trPr>
          <ns0:cantSplit/>
          <ns0:trHeight ns0:hRule="exact" ns0:val="250"/>
        </ns0:trPr>
        <ns0:tc>
          <ns0:tcPr>
            <ns0:tcW ns0:w="10257" ns0:type="dxa"/>
            <ns0:gridSpan ns0:val="39"/>
          </ns0:tcPr>
          <ns0:p ns0:rsidR="00CE318B" ns0:rsidRPr="00A71A62" ns0:rsidP="00CE318B">
            <ns0:pPr>
              <ns0:pStyle ns0:val="Header"/>
              <ns0:tabs>
                <ns0:tab ns0:val="clear" ns0:pos="4536"/>
                <ns0:tab ns0:val="clear" ns0:pos="9072"/>
              </ns0:tabs>
              <ns0:jc ns0:val="center"/>
              <ns0:rPr>
                <ns0:szCs ns0:val="22"/>
              </ns0:rPr>
            </ns0:pPr>
            <ns0:r ns0:rsidRPr="00A71A62">
              <ns0:rPr>
                <ns0:szCs ns0:val="22"/>
              </ns0:rPr>
              <ns0:t>Műszaki feltételek</ns0:t>
            </ns0:r>
          </ns0:p>
          <ns0:p ns0:rsidR="00CE318B" ns0:rsidRPr="00A71A62" ns0:rsidP="00CE318B">
            <ns0:pPr>
              <ns0:pStyle ns0:val="Header"/>
              <ns0:tabs>
                <ns0:tab ns0:val="clear" ns0:pos="4536"/>
                <ns0:tab ns0:val="clear" ns0:pos="9072"/>
              </ns0:tabs>
              <ns0:rPr>
                <ns0:szCs ns0:val="22"/>
              </ns0:rPr>
            </ns0:pPr>
            <ns0:r ns0:rsidRPr="00A71A62">
              <ns0:rPr>
                <ns0:szCs ns0:val="22"/>
              </ns0:rPr>
              <ns0:t>HELYSZÍNRAJZ</ns0:t>
            </ns0:r>
          </ns0:p>
        </ns0:tc>
      </ns0:tr>
      <ns0:tr ns0:rsidTr="00CD4264">
        <ns0:tblPrEx>
          <ns0:tblW ns0:w="10257" ns0:type="dxa"/>
          <ns0:tblLayout ns0:type="fixed"/>
          <ns0:tblLook ns0:val="0000"/>
        </ns0:tblPrEx>
        <ns0:trPr>
          <ns0:trHeight ns0:hRule="exact" ns0:val="250"/>
        </ns0:trPr>
        <ns0:tc>
          <ns0:tcPr>
            <ns0:tcW ns0:w="1842" ns0:type="dxa"/>
            <ns0:gridSpan ns0:val="7"/>
          </ns0:tcPr>
          <ns0:p ns0:rsidR="00CE318B" ns0:rsidRPr="00A71A62" ns0:rsidP="00CE318B">
            <ns0:pPr>
              <ns0:pStyle ns0:val="Header"/>
              <ns0:tabs>
                <ns0:tab ns0:val="clear" ns0:pos="4536"/>
                <ns0:tab ns0:val="clear" ns0:pos="9072"/>
              </ns0:tabs>
              <ns0:rPr>
                <ns0:szCs ns0:val="22"/>
              </ns0:rPr>
            </ns0:pPr>
            <ns0:r ns0:rsidRPr="00A71A62">
              <ns0:rPr>
                <ns0:szCs ns0:val="22"/>
              </ns0:rPr>
              <ns0:t>Tr. és ák. jelző szám:</ns0:t>
            </ns0:r>
          </ns0:p>
        </ns0:tc>
        <ns0:tc>
          <ns0:tcPr>
            <ns0:tcW ns0:w="8415" ns0:type="dxa"/>
            <ns0:gridSpan ns0:val="32"/>
          </ns0:tcPr>
          <ns0:p ns0:rsidR="00CE318B" ns0:rsidRPr="00A71A62" ns0:rsidP="00CE318B">
            <ns0:pPr>
              <ns0:pStyle ns0:val="Header"/>
              <ns0:tabs>
                <ns0:tab ns0:val="clear" ns0:pos="4536"/>
                <ns0:tab ns0:val="clear" ns0:pos="9072"/>
              </ns0:tabs>
              <ns0:rPr>
                <ns0:szCs ns0:val="22"/>
              </ns0:rPr>
            </ns0:pPr>
            <ns0:r ns0:rsidRPr="00A71A62">
              <ns0:rPr>
                <ns0:szCs ns0:val="22"/>
              </ns0:rPr>
              <ns0:t>Trafóban benne van</ns0:t>
            </ns0:r>
          </ns0:p>
        </ns0:tc>
      </ns0:tr>
      <ns0:tr ns0:rsidTr="00CD4264">
        <ns0:tblPrEx>
          <ns0:tblW ns0:w="10257" ns0:type="dxa"/>
          <ns0:tblLayout ns0:type="fixed"/>
          <ns0:tblLook ns0:val="0000"/>
        </ns0:tblPrEx>
        <ns0:trPr>
          <ns0:trHeight ns0:hRule="exact" ns0:val="400"/>
        </ns0:trPr>
        <ns0:tc>
          <ns0:tcPr>
            <ns0:tcW ns0:w="1842" ns0:type="dxa"/>
            <ns0:gridSpan ns0:val="7"/>
          </ns0:tcPr>
          <ns0:p ns0:rsidR="00C8168F" ns0:rsidRPr="00A71A62" ns0:rsidP="00C8168F">
            <ns0:pPr>
              <ns0:rPr>
                <ns0:sz ns0:val="18"/>
              </ns0:rPr>
            </ns0:pPr>
            <ns0:r ns0:rsidRPr="00A71A62">
              <ns0:rPr>
                <ns0:szCs ns0:val="22"/>
              </ns0:rPr>
              <ns0:t>Leágazási pont:</ns0:t>
            </ns0:r>
          </ns0:p>
        </ns0:tc>
        <ns0:tc>
          <ns0:tcPr>
            <ns0:tcW ns0:w="8415" ns0:type="dxa"/>
            <ns0:gridSpan ns0:val="32"/>
          </ns0:tcPr>
          <ns0:p ns0:rsidR="00C8168F" ns0:rsidRPr="00A71A62" ns0:rsidP="00C8168F">
            <ns0:pPr>
              <ns0:rPr>
                <ns0:sz ns0:val="18"/>
              </ns0:rPr>
            </ns0:pPr>
            <ns0:r ns0:rsidRPr="00A71A62">
              <ns0:rPr>
                <ns0:szCs ns0:val="22"/>
              </ns0:rPr>
              <ns0:t>Közcélú hálózat ,</ns0:t>
            </ns0:r>
            <ns0:r ns0:rsidRPr="00A71A62">
              <ns0:rPr>
                <ns0:color ns0:val="0000FF"/>
                <ns0:sz ns0:val="18"/>
              </ns0:rPr>
              <ns0:t xml:space="preserve"> {</ns0:t>
            </ns0:r>
            <ns0:r ns0:rsidRPr="00A71A62">
              <ns0:rPr>
                <ns0:color ns0:val="0000FF"/>
                <ns0:sz ns0:val="2"/>
                <ns0:szCs ns0:val="2"/>
              </ns0:rPr>
              <ns0:t>d.Project. OszlopTipusa</ns0:t>
            </ns0:r>
            <ns0:r ns0:rsidRPr="00A71A62">
              <ns0:rPr>
                <ns0:color ns0:val="0000FF"/>
                <ns0:sz ns0:val="18"/>
              </ns0:rPr>
              <ns0:t>} Oszlop</ns0:t>
            </ns0:r>
          </ns0:p>
        </ns0:tc>
      </ns0:tr>
      <ns0:tr ns0:rsidTr="00CD4264">
        <ns0:tblPrEx>
          <ns0:tblW ns0:w="10257" ns0:type="dxa"/>
          <ns0:tblLayout ns0:type="fixed"/>
          <ns0:tblLook ns0:val="0000"/>
        </ns0:tblPrEx>
        <ns0:trPr>
          <ns0:trHeight ns0:hRule="exact" ns0:val="342"/>
        </ns0:trPr>
        <ns0:tc>
          <ns0:tcPr>
            <ns0:tcW ns0:w="1842" ns0:type="dxa"/>
            <ns0:gridSpan ns0:val="7"/>
            <ns0:vMerge ns0:val="restart"/>
            <ns0:vAlign ns0:val="center"/>
          </ns0:tcPr>
          <ns0:p ns0:rsidR="00CE318B" ns0:rsidRPr="00A71A62" ns0:rsidP="00CE318B">
            <ns0:pPr>
              <ns0:pStyle ns0:val="Header"/>
              <ns0:tabs>
                <ns0:tab ns0:val="clear" ns0:pos="4536"/>
                <ns0:tab ns0:val="clear" ns0:pos="9072"/>
              </ns0:tabs>
              <ns0:rPr>
                <ns0:szCs ns0:val="22"/>
              </ns0:rPr>
            </ns0:pPr>
            <ns0:r ns0:rsidRPr="00A71A62">
              <ns0:rPr>
                <ns0:szCs ns0:val="22"/>
              </ns0:rPr>
              <ns0:t>Csatlakozási pont:</ns0:t>
            </ns0: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8151" ns0:type="dxa"/>
            <ns0:gridSpan ns0:val="31"/>
          </ns0:tcPr>
          <ns0:p ns0:rsidR="00CE318B" ns0:rsidRPr="00A71A62" ns0:rsidP="00CE318B">
            <ns0:pPr>
              <ns0:pStyle ns0:val="Header"/>
              <ns0:tabs>
                <ns0:tab ns0:val="clear" ns0:pos="4536"/>
                <ns0:tab ns0:val="clear" ns0:pos="9072"/>
              </ns0:tabs>
              <ns0:rPr>
                <ns0:szCs ns0:val="22"/>
              </ns0:rPr>
            </ns0:pPr>
            <ns0:r ns0:rsidRPr="00A71A62">
              <ns0:rPr>
                <ns0:szCs ns0:val="22"/>
              </ns0:rPr>
              <ns0:t>mérőszekrényben lévő csatlakozóvezetéket fogadó sorkapocs bejövő kapcsai</ns0:t>
            </ns0:r>
          </ns0:p>
          <ns0:p ns0:rsidR="00CE318B" ns0:rsidRPr="00A71A62" ns0:rsidP="00CE318B">
            <ns0:pPr>
              <ns0:pStyle ns0:val="Header"/>
              <ns0:tabs>
                <ns0:tab ns0:val="clear" ns0:pos="4536"/>
                <ns0:tab ns0:val="clear" ns0:pos="9072"/>
              </ns0:tabs>
              <ns0:rPr>
                <ns0:szCs ns0:val="22"/>
              </ns0:rPr>
            </ns0:pPr>
          </ns0:p>
        </ns0:tc>
      </ns0:tr>
      <ns0:tr ns0:rsidTr="00CD4264">
        <ns0:tblPrEx>
          <ns0:tblW ns0:w="10257" ns0:type="dxa"/>
          <ns0:tblLayout ns0:type="fixed"/>
          <ns0:tblLook ns0:val="0000"/>
        </ns0:tblPrEx>
        <ns0:trPr>
          <ns0:trHeight ns0:hRule="exact" ns0:val="391"/>
        </ns0:trPr>
        <ns0:tc>
          <ns0:tcPr>
            <ns0:tcW ns0:w="1842" ns0:type="dxa"/>
            <ns0:gridSpan ns0:val="7"/>
            <ns0:vMerge/>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r ns0:rsidRPr="00A71A62">
              <ns0:rPr>
                <ns0:szCs ns0:val="22"/>
              </ns0:rPr>
              <ns0:t>X</ns0:t>
            </ns0:r>
          </ns0:p>
        </ns0:tc>
        <ns0:tc>
          <ns0:tcPr>
            <ns0:tcW ns0:w="8151" ns0:type="dxa"/>
            <ns0:gridSpan ns0:val="31"/>
          </ns0:tcPr>
          <ns0:p ns0:rsidR="00CE318B" ns0:rsidRPr="00A71A62" ns0:rsidP="00CE318B">
            <ns0:pPr>
              <ns0:pStyle ns0:val="Header"/>
              <ns0:tabs>
                <ns0:tab ns0:val="clear" ns0:pos="4536"/>
                <ns0:tab ns0:val="clear" ns0:pos="9072"/>
              </ns0:tabs>
              <ns0:rPr>
                <ns0:szCs ns0:val="22"/>
              </ns0:rPr>
            </ns0:pPr>
            <ns0:r ns0:rsidRPr="00A71A62">
              <ns0:rPr>
                <ns0:noProof/>
                <ns0:szCs ns0:val="22"/>
              </ns0:rPr>
              <ns1:AlternateContent>
                <ns1:Choice Requires="wps">
                  <ns0:drawing>
                    <ns3:anchor distT="45720" distB="45720" distL="114300" distR="114300" simplePos="0" relativeHeight="251661312" behindDoc="1" locked="0" layoutInCell="1" allowOverlap="1">
                      <ns3:simplePos x="0" y="0"/>
                      <ns3:positionH relativeFrom="column">
                        <ns3:posOffset>2243184</ns3:posOffset>
                      </ns3:positionH>
                      <ns3:positionV relativeFrom="paragraph">
                        <ns3:posOffset>737920</ns3:posOffset>
                      </ns3:positionV>
                      <ns3:extent cx="2814955" cy="678264"/>
                      <ns3:effectExtent l="0" t="0" r="23495" b="26670"/>
                      <ns3:wrapNone/>
                      <ns3:docPr id="217" name="Szövegdoboz 2"/>
                      <ns3:cNvGraphicFramePr/>
                      <ns4:graphic>
                        <ns4:graphicData uri="http://schemas.microsoft.com/office/word/2010/wordprocessingShape">
                          <ns9:wsp>
                            <ns9:cNvSpPr txBox="1">
                              <ns4:spLocks noChangeArrowheads="1"/>
                            </ns9:cNvSpPr>
                            <ns9:spPr bwMode="auto">
                              <ns4:xfrm>
                                <ns4:off x="0" y="0"/>
                                <ns4:ext cx="2814955" cy="678264"/>
                              </ns4:xfrm>
                              <ns4:prstGeom prst="rect">
                                <ns4:avLst/>
                              </ns4:prstGeom>
                              <ns4:solidFill>
                                <ns4:srgbClr val="FFFFFF"/>
                              </ns4:solidFill>
                              <ns4:ln w="9525">
                                <ns4:solidFill>
                                  <ns4:srgbClr val="000000"/>
                                </ns4:solidFill>
                                <ns4:miter lim="800000"/>
                                <ns4:headEnd/>
                                <ns4:tailEnd/>
                              </ns4:ln>
                            </ns9:spPr>
                            <ns9:txbx>
                              <ns0:txbxContent>
                                <ns0:p ns0:rsidR="005A2DAD" ns0:rsidP="00C8168F">
                                  <ns0:r ns0:rsidRPr="00252EE0">
                                    <ns0:rPr>
                                      <ns0:color ns0:val="2218F0"/>
                                    </ns0:rPr>
                                    <ns0:t>Vízszintes hossz:                   {</ns0:t>
                                  </ns0:r>
                                  <ns0:r ns0:rsidRPr="00252EE0">
                                    <ns0:rPr>
                                      <ns0:color ns0:val="2218F0"/>
                                      <ns0:sz ns0:val="2"/>
                                      <ns0:szCs ns0:val="2"/>
                                    </ns0:rPr>
                                    <ns0:t>d.Project.VizszintesKabelhosszM</ns0:t>
                                  </ns0:r>
                                  <ns0:r ns0:rsidRPr="00252EE0">
                                    <ns0:rPr>
                                      <ns0:color ns0:val="2218F0"/>
                                    </ns0:rPr>
                                    <ns0:t>}</ns0:t>
                                  </ns0:r>
                                </ns0:p>
                                <ns0:p ns0:rsidR="005A2DAD" ns0:rsidP="00C8168F">
                                  <ns0:r ns0:rsidRPr="00252EE0">
                                    <ns0:rPr>
                                      <ns0:color ns0:val="2218F0"/>
                                    </ns0:rPr>
                                    <ns0:t>Leszálló:                                {</ns0:t>
                                  </ns0:r>
                                  <ns0:r ns0:rsidRPr="00252EE0">
                                    <ns0:rPr>
                                      <ns0:color ns0:val="2218F0"/>
                                      <ns0:sz ns0:val="2"/>
                                      <ns0:szCs ns0:val="2"/>
                                    </ns0:rPr>
                                    <ns0:t>d.Project.TetotartoHossz</ns0:t>
                                  </ns0:r>
                                  <ns0:r ns0:rsidRPr="00252EE0">
                                    <ns0:rPr>
                                      <ns0:color ns0:val="2218F0"/>
                                    </ns0:rPr>
                                    <ns0:t>}</ns0:t>
                                  </ns0:r>
                                </ns0:p>
                                <ns0:p ns0:rsidR="005A2DAD" ns0:rsidP="00C8168F">
                                  <ns0:r ns0:rsidRPr="00252EE0">
                                    <ns0:rPr>
                                      <ns0:color ns0:val="2218F0"/>
                                    </ns0:rPr>
                                    <ns0:t>Össz hossz:                            {</ns0:t>
                                  </ns0:r>
                                  <ns0:r ns0:rsidRPr="00252EE0">
                                    <ns0:rPr>
                                      <ns0:color ns0:val="2218F0"/>
                                      <ns0:sz ns0:val="2"/>
                                      <ns0:szCs ns0:val="2"/>
                                    </ns0:rPr>
                                    <ns0:t>d.Project.OsszKabelhossz</ns0:t>
                                  </ns0:r>
                                  <ns0:r ns0:rsidRPr="00252EE0">
                                    <ns0:rPr>
                                      <ns0:color ns0:val="2218F0"/>
                                    </ns0:rPr>
                                    <ns0:t>}</ns0:t>
                                  </ns0:r>
                                  <ns0:r>
                                    <ns0:t xml:space="preserve">                 </ns0:t>
                                  </ns0:r>
                                </ns0:p>
                              </ns0:txbxContent>
                            </ns9:txbx>
                            <ns9:bodyPr rot="0" vert="horz" wrap="square" lIns="91440" tIns="45720" rIns="91440" bIns="45720" anchor="t" anchorCtr="0"/>
                          </ns9:wsp>
                        </ns4:graphicData>
                      </ns4:graphic>
                      <ns7:sizeRelH relativeFrom="margin">
                        <ns7:pctWidth>0</ns7:pctWidth>
                      </ns7:sizeRelH>
                      <ns7:sizeRelV relativeFrom="margin">
                        <ns7:pctHeight>0</ns7:pctHeight>
                      </ns7:sizeRelV>
                    </ns3:anchor>
                  </ns0:drawing>
                </ns1:Choice>
                <ns1:Fallback>
                  <ns0:pict>
                    <ns10:shapetype id="_x0000_t202" coordsize="21600,21600" ns11:spt="202" path="m,l,21600r21600,l21600,xe">
                      <ns10:stroke joinstyle="miter"/>
                      <ns10:path gradientshapeok="t" ns11:connecttype="rect"/>
                    </ns10:shapetype>
                    <ns10:shape id="Szövegdoboz 2" ns11:spid="_x0000_s1025" type="#_x0000_t202" style="width:221.65pt;height:53.4pt;margin-top:58.1pt;margin-left:176.65pt;mso-height-percent:0;mso-height-relative:margin;mso-width-percent:0;mso-width-relative:margin;mso-wrap-distance-bottom:3.6pt;mso-wrap-distance-left:9pt;mso-wrap-distance-right:9pt;mso-wrap-distance-top:3.6pt;mso-wrap-style:square;position:absolute;v-text-anchor:top;visibility:visible;z-index:-251654144">
                      <ns10:textbox>
                        <ns0:txbxContent>
                          <ns0:p ns0:rsidR="005A2DAD" ns0:rsidP="00C8168F">
                            <ns0:r ns0:rsidRPr="00252EE0">
                              <ns0:rPr>
                                <ns0:color ns0:val="2218F0"/>
                              </ns0:rPr>
                              <ns0:t>Vízszintes hossz:                   {</ns0:t>
                            </ns0:r>
                            <ns0:r ns0:rsidRPr="00252EE0">
                              <ns0:rPr>
                                <ns0:color ns0:val="2218F0"/>
                                <ns0:sz ns0:val="2"/>
                                <ns0:szCs ns0:val="2"/>
                              </ns0:rPr>
                              <ns0:t>d.Project.VizszintesKabelhosszM</ns0:t>
                            </ns0:r>
                            <ns0:r ns0:rsidRPr="00252EE0">
                              <ns0:rPr>
                                <ns0:color ns0:val="2218F0"/>
                              </ns0:rPr>
                              <ns0:t>}</ns0:t>
                            </ns0:r>
                          </ns0:p>
                          <ns0:p ns0:rsidR="005A2DAD" ns0:rsidP="00C8168F">
                            <ns0:r ns0:rsidRPr="00252EE0">
                              <ns0:rPr>
                                <ns0:color ns0:val="2218F0"/>
                              </ns0:rPr>
                              <ns0:t>Leszálló:                                {</ns0:t>
                            </ns0:r>
                            <ns0:r ns0:rsidRPr="00252EE0">
                              <ns0:rPr>
                                <ns0:color ns0:val="2218F0"/>
                                <ns0:sz ns0:val="2"/>
                                <ns0:szCs ns0:val="2"/>
                              </ns0:rPr>
                              <ns0:t>d.Project.TetotartoHossz</ns0:t>
                            </ns0:r>
                            <ns0:r ns0:rsidRPr="00252EE0">
                              <ns0:rPr>
                                <ns0:color ns0:val="2218F0"/>
                              </ns0:rPr>
                              <ns0:t>}</ns0:t>
                            </ns0:r>
                          </ns0:p>
                          <ns0:p ns0:rsidR="005A2DAD" ns0:rsidP="00C8168F">
                            <ns0:r ns0:rsidRPr="00252EE0">
                              <ns0:rPr>
                                <ns0:color ns0:val="2218F0"/>
                              </ns0:rPr>
                              <ns0:t>Össz hossz:                            {</ns0:t>
                            </ns0:r>
                            <ns0:r ns0:rsidRPr="00252EE0">
                              <ns0:rPr>
                                <ns0:color ns0:val="2218F0"/>
                                <ns0:sz ns0:val="2"/>
                                <ns0:szCs ns0:val="2"/>
                              </ns0:rPr>
                              <ns0:t>d.Project.OsszKabelhossz</ns0:t>
                            </ns0:r>
                            <ns0:r ns0:rsidRPr="00252EE0">
                              <ns0:rPr>
                                <ns0:color ns0:val="2218F0"/>
                              </ns0:rPr>
                              <ns0:t>}</ns0:t>
                            </ns0:r>
                            <ns0:r>
                              <ns0:t xml:space="preserve">                 </ns0:t>
                            </ns0:r>
                          </ns0:p>
                        </ns0:txbxContent>
                      </ns10:textbox>
                    </ns10:shape>
                  </ns0:pict>
                </ns1:Fallback>
              </ns1:AlternateContent>
            </ns0:r>
            <ns0:r ns0:rsidRPr="00A71A62" ns0:rsidR="00CE318B">
              <ns0:rPr>
                <ns0:szCs ns0:val="22"/>
              </ns0:rPr>
              <ns0:t>fogyasztásmérő berendezés elmenő kapcsai</ns0:t>
            </ns0:r>
          </ns0:p>
          <ns0:p ns0:rsidR="00CE318B" ns0:rsidRPr="00A71A62" ns0:rsidP="00CE318B">
            <ns0:pPr>
              <ns0:pStyle ns0:val="Header"/>
              <ns0:tabs>
                <ns0:tab ns0:val="clear" ns0:pos="4536"/>
                <ns0:tab ns0:val="clear" ns0:pos="9072"/>
              </ns0:tabs>
              <ns0:rPr>
                <ns0:szCs ns0:val="22"/>
              </ns0:rPr>
            </ns0:pPr>
          </ns0:p>
        </ns0:tc>
      </ns0:tr>
      <ns0:tr ns0:rsidTr="00CD4264">
        <ns0:tblPrEx>
          <ns0:tblW ns0:w="10257" ns0:type="dxa"/>
          <ns0:tblLayout ns0:type="fixed"/>
          <ns0:tblLook ns0:val="0000"/>
        </ns0:tblPrEx>
        <ns0:trPr>
          <ns0:trHeight ns0:hRule="exact" ns0:val="502"/>
        </ns0:trPr>
        <ns0:tc>
          <ns0:tcPr>
            <ns0:tcW ns0:w="1842" ns0:type="dxa"/>
            <ns0:gridSpan ns0:val="7"/>
            <ns0:vMerge/>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8151" ns0:type="dxa"/>
            <ns0:gridSpan ns0:val="31"/>
          </ns0:tcPr>
          <ns0:p ns0:rsidR="00CE318B" ns0:rsidRPr="00A71A62" ns0:rsidP="00CE318B">
            <ns0:pPr>
              <ns0:pStyle ns0:val="Header"/>
              <ns0:tabs>
                <ns0:tab ns0:val="clear" ns0:pos="4536"/>
                <ns0:tab ns0:val="clear" ns0:pos="9072"/>
              </ns0:tabs>
              <ns0:rPr>
                <ns0:szCs ns0:val="22"/>
              </ns0:rPr>
            </ns0:pPr>
            <ns0:r ns0:rsidRPr="00A71A62">
              <ns0:rPr>
                <ns0:szCs ns0:val="22"/>
              </ns0:rPr>
              <ns0:t>társasháznál a közcélú vezetéket fogadó biztosítószekrényben az összekötő berendezés biztosítóinak elmenő kapcsai</ns0:t>
            </ns0:r>
          </ns0:p>
          <ns0:p ns0:rsidR="00CE318B" ns0:rsidRPr="00A71A62" ns0:rsidP="00CE318B">
            <ns0:pPr>
              <ns0:pStyle ns0:val="Header"/>
              <ns0:tabs>
                <ns0:tab ns0:val="clear" ns0:pos="4536"/>
                <ns0:tab ns0:val="clear" ns0:pos="9072"/>
              </ns0:tabs>
              <ns0:rPr>
                <ns0:szCs ns0:val="22"/>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Cs ns0:val="22"/>
              </ns0:rPr>
            </ns0:pPr>
            <ns0:r ns0:rsidRPr="005F76DD">
              <ns0:rPr>
                <ns0:noProof/>
                <ns0:szCs ns0:val="22"/>
              </ns0:rPr>
              <ns1:AlternateContent>
                <ns1:Choice Requires="wps">
                  <ns0:drawing>
                    <ns3:anchor distT="45720" distB="45720" distL="114300" distR="114300" simplePos="0" relativeHeight="251679744" behindDoc="0" locked="0" layoutInCell="1" allowOverlap="1">
                      <ns3:simplePos x="0" y="0"/>
                      <ns3:positionH relativeFrom="column">
                        <ns3:posOffset>-19050</ns3:posOffset>
                      </ns3:positionH>
                      <ns3:positionV relativeFrom="paragraph">
                        <ns3:posOffset>48895</ns3:posOffset>
                      </ns3:positionV>
                      <ns3:extent cx="3462020" cy="2976245"/>
                      <ns3:effectExtent l="0" t="0" r="24130" b="14605"/>
                      <ns3:wrapNone/>
                      <ns3:docPr id="27" name="Szövegdoboz 2"/>
                      <ns3:cNvGraphicFramePr/>
                      <ns4:graphic>
                        <ns4:graphicData uri="http://schemas.microsoft.com/office/word/2010/wordprocessingShape">
                          <ns9:wsp>
                            <ns9:cNvSpPr txBox="1">
                              <ns4:spLocks noChangeArrowheads="1"/>
                            </ns9:cNvSpPr>
                            <ns9:spPr bwMode="auto">
                              <ns4:xfrm>
                                <ns4:off x="0" y="0"/>
                                <ns4:ext cx="3462020" cy="2976245"/>
                              </ns4:xfrm>
                              <ns4:prstGeom prst="rect">
                                <ns4:avLst/>
                              </ns4:prstGeom>
                              <ns4:solidFill>
                                <ns4:srgbClr val="FFFFFF"/>
                              </ns4:solidFill>
                              <ns4:ln w="9525">
                                <ns4:solidFill>
                                  <ns4:srgbClr val="000000"/>
                                </ns4:solidFill>
                                <ns4:miter lim="800000"/>
                                <ns4:headEnd/>
                                <ns4:tailEnd/>
                              </ns4:ln>
                            </ns9:spPr>
                            <ns9:txbx>
                              <ns0:txbxContent>
                                <ns0:p ns0:rsidR="005A2DAD">
                                  <ns0:r>
                                    <ns0:rPr>
                                      <ns0:rFonts ns0:ascii="Arial" ns0:hAnsi="Arial" ns0:cs="Arial"/>
                                      <ns0:noProof/>
                                      <ns0:color ns0:val="000000"/>
                                      <ns0:sz ns0:val="22"/>
                                      <ns0:szCs ns0:val="22"/>
                                      <ns0:bdr ns0:val="none" ns0:sz="0" ns0:space="0" ns0:color="auto" ns0:frame="1"/>
                                    </ns0:rPr>
                                    <ns0:drawing>
                                      <ns3:inline distT="0" distB="0" distL="0" distR="0">
                                        <ns3:extent cx="3270250" cy="2911718"/>
                                        <ns3:effectExtent l="0" t="0" r="6350" b="3175"/>
                                        <ns3:docPr id="1442984336" name="Kép 32" descr=""/>
                                        <ns3:cNvGraphicFramePr>
                                          <ns4:graphicFrameLocks noChangeAspect="1"/>
                                        </ns3:cNvGraphicFramePr>
                                        <ns4:graphic>
                                          <ns4:graphicData uri="http://schemas.openxmlformats.org/drawingml/2006/picture">
                                            <ns5:pic>
                                              <ns5:nvPicPr>
                                                <ns5:cNvPr id="1442984336" name="Picture 4" descr=""/>
                                                <ns5:cNvPicPr>
                                                  <ns4:picLocks noChangeAspect="1" noChangeArrowheads="1"/>
                                                </ns5:cNvPicPr>
                                              </ns5:nvPicPr>
                                              <ns5:blipFill>
                                                <ns4:blip ns2:embed="rId10">
                                                  <ns4:extLst>
                                                    <ns4:ext uri="{28A0092B-C50C-407E-A947-70E740481C1C}">
                                                      <ns6:useLocalDpi val="0"/>
                                                    </ns4:ext>
                                                  </ns4:extLst>
                                                </ns4:blip>
                                                <ns4:stretch>
                                                  <ns4:fillRect/>
                                                </ns4:stretch>
                                              </ns5:blipFill>
                                              <ns5:spPr bwMode="auto">
                                                <ns4:xfrm>
                                                  <ns4:off x="0" y="0"/>
                                                  <ns4:ext cx="3270250" cy="2911718"/>
                                                </ns4:xfrm>
                                                <ns4:prstGeom prst="rect">
                                                  <ns4:avLst/>
                                                </ns4:prstGeom>
                                                <ns4:noFill/>
                                                <ns4:ln>
                                                  <ns4:noFill/>
                                                </ns4:ln>
                                              </ns5:spPr>
                                            </ns5:pic>
                                          </ns4:graphicData>
                                        </ns4:graphic>
                                      </ns3:inline>
                                    </ns0:drawing>
                                  </ns0:r>
                                </ns0:p>
                              </ns0:txbxContent>
                            </ns9:txbx>
                            <ns9:bodyPr rot="0" vert="horz" wrap="square" lIns="91440" tIns="45720" rIns="91440" bIns="45720" anchor="t" anchorCtr="0"/>
                          </ns9:wsp>
                        </ns4:graphicData>
                      </ns4:graphic>
                      <ns7:sizeRelH relativeFrom="margin">
                        <ns7:pctWidth>0</ns7:pctWidth>
                      </ns7:sizeRelH>
                      <ns7:sizeRelV relativeFrom="margin">
                        <ns7:pctHeight>0</ns7:pctHeight>
                      </ns7:sizeRelV>
                    </ns3:anchor>
                  </ns0:drawing>
                </ns1:Choice>
                <ns1:Fallback>
                  <ns0:pict>
                    <ns10:shape id="_x0000_s1026" type="#_x0000_t202" style="width:272.6pt;height:234.35pt;margin-top:3.85pt;margin-left:-1.5pt;mso-height-percent:0;mso-height-relative:margin;mso-width-percent:0;mso-width-relative:margin;mso-wrap-distance-bottom:3.6pt;mso-wrap-distance-left:9pt;mso-wrap-distance-right:9pt;mso-wrap-distance-top:3.6pt;mso-wrap-style:square;position:absolute;v-text-anchor:top;visibility:visible;z-index:251680768">
                      <ns10:textbox>
                        <ns0:txbxContent>
                          <ns0:p ns0:rsidR="005A2DAD">
                            <ns0:drawing>
                              <ns3:inline distT="0" distB="0" distL="0" distR="0">
                                <ns3:extent cx="3270250" cy="2911718"/>
                                <ns3:effectExtent l="0" t="0" r="6350" b="3175"/>
                                <ns3:docPr id="32" name="Kép 32" descr=""/>
                                <ns3:cNvGraphicFramePr>
                                  <ns4:graphicFrameLocks noChangeAspect="1"/>
                                </ns3:cNvGraphicFramePr>
                                <ns4:graphic>
                                  <ns4:graphicData uri="http://schemas.openxmlformats.org/drawingml/2006/picture">
                                    <ns5:pic>
                                      <ns5:nvPicPr>
                                        <ns5:cNvPr id="32" name="Picture 4" descr=""/>
                                        <ns5:cNvPicPr>
                                          <ns4:picLocks noChangeAspect="1" noChangeArrowheads="1"/>
                                        </ns5:cNvPicPr>
                                      </ns5:nvPicPr>
                                      <ns5:blipFill>
                                        <ns4:blip ns2:embed="rId10">
                                          <ns4:extLst>
                                            <ns4:ext uri="{28A0092B-C50C-407E-A947-70E740481C1C}">
                                              <ns6:useLocalDpi val="0"/>
                                            </ns4:ext>
                                          </ns4:extLst>
                                        </ns4:blip>
                                        <ns4:stretch>
                                          <ns4:fillRect/>
                                        </ns4:stretch>
                                      </ns5:blipFill>
                                      <ns5:spPr bwMode="auto">
                                        <ns4:xfrm>
                                          <ns4:off x="0" y="0"/>
                                          <ns4:ext cx="3270250" cy="2911718"/>
                                        </ns4:xfrm>
                                        <ns4:prstGeom prst="rect">
                                          <ns4:avLst/>
                                        </ns4:prstGeom>
                                        <ns4:noFill/>
                                        <ns4:ln>
                                          <ns4:noFill/>
                                        </ns4:ln>
                                      </ns5:spPr>
                                    </ns5:pic>
                                  </ns4:graphicData>
                                </ns4:graphic>
                              </ns3:inline>
                            </ns0:drawing>
                          </ns0:p>
                        </ns0:txbxContent>
                      </ns10:textbox>
                    </ns10:shape>
                  </ns0:pict>
                </ns1:Fallback>
              </ns1:AlternateContent>
            </ns0:r>
          </ns0:p>
        </ns0:tc>
        <ns0:tc>
          <ns0:tcPr>
            <ns0:tcW ns0:w="262" ns0:type="dxa"/>
          </ns0:tcPr>
          <ns0:p ns0:rsidR="00CE318B" ns0:rsidRPr="00A71A62" ns0:rsidP="00CE318B">
            <ns0:pPr>
              <ns0:pStyle ns0:val="Header"/>
              <ns0:tabs>
                <ns0:tab ns0:val="clear" ns0:pos="4536"/>
                <ns0:tab ns0:val="clear" ns0:pos="9072"/>
              </ns0:tabs>
              <ns0:rPr>
                <ns0:szCs ns0:val="22"/>
              </ns0:rPr>
            </ns0:pPr>
          </ns0:p>
        </ns0:tc>
        <ns0:tc>
          <ns0:tcPr>
            <ns0:tcW ns0:w="262" ns0:type="dxa"/>
          </ns0:tcPr>
          <ns0:p ns0:rsidR="00CE318B" ns0:rsidRPr="00A71A62" ns0:rsidP="00CE318B">
            <ns0:pPr>
              <ns0:pStyle ns0:val="Header"/>
              <ns0:tabs>
                <ns0:tab ns0:val="clear" ns0:pos="4536"/>
                <ns0:tab ns0:val="clear" ns0:pos="9072"/>
              </ns0:tabs>
              <ns0:rPr>
                <ns0:szCs ns0:val="22"/>
              </ns0:rPr>
            </ns0:pPr>
          </ns0:p>
        </ns0:tc>
        <ns0:tc>
          <ns0:tcPr>
            <ns0:tcW ns0:w="262" ns0:type="dxa"/>
          </ns0:tcPr>
          <ns0:p ns0:rsidR="00CE318B" ns0:rsidRPr="00A71A62" ns0:rsidP="00CE318B">
            <ns0:pPr>
              <ns0:pStyle ns0:val="Header"/>
              <ns0:tabs>
                <ns0:tab ns0:val="clear" ns0:pos="4536"/>
                <ns0:tab ns0:val="clear" ns0:pos="9072"/>
              </ns0:tabs>
              <ns0:rPr>
                <ns0:szCs ns0:val="22"/>
              </ns0:rPr>
            </ns0:pPr>
          </ns0:p>
        </ns0:tc>
        <ns0:tc>
          <ns0:tcPr>
            <ns0:tcW ns0:w="263"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7"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4"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6" ns0:type="dxa"/>
          </ns0:tcPr>
          <ns0:p ns0:rsidR="00CE318B" ns0:rsidRPr="00A71A62" ns0:rsidP="00CE318B">
            <ns0:pPr>
              <ns0:pStyle ns0:val="Header"/>
              <ns0:tabs>
                <ns0:tab ns0:val="clear" ns0:pos="4536"/>
                <ns0:tab ns0:val="clear" ns0:pos="9072"/>
              </ns0:tabs>
              <ns0:rPr>
                <ns0:szCs ns0:val="22"/>
              </ns0:rPr>
            </ns0:pPr>
          </ns0:p>
        </ns0:tc>
        <ns0:tc>
          <ns0:tcPr>
            <ns0:tcW ns0:w="265" ns0:type="dxa"/>
          </ns0:tcPr>
          <ns0:p ns0:rsidR="00CE318B" ns0:rsidRPr="00A71A62" ns0:rsidP="00CE318B">
            <ns0:pPr>
              <ns0:pStyle ns0:val="Header"/>
              <ns0:tabs>
                <ns0:tab ns0:val="clear" ns0:pos="4536"/>
                <ns0:tab ns0:val="clear" ns0:pos="9072"/>
              </ns0:tabs>
              <ns0:rPr>
                <ns0:szCs ns0:val="22"/>
              </ns0:rPr>
            </ns0:pPr>
          </ns0:p>
        </ns0:tc>
        <ns0:tc>
          <ns0:tcPr>
            <ns0:tcW ns0:w="265" ns0:type="dxa"/>
          </ns0:tcPr>
          <ns0:p ns0:rsidR="00CE318B" ns0:rsidRPr="00A71A62" ns0:rsidP="00CE318B">
            <ns0:pPr>
              <ns0:pStyle ns0:val="Header"/>
              <ns0:tabs>
                <ns0:tab ns0:val="clear" ns0:pos="4536"/>
                <ns0:tab ns0:val="clear" ns0:pos="9072"/>
              </ns0:tabs>
              <ns0:rPr>
                <ns0:szCs ns0:val="22"/>
              </ns0:rPr>
            </ns0:pPr>
          </ns0:p>
        </ns0:tc>
        <ns0:tc>
          <ns0:tcPr>
            <ns0:tcW ns0:w="265" ns0:type="dxa"/>
          </ns0:tcPr>
          <ns0:p ns0:rsidR="00CE318B" ns0:rsidRPr="00A71A62" ns0:rsidP="00CE318B">
            <ns0:pPr>
              <ns0:pStyle ns0:val="Header"/>
              <ns0:tabs>
                <ns0:tab ns0:val="clear" ns0:pos="4536"/>
                <ns0:tab ns0:val="clear" ns0:pos="9072"/>
              </ns0:tabs>
              <ns0:rPr>
                <ns0:szCs ns0:val="22"/>
              </ns0:rPr>
            </ns0:pPr>
          </ns0:p>
        </ns0:tc>
        <ns0:tc>
          <ns0:tcPr>
            <ns0:tcW ns0:w="270"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360"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c>
          <ns0:tcPr>
            <ns0:tcW ns0:w="269" ns0:type="dxa"/>
          </ns0:tcPr>
          <ns0:p ns0:rsidR="00CE318B" ns0:rsidRPr="00A71A62" ns0:rsidP="00CE318B">
            <ns0:pPr>
              <ns0:pStyle ns0:val="Header"/>
              <ns0:tabs>
                <ns0:tab ns0:val="clear" ns0:pos="4536"/>
                <ns0:tab ns0:val="clear" ns0:pos="9072"/>
              </ns0:tabs>
              <ns0:rPr>
                <ns0:szCs ns0:val="22"/>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r ns0:rsidRPr="00A71A62">
              <ns0:rPr>
                <ns0:noProof/>
                <ns0:sz ns0:val="18"/>
              </ns0:rPr>
              <ns1:AlternateContent>
                <ns1:Choice Requires="wps">
                  <ns0:drawing>
                    <ns3:anchor distT="0" distB="0" distL="114300" distR="114300" simplePos="0" relativeHeight="251671552" behindDoc="1" locked="0" layoutInCell="1" allowOverlap="1">
                      <ns3:simplePos x="0" y="0"/>
                      <ns3:positionH relativeFrom="column">
                        <ns3:posOffset>-1063791</ns3:posOffset>
                      </ns3:positionH>
                      <ns3:positionV relativeFrom="paragraph">
                        <ns3:posOffset>-1314340</ns3:posOffset>
                      </ns3:positionV>
                      <ns3:extent cx="2584174" cy="1717482"/>
                      <ns3:effectExtent l="0" t="0" r="26035" b="16510"/>
                      <ns3:wrapNone/>
                      <ns3:docPr id="58" name="Szövegdoboz 58"/>
                      <ns3:cNvGraphicFramePr/>
                      <ns4:graphic>
                        <ns4:graphicData uri="http://schemas.microsoft.com/office/word/2010/wordprocessingShape">
                          <ns9:wsp>
                            <ns9:cNvSpPr txBox="1"/>
                            <ns9:spPr>
                              <ns4:xfrm>
                                <ns4:off x="0" y="0"/>
                                <ns4:ext cx="2584174" cy="1717482"/>
                              </ns4:xfrm>
                              <ns4:prstGeom prst="rect">
                                <ns4:avLst/>
                              </ns4:prstGeom>
                              <ns4:solidFill>
                                <ns4:schemeClr val="lt1"/>
                              </ns4:solidFill>
                              <ns4:ln w="6350">
                                <ns4:solidFill>
                                  <ns4:prstClr val="black"/>
                                </ns4:solidFill>
                              </ns4:ln>
                              <ns4:effectLst/>
                            </ns9:spPr>
                            <ns9:style>
                              <ns4:lnRef idx="0">
                                <ns4:schemeClr val="accent1"/>
                              </ns4:lnRef>
                              <ns4:fillRef idx="0">
                                <ns4:schemeClr val="accent1"/>
                              </ns4:fillRef>
                              <ns4:effectRef idx="0">
                                <ns4:schemeClr val="accent1"/>
                              </ns4:effectRef>
                              <ns4:fontRef idx="minor">
                                <ns4:schemeClr val="dk1"/>
                              </ns4:fontRef>
                            </ns9:style>
                            <ns9:txbx>
                              <ns0:txbxContent>
                                <ns0:p ns0:rsidR="005A2DAD" ns0:rsidP="00CD4264">
                                  <ns0:pPr>
                                    <ns0:rPr>
                                      <ns0:sz ns0:val="16"/>
                                    </ns0:rPr>
                                  </ns0:pPr>
                                  <ns0:r ns0:rsidRPr="00D24E23">
                                    <ns0:rPr>
                                      <ns0:sz ns0:val="16"/>
                                    </ns0:rPr>
                                    <ns0:t>NFA2x 4x16</ns0:t>
                                  </ns0:r>
                                </ns0:p>
                                <ns0:p ns0:rsidR="005A2DAD"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P="00CD4264">
                                  <ns0:pPr>
                                    <ns0:rPr>
                                      <ns0:sz ns0:val="16"/>
                                    </ns0:rPr>
                                  </ns0:pPr>
                                </ns0:p>
                                <ns0:p ns0:rsidR="005A2DAD" ns0:rsidP="00CD4264">
                                  <ns0:pPr>
                                    <ns0:rPr>
                                      <ns0:sz ns0:val="16"/>
                                    </ns0:rPr>
                                  </ns0:pPr>
                                </ns0:p>
                                <ns0:p ns0:rsidR="005A2DAD" ns0:rsidP="00CD4264">
                                  <ns0:pPr>
                                    <ns0:rPr>
                                      <ns0:sz ns0:val="16"/>
                                    </ns0:rPr>
                                  </ns0:pPr>
                                  <ns0:r ns0:rsidRPr="00D24E23">
                                    <ns0:rPr>
                                      <ns0:sz ns0:val="16"/>
                                    </ns0:rPr>
                                    <ns0:t>Csatári 3045</ns0:t>
                                  </ns0:r>
                                </ns0:p>
                                <ns0:p ns0:rsidR="005A2DAD" ns0:rsidRPr="00D24E23" ns0:rsidP="00CD4264">
                                  <ns0:pPr>
                                    <ns0:rPr>
                                      <ns0:sz ns0:val="16"/>
                                    </ns0:rPr>
                                  </ns0:pPr>
                                </ns0:p>
                              </ns0:txbxContent>
                            </ns9:txbx>
                            <ns9:bodyPr rot="0" spcFirstLastPara="0" vertOverflow="overflow" horzOverflow="overflow" vert="horz" wrap="square" lIns="91440" tIns="45720" rIns="91440" bIns="45720" numCol="1" spcCol="0" rtlCol="0" fromWordArt="0" anchor="t" anchorCtr="0" forceAA="0" compatLnSpc="1">
                              <ns4:prstTxWarp prst="textNoShape">
                                <ns4:avLst/>
                              </ns4:prstTxWarp>
                            </ns9:bodyPr>
                          </ns9:wsp>
                        </ns4:graphicData>
                      </ns4:graphic>
                      <ns7:sizeRelH relativeFrom="margin">
                        <ns7:pctWidth>0</ns7:pctWidth>
                      </ns7:sizeRelH>
                      <ns7:sizeRelV relativeFrom="margin">
                        <ns7:pctHeight>0</ns7:pctHeight>
                      </ns7:sizeRelV>
                    </ns3:anchor>
                  </ns0:drawing>
                </ns1:Choice>
                <ns1:Fallback>
                  <ns0:pict>
                    <ns10:shape id="Szövegdoboz 58" ns11:spid="_x0000_s1027" type="#_x0000_t202" style="width:203.5pt;height:135.25pt;margin-top:-103.5pt;margin-left:-83.75pt;mso-height-percent:0;mso-height-relative:margin;mso-width-percent:0;mso-width-relative:margin;mso-wrap-distance-bottom:0;mso-wrap-distance-left:9pt;mso-wrap-distance-right:9pt;mso-wrap-distance-top:0;mso-wrap-style:square;position:absolute;v-text-anchor:top;visibility:visible;z-index:-251643904" fillcolor="white" strokeweight="0.5pt">
                      <ns10:textbox>
                        <ns0:txbxContent>
                          <ns0:p ns0:rsidR="005A2DAD" ns0:rsidP="00CD4264">
                            <ns0:pPr>
                              <ns0:rPr>
                                <ns0:sz ns0:val="16"/>
                              </ns0:rPr>
                            </ns0:pPr>
                            <ns0:r ns0:rsidRPr="00D24E23">
                              <ns0:rPr>
                                <ns0:sz ns0:val="16"/>
                              </ns0:rPr>
                              <ns0:t>NFA2x 4x16</ns0:t>
                            </ns0:r>
                          </ns0:p>
                          <ns0:p ns0:rsidR="005A2DAD"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RPr="00D24E23" ns0:rsidP="00CD4264">
                            <ns0:pPr>
                              <ns0:rPr>
                                <ns0:sz ns0:val="16"/>
                              </ns0:rPr>
                            </ns0:pPr>
                          </ns0:p>
                          <ns0:p ns0:rsidR="005A2DAD" ns0:rsidP="00CD4264">
                            <ns0:pPr>
                              <ns0:rPr>
                                <ns0:sz ns0:val="16"/>
                              </ns0:rPr>
                            </ns0:pPr>
                          </ns0:p>
                          <ns0:p ns0:rsidR="005A2DAD" ns0:rsidP="00CD4264">
                            <ns0:pPr>
                              <ns0:rPr>
                                <ns0:sz ns0:val="16"/>
                              </ns0:rPr>
                            </ns0:pPr>
                          </ns0:p>
                          <ns0:p ns0:rsidR="005A2DAD" ns0:rsidP="00CD4264">
                            <ns0:pPr>
                              <ns0:rPr>
                                <ns0:sz ns0:val="16"/>
                              </ns0:rPr>
                            </ns0:pPr>
                            <ns0:r ns0:rsidRPr="00D24E23">
                              <ns0:rPr>
                                <ns0:sz ns0:val="16"/>
                              </ns0:rPr>
                              <ns0:t>Csatári 3045</ns0:t>
                            </ns0:r>
                          </ns0:p>
                          <ns0:p ns0:rsidR="005A2DAD" ns0:rsidRPr="00D24E23" ns0:rsidP="00CD4264">
                            <ns0:pPr>
                              <ns0:rPr>
                                <ns0:sz ns0:val="16"/>
                              </ns0:rPr>
                            </ns0:pPr>
                          </ns0:p>
                        </ns0:txbxContent>
                      </ns10:textbox>
                    </ns10:shape>
                  </ns0:pict>
                </ns1:Fallback>
              </ns1:AlternateContent>
            </ns0: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r ns0:rsidRPr="00A71A62">
              <ns0:rPr>
                <ns0:noProof/>
                <ns0:sz ns0:val="18"/>
              </ns0:rPr>
              <ns1:AlternateContent>
                <ns1:Choice Requires="wps">
                  <ns0:drawing>
                    <ns3:anchor distT="0" distB="0" distL="114300" distR="114300" simplePos="0" relativeHeight="251663360" behindDoc="1" locked="0" layoutInCell="1" allowOverlap="1">
                      <ns3:simplePos x="0" y="0"/>
                      <ns3:positionH relativeFrom="column">
                        <ns3:posOffset>104975</ns3:posOffset>
                      </ns3:positionH>
                      <ns3:positionV relativeFrom="paragraph">
                        <ns3:posOffset>62580</ns3:posOffset>
                      </ns3:positionV>
                      <ns3:extent cx="2183130" cy="538480"/>
                      <ns3:effectExtent l="0" t="0" r="26670" b="13970"/>
                      <ns3:wrapNone/>
                      <ns3:docPr id="8" name="Szövegdoboz 8"/>
                      <ns3:cNvGraphicFramePr/>
                      <ns4:graphic>
                        <ns4:graphicData uri="http://schemas.microsoft.com/office/word/2010/wordprocessingShape">
                          <ns9:wsp>
                            <ns9:cNvSpPr txBox="1"/>
                            <ns9:spPr>
                              <ns4:xfrm>
                                <ns4:off x="0" y="0"/>
                                <ns4:ext cx="2183130" cy="538480"/>
                              </ns4:xfrm>
                              <ns4:prstGeom prst="rect">
                                <ns4:avLst/>
                              </ns4:prstGeom>
                              <ns4:solidFill>
                                <ns4:schemeClr val="lt1"/>
                              </ns4:solidFill>
                              <ns4:ln w="6350">
                                <ns4:solidFill>
                                  <ns4:prstClr val="black"/>
                                </ns4:solidFill>
                              </ns4:ln>
                              <ns4:effectLst/>
                            </ns9:spPr>
                            <ns9:style>
                              <ns4:lnRef idx="0">
                                <ns4:schemeClr val="accent1"/>
                              </ns4:lnRef>
                              <ns4:fillRef idx="0">
                                <ns4:schemeClr val="accent1"/>
                              </ns4:fillRef>
                              <ns4:effectRef idx="0">
                                <ns4:schemeClr val="accent1"/>
                              </ns4:effectRef>
                              <ns4:fontRef idx="minor">
                                <ns4:schemeClr val="dk1"/>
                              </ns4:fontRef>
                            </ns9:style>
                            <ns9:txbx>
                              <ns0:txbxContent>
                                <ns0:p ns0:rsidR="005A2DAD" ns0:rsidP="00C8168F">
                                  <ns0:r>
                                    <ns0:t>Várható árajánlat: 120.000 Ft</ns0:t>
                                  </ns0:r>
                                  <ns0:r>
                                    <ns0:br/>
                                    <ns0:t>Várható anyagár: 20.000 Ft</ns0:t>
                                  </ns0:r>
                                  <ns0:r>
                                    <ns0:br/>
                                    <ns0:t>Összesen: nettó 140.000 FT</ns0:t>
                                  </ns0:r>
                                </ns0:p>
                              </ns0:txbxContent>
                            </ns9:txbx>
                            <ns9:bodyPr rot="0" spcFirstLastPara="0" vertOverflow="overflow" horzOverflow="overflow" vert="horz" wrap="square" lIns="91440" tIns="45720" rIns="91440" bIns="45720" numCol="1" spcCol="0" rtlCol="0" fromWordArt="0" anchor="t" anchorCtr="0" forceAA="0" compatLnSpc="1">
                              <ns4:prstTxWarp prst="textNoShape">
                                <ns4:avLst/>
                              </ns4:prstTxWarp>
                            </ns9:bodyPr>
                          </ns9:wsp>
                        </ns4:graphicData>
                      </ns4:graphic>
                    </ns3:anchor>
                  </ns0:drawing>
                </ns1:Choice>
                <ns1:Fallback>
                  <ns0:pict>
                    <ns10:shape id="Szövegdoboz 8" ns11:spid="_x0000_s1028" type="#_x0000_t202" style="width:171.9pt;height:42.4pt;margin-top:4.95pt;margin-left:8.25pt;mso-wrap-distance-bottom:0;mso-wrap-distance-left:9pt;mso-wrap-distance-right:9pt;mso-wrap-distance-top:0;mso-wrap-style:square;position:absolute;v-text-anchor:top;visibility:visible;z-index:-251652096" fillcolor="white" strokeweight="0.5pt">
                      <ns10:textbox>
                        <ns0:txbxContent>
                          <ns0:p ns0:rsidR="005A2DAD" ns0:rsidP="00C8168F">
                            <ns0:r>
                              <ns0:t>Várható árajánlat: 120.000 Ft</ns0:t>
                            </ns0:r>
                            <ns0:r>
                              <ns0:br/>
                              <ns0:t>Várható anyagár: 20.000 Ft</ns0:t>
                            </ns0:r>
                            <ns0:r>
                              <ns0:br/>
                              <ns0:t>Összesen: nettó 140.000 FT</ns0:t>
                            </ns0:r>
                          </ns0:p>
                        </ns0:txbxContent>
                      </ns10:textbox>
                    </ns10:shape>
                  </ns0:pict>
                </ns1:Fallback>
              </ns1:AlternateContent>
            </ns0: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2" ns0:type="dxa"/>
          </ns0:tcPr>
          <ns0:p ns0:rsidR="00CE318B" ns0:rsidRPr="00A71A62" ns0:rsidP="00CE318B">
            <ns0:pPr>
              <ns0:pStyle ns0:val="Header"/>
              <ns0:tabs>
                <ns0:tab ns0:val="clear" ns0:pos="4536"/>
                <ns0:tab ns0:val="clear" ns0:pos="9072"/>
              </ns0:tabs>
              <ns0:rPr>
                <ns0:sz ns0:val="18"/>
              </ns0:rPr>
            </ns0:pPr>
          </ns0:p>
        </ns0:tc>
        <ns0:tc>
          <ns0:tcPr>
            <ns0:tcW ns0:w="263"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7"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4" ns0:type="dxa"/>
          </ns0:tcPr>
          <ns0:p ns0:rsidR="00CE318B" ns0:rsidRPr="00A71A62" ns0:rsidP="00CE318B">
            <ns0:pPr>
              <ns0:pStyle ns0:val="Header"/>
              <ns0:tabs>
                <ns0:tab ns0:val="clear" ns0:pos="4536"/>
                <ns0:tab ns0:val="clear" ns0:pos="9072"/>
              </ns0:tabs>
              <ns0:rPr>
                <ns0:sz ns0:val="18"/>
              </ns0:rPr>
            </ns0:pPr>
          </ns0:p>
        </ns0:tc>
        <ns0:tc>
          <ns0:tcPr>
            <ns0:tcW ns0:w="269" ns0:type="dxa"/>
            <ns0:tcBorders>
              <ns0:bottom ns0:val="single" ns0:sz="4" ns0:space="0" ns0:color="auto"/>
            </ns0:tcBorders>
          </ns0:tcPr>
          <ns0:p ns0:rsidR="00CE318B" ns0:rsidRPr="00A71A62" ns0:rsidP="00CE318B">
            <ns0:pPr>
              <ns0:pStyle ns0:val="Header"/>
              <ns0:tabs>
                <ns0:tab ns0:val="clear" ns0:pos="4536"/>
                <ns0:tab ns0:val="clear" ns0:pos="9072"/>
              </ns0:tabs>
              <ns0:rPr>
                <ns0:sz ns0:val="18"/>
              </ns0:rPr>
            </ns0:pPr>
          </ns0:p>
        </ns0:tc>
        <ns0:tc>
          <ns0:tcPr>
            <ns0:tcW ns0:w="266" ns0:type="dxa"/>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65" ns0:type="dxa"/>
            <ns0:tcBorders>
              <ns0:bottom ns0:val="single" ns0:sz="12" ns0:space="0" ns0:color="auto"/>
            </ns0:tcBorders>
          </ns0:tcPr>
          <ns0:p ns0:rsidR="00CE318B" ns0:rsidRPr="00A71A62" ns0:rsidP="00CE318B">
            <ns0:pPr>
              <ns0:pStyle ns0:val="Header"/>
              <ns0:tabs>
                <ns0:tab ns0:val="clear" ns0:pos="4536"/>
                <ns0:tab ns0:val="clear" ns0:pos="9072"/>
              </ns0:tabs>
              <ns0:rPr>
                <ns0:sz ns0:val="18"/>
              </ns0:rPr>
            </ns0:pPr>
          </ns0:p>
        </ns0:tc>
        <ns0:tc>
          <ns0:tcPr>
            <ns0:tcW ns0:w="265" ns0:type="dxa"/>
          </ns0:tcPr>
          <ns0:p ns0:rsidR="00CE318B" ns0:rsidRPr="00A71A62" ns0:rsidP="00CE318B">
            <ns0:pPr>
              <ns0:pStyle ns0:val="Header"/>
              <ns0:tabs>
                <ns0:tab ns0:val="clear" ns0:pos="4536"/>
                <ns0:tab ns0:val="clear" ns0:pos="9072"/>
              </ns0:tabs>
              <ns0:rPr>
                <ns0:sz ns0:val="18"/>
              </ns0:rPr>
            </ns0:pPr>
          </ns0:p>
        </ns0:tc>
        <ns0:tc>
          <ns0:tcPr>
            <ns0:tcW ns0:w="270" ns0:type="dxa"/>
          </ns0:tcPr>
          <ns0:p ns0:rsidR="00CE318B" ns0:rsidRPr="00A71A62" ns0:rsidP="00CE318B">
            <ns0:pPr>
              <ns0:pStyle ns0:val="Header"/>
              <ns0:tabs>
                <ns0:tab ns0:val="clear" ns0:pos="4536"/>
                <ns0:tab ns0:val="clear" ns0:pos="9072"/>
              </ns0:tabs>
              <ns0:rPr>
                <ns0:sz ns0:val="18"/>
              </ns0:rPr>
            </ns0:pPr>
          </ns0:p>
        </ns0:tc>
        <ns0:tc>
          <ns0:tcPr>
            <ns0:tcW ns0:w="269" ns0:type="dxa"/>
            <ns0:tcBorders>
              <ns0:bottom ns0:val="single" ns0:sz="12" ns0:space="0" ns0:color="auto"/>
            </ns0:tcBorders>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r ns0:rsidTr="00CD4264">
        <ns0:tblPrEx>
          <ns0:tblW ns0:w="10257" ns0:type="dxa"/>
          <ns0:tblLayout ns0:type="fixed"/>
          <ns0:tblLook ns0:val="0000"/>
        </ns0:tblPrEx>
        <ns0:trPr>
          <ns0:gridAfter ns0:val="1"/>
          <ns0:wAfter ns0:w="24" ns0:type="dxa"/>
          <ns0:trHeight ns0:hRule="exact" ns0:val="250"/>
        </ns0:trPr>
        <ns0:tc>
          <ns0:tcPr>
            <ns0:tcW ns0:w="3431" ns0:type="dxa"/>
            <ns0:gridSpan ns0:val="13"/>
            <ns0:tcBorders>
              <ns0:right ns0:val="single" ns0:sz="4" ns0:space="0" ns0:color="auto"/>
            </ns0:tcBorders>
          </ns0:tcPr>
          <ns0:p ns0:rsidR="00CE318B" ns0:rsidRPr="00A71A62" ns0:rsidP="00CE318B">
            <ns0:pPr>
              <ns0:pStyle ns0:val="Header"/>
              <ns0:tabs>
                <ns0:tab ns0:val="clear" ns0:pos="4536"/>
                <ns0:tab ns0:val="clear" ns0:pos="9072"/>
              </ns0:tabs>
              <ns0:rPr>
                <ns0:sz ns0:val="18"/>
              </ns0:rPr>
            </ns0:pPr>
            <ns0:r ns0:rsidRPr="00A71A62">
              <ns0:rPr>
                <ns0:sz ns0:val="18"/>
              </ns0:rPr>
              <ns0:t>Üzemviteli megállapodás szükséges?</ns0:t>
            </ns0:r>
          </ns0:p>
        </ns0:tc>
        <ns0:tc>
          <ns0:tcPr>
            <ns0:tcW ns0:w="531" ns0:type="dxa"/>
            <ns0:gridSpan ns0:val="2"/>
            <ns0:tcBorders>
              <ns0:left ns0:val="single" ns0:sz="4" ns0:space="0" ns0:color="auto"/>
              <ns0:right ns0:val="single" ns0:sz="12" ns0:space="0" ns0:color="auto"/>
            </ns0:tcBorders>
          </ns0:tcPr>
          <ns0:p ns0:rsidR="00CE318B" ns0:rsidRPr="00A71A62" ns0:rsidP="00CE318B">
            <ns0:pPr>
              <ns0:pStyle ns0:val="Header"/>
              <ns0:tabs>
                <ns0:tab ns0:val="clear" ns0:pos="4536"/>
                <ns0:tab ns0:val="clear" ns0:pos="9072"/>
              </ns0:tabs>
              <ns0:rPr>
                <ns0:sz ns0:val="18"/>
              </ns0:rPr>
            </ns0:pPr>
            <ns0:r ns0:rsidRPr="00A71A62">
              <ns0:rPr>
                <ns0:sz ns0:val="18"/>
              </ns0:rPr>
              <ns0:t>Igen</ns0:t>
            </ns0:r>
          </ns0:p>
        </ns0:tc>
        <ns0:tc>
          <ns0:tcPr>
            <ns0:tcW ns0:w="265" ns0:type="dxa"/>
            <ns0:tcBorders>
              <ns0:top ns0:val="single" ns0:sz="12" ns0:space="0" ns0:color="auto"/>
              <ns0:left ns0:val="single" ns0:sz="12" ns0:space="0" ns0:color="auto"/>
              <ns0:bottom ns0:val="single" ns0:sz="12" ns0:space="0" ns0:color="auto"/>
              <ns0:right ns0:val="single" ns0:sz="12" ns0:space="0" ns0:color="auto"/>
            </ns0:tcBorders>
          </ns0:tcPr>
          <ns0:p ns0:rsidR="00CE318B" ns0:rsidRPr="00A71A62" ns0:rsidP="00CE318B">
            <ns0:pPr>
              <ns0:pStyle ns0:val="Header"/>
              <ns0:tabs>
                <ns0:tab ns0:val="clear" ns0:pos="4536"/>
                <ns0:tab ns0:val="clear" ns0:pos="9072"/>
              </ns0:tabs>
              <ns0:rPr>
                <ns0:sz ns0:val="18"/>
              </ns0:rPr>
            </ns0:pPr>
            <ns0:r ns0:rsidRPr="00A71A62">
              <ns0:rPr>
                <ns0:sz ns0:val="18"/>
              </ns0:rPr>
              <ns0:t>X</ns0:t>
            </ns0:r>
          </ns0:p>
        </ns0:tc>
        <ns0:tc>
          <ns0:tcPr>
            <ns0:tcW ns0:w="535" ns0:type="dxa"/>
            <ns0:gridSpan ns0:val="2"/>
            <ns0:tcBorders>
              <ns0:left ns0:val="single" ns0:sz="12" ns0:space="0" ns0:color="auto"/>
              <ns0:right ns0:val="single" ns0:sz="12" ns0:space="0" ns0:color="auto"/>
            </ns0:tcBorders>
          </ns0:tcPr>
          <ns0:p ns0:rsidR="00CE318B" ns0:rsidRPr="00A71A62" ns0:rsidP="00CE318B">
            <ns0:pPr>
              <ns0:pStyle ns0:val="Header"/>
              <ns0:tabs>
                <ns0:tab ns0:val="clear" ns0:pos="4536"/>
                <ns0:tab ns0:val="clear" ns0:pos="9072"/>
              </ns0:tabs>
              <ns0:rPr>
                <ns0:sz ns0:val="18"/>
              </ns0:rPr>
            </ns0:pPr>
            <ns0:r ns0:rsidRPr="00A71A62">
              <ns0:rPr>
                <ns0:sz ns0:val="18"/>
              </ns0:rPr>
              <ns0:t>Nem</ns0:t>
            </ns0:r>
          </ns0:p>
        </ns0:tc>
        <ns0:tc>
          <ns0:tcPr>
            <ns0:tcW ns0:w="269" ns0:type="dxa"/>
            <ns0:tcBorders>
              <ns0:top ns0:val="single" ns0:sz="12" ns0:space="0" ns0:color="auto"/>
              <ns0:left ns0:val="single" ns0:sz="12" ns0:space="0" ns0:color="auto"/>
              <ns0:bottom ns0:val="single" ns0:sz="12" ns0:space="0" ns0:color="auto"/>
              <ns0:right ns0:val="single" ns0:sz="12" ns0:space="0" ns0:color="auto"/>
            </ns0:tcBorders>
          </ns0:tcPr>
          <ns0:p ns0:rsidR="00CE318B" ns0:rsidRPr="00A71A62" ns0:rsidP="00CE318B">
            <ns0:pPr>
              <ns0:pStyle ns0:val="Header"/>
              <ns0:tabs>
                <ns0:tab ns0:val="clear" ns0:pos="4536"/>
                <ns0:tab ns0:val="clear" ns0:pos="9072"/>
              </ns0:tabs>
              <ns0:rPr>
                <ns0:sz ns0:val="18"/>
              </ns0:rPr>
            </ns0:pPr>
          </ns0:p>
        </ns0:tc>
        <ns0:tc>
          <ns0:tcPr>
            <ns0:tcW ns0:w="269" ns0:type="dxa"/>
            <ns0:tcBorders>
              <ns0:left ns0:val="single" ns0:sz="12" ns0:space="0" ns0:color="auto"/>
            </ns0:tcBorders>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360"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c>
          <ns0:tcPr>
            <ns0:tcW ns0:w="269" ns0:type="dxa"/>
          </ns0:tcPr>
          <ns0:p ns0:rsidR="00CE318B" ns0:rsidRPr="00A71A62" ns0:rsidP="00CE318B">
            <ns0:pPr>
              <ns0:pStyle ns0:val="Header"/>
              <ns0:tabs>
                <ns0:tab ns0:val="clear" ns0:pos="4536"/>
                <ns0:tab ns0:val="clear" ns0:pos="9072"/>
              </ns0:tabs>
              <ns0:rPr>
                <ns0:sz ns0:val="18"/>
              </ns0:rPr>
            </ns0:pPr>
          </ns0:p>
        </ns0:tc>
      </ns0:tr>
    </ns0:tbl>
    <ns0:p ns0:rsidR="00CE318B" ns0:rsidRPr="00A71A62" ns0:rsidP="00CE318B">
      <ns0:pPr>
        <ns0:pStyle ns0:val="Heading3"/>
        <ns0:spacing ns0:after="120" ns0:line="240" ns0:lineRule="auto"/>
        <ns0:rPr>
          <ns0:bCs/>
          <ns0:i ns0:val="0"/>
          <ns0:iCs ns0:val="0"/>
          <ns0:snapToGrid ns0:val="0"/>
          <ns0:sz ns0:val="22"/>
          <ns0:lang ns0:val="hu-HU"/>
        </ns0:rPr>
      </ns0:pPr>
      <ns0:r ns0:rsidRPr="00A71A62">
        <ns0:rPr>
          <ns0:i ns0:val="0"/>
          <ns0:snapToGrid ns0:val="0"/>
          <ns0:sz ns0:val="22"/>
          <ns0:lang ns0:val="hu-HU"/>
        </ns0:rPr>
        <ns0:t>Csatlakozási díjfizetés</ns0:t>
      </ns0:r>
      <ns0:bookmarkStart ns0:id="0" ns0:name="_Ref118635100"/>
      <ns0:r ns0:rsidRPr="00A71A62">
        <ns0:rPr>
          <ns0:i ns0:val="0"/>
          <ns0:snapToGrid ns0:val="0"/>
          <ns0:sz ns0:val="22"/>
          <ns0:lang ns0:val="hu-HU"/>
        </ns0:rPr>
        <ns0:t>:</ns0:t>
      </ns0:r>
    </ns0:p>
    <ns0:p ns0:rsidR="00CE318B" ns0:rsidRPr="00A71A62" ns0:rsidP="00CE318B">
      <ns0:pPr>
        <ns0:spacing ns0:before="60"/>
        <ns0:ind ns0:right="125"/>
        <ns0:jc ns0:val="both"/>
        <ns0:rPr>
          <ns0:szCs ns0:val="22"/>
        </ns0:rPr>
      </ns0:pPr>
      <ns0:r ns0:rsidRPr="00A71A62">
        <ns0:rPr>
          <ns0:szCs ns0:val="22"/>
        </ns0:rPr>
        <ns0:t xml:space="preserve">Az </ns0:t>
      </ns0:r>
      <ns0:r ns0:rsidRPr="00A71A62">
        <ns0:rPr>
          <ns0:color ns0:val="000000"/>
          <ns0:spacing ns0:val="-7"/>
          <ns0:szCs ns0:val="22"/>
        </ns0:rPr>
        <ns0:t>MVM Démász Áramhálózati Kft.</ns0:t>
      </ns0:r>
      <ns0:r ns0:rsidR="00163200">
        <ns0:rPr>
          <ns0:szCs ns0:val="22"/>
        </ns0:rPr>
        <ns0:t xml:space="preserve"> a csatlakozási alapdíjról, </ns0:t>
      </ns0:r>
      <ns0:r ns0:rsidRPr="00A71A62">
        <ns0:rPr>
          <ns0:szCs ns0:val="22"/>
        </ns0:rPr>
        <ns0:t xml:space="preserve">valamint a mérőhely létesítéséről díjbekérőt állít ki és küld a Rendszerhasználó részére, melyet Rendszerhasználó átutalással vagy csekken köteles megfizetni a 13700016-04615022-00000000 sz. számlaszámra a díjbekérőn megjelölt határidőig. Átutalás esetén közleményeként fel kell tüntetni a díjbekérő sorszámát. Az </ns0:t>
      </ns0:r>
      <ns0:r ns0:rsidRPr="00A71A62">
        <ns0:rPr>
          <ns0:color ns0:val="000000"/>
          <ns0:spacing ns0:val="-7"/>
          <ns0:szCs ns0:val="22"/>
        </ns0:rPr>
        <ns0:t>MVM Démász Áramhálózati Kft.</ns0:t>
      </ns0:r>
      <ns0:r ns0:rsidRPr="00A71A62">
        <ns0:rPr>
          <ns0:szCs ns0:val="22"/>
        </ns0:rPr>
        <ns0:t xml:space="preserve"> a díjbekérőn szereplő összegek hiánytalan beérkezését követő 15 napon belül a csatlakozási díjról számlát, a mérőhely létesítéséről pedig előlegszámlát állít ki. A csatlakozási díj és a mérőhely létesítés összegének megfizetése feltétele a munka megkezdésének. </ns0:t>
      </ns0:r>
    </ns0:p>
    <ns0:p ns0:rsidR="00CE318B" ns0:rsidRPr="00A71A62" ns0:rsidP="00CE318B">
      <ns0:pPr>
        <ns0:spacing ns0:before="60"/>
        <ns0:ind ns0:right="125"/>
        <ns0:jc ns0:val="both"/>
        <ns0:rPr>
          <ns0:sz ns0:val="22"/>
          <ns0:szCs ns0:val="24"/>
        </ns0:rPr>
      </ns0:pPr>
      <ns0:r ns0:rsidRPr="00A71A62">
        <ns0:rPr>
          <ns0:bCs/>
          <ns0:szCs ns0:val="22"/>
        </ns0:rPr>
        <ns0:t xml:space="preserve">A díjak hiánytalan megfizetését követően </ns0:t>
      </ns0:r>
      <ns0:r ns0:rsidRPr="00A71A62">
        <ns0:rPr>
          <ns0:szCs ns0:val="22"/>
        </ns0:rPr>
        <ns0:t>a Rendszerhasználó által kiválasztott partner-kivitelező vállalkozás</ns0:t>
      </ns0:r>
      <ns0:r ns0:rsidRPr="00A71A62">
        <ns0:rPr>
          <ns0:bCs/>
          <ns0:szCs ns0:val="22"/>
        </ns0:rPr>
        <ns0:t xml:space="preserve"> elvégzi a csatlakozó vezetékre és/vagy mérőhelyre vonatkozó tervezést, kivitelezést. </ns0:t>
      </ns0:r>
      <ns0:r ns0:rsidRPr="00A71A62">
        <ns0:rPr>
          <ns0:bCs/>
          <ns0:szCs ns0:val="22"/>
        </ns0:rPr>
        <ns0:br/>
        <ns0:t>A munka műszaki átadás-átvétellel zárul.</ns0:t>
      </ns0:r>
      <ns0:r ns0:rsidRPr="00A71A62">
        <ns0:rPr>
          <ns0:szCs ns0:val="22"/>
        </ns0:rPr>
        <ns0:t xml:space="preserve"> </ns0:t>
      </ns0:r>
    </ns0:p>
    <ns0:p ns0:rsidR="00CE318B" ns0:rsidRPr="00A71A62" ns0:rsidP="00CE318B">
      <ns0:pPr>
        <ns0:spacing ns0:before="60"/>
        <ns0:ind ns0:right="125"/>
        <ns0:jc ns0:val="both"/>
        <ns0:rPr>
          <ns0:szCs ns0:val="22"/>
        </ns0:rPr>
      </ns0:pPr>
      <ns0:r ns0:rsidRPr="00A71A62">
        <ns0:rPr>
          <ns0:szCs ns0:val="22"/>
        </ns0:rPr>
        <ns0:t xml:space="preserve">Az </ns0:t>
      </ns0:r>
      <ns0:r ns0:rsidRPr="00A71A62">
        <ns0:rPr>
          <ns0:color ns0:val="000000"/>
          <ns0:spacing ns0:val="-7"/>
          <ns0:szCs ns0:val="22"/>
        </ns0:rPr>
        <ns0:t>MVM Démász Áramhálózati Kft.</ns0:t>
      </ns0:r>
      <ns0:r ns0:rsidRPr="00A71A62">
        <ns0:rPr>
          <ns0:szCs ns0:val="22"/>
        </ns0:rPr>
        <ns0:t xml:space="preserve"> a sikeres műszaki átadás-átvételt követően, </ns0:t>
      </ns0:r>
      <ns0:r ns0:rsidRPr="00A71A62">
        <ns0:rPr>
          <ns0:bCs/>
          <ns0:szCs ns0:val="22"/>
        </ns0:rPr>
        <ns0:t>a mérőhely kialakításáról számlát állít ki</ns0:t>
      </ns0:r>
      <ns0:r ns0:rsidRPr="00A71A62">
        <ns0:rPr>
          <ns0:szCs ns0:val="22"/>
        </ns0:rPr>
        <ns0:t xml:space="preserve"> és postáz a Rendszerhasználónak, melyben a korábban megfizetett előleget figyelembe veszi. A mérőhely létesítésére vonatkozó végszámla összegét banki átutalással vagy csekken kell megfizetni a 13700016-04615022-00000000 sz. számlaszámra. </ns0:t>
      </ns0:r>
      <ns0:r ns0:rsidRPr="00A71A62">
        <ns0:rPr>
          <ns0:bCs/>
          <ns0:szCs ns0:val="22"/>
        </ns0:rPr>
        <ns0:t xml:space="preserve">Átutalással történő teljesítés esetén közleményeként fel kell tüntetni számla sorszámát. </ns0:t>
      </ns0:r>
    </ns0:p>
    <ns0:bookmarkEnd ns0:id="0"/>
    <ns0:p ns0:rsidR="00CE318B" ns0:rsidRPr="00A71A62" ns0:rsidP="00CE318B">
      <ns0:pPr>
        <ns0:spacing ns0:before="60"/>
        <ns0:ind ns0:right="125"/>
        <ns0:jc ns0:val="both"/>
        <ns0:rPr>
          <ns0:szCs ns0:val="22"/>
        </ns0:rPr>
      </ns0:pPr>
      <ns0:r ns0:rsidRPr="00A71A62">
        <ns0:rPr>
          <ns0:szCs ns0:val="22"/>
        </ns0:rPr>
        <ns0:t>Amennyiben jelen ajánlatban szereplő díjak megfizetését Fizető vállalja, Fizető és Rendszerhasználó egyetemlegesen felel a díjak megfizetéséért.</ns0:t>
      </ns0:r>
    </ns0:p>
    <ns0:p ns0:rsidR="00CE318B" ns0:rsidRPr="00A71A62" ns0:rsidP="00CE318B">
      <ns0:pPr>
        <ns0:pStyle ns0:val="Heading3"/>
        <ns0:spacing ns0:before="0" ns0:after="0" ns0:line="240" ns0:lineRule="auto"/>
        <ns0:rPr>
          <ns0:i ns0:val="0"/>
          <ns0:snapToGrid ns0:val="0"/>
          <ns0:sz ns0:val="20"/>
          <ns0:szCs ns0:val="22"/>
          <ns0:lang ns0:val="hu-HU"/>
        </ns0:rPr>
      </ns0:pPr>
      <ns0:r ns0:rsidRPr="00A71A62">
        <ns0:rPr>
          <ns0:i ns0:val="0"/>
          <ns0:snapToGrid ns0:val="0"/>
          <ns0:sz ns0:val="20"/>
          <ns0:szCs ns0:val="22"/>
          <ns0:lang ns0:val="hu-HU"/>
        </ns0:rPr>
        <ns0:t>Hálózati csatlakozáshoz és a hálózat használathoz szükséges engedélyek:</ns0:t>
      </ns0:r>
    </ns0:p>
    <ns0:p ns0:rsidR="00CE318B" ns0:rsidRPr="00A71A62" ns0:rsidP="00CE318B">
      <ns0:pPr>
        <ns0:pStyle ns0:val="szveg"/>
        <ns0:spacing ns0:before="60"/>
        <ns0:rPr>
          <ns0:rFonts ns0:ascii="Times New Roman" ns0:hAnsi="Times New Roman" ns0:cs="Times New Roman"/>
          <ns0:sz ns0:val="20"/>
          <ns0:szCs ns0:val="22"/>
        </ns0:rPr>
      </ns0:pPr>
      <ns0:r ns0:rsidRPr="00A71A62">
        <ns0:rPr>
          <ns0:rFonts ns0:ascii="Times New Roman" ns0:hAnsi="Times New Roman" ns0:cs="Times New Roman"/>
          <ns0:sz ns0:val="20"/>
          <ns0:szCs ns0:val="22"/>
        </ns0:rPr>
        <ns0:t>Szíves tájékoztatásul közöljük, hogy a hálózat csatlakozási szerződés és hálózat használati igénybejelentő hiánytalanul kitöltött, aláírt és visszaküldött példányai valamint a csatlakozási díj és a mérőhely költségének hiánytalan megfizetése feltételei a munka megkezdésének.</ns0:t>
      </ns0:r>
    </ns0:p>
    <ns0:p ns0:rsidR="001E70AE" ns0:rsidRPr="00A71A62" ns0:rsidP="00CE318B">
      <ns0:pPr>
        <ns0:pStyle ns0:val="szveg"/>
        <ns0:spacing ns0:before="60"/>
        <ns0:rPr>
          <ns0:rFonts ns0:ascii="Times New Roman" ns0:hAnsi="Times New Roman" ns0:cs="Times New Roman"/>
          <ns0:sz ns0:val="20"/>
          <ns0:szCs ns0:val="22"/>
        </ns0:rPr>
      </ns0:pPr>
    </ns0:p>
    <ns0:p ns0:rsidR="0086583F" ns0:rsidRPr="004031BF" ns0:rsidP="0086583F">
      <ns0:pPr>
        <ns0:pStyle ns0:val="szveg"/>
        <ns0:spacing ns0:before="60"/>
        <ns0:rPr>
          <ns0:rFonts ns0:ascii="Times New Roman" ns0:hAnsi="Times New Roman" ns0:cs="Times New Roman"/>
          <ns0:b/>
          <ns0:sz ns0:val="22"/>
          <ns0:szCs ns0:val="22"/>
        </ns0:rPr>
      </ns0:pPr>
      <ns0:r ns0:rsidRPr="004031BF">
        <ns0:rPr>
          <ns0:rFonts ns0:ascii="Times New Roman" ns0:hAnsi="Times New Roman" ns0:cs="Times New Roman"/>
          <ns0:sz ns0:val="22"/>
          <ns0:szCs ns0:val="22"/>
        </ns0:rPr>
        <ns0:t xml:space="preserve">Felhívjuk szíves figyelmüket, hogy a csatlakozó vezeték és/vagy mérőhely Partner kivitelező által történt kialakítása és a sikeres műszaki átadás-átvételt követően, az egyes felhasználási helyekre megkötött villamos energia adás-vételi </ns0:t>
      </ns0:r>
      <ns0:r>
        <ns0:rPr>
          <ns0:rFonts ns0:ascii="Times New Roman" ns0:hAnsi="Times New Roman" ns0:cs="Times New Roman"/>
          <ns0:sz ns0:val="22"/>
          <ns0:szCs ns0:val="22"/>
        </ns0:rPr>
        <ns0:t>s</ns0:t>
      </ns0:r>
      <ns0:r ns0:rsidRPr="004031BF">
        <ns0:rPr>
          <ns0:rFonts ns0:ascii="Times New Roman" ns0:hAnsi="Times New Roman" ns0:cs="Times New Roman"/>
          <ns0:sz ns0:val="22"/>
          <ns0:szCs ns0:val="22"/>
        </ns0:rPr>
        <ns0:t xml:space="preserve">zerződés, illetve a hálózathasználatra vonatkozó igénybejelentés benyújtása után történhet meg a felhasználási hely bekapcsolása és villamosenergia-ellátás megkezdése. </ns0:t>
      </ns0:r>
      <ns0:r ns0:rsidRPr="004031BF">
        <ns0:rPr>
          <ns0:rFonts ns0:ascii="Times New Roman" ns0:hAnsi="Times New Roman" ns0:cs="Times New Roman"/>
          <ns0:b/>
          <ns0:sz ns0:val="22"/>
          <ns0:szCs ns0:val="22"/>
        </ns0:rPr>
        <ns0:t>A villamos energia adásvételi szerződésnek a Rendszerhasználó által kiválasztott kereskedővel történő megkötése az Ügyfelünk feladata. A villamos energia adásvételi szerződés megkötését a kiválasztott kereskedőjük nyilatkozatával, kell igazolnia, melyet megtehet a hálózathasználati igénybejelentőn is, ezért kérjük az igénybejelentőt a kiválasztott kereskedőjük is írja alá.</ns0:t>
      </ns0:r>
    </ns0:p>
    <ns0:p ns0:rsidR="0086583F" ns0:rsidRPr="004031BF" ns0:rsidP="0086583F">
      <ns0:pPr>
        <ns0:autoSpaceDE ns0:val="0"/>
        <ns0:autoSpaceDN ns0:val="0"/>
        <ns0:adjustRightInd ns0:val="0"/>
        <ns0:spacing ns0:before="60"/>
        <ns0:jc ns0:val="both"/>
        <ns0:rPr>
          <ns0:bCs/>
          <ns0:iCs/>
          <ns0:sz ns0:val="22"/>
          <ns0:szCs ns0:val="22"/>
        </ns0:rPr>
      </ns0:pPr>
      <ns0:r ns0:rsidRPr="004031BF">
        <ns0:rPr>
          <ns0:bCs/>
          <ns0:iCs/>
          <ns0:sz ns0:val="22"/>
          <ns0:szCs ns0:val="22"/>
        </ns0:rPr>
        <ns0:t xml:space="preserve">Jelen megrendelés az </ns0:t>
      </ns0:r>
      <ns0:r>
        <ns0:rPr>
          <ns0:color ns0:val="000000"/>
          <ns0:spacing ns0:val="-7"/>
          <ns0:sz ns0:val="22"/>
          <ns0:szCs ns0:val="22"/>
        </ns0:rPr>
        <ns0:t>MVM Démász Áramhálózati Kft.</ns0:t>
      </ns0:r>
      <ns0:r ns0:rsidRPr="004031BF">
        <ns0:rPr>
          <ns0:bCs/>
          <ns0:iCs/>
          <ns0:sz ns0:val="22"/>
          <ns0:szCs ns0:val="22"/>
        </ns0:rPr>
        <ns0:t xml:space="preserve"> részéről történő átvétele és a benne szereplő műszaki megoldás jóváhagyása esetén lép hatályba. </ns0:t>
      </ns0:r>
    </ns0:p>
    <ns0:p ns0:rsidR="0086583F" ns0:rsidRPr="004031BF" ns0:rsidP="0086583F">
      <ns0:pPr>
        <ns0:pStyle ns0:val="szveg"/>
        <ns0:spacing ns0:before="60"/>
        <ns0:rPr>
          <ns0:rFonts ns0:ascii="Times New Roman" ns0:hAnsi="Times New Roman" ns0:cs="Times New Roman"/>
          <ns0:sz ns0:val="22"/>
          <ns0:szCs ns0:val="22"/>
        </ns0:rPr>
      </ns0:pPr>
      <ns0:r ns0:rsidRPr="004031BF">
        <ns0:rPr>
          <ns0:rFonts ns0:ascii="Times New Roman" ns0:hAnsi="Times New Roman" ns0:cs="Times New Roman"/>
          <ns0:sz ns0:val="22"/>
          <ns0:szCs ns0:val="22"/>
        </ns0:rPr>
        <ns0:t xml:space="preserve">A közcélú hálózat nem megfelelősége esetén a jelen dokumentumban szereplők hatályukat veszítik, és a közcélú hálózat fejlesztésre vonatkozó műszaki-gazdasági feltételeket az </ns0:t>
      </ns0:r>
      <ns0:r>
        <ns0:rPr>
          <ns0:rFonts ns0:ascii="Times New Roman" ns0:hAnsi="Times New Roman" ns0:cs="Times New Roman"/>
          <ns0:sz ns0:val="22"/>
          <ns0:szCs ns0:val="22"/>
        </ns0:rPr>
        <ns0:t>MVM Démász Áramhálózati Kft.</ns0:t>
      </ns0:r>
      <ns0:r ns0:rsidRPr="004031BF">
        <ns0:rPr>
          <ns0:rFonts ns0:ascii="Times New Roman" ns0:hAnsi="Times New Roman" ns0:cs="Times New Roman"/>
          <ns0:sz ns0:val="22"/>
          <ns0:szCs ns0:val="22"/>
        </ns0:rPr>
        <ns0:t xml:space="preserve"> külön tájékoztatóban küldi meg a rendszerhasználó részére. A külön megküldött tájékoztatóban szereplő műszaki-gazdasági feltételek annak megrendelése esetén lépnek hatályba, amely egy új hálózat csatlakozási szerződésben kerül rögzítésre.</ns0:t>
      </ns0:r>
    </ns0:p>
    <ns0:p ns0:rsidR="0086583F" ns0:rsidRPr="004031BF" ns0:rsidP="0086583F">
      <ns0:pPr>
        <ns0:pStyle ns0:val="Heading3"/>
        <ns0:tabs>
          <ns0:tab ns0:val="left" ns0:pos="8355"/>
        </ns0:tabs>
        <ns0:spacing ns0:before="60" ns0:after="60" ns0:line="240" ns0:lineRule="auto"/>
        <ns0:rPr>
          <ns0:b/>
          <ns0:i ns0:val="0"/>
          <ns0:snapToGrid ns0:val="0"/>
          <ns0:sz ns0:val="22"/>
          <ns0:szCs ns0:val="22"/>
          <ns0:lang ns0:val="hu-HU"/>
        </ns0:rPr>
      </ns0:pPr>
      <ns0:r ns0:rsidRPr="004031BF">
        <ns0:rPr>
          <ns0:b/>
          <ns0:i ns0:val="0"/>
          <ns0:snapToGrid ns0:val="0"/>
          <ns0:sz ns0:val="22"/>
          <ns0:szCs ns0:val="22"/>
          <ns0:lang ns0:val="hu-HU"/>
        </ns0:rPr>
        <ns0:t>Felhasználói berendezések üzemeltetésének feltételei:</ns0:t>
      </ns0:r>
      <ns0:r ns0:rsidRPr="004031BF">
        <ns0:rPr>
          <ns0:b/>
          <ns0:i ns0:val="0"/>
          <ns0:snapToGrid ns0:val="0"/>
          <ns0:sz ns0:val="22"/>
          <ns0:szCs ns0:val="22"/>
          <ns0:lang ns0:val="hu-HU"/>
        </ns0:rPr>
        <ns0:tab/>
      </ns0:r>
    </ns0:p>
    <ns0:p ns0:rsidR="0086583F" ns0:rsidRPr="004031BF" ns0:rsidP="0086583F">
      <ns0:pPr>
        <ns0:ind ns0:right="125"/>
        <ns0:jc ns0:val="both"/>
        <ns0:rPr>
          <ns0:sz ns0:val="22"/>
          <ns0:szCs ns0:val="22"/>
        </ns0:rPr>
      </ns0:pPr>
      <ns0:r ns0:rsidRPr="004031BF">
        <ns0:rPr>
          <ns0:sz ns0:val="22"/>
          <ns0:szCs ns0:val="22"/>
        </ns0:rPr>
        <ns0:t>Fogyasztókészülékek hálózatra csatlakoztatása során az MSZ 447</ns0:t>
      </ns0:r>
      <ns0:r>
        <ns0:rPr>
          <ns0:sz ns0:val="22"/>
          <ns0:szCs ns0:val="22"/>
        </ns0:rPr>
        <ns0:t>:201</ns0:t>
      </ns0:r>
      <ns0:r ns0:rsidRPr="004031BF">
        <ns0:rPr>
          <ns0:sz ns0:val="22"/>
          <ns0:szCs ns0:val="22"/>
        </ns0:rPr>
        <ns0:t>9 szabvány előírásait kell alkalmazni, valamint üzemeltetésük során kerülni kell az MSZ EN 50160:20</ns0:t>
      </ns0:r>
      <ns0:r>
        <ns0:rPr>
          <ns0:sz ns0:val="22"/>
          <ns0:szCs ns0:val="22"/>
        </ns0:rPr>
        <ns0:t>2</ns0:t>
      </ns0:r>
      <ns0:r ns0:rsidRPr="004031BF">
        <ns0:rPr>
          <ns0:sz ns0:val="22"/>
          <ns0:szCs ns0:val="22"/>
        </ns0:rPr>
        <ns0:t>1 szabványban rögzített hálózati zavartatási határértékek túllépését.</ns0:t>
      </ns0:r>
    </ns0:p>
    <ns0:p ns0:rsidR="0086583F" ns0:rsidRPr="004031BF" ns0:rsidP="0086583F">
      <ns0:pPr>
        <ns0:pStyle ns0:val="Heading3"/>
        <ns0:spacing ns0:before="60" ns0:after="60" ns0:line="240" ns0:lineRule="auto"/>
        <ns0:rPr>
          <ns0:b/>
          <ns0:i ns0:val="0"/>
          <ns0:snapToGrid ns0:val="0"/>
          <ns0:sz ns0:val="22"/>
          <ns0:szCs ns0:val="22"/>
        </ns0:rPr>
      </ns0:pPr>
      <ns0:r ns0:rsidRPr="004031BF">
        <ns0:rPr>
          <ns0:b/>
          <ns0:i ns0:val="0"/>
          <ns0:snapToGrid ns0:val="0"/>
          <ns0:sz ns0:val="22"/>
          <ns0:szCs ns0:val="22"/>
        </ns0:rPr>
        <ns0:t>Alkalmazott érintésvédelem:</ns0:t>
      </ns0:r>
    </ns0:p>
    <ns0:p ns0:rsidR="0086583F" ns0:rsidRPr="004031BF" ns0:rsidP="0086583F">
      <ns0:pPr>
        <ns0:spacing ns0:before="60"/>
        <ns0:ind ns0:right="125"/>
        <ns0:jc ns0:val="both"/>
        <ns0:rPr>
          <ns0:sz ns0:val="22"/>
          <ns0:szCs ns0:val="22"/>
          <ns0:lang ns0:val="en-GB"/>
        </ns0:rPr>
      </ns0:pPr>
      <ns0:r ns0:rsidRPr="004031BF">
        <ns0:rPr>
          <ns0:sz ns0:val="22"/>
          <ns0:szCs ns0:val="22"/>
          <ns0:lang ns0:val="en-GB"/>
        </ns0:rPr>
        <ns0:t>TN rendszer, MSZ 447:</ns0:t>
      </ns0:r>
      <ns0:r>
        <ns0:rPr>
          <ns0:sz ns0:val="22"/>
          <ns0:szCs ns0:val="22"/>
          <ns0:lang ns0:val="en-GB"/>
        </ns0:rPr>
        <ns0:t>201</ns0:t>
      </ns0:r>
      <ns0:r ns0:rsidRPr="004031BF">
        <ns0:rPr>
          <ns0:sz ns0:val="22"/>
          <ns0:szCs ns0:val="22"/>
          <ns0:lang ns0:val="en-GB"/>
        </ns0:rPr>
        <ns0:t>9</ns0:t>
      </ns0:r>
      <ns0:r>
        <ns0:rPr>
          <ns0:sz ns0:val="22"/>
          <ns0:szCs ns0:val="22"/>
          <ns0:lang ns0:val="en-GB"/>
        </ns0:rPr>
        <ns0:t>. 4.4</ns0:t>
      </ns0:r>
      <ns0:r ns0:rsidRPr="004031BF">
        <ns0:rPr>
          <ns0:sz ns0:val="22"/>
          <ns0:szCs ns0:val="22"/>
          <ns0:lang ns0:val="en-GB"/>
        </ns0:rPr>
        <ns0:t xml:space="preserve"> pontja szerint kialakítva.</ns0:t>
      </ns0:r>
    </ns0:p>
    <ns0:p ns0:rsidR="00CE318B" ns0:rsidRPr="00A71A62" ns0:rsidP="0086583F">
      <ns0:pPr>
        <ns0:pStyle ns0:val="Heading3"/>
        <ns0:spacing ns0:before="60" ns0:after="120" ns0:line="240" ns0:lineRule="auto"/>
        <ns0:rPr>
          <ns0:i ns0:val="0"/>
          <ns0:iCs ns0:val="0"/>
          <ns0:sz ns0:val="20"/>
          <ns0:szCs ns0:val="22"/>
          <ns0:lang ns0:val="hu-HU"/>
        </ns0:rPr>
      </ns0:pPr>
      <ns0:r ns0:rsidRPr="004031BF">
        <ns0:rPr>
          <ns0:b/>
          <ns0:i ns0:val="0"/>
          <ns0:snapToGrid ns0:val="0"/>
          <ns0:sz ns0:val="22"/>
          <ns0:szCs ns0:val="22"/>
        </ns0:rPr>
        <ns0:t>Az ajánlat hatálya:</ns0:t>
      </ns0:r>
      <ns0:r>
        <ns0:rPr>
          <ns0:b/>
          <ns0:i ns0:val="0"/>
          <ns0:snapToGrid ns0:val="0"/>
          <ns0:sz ns0:val="22"/>
          <ns0:szCs ns0:val="22"/>
        </ns0:rPr>
        <ns0:t xml:space="preserve"> </ns0:t>
      </ns0:r>
      <ns0:r ns0:rsidRPr="00D2527E">
        <ns0:rPr>
          <ns0:i ns0:val="0"/>
          <ns0:iCs ns0:val="0"/>
          <ns0:sz ns0:val="22"/>
          <ns0:szCs ns0:val="22"/>
          <ns0:lang ns0:val="hu-HU"/>
        </ns0:rPr>
        <ns0:t>Jelen tájékoztatóban foglalt ajánlatunk a jóváhagyást követően 30 napig hatályos.</ns0:t>
      </ns0:r>
    </ns0:p>
    <ns0:tbl>
      <ns0:tblPr>
        <ns0:tblW ns0:w="10418" ns0:type="dxa"/>
        <ns0:tblBorders>
          <ns0:top ns0:val="single" ns0:sz="18" ns0:space="0" ns0:color="auto"/>
          <ns0:left ns0:val="single" ns0:sz="18" ns0:space="0" ns0:color="auto"/>
          <ns0:bottom ns0:val="single" ns0:sz="18" ns0:space="0" ns0:color="auto"/>
          <ns0:right ns0:val="single" ns0:sz="18" ns0:space="0" ns0:color="auto"/>
          <ns0:insideH ns0:val="single" ns0:sz="12" ns0:space="0" ns0:color="auto"/>
          <ns0:insideV ns0:val="single" ns0:sz="12" ns0:space="0" ns0:color="auto"/>
        </ns0:tblBorders>
        <ns0:tblLayout ns0:type="fixed"/>
        <ns0:tblCellMar>
          <ns0:left ns0:w="70" ns0:type="dxa"/>
          <ns0:right ns0:w="70" ns0:type="dxa"/>
        </ns0:tblCellMar>
        <ns0:tblLook ns0:val="0000"/>
      </ns0:tblPr>
      <ns0:tblGrid>
        <ns0:gridCol ns0:w="3472"/>
        <ns0:gridCol ns0:w="3544"/>
        <ns0:gridCol ns0:w="3402"/>
      </ns0:tblGrid>
      <ns0:tr ns0:rsidTr="0024071B">
        <ns0:tblPrEx>
          <ns0:tblW ns0:w="10418" ns0:type="dxa"/>
          <ns0:tblLayout ns0:type="fixed"/>
          <ns0:tblLook ns0:val="0000"/>
        </ns0:tblPrEx>
        <ns0:trPr>
          <ns0:trHeight ns0:val="345"/>
        </ns0:trPr>
        <ns0:tc>
          <ns0:tcPr>
            <ns0:tcW ns0:w="3472" ns0:type="dxa"/>
            <ns0:tcBorders>
              <ns0:top ns0:val="single" ns0:sz="18" ns0:space="0" ns0:color="auto"/>
              <ns0:bottom ns0:val="single" ns0:sz="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HELYSZÍNI FELMÉRÉS DÁTUMA:</ns0:t>
            </ns0:r>
          </ns0:p>
        </ns0:tc>
        <ns0:tc>
          <ns0:tcPr>
            <ns0:tcW ns0:w="3544" ns0:type="dxa"/>
            <ns0:tcBorders>
              <ns0:top ns0:val="single" ns0:sz="18" ns0:space="0" ns0:color="auto"/>
              <ns0:left ns0:val="single" ns0:sz="18" ns0:space="0" ns0:color="auto"/>
              <ns0:bottom ns0:val="single" ns0:sz="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LEADÁS DÁTUMA:</ns0:t>
            </ns0:r>
            <ns0:r ns0:rsidRPr="00A71A62" ns0:rsidR="00C37EF3">
              <ns0:rPr>
                <ns0:rFonts ns0:eastAsia="Arial"/>
                <ns0:noProof/>
                <ns0:color ns0:val="0000FF"/>
                <ns0:sz ns0:val="18"/>
              </ns0:rPr>
              <ns0:t xml:space="preserve"> </ns0:t>
            </ns0:r>
          </ns0:p>
        </ns0:tc>
        <ns0:tc>
          <ns0:tcPr>
            <ns0:tcW ns0:w="3402" ns0:type="dxa"/>
            <ns0:tcBorders>
              <ns0:top ns0:val="single" ns0:sz="18" ns0:space="0" ns0:color="auto"/>
              <ns0:left ns0:val="single" ns0:sz="18" ns0:space="0" ns0:color="auto"/>
              <ns0:bottom ns0:val="single" ns0:sz="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JÓVÁHAGYÁS DÁTUMA:</ns0:t>
            </ns0:r>
          </ns0:p>
        </ns0:tc>
      </ns0:tr>
      <ns0:tr ns0:rsidTr="0024071B">
        <ns0:tblPrEx>
          <ns0:tblW ns0:w="10418" ns0:type="dxa"/>
          <ns0:tblLayout ns0:type="fixed"/>
          <ns0:tblLook ns0:val="0000"/>
        </ns0:tblPrEx>
        <ns0:trPr>
          <ns0:trHeight ns0:val="375"/>
        </ns0:trPr>
        <ns0:tc>
          <ns0:tcPr>
            <ns0:tcW ns0:w="3472" ns0:type="dxa"/>
            <ns0:tcBorders>
              <ns0:top ns0:val="single" ns0:sz="8" ns0:space="0" ns0:color="auto"/>
              <ns0:bottom ns0:val="single" ns0:sz="1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sz ns0:val="18"/>
              </ns0:rPr>
            </ns0:pPr>
            <ns0:r ns0:rsidRPr="00A71A62">
              <ns0:rPr>
                <ns0:color ns0:val="0000FF"/>
                <ns0:sz ns0:val="18"/>
              </ns0:rPr>
              <ns0:t>{</ns0:t>
            </ns0:r>
            <ns0:r ns0:rsidRPr="00A71A62">
              <ns0:rPr>
                <ns0:color ns0:val="0000FF"/>
                <ns0:sz ns0:val="2"/>
                <ns0:szCs ns0:val="2"/>
              </ns0:rPr>
              <ns0:t>d.Project. Datum</ns0:t>
            </ns0:r>
            <ns0:r ns0:rsidRPr="00A71A62">
              <ns0:rPr>
                <ns0:color ns0:val="0000FF"/>
                <ns0:sz ns0:val="18"/>
              </ns0:rPr>
              <ns0:t>}</ns0:t>
            </ns0:r>
          </ns0:p>
        </ns0:tc>
        <ns0:tc>
          <ns0:tcPr>
            <ns0:tcW ns0:w="3544" ns0:type="dxa"/>
            <ns0:tcBorders>
              <ns0:top ns0:val="single" ns0:sz="8" ns0:space="0" ns0:color="auto"/>
              <ns0:left ns0:val="single" ns0:sz="18" ns0:space="0" ns0:color="auto"/>
              <ns0:bottom ns0:val="single" ns0:sz="1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sz ns0:val="18"/>
              </ns0:rPr>
            </ns0:pPr>
            <ns0:r ns0:rsidRPr="00A71A62">
              <ns0:rPr>
                <ns0:color ns0:val="0000FF"/>
                <ns0:sz ns0:val="18"/>
              </ns0:rPr>
              <ns0:t>{</ns0:t>
            </ns0:r>
            <ns0:r ns0:rsidRPr="00A71A62">
              <ns0:rPr>
                <ns0:color ns0:val="0000FF"/>
                <ns0:sz ns0:val="2"/>
                <ns0:szCs ns0:val="2"/>
              </ns0:rPr>
              <ns0:t>d.Project. Laed</ns0:t>
            </ns0:r>
            <ns0:r ns0:rsidRPr="00A71A62">
              <ns0:rPr>
                <ns0:color ns0:val="0000FF"/>
                <ns0:sz ns0:val="18"/>
              </ns0:rPr>
              <ns0:t>}</ns0:t>
            </ns0:r>
          </ns0:p>
        </ns0:tc>
        <ns0:tc>
          <ns0:tcPr>
            <ns0:tcW ns0:w="3402" ns0:type="dxa"/>
            <ns0:tcBorders>
              <ns0:top ns0:val="single" ns0:sz="8" ns0:space="0" ns0:color="auto"/>
              <ns0:left ns0:val="single" ns0:sz="18" ns0:space="0" ns0:color="auto"/>
              <ns0:bottom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p>
        </ns0:tc>
      </ns0:tr>
      <ns0:tr ns0:rsidTr="0024071B">
        <ns0:tblPrEx>
          <ns0:tblW ns0:w="10418" ns0:type="dxa"/>
          <ns0:tblLayout ns0:type="fixed"/>
          <ns0:tblLook ns0:val="0000"/>
        </ns0:tblPrEx>
        <ns0:trPr>
          <ns0:trHeight ns0:val="383"/>
        </ns0:trPr>
        <ns0:tc>
          <ns0:tcPr>
            <ns0:tcW ns0:w="3472" ns0:type="dxa"/>
            <ns0:tcBorders>
              <ns0:top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bCs/>
                <ns0:sz ns0:val="18"/>
              </ns0:rPr>
            </ns0:pPr>
            <ns0:r ns0:rsidRPr="00A71A62">
              <ns0:rPr>
                <ns0:bCs/>
                <ns0:sz ns0:val="18"/>
              </ns0:rPr>
              <ns0:t>Ügyfél</ns0:t>
            </ns0:r>
          </ns0:p>
        </ns0:tc>
        <ns0:tc>
          <ns0:tcPr>
            <ns0:tcW ns0:w="3544" ns0:type="dxa"/>
            <ns0:tcBorders>
              <ns0:top ns0:val="single" ns0:sz="18" ns0:space="0" ns0:color="auto"/>
              <ns0:left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bCs/>
                <ns0:sz ns0:val="18"/>
              </ns0:rPr>
            </ns0:pPr>
            <ns0:r ns0:rsidRPr="00A71A62">
              <ns0:rPr>
                <ns0:bCs/>
                <ns0:sz ns0:val="18"/>
              </ns0:rPr>
              <ns0:t>Partner kivitelező</ns0:t>
            </ns0:r>
          </ns0:p>
        </ns0:tc>
        <ns0:tc>
          <ns0:tcPr>
            <ns0:tcW ns0:w="3402" ns0:type="dxa"/>
            <ns0:tcBorders>
              <ns0:top ns0:val="single" ns0:sz="18" ns0:space="0" ns0:color="auto"/>
              <ns0:lef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bCs/>
                <ns0:sz ns0:val="18"/>
              </ns0:rPr>
            </ns0:pPr>
            <ns0:r ns0:rsidRPr="00A71A62">
              <ns0:rPr>
                <ns0:bCs/>
                <ns0:sz ns0:val="18"/>
              </ns0:rPr>
              <ns0:t>MVM Démász Áramhálózati Kft.</ns0:t>
            </ns0:r>
          </ns0:p>
        </ns0:tc>
      </ns0:tr>
      <ns0:tr ns0:rsidTr="0024071B">
        <ns0:tblPrEx>
          <ns0:tblW ns0:w="10418" ns0:type="dxa"/>
          <ns0:tblLayout ns0:type="fixed"/>
          <ns0:tblLook ns0:val="0000"/>
        </ns0:tblPrEx>
        <ns0:trPr>
          <ns0:trHeight ns0:val="363"/>
        </ns0:trPr>
        <ns0:tc>
          <ns0:tcPr>
            <ns0:tcW ns0:w="3472" ns0:type="dxa"/>
            <ns0:tcBorders>
              <ns0:top ns0:val="single" ns0:sz="12"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NÉV:</ns0:t>
            </ns0:r>
            <ns0:r ns0:rsidRPr="00A71A62">
              <ns0:rPr>
                <ns0:rFonts ns0:eastAsia="Arial"/>
                <ns0:color ns0:val="0000FF"/>
                <ns0:sz ns0:val="18"/>
              </ns0:rPr>
              <ns0:t xml:space="preserve"> {</ns0:t>
            </ns0:r>
            <ns0:r ns0:rsidRPr="00A71A62">
              <ns0:rPr>
                <ns0:rFonts ns0:eastAsia="Arial"/>
                <ns0:color ns0:val="0000FF"/>
                <ns0:sz ns0:val="2"/>
                <ns0:szCs ns0:val="2"/>
              </ns0:rPr>
              <ns0:t>d.Person.Name</ns0:t>
            </ns0:r>
            <ns0:r ns0:rsidRPr="00A71A62">
              <ns0:rPr>
                <ns0:rFonts ns0:eastAsia="Arial"/>
                <ns0:color ns0:val="0000FF"/>
                <ns0:sz ns0:val="18"/>
              </ns0:rPr>
              <ns0:t>}</ns0:t>
            </ns0:r>
          </ns0:p>
        </ns0:tc>
        <ns0:tc>
          <ns0:tcPr>
            <ns0:tcW ns0:w="3544" ns0:type="dxa"/>
            <ns0:tcBorders>
              <ns0:top ns0:val="single" ns0:sz="12" ns0:space="0" ns0:color="auto"/>
              <ns0:left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rFonts ns0:eastAsia="Arial"/>
                <ns0:noProof/>
                <ns0:color ns0:val="0000FF"/>
                <ns0:sz ns0:val="18"/>
              </ns0:rPr>
              <ns0:drawing>
                <ns3:anchor distT="0" distB="0" distL="114300" distR="114300" simplePos="0" relativeHeight="251677696" behindDoc="1" locked="0" layoutInCell="1" allowOverlap="1">
                  <ns3:simplePos x="0" y="0"/>
                  <ns3:positionH relativeFrom="column">
                    <ns3:posOffset>509270</ns3:posOffset>
                  </ns3:positionH>
                  <ns3:positionV relativeFrom="page">
                    <ns3:posOffset>-251460</ns3:posOffset>
                  </ns3:positionV>
                  <ns3:extent cx="1447800" cy="916940"/>
                  <ns3:effectExtent l="0" t="0" r="0" b="0"/>
                  <ns3:wrapNone/>
                  <ns3:docPr id="56" name="Kép 56" descr="C:\Users\Zoli\Downloads\image1058-removebg-preview.png"/>
                  <ns3:cNvGraphicFramePr>
                    <ns4:graphicFrameLocks noChangeAspect="1"/>
                  </ns3:cNvGraphicFramePr>
                  <ns4:graphic>
                    <ns4:graphicData uri="http://schemas.openxmlformats.org/drawingml/2006/picture">
                      <ns5:pic>
                        <ns5:nvPicPr>
                          <ns5:cNvPr id="56" name="Picture 1" descr="C:\Users\Zoli\Downloads\image1058-removebg-preview.png"/>
                          <ns5:cNvPicPr>
                            <ns4:picLocks noChangeAspect="1" noChangeArrowheads="1"/>
                          </ns5:cNvPicPr>
                        </ns5:nvPicPr>
                        <ns5:blipFill>
                          <ns4:blip ns2:embed="rId11" cstate="print">
                            <ns4:extLst>
                              <ns4:ext uri="{28A0092B-C50C-407E-A947-70E740481C1C}">
                                <ns6:useLocalDpi val="0"/>
                              </ns4:ext>
                            </ns4:extLst>
                          </ns4:blip>
                          <ns4:stretch>
                            <ns4:fillRect/>
                          </ns4:stretch>
                        </ns5:blipFill>
                        <ns5:spPr bwMode="auto">
                          <ns4:xfrm>
                            <ns4:off x="0" y="0"/>
                            <ns4:ext cx="1447800" cy="916940"/>
                          </ns4:xfrm>
                          <ns4:prstGeom prst="rect">
                            <ns4:avLst/>
                          </ns4:prstGeom>
                          <ns4:noFill/>
                          <ns4:ln>
                            <ns4:noFill/>
                          </ns4:ln>
                        </ns5:spPr>
                      </ns5:pic>
                    </ns4:graphicData>
                  </ns4:graphic>
                  <ns7:sizeRelH relativeFrom="margin">
                    <ns7:pctWidth>0</ns7:pctWidth>
                  </ns7:sizeRelH>
                  <ns7:sizeRelV relativeFrom="margin">
                    <ns7:pctHeight>0</ns7:pctHeight>
                  </ns7:sizeRelV>
                </ns3:anchor>
              </ns0:drawing>
            </ns0:r>
            <ns0:r ns0:rsidRPr="00A71A62">
              <ns0:rPr>
                <ns0:sz ns0:val="18"/>
              </ns0:rPr>
              <ns0:t xml:space="preserve">NÉV: </ns0:t>
            </ns0:r>
          </ns0:p>
        </ns0:tc>
        <ns0:tc>
          <ns0:tcPr>
            <ns0:tcW ns0:w="3402" ns0:type="dxa"/>
            <ns0:vMerge ns0:val="restart"/>
            <ns0:tcBorders>
              <ns0:left ns0:val="single" ns0:sz="18" ns0:space="0" ns0:color="auto"/>
            </ns0:tcBorders>
          </ns0:tcPr>
          <ns0:p ns0:rsidR="00B22444" ns0:rsidRPr="00A71A62" ns0:rsidP="0024071B">
            <ns0:pPr>
              <ns0:pStyle ns0:val="Header"/>
              <ns0:tabs>
                <ns0:tab ns0:val="clear" ns0:pos="4536"/>
                <ns0:tab ns0:val="clear" ns0:pos="9072"/>
              </ns0:tabs>
              <ns0:rPr>
                <ns0:sz ns0:val="18"/>
              </ns0:rPr>
            </ns0:pPr>
            <ns0:r ns0:rsidRPr="00A71A62">
              <ns0:rPr>
                <ns0:sz ns0:val="18"/>
              </ns0:rPr>
              <ns0:t>NÉV:</ns0:t>
            </ns0:r>
          </ns0:p>
        </ns0:tc>
      </ns0:tr>
      <ns0:tr ns0:rsidTr="0024071B">
        <ns0:tblPrEx>
          <ns0:tblW ns0:w="10418" ns0:type="dxa"/>
          <ns0:tblLayout ns0:type="fixed"/>
          <ns0:tblLook ns0:val="0000"/>
        </ns0:tblPrEx>
        <ns0:trPr>
          <ns0:trHeight ns0:val="315"/>
        </ns0:trPr>
        <ns0:tc>
          <ns0:tcPr>
            <ns0:tcW ns0:w="3472" ns0:type="dxa"/>
            <ns0:tcBorders>
              <ns0:top ns0:val="single" ns0:sz="12"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rFonts ns0:eastAsia="Arial"/>
                <ns0:noProof/>
                <ns0:color ns0:val="0000FF"/>
                <ns0:sz ns0:val="18"/>
              </ns0:rPr>
              <ns0:drawing>
                <ns3:anchor distT="0" distB="0" distL="114300" distR="114300" simplePos="0" relativeHeight="251665408" behindDoc="1" locked="0" layoutInCell="1" allowOverlap="1">
                  <ns3:simplePos x="0" y="0"/>
                  <ns3:positionH relativeFrom="column">
                    <ns3:posOffset>361315</ns3:posOffset>
                  </ns3:positionH>
                  <ns3:positionV relativeFrom="page">
                    <ns3:posOffset>-551180</ns3:posOffset>
                  </ns3:positionV>
                  <ns3:extent cx="1447800" cy="916940"/>
                  <ns3:effectExtent l="0" t="0" r="0" b="0"/>
                  <ns3:wrapNone/>
                  <ns3:docPr id="1" name="Kép 1" descr="C:\Users\Zoli\Downloads\image1058-removebg-preview.png"/>
                  <ns3:cNvGraphicFramePr>
                    <ns4:graphicFrameLocks noChangeAspect="1"/>
                  </ns3:cNvGraphicFramePr>
                  <ns4:graphic>
                    <ns4:graphicData uri="http://schemas.openxmlformats.org/drawingml/2006/picture">
                      <ns5:pic>
                        <ns5:nvPicPr>
                          <ns5:cNvPr id="1" name="Picture 1" descr="C:\Users\Zoli\Downloads\image1058-removebg-preview.png"/>
                          <ns5:cNvPicPr>
                            <ns4:picLocks noChangeAspect="1" noChangeArrowheads="1"/>
                          </ns5:cNvPicPr>
                        </ns5:nvPicPr>
                        <ns5:blipFill>
                          <ns4:blip ns2:embed="rId11" cstate="print">
                            <ns4:extLst>
                              <ns4:ext uri="{28A0092B-C50C-407E-A947-70E740481C1C}">
                                <ns6:useLocalDpi val="0"/>
                              </ns4:ext>
                            </ns4:extLst>
                          </ns4:blip>
                          <ns4:stretch>
                            <ns4:fillRect/>
                          </ns4:stretch>
                        </ns5:blipFill>
                        <ns5:spPr bwMode="auto">
                          <ns4:xfrm>
                            <ns4:off x="0" y="0"/>
                            <ns4:ext cx="1447800" cy="916940"/>
                          </ns4:xfrm>
                          <ns4:prstGeom prst="rect">
                            <ns4:avLst/>
                          </ns4:prstGeom>
                          <ns4:noFill/>
                          <ns4:ln>
                            <ns4:noFill/>
                          </ns4:ln>
                        </ns5:spPr>
                      </ns5:pic>
                    </ns4:graphicData>
                  </ns4:graphic>
                  <ns7:sizeRelH relativeFrom="margin">
                    <ns7:pctWidth>0</ns7:pctWidth>
                  </ns7:sizeRelH>
                  <ns7:sizeRelV relativeFrom="margin">
                    <ns7:pctHeight>0</ns7:pctHeight>
                  </ns7:sizeRelV>
                </ns3:anchor>
              </ns0:drawing>
            </ns0:r>
            <ns0:r ns0:rsidRPr="00A71A62">
              <ns0:rPr>
                <ns0:sz ns0:val="18"/>
              </ns0:rPr>
              <ns0:t>ALÁÍRÁS:</ns0:t>
            </ns0:r>
          </ns0:p>
        </ns0:tc>
        <ns0:tc>
          <ns0:tcPr>
            <ns0:tcW ns0:w="3544" ns0:type="dxa"/>
            <ns0:tcBorders>
              <ns0:top ns0:val="single" ns0:sz="12" ns0:space="0" ns0:color="auto"/>
              <ns0:left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ALÁÍRÁS:</ns0:t>
            </ns0:r>
          </ns0:p>
        </ns0:tc>
        <ns0:tc>
          <ns0:tcPr>
            <ns0:tcW ns0:w="3402" ns0:type="dxa"/>
            <ns0:vMerge/>
            <ns0:tcBorders>
              <ns0:left ns0:val="single" ns0:sz="18" ns0:space="0" ns0:color="auto"/>
            </ns0:tcBorders>
          </ns0:tcPr>
          <ns0:p ns0:rsidR="00B22444" ns0:rsidRPr="00A71A62" ns0:rsidP="0024071B">
            <ns0:pPr>
              <ns0:pStyle ns0:val="Header"/>
              <ns0:tabs>
                <ns0:tab ns0:val="clear" ns0:pos="4536"/>
                <ns0:tab ns0:val="clear" ns0:pos="9072"/>
              </ns0:tabs>
              <ns0:rPr>
                <ns0:sz ns0:val="18"/>
              </ns0:rPr>
            </ns0:pPr>
          </ns0:p>
        </ns0:tc>
      </ns0:tr>
      <ns0:tr ns0:rsidTr="0024071B">
        <ns0:tblPrEx>
          <ns0:tblW ns0:w="10418" ns0:type="dxa"/>
          <ns0:tblLayout ns0:type="fixed"/>
          <ns0:tblLook ns0:val="0000"/>
        </ns0:tblPrEx>
        <ns0:trPr>
          <ns0:trHeight ns0:val="417"/>
        </ns0:trPr>
        <ns0:tc>
          <ns0:tcPr>
            <ns0:tcW ns0:w="3472" ns0:type="dxa"/>
            <ns0:tcBorders>
              <ns0:top ns0:val="single" ns0:sz="12"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sz ns0:val="18"/>
              </ns0:rPr>
            </ns0:pPr>
            <ns0:r ns0:rsidRPr="00A71A62">
              <ns0:rPr>
                <ns0:bCs/>
                <ns0:sz ns0:val="18"/>
              </ns0:rPr>
              <ns0:t>Partner kivitelező</ns0:t>
            </ns0:r>
          </ns0:p>
        </ns0:tc>
        <ns0:tc>
          <ns0:tcPr>
            <ns0:tcW ns0:w="3544" ns0:type="dxa"/>
            <ns0:tcBorders>
              <ns0:top ns0:val="single" ns0:sz="12" ns0:space="0" ns0:color="auto"/>
              <ns0:left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jc ns0:val="center"/>
              <ns0:rPr>
                <ns0:bCs/>
                <ns0:sz ns0:val="18"/>
              </ns0:rPr>
            </ns0:pPr>
            <ns0:r ns0:rsidRPr="00A71A62">
              <ns0:rPr>
                <ns0:bCs/>
                <ns0:sz ns0:val="18"/>
              </ns0:rPr>
              <ns0:t>MVM Démász Áramhálózati Kft.</ns0:t>
            </ns0:r>
          </ns0:p>
        </ns0:tc>
        <ns0:tc>
          <ns0:tcPr>
            <ns0:tcW ns0:w="3402" ns0:type="dxa"/>
            <ns0:vMerge ns0:val="restart"/>
            <ns0:tcBorders>
              <ns0:left ns0:val="single" ns0:sz="18" ns0:space="0" ns0:color="auto"/>
            </ns0:tcBorders>
          </ns0:tcPr>
          <ns0:p ns0:rsidR="00B22444" ns0:rsidRPr="00A71A62" ns0:rsidP="0024071B">
            <ns0:pPr>
              <ns0:pStyle ns0:val="Header"/>
              <ns0:rPr>
                <ns0:sz ns0:val="18"/>
              </ns0:rPr>
            </ns0:pPr>
            <ns0:r ns0:rsidRPr="00A71A62">
              <ns0:rPr>
                <ns0:sz ns0:val="18"/>
              </ns0:rPr>
              <ns0:t>ALÁÍRÁS:</ns0:t>
            </ns0:r>
          </ns0:p>
        </ns0:tc>
      </ns0:tr>
      <ns0:tr ns0:rsidTr="0024071B">
        <ns0:tblPrEx>
          <ns0:tblW ns0:w="10418" ns0:type="dxa"/>
          <ns0:tblLayout ns0:type="fixed"/>
          <ns0:tblLook ns0:val="0000"/>
        </ns0:tblPrEx>
        <ns0:trPr>
          <ns0:trHeight ns0:val="363"/>
        </ns0:trPr>
        <ns0:tc>
          <ns0:tcPr>
            <ns0:tcW ns0:w="3472" ns0:type="dxa"/>
            <ns0:tcBorders>
              <ns0:top ns0:val="single" ns0:sz="12"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Pr>
                <ns0:noProof/>
                <ns0:sz ns0:val="18"/>
              </ns0:rPr>
              <ns0:drawing>
                <ns3:anchor distT="0" distB="0" distL="114300" distR="114300" simplePos="0" relativeHeight="251681792" behindDoc="0" locked="0" layoutInCell="1" allowOverlap="1">
                  <ns3:simplePos x="0" y="0"/>
                  <ns3:positionH relativeFrom="column">
                    <ns3:posOffset>203835</ns3:posOffset>
                  </ns3:positionH>
                  <ns3:positionV relativeFrom="paragraph">
                    <ns3:posOffset>-96520</ns3:posOffset>
                  </ns3:positionV>
                  <ns3:extent cx="1609725" cy="647700"/>
                  <ns3:effectExtent l="0" t="0" r="9525" b="0"/>
                  <ns3:wrapNone/>
                  <ns3:docPr id="24" name="Kép 24"/>
                  <ns3:cNvGraphicFramePr>
                    <ns4:graphicFrameLocks noChangeAspect="1"/>
                  </ns3:cNvGraphicFramePr>
                  <ns4:graphic>
                    <ns4:graphicData uri="http://schemas.openxmlformats.org/drawingml/2006/picture">
                      <ns5:pic>
                        <ns5:nvPicPr>
                          <ns5:cNvPr id="24"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Pr>
                <ns0:sz ns0:val="18"/>
              </ns0:rPr>
              <ns0:t xml:space="preserve">NÉV: </ns0:t>
            </ns0:r>
          </ns0:p>
        </ns0:tc>
        <ns0:tc>
          <ns0:tcPr>
            <ns0:tcW ns0:w="3544" ns0:type="dxa"/>
            <ns0:tcBorders>
              <ns0:top ns0:val="single" ns0:sz="12" ns0:space="0" ns0:color="auto"/>
              <ns0:left ns0:val="single" ns0:sz="18" ns0:space="0" ns0:color="auto"/>
              <ns0:bottom ns0:val="single" ns0:sz="12"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Pr>
                <ns0:noProof/>
                <ns0:sz ns0:val="18"/>
              </ns0:rPr>
              <ns0:drawing>
                <ns3:anchor distT="0" distB="0" distL="114300" distR="114300" simplePos="0" relativeHeight="251682816" behindDoc="0" locked="0" layoutInCell="1" allowOverlap="1">
                  <ns3:simplePos x="0" y="0"/>
                  <ns3:positionH relativeFrom="column">
                    <ns3:posOffset>259080</ns3:posOffset>
                  </ns3:positionH>
                  <ns3:positionV relativeFrom="paragraph">
                    <ns3:posOffset>-93345</ns3:posOffset>
                  </ns3:positionV>
                  <ns3:extent cx="1609725" cy="647700"/>
                  <ns3:effectExtent l="0" t="0" r="9525" b="0"/>
                  <ns3:wrapNone/>
                  <ns3:docPr id="36" name="Kép 36"/>
                  <ns3:cNvGraphicFramePr>
                    <ns4:graphicFrameLocks noChangeAspect="1"/>
                  </ns3:cNvGraphicFramePr>
                  <ns4:graphic>
                    <ns4:graphicData uri="http://schemas.openxmlformats.org/drawingml/2006/picture">
                      <ns5:pic>
                        <ns5:nvPicPr>
                          <ns5:cNvPr id="36"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Pr>
                <ns0:sz ns0:val="18"/>
              </ns0:rPr>
              <ns0:t>NÉV:</ns0:t>
            </ns0:r>
            <ns0:r ns0:rsidRPr="00A71A62">
              <ns0:rPr>
                <ns0:noProof/>
                <ns0:sz ns0:val="18"/>
              </ns0:rPr>
              <ns0:t xml:space="preserve"> </ns0:t>
            </ns0:r>
          </ns0:p>
        </ns0:tc>
        <ns0:tc>
          <ns0:tcPr>
            <ns0:tcW ns0:w="3402" ns0:type="dxa"/>
            <ns0:vMerge/>
            <ns0:tcBorders>
              <ns0:left ns0:val="single" ns0:sz="18" ns0:space="0" ns0:color="auto"/>
            </ns0:tcBorders>
          </ns0:tcPr>
          <ns0:p ns0:rsidR="00B22444" ns0:rsidRPr="00A71A62" ns0:rsidP="0024071B">
            <ns0:pPr>
              <ns0:pStyle ns0:val="Header"/>
              <ns0:rPr>
                <ns0:sz ns0:val="18"/>
              </ns0:rPr>
            </ns0:pPr>
          </ns0:p>
        </ns0:tc>
      </ns0:tr>
      <ns0:tr ns0:rsidTr="0024071B">
        <ns0:tblPrEx>
          <ns0:tblW ns0:w="10418" ns0:type="dxa"/>
          <ns0:tblLayout ns0:type="fixed"/>
          <ns0:tblLook ns0:val="0000"/>
        </ns0:tblPrEx>
        <ns0:trPr>
          <ns0:trHeight ns0:val="410"/>
        </ns0:trPr>
        <ns0:tc>
          <ns0:tcPr>
            <ns0:tcW ns0:w="3472" ns0:type="dxa"/>
            <ns0:tcBorders>
              <ns0:top ns0:val="single" ns0:sz="12" ns0:space="0" ns0:color="auto"/>
              <ns0:bottom ns0:val="single" ns0:sz="1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ALÁÍRÁS:</ns0:t>
            </ns0:r>
          </ns0:p>
        </ns0:tc>
        <ns0:tc>
          <ns0:tcPr>
            <ns0:tcW ns0:w="3544" ns0:type="dxa"/>
            <ns0:tcBorders>
              <ns0:top ns0:val="single" ns0:sz="12" ns0:space="0" ns0:color="auto"/>
              <ns0:left ns0:val="single" ns0:sz="18" ns0:space="0" ns0:color="auto"/>
              <ns0:bottom ns0:val="single" ns0:sz="18" ns0:space="0" ns0:color="auto"/>
              <ns0:right ns0:val="single" ns0:sz="18" ns0:space="0" ns0:color="auto"/>
            </ns0:tcBorders>
            <ns0:vAlign ns0:val="center"/>
          </ns0:tcPr>
          <ns0:p ns0:rsidR="00B22444" ns0:rsidRPr="00A71A62" ns0:rsidP="0024071B">
            <ns0:pPr>
              <ns0:pStyle ns0:val="Header"/>
              <ns0:tabs>
                <ns0:tab ns0:val="clear" ns0:pos="4536"/>
                <ns0:tab ns0:val="clear" ns0:pos="9072"/>
              </ns0:tabs>
              <ns0:rPr>
                <ns0:sz ns0:val="18"/>
              </ns0:rPr>
            </ns0:pPr>
            <ns0:r ns0:rsidRPr="00A71A62">
              <ns0:rPr>
                <ns0:sz ns0:val="18"/>
              </ns0:rPr>
              <ns0:t>ALÁÍRÁS:</ns0:t>
            </ns0:r>
          </ns0:p>
        </ns0:tc>
        <ns0:tc>
          <ns0:tcPr>
            <ns0:tcW ns0:w="3402" ns0:type="dxa"/>
            <ns0:vMerge/>
            <ns0:tcBorders>
              <ns0:left ns0:val="single" ns0:sz="18" ns0:space="0" ns0:color="auto"/>
            </ns0:tcBorders>
          </ns0:tcPr>
          <ns0:p ns0:rsidR="00B22444" ns0:rsidRPr="00A71A62" ns0:rsidP="0024071B">
            <ns0:pPr>
              <ns0:pStyle ns0:val="Header"/>
              <ns0:tabs>
                <ns0:tab ns0:val="clear" ns0:pos="4536"/>
                <ns0:tab ns0:val="clear" ns0:pos="9072"/>
              </ns0:tabs>
              <ns0:rPr>
                <ns0:sz ns0:val="18"/>
              </ns0:rPr>
            </ns0:pPr>
          </ns0:p>
        </ns0:tc>
      </ns0:tr>
    </ns0:tbl>
    <ns0:p ns0:rsidR="00CE318B" ns0:rsidRPr="00A71A62" ns0:rsidP="00CE318B">
      <ns0:pPr>
        <ns0:spacing ns0:before="60"/>
        <ns0:ind ns0:right="125"/>
        <ns0:jc ns0:val="both"/>
        <ns0:rPr>
          <ns0:sz ns0:val="8"/>
          <ns0:szCs ns0:val="10"/>
          <ns0:lang ns0:val="en-GB"/>
        </ns0:rPr>
      </ns0:pPr>
    </ns0:p>
    <ns0:p ns0:rsidR="00CE318B" ns0:rsidRPr="00A71A62" ns0:rsidP="00CE318B">
      <ns0:pPr>
        <ns0:pStyle ns0:val="PlainText"/>
        <ns0:jc ns0:val="both"/>
        <ns0:rPr>
          <ns0:rFonts ns0:ascii="Times New Roman" ns0:hAnsi="Times New Roman" ns0:cs="Times New Roman"/>
          <ns0:sz ns0:val="8"/>
          <ns0:szCs ns0:val="10"/>
          <ns0:lang ns0:val="en-GB"/>
        </ns0:rPr>
      </ns0:pPr>
      <ns0:r ns0:rsidRPr="00A71A62">
        <ns0:rPr>
          <ns0:rFonts ns0:ascii="Arial" ns0:hAnsi="Arial" ns0:cs="Arial"/>
          <ns0:sz ns0:val="16"/>
          <ns0:szCs ns0:val="18"/>
        </ns0:rPr>
        <ns0:t>A villamosenergia elosztás biztosítása, a csatlakozási-, és hálózathasználati szerződés teljesítése keretében kezelt személyes adatokra vonatkozó tájékoztatást a www.mvmnext.hu</ns0:t>
      </ns0:r>
      <ns0:r ns0:rsidRPr="00A71A62">
        <ns0:rPr>
          <ns0:rFonts ns0:ascii="Arial" ns0:hAnsi="Arial" ns0:cs="Arial"/>
          <ns0:sz ns0:val="16"/>
          <ns0:szCs ns0:val="18"/>
        </ns0:rPr>
        <ns0:t xml:space="preserve"> </ns0:t>
      </ns0:r>
      <ns0:r ns0:rsidRPr="00A71A62">
        <ns0:rPr>
          <ns0:rFonts ns0:ascii="Arial" ns0:hAnsi="Arial" ns0:cs="Arial"/>
          <ns0:sz ns0:val="16"/>
          <ns0:szCs ns0:val="18"/>
        </ns0:rPr>
        <ns0:t>honlapon és az ügyfélszolgálati irodáinkban elérhető Általános Adatkezelési Tájékoztatóban találhatja meg. Az ügyintézés során készített hangfelvétellel összefüggésben kezelt személyes adatokra vonatkozó tájékoztatást a www.mvmnext.hu</ns0:t>
      </ns0:r>
      <ns0:r ns0:rsidRPr="00A71A62">
        <ns0:rPr>
          <ns0:rFonts ns0:ascii="Arial" ns0:hAnsi="Arial" ns0:cs="Arial"/>
          <ns0:sz ns0:val="16"/>
          <ns0:szCs ns0:val="18"/>
        </ns0:rPr>
        <ns0:t xml:space="preserve"> </ns0:t>
      </ns0:r>
      <ns0:r ns0:rsidRPr="00A71A62">
        <ns0:rPr>
          <ns0:rFonts ns0:ascii="Arial" ns0:hAnsi="Arial" ns0:cs="Arial"/>
          <ns0:sz ns0:val="16"/>
          <ns0:szCs ns0:val="18"/>
        </ns0:rPr>
        <ns0:t>honlapon és az ügyfélszolgálati irodáinkban elérhető Hangfelvétel Rögzítésére Vonatkozó Adatkezelési Tájékoztatóban találhatja meg.</ns0:t>
      </ns0:r>
    </ns0:p>
    <ns0:p ns0:rsidR="004031BF" ns0:rsidRPr="00A71A62" ns0:rsidP="003413C9">
      <ns0:pPr>
        <ns0:pStyle ns0:val="PlainText"/>
        <ns0:jc ns0:val="both"/>
        <ns0:rPr>
          <ns0:rFonts ns0:ascii="Times New Roman" ns0:hAnsi="Times New Roman" ns0:cs="Times New Roman"/>
          <ns0:sz ns0:val="8"/>
          <ns0:szCs ns0:val="10"/>
          <ns0:lang ns0:val="en-GB"/>
        </ns0:rPr>
        <ns0:sectPr ns0:rsidSect="00BF1589">
          <ns0:headerReference ns0:type="default" ns2:id="rId13"/>
          <ns0:footerReference ns0:type="default" ns2:id="rId14"/>
          <ns0:pgSz ns0:w="11906" ns0:h="16838"/>
          <ns0:pgMar ns0:top="720" ns0:right="720" ns0:bottom="720" ns0:left="720" ns0:header="284" ns0:footer="312" ns0:gutter="0"/>
          <ns0:cols ns0:space="708"/>
          <ns0:docGrid ns0:linePitch="272"/>
        </ns0:sectPr>
      </ns0:pPr>
    </ns0:p>
    <ns0:tbl>
      <ns0:tblPr>
        <ns0:tblW ns0:w="9720" ns0:type="dxa"/>
        <ns0:tblInd ns0:w="70" ns0:type="dxa"/>
        <ns0:tblBorders>
          <ns0:top ns0:val="single" ns0:sz="4" ns0:space="0" ns0:color="auto"/>
          <ns0:left ns0:val="single" ns0:sz="4" ns0:space="0" ns0:color="auto"/>
          <ns0:bottom ns0:val="single" ns0:sz="4" ns0:space="0" ns0:color="auto"/>
          <ns0:right ns0:val="single" ns0:sz="4" ns0:space="0" ns0:color="auto"/>
        </ns0:tblBorders>
        <ns0:tblLayout ns0:type="fixed"/>
        <ns0:tblCellMar>
          <ns0:left ns0:w="70" ns0:type="dxa"/>
          <ns0:right ns0:w="70" ns0:type="dxa"/>
        </ns0:tblCellMar>
        <ns0:tblLook ns0:val="0000"/>
      </ns0:tblPr>
      <ns0:tblGrid>
        <ns0:gridCol ns0:w="9720"/>
      </ns0:tblGrid>
      <ns0:tr ns0:rsidTr="0027691C">
        <ns0:tblPrEx>
          <ns0:tblW ns0:w="9720" ns0:type="dxa"/>
          <ns0:tblInd ns0:w="70" ns0:type="dxa"/>
          <ns0:tblLayout ns0:type="fixed"/>
          <ns0:tblLook ns0:val="0000"/>
        </ns0:tblPrEx>
        <ns0:trPr>
          <ns0:cantSplit/>
          <ns0:trHeight ns0:val="414"/>
        </ns0:trPr>
        <ns0:tc>
          <ns0:tcPr>
            <ns0:tcW ns0:w="9696" ns0:type="dxa"/>
            <ns0:tcBorders>
              <ns0:top ns0:val="single" ns0:sz="4" ns0:space="0" ns0:color="auto"/>
            </ns0:tcBorders>
            <ns0:vAlign ns0:val="center"/>
          </ns0:tcPr>
          <ns0:p ns0:rsidR="002E77BC" ns0:rsidRPr="00A71A62">
            <ns0:pPr>
              <ns0:tabs>
                <ns0:tab ns0:val="center" ns0:pos="2810"/>
                <ns0:tab ns0:val="right" ns0:pos="9072"/>
              </ns0:tabs>
              <ns0:spacing ns0:before="360" ns0:after="120"/>
              <ns0:jc ns0:val="center"/>
              <ns0:rPr>
                <ns0:smallCaps/>
                <ns0:sz ns0:val="18"/>
              </ns0:rPr>
            </ns0:pPr>
            <ns0:r ns0:rsidRPr="00A71A62">
              <ns0:rPr>
                <ns0:noProof/>
                <ns0:sz ns0:val="18"/>
                <ns0:szCs ns0:val="24"/>
              </ns0:rPr>
              <ns0:drawing>
                <ns3:anchor distT="0" distB="0" distL="114300" distR="114300" simplePos="0" relativeHeight="251658240" behindDoc="0" locked="0" layoutInCell="1" allowOverlap="1">
                  <ns3:simplePos x="0" y="0"/>
                  <ns3:positionH relativeFrom="column">
                    <ns3:posOffset>91440</ns3:posOffset>
                  </ns3:positionH>
                  <ns3:positionV relativeFrom="paragraph">
                    <ns3:posOffset>36830</ns3:posOffset>
                  </ns3:positionV>
                  <ns3:extent cx="783590" cy="497840"/>
                  <ns3:effectExtent l="0" t="0" r="0" b="0"/>
                  <ns3:wrapNone/>
                  <ns3:docPr id="1440865763" name="Kép 2"/>
                  <ns3:cNvGraphicFramePr>
                    <ns4:graphicFrameLocks noChangeAspect="1"/>
                  </ns3:cNvGraphicFramePr>
                  <ns4:graphic>
                    <ns4:graphicData uri="http://schemas.openxmlformats.org/drawingml/2006/picture">
                      <ns5:pic>
                        <ns5:nvPicPr>
                          <ns5:cNvPr id="1440865763" name="Picture 2"/>
                          <ns5:cNvPicPr>
                            <ns4:picLocks noChangeAspect="1" noChangeArrowheads="1"/>
                          </ns5:cNvPicPr>
                        </ns5:nvPicPr>
                        <ns5:blipFill>
                          <ns4:blip ns2:embed="rId15">
                            <ns4:extLst>
                              <ns4:ext uri="{28A0092B-C50C-407E-A947-70E740481C1C}">
                                <ns6:useLocalDpi val="0"/>
                              </ns4:ext>
                            </ns4:extLst>
                          </ns4:blip>
                          <ns4:stretch>
                            <ns4:fillRect/>
                          </ns4:stretch>
                        </ns5:blipFill>
                        <ns5:spPr bwMode="auto">
                          <ns4:xfrm>
                            <ns4:off x="0" y="0"/>
                            <ns4:ext cx="783590" cy="497840"/>
                          </ns4:xfrm>
                          <ns4:prstGeom prst="rect">
                            <ns4:avLst/>
                          </ns4:prstGeom>
                          <ns4:noFill/>
                        </ns5:spPr>
                      </ns5:pic>
                    </ns4:graphicData>
                  </ns4:graphic>
                  <ns7:sizeRelH relativeFrom="page">
                    <ns7:pctWidth>0</ns7:pctWidth>
                  </ns7:sizeRelH>
                  <ns7:sizeRelV relativeFrom="page">
                    <ns7:pctHeight>0</ns7:pctHeight>
                  </ns7:sizeRelV>
                </ns3:anchor>
              </ns0:drawing>
            </ns0:r>
            <ns0:r ns0:rsidRPr="00A71A62" ns0:rsidR="00724E96">
              <ns0:rPr>
                <ns0:smallCaps/>
                <ns0:sz ns0:val="18"/>
              </ns0:rPr>
              <ns0:t>MVM Démász Áramhálózati Kft.</ns0:t>
            </ns0:r>
          </ns0:p>
        </ns0:tc>
      </ns0:tr>
      <ns0:tr ns0:rsidTr="0027691C">
        <ns0:tblPrEx>
          <ns0:tblW ns0:w="9720" ns0:type="dxa"/>
          <ns0:tblInd ns0:w="70" ns0:type="dxa"/>
          <ns0:tblLayout ns0:type="fixed"/>
          <ns0:tblLook ns0:val="0000"/>
        </ns0:tblPrEx>
        <ns0:trPr>
          <ns0:cantSplit/>
          <ns0:trHeight ns0:val="80"/>
        </ns0:trPr>
        <ns0:tc>
          <ns0:tcPr>
            <ns0:tcW ns0:w="9696" ns0:type="dxa"/>
            <ns0:tcBorders>
              <ns0:bottom ns0:val="single" ns0:sz="4" ns0:space="0" ns0:color="auto"/>
            </ns0:tcBorders>
            <ns0:vAlign ns0:val="center"/>
          </ns0:tcPr>
          <ns0:p ns0:rsidR="002E77BC" ns0:rsidRPr="00A71A62">
            <ns0:pPr>
              <ns0:tabs>
                <ns0:tab ns0:val="left" ns0:pos="1635"/>
              </ns0:tabs>
              <ns0:ind ns0:right="290"/>
              <ns0:jc ns0:val="center"/>
              <ns0:rPr>
                <ns0:smallCaps/>
                <ns0:sz ns0:val="18"/>
              </ns0:rPr>
            </ns0:pPr>
            <ns0:r ns0:rsidRPr="00A71A62">
              <ns0:rPr>
                <ns0:smallCaps/>
                <ns0:sz ns0:val="18"/>
              </ns0:rPr>
              <ns0:t>Igénybejelentő hálózathasználati szerződés megkötéséhez</ns0:t>
            </ns0:r>
          </ns0:p>
        </ns0:tc>
      </ns0:tr>
    </ns0:tbl>
    <ns0:p ns0:rsidR="002E77BC" ns0:rsidRPr="00A71A62">
      <ns0:pPr>
        <ns0:keepNext/>
        <ns0:spacing ns0:after="60"/>
        <ns0:outlineLvl ns0:val="2"/>
        <ns0:rPr>
          <ns0:sz ns0:val="14"/>
          <ns0:szCs ns0:val="16"/>
        </ns0:rPr>
      </ns0:pPr>
    </ns0:p>
    <ns0:tbl>
      <ns0:tblPr>
        <ns0:tblW ns0:w="9648" ns0:type="dxa"/>
        <ns0:tblInd ns0:w="108"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ook ns0:val="01E0"/>
      </ns0:tblPr>
      <ns0:tblGrid>
        <ns0:gridCol ns0:w="4605"/>
        <ns0:gridCol ns0:w="5043"/>
      </ns0:tblGrid>
      <ns0:tr>
        <ns0:tblPrEx>
          <ns0:tblW ns0:w="9648" ns0:type="dxa"/>
          <ns0:tblInd ns0:w="108" ns0:type="dxa"/>
          <ns0:tblLook ns0:val="01E0"/>
        </ns0:tblPrEx>
        <ns0:trPr>
          <ns0:trHeight ns0:val="288"/>
        </ns0:trPr>
        <ns0:tc>
          <ns0:tcPr>
            <ns0:tcW ns0:w="4605" ns0:type="dxa"/>
            <ns0:shd ns0:val="clear" ns0:color="auto" ns0:fill="E6E6E6"/>
            <ns0:vAlign ns0:val="center"/>
          </ns0:tcPr>
          <ns0:p ns0:rsidR="002E77BC" ns0:rsidRPr="00A71A62">
            <ns0:pPr>
              <ns0:rPr>
                <ns0:sz ns0:val="16"/>
                <ns0:szCs ns0:val="18"/>
              </ns0:rPr>
            </ns0:pPr>
            <ns0:r ns0:rsidRPr="00A71A62">
              <ns0:rPr>
                <ns0:sz ns0:val="16"/>
                <ns0:szCs ns0:val="18"/>
              </ns0:rPr>
              <ns0:t xml:space="preserve">Ügyfél azonosító: </ns0:t>
            </ns0:r>
          </ns0:p>
        </ns0:tc>
        <ns0:tc>
          <ns0:tcPr>
            <ns0:tcW ns0:w="5043" ns0:type="dxa"/>
            <ns0:shd ns0:val="clear" ns0:color="auto" ns0:fill="E6E6E6"/>
            <ns0:vAlign ns0:val="center"/>
          </ns0:tcPr>
          <ns0:p ns0:rsidR="002E77BC" ns0:rsidRPr="00A71A62">
            <ns0:pPr>
              <ns0:rPr>
                <ns0:sz ns0:val="16"/>
                <ns0:szCs ns0:val="18"/>
              </ns0:rPr>
            </ns0:pPr>
            <ns0:r ns0:rsidRPr="00A71A62">
              <ns0:rPr>
                <ns0:sz ns0:val="16"/>
                <ns0:szCs ns0:val="18"/>
              </ns0:rPr>
              <ns0:t>Ügyfélkapcsolat szám:</ns0:t>
            </ns0:r>
          </ns0:p>
        </ns0:tc>
      </ns0:tr>
      <ns0:tr>
        <ns0:tblPrEx>
          <ns0:tblW ns0:w="9648" ns0:type="dxa"/>
          <ns0:tblInd ns0:w="108" ns0:type="dxa"/>
          <ns0:tblLook ns0:val="01E0"/>
        </ns0:tblPrEx>
        <ns0:trPr>
          <ns0:trHeight ns0:val="288"/>
        </ns0:trPr>
        <ns0:tc>
          <ns0:tcPr>
            <ns0:tcW ns0:w="4605" ns0:type="dxa"/>
            <ns0:shd ns0:val="clear" ns0:color="auto" ns0:fill="E6E6E6"/>
            <ns0:vAlign ns0:val="center"/>
          </ns0:tcPr>
          <ns0:p ns0:rsidR="002E77BC" ns0:rsidRPr="00A71A62">
            <ns0:pPr>
              <ns0:rPr>
                <ns0:sz ns0:val="16"/>
                <ns0:szCs ns0:val="18"/>
              </ns0:rPr>
            </ns0:pPr>
            <ns0:r ns0:rsidRPr="00A71A62">
              <ns0:rPr>
                <ns0:sz ns0:val="16"/>
                <ns0:szCs ns0:val="18"/>
              </ns0:rPr>
              <ns0:t xml:space="preserve">Felhasználási hely azonosító: </ns0:t>
            </ns0:r>
          </ns0:p>
        </ns0:tc>
        <ns0:tc>
          <ns0:tcPr>
            <ns0:tcW ns0:w="5043" ns0:type="dxa"/>
            <ns0:shd ns0:val="clear" ns0:color="auto" ns0:fill="E6E6E6"/>
            <ns0:vAlign ns0:val="center"/>
          </ns0:tcPr>
          <ns0:p ns0:rsidR="002E77BC" ns0:rsidRPr="00A71A62">
            <ns0:pPr>
              <ns0:rPr>
                <ns0:sz ns0:val="16"/>
                <ns0:szCs ns0:val="18"/>
              </ns0:rPr>
            </ns0:pPr>
            <ns0:r ns0:rsidRPr="00A71A62">
              <ns0:rPr>
                <ns0:sz ns0:val="16"/>
                <ns0:szCs ns0:val="18"/>
              </ns0:rPr>
              <ns0:t>Érkezési dátum:</ns0:t>
            </ns0:r>
          </ns0:p>
        </ns0:tc>
      </ns0:tr>
    </ns0:tbl>
    <ns0:p ns0:rsidR="002E77BC" ns0:rsidRPr="00A71A62">
      <ns0:pPr>
        <ns0:keepNext/>
        <ns0:numPr>
          <ns0:ilvl ns0:val="0"/>
          <ns0:numId ns0:val="8"/>
        </ns0:numPr>
        <ns0:spacing ns0:before="180" ns0:after="60"/>
        <ns0:ind ns0:left="357" ns0:hanging="357"/>
        <ns0:outlineLvl ns0:val="2"/>
        <ns0:rPr>
          <ns0:sz ns0:val="18"/>
        </ns0:rPr>
      </ns0:pPr>
      <ns0:r ns0:rsidRPr="00A71A62">
        <ns0:rPr>
          <ns0:sz ns0:val="18"/>
        </ns0:rPr>
        <ns0:t>Szerződő Felek adatai</ns0:t>
      </ns0:r>
      <ns0:r ns0:rsidRPr="00A71A62" ns0:rsidR="00FC513B">
        <ns0:rPr>
          <ns0:sz ns0:val="18"/>
        </ns0:rPr>
        <ns0:t xml:space="preserve"> </ns0:t>
      </ns0:r>
    </ns0:p>
    <ns0:p ns0:rsidR="002E77BC" ns0:rsidRPr="00A71A62">
      <ns0:pPr>
        <ns0:keepNext/>
        <ns0:numPr>
          <ns0:ilvl ns0:val="1"/>
          <ns0:numId ns0:val="8"/>
        </ns0:numPr>
        <ns0:spacing ns0:before="120" ns0:after="60"/>
        <ns0:ind ns0:left="357" ns0:hanging="357"/>
        <ns0:outlineLvl ns0:val="2"/>
        <ns0:rPr>
          <ns0:bCs/>
          <ns0:i/>
          <ns0:sz ns0:val="16"/>
          <ns0:szCs ns0:val="18"/>
        </ns0:rPr>
      </ns0:pPr>
      <ns0:r ns0:rsidRPr="00A71A62">
        <ns0:rPr>
          <ns0:bCs/>
          <ns0:i/>
          <ns0:sz ns0:val="16"/>
          <ns0:szCs ns0:val="18"/>
        </ns0:rPr>
        <ns0:t xml:space="preserve">Elosztói engedélyes adatai </ns0:t>
      </ns0:r>
    </ns0:p>
    <ns0:tbl>
      <ns0:tblPr>
        <ns0:tblW ns0:w="9781" ns0:type="dxa"/>
        <ns0:tblInd ns0:w="-72"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CellMar>
          <ns0:left ns0:w="70" ns0:type="dxa"/>
          <ns0:right ns0:w="70" ns0:type="dxa"/>
        </ns0:tblCellMar>
        <ns0:tblLook ns0:val="0000"/>
      </ns0:tblPr>
      <ns0:tblGrid>
        <ns0:gridCol ns0:w="4462"/>
        <ns0:gridCol ns0:w="5319"/>
      </ns0:tblGrid>
      <ns0:tr ns0:rsidTr="00B2048E">
        <ns0:tblPrEx>
          <ns0:tblW ns0:w="9781" ns0:type="dxa"/>
          <ns0:tblInd ns0:w="-72" ns0:type="dxa"/>
          <ns0:tblLayout ns0:type="fixed"/>
          <ns0:tblLook ns0:val="0000"/>
        </ns0:tblPrEx>
        <ns0:trPr>
          <ns0:trHeight ns0:val="338"/>
        </ns0:trPr>
        <ns0:tc>
          <ns0:tcPr>
            <ns0:tcW ns0:w="4462"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 xml:space="preserve">Neve: </ns0:t>
            </ns0:r>
            <ns0:r ns0:rsidRPr="00A71A62" ns0:rsidR="00724E96">
              <ns0:rPr>
                <ns0:sz ns0:val="16"/>
                <ns0:szCs ns0:val="18"/>
              </ns0:rPr>
              <ns0:t>MVM Démász Áramhálózati Kft.</ns0:t>
            </ns0:r>
          </ns0:p>
        </ns0:tc>
        <ns0:tc>
          <ns0:tcPr>
            <ns0:tcW ns0:w="5319" ns0:type="dxa"/>
            <ns0:shd ns0:val="clear" ns0:color="auto" ns0:fill="E6E6E6"/>
            <ns0:vAlign ns0:val="center"/>
          </ns0:tcPr>
          <ns0:p ns0:rsidR="002E77BC" ns0:rsidRPr="00A71A62">
            <ns0:pPr>
              <ns0:rPr>
                <ns0:sz ns0:val="16"/>
                <ns0:szCs ns0:val="18"/>
              </ns0:rPr>
            </ns0:pPr>
            <ns0:r ns0:rsidRPr="00A71A62">
              <ns0:rPr>
                <ns0:sz ns0:val="16"/>
                <ns0:szCs ns0:val="18"/>
              </ns0:rPr>
              <ns0:t>Személyes Ügyfélszolgálat: az Üzletszabályzat F1. sz. függeléke szerint</ns0:t>
            </ns0:r>
          </ns0:p>
        </ns0:tc>
      </ns0:tr>
      <ns0:tr ns0:rsidTr="00B2048E">
        <ns0:tblPrEx>
          <ns0:tblW ns0:w="9781" ns0:type="dxa"/>
          <ns0:tblInd ns0:w="-72" ns0:type="dxa"/>
          <ns0:tblLayout ns0:type="fixed"/>
          <ns0:tblLook ns0:val="0000"/>
        </ns0:tblPrEx>
        <ns0:trPr>
          <ns0:trHeight ns0:val="338"/>
        </ns0:trPr>
        <ns0:tc>
          <ns0:tcPr>
            <ns0:tcW ns0:w="4462"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Székhelye: 6724 Szeged, Kossuth Lajos sgt. 64-66.</ns0:t>
            </ns0:r>
          </ns0:p>
        </ns0:tc>
        <ns0:tc>
          <ns0:tcPr>
            <ns0:tcW ns0:w="5319" ns0:type="dxa"/>
            <ns0:shd ns0:val="clear" ns0:color="auto" ns0:fill="E6E6E6"/>
            <ns0:vAlign ns0:val="center"/>
          </ns0:tcPr>
          <ns0:p ns0:rsidR="002E77BC" ns0:rsidRPr="00A71A62">
            <ns0:pPr>
              <ns0:rPr>
                <ns0:sz ns0:val="16"/>
                <ns0:szCs ns0:val="18"/>
              </ns0:rPr>
            </ns0:pPr>
            <ns0:r ns0:rsidRPr="00A71A62">
              <ns0:rPr>
                <ns0:sz ns0:val="16"/>
                <ns0:szCs ns0:val="18"/>
              </ns0:rPr>
              <ns0:t xml:space="preserve">On-line elérhetőség: </ns0:t>
            </ns0:r>
            <ns0:hyperlink ns2:id="rId16" ns0:history="1">
              <ns0:r ns0:rsidRPr="00A71A62" ns0:rsidR="00724E96">
                <ns0:rPr>
                  <ns0:rFonts ns0:eastAsia="Calibri"/>
                  <ns0:color ns0:val="0000FF"/>
                  <ns0:sz ns0:val="16"/>
                  <ns0:szCs ns0:val="18"/>
                  <ns0:u ns0:val="single"/>
                </ns0:rPr>
                <ns0:t>www.mvmdemaszhalozat.hu</ns0:t>
              </ns0:r>
            </ns0:hyperlink>
          </ns0:p>
        </ns0:tc>
      </ns0:tr>
      <ns0:tr ns0:rsidTr="00B2048E">
        <ns0:tblPrEx>
          <ns0:tblW ns0:w="9781" ns0:type="dxa"/>
          <ns0:tblInd ns0:w="-72" ns0:type="dxa"/>
          <ns0:tblLayout ns0:type="fixed"/>
          <ns0:tblLook ns0:val="0000"/>
        </ns0:tblPrEx>
        <ns0:trPr>
          <ns0:trHeight ns0:val="338"/>
        </ns0:trPr>
        <ns0:tc>
          <ns0:tcPr>
            <ns0:tcW ns0:w="4462"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Cégjegyzék száma: 06-09-010805</ns0:t>
            </ns0:r>
          </ns0:p>
        </ns0:tc>
        <ns0:tc>
          <ns0:tcPr>
            <ns0:tcW ns0:w="5319" ns0:type="dxa"/>
            <ns0:shd ns0:val="clear" ns0:color="auto" ns0:fill="E6E6E6"/>
            <ns0:vAlign ns0:val="center"/>
          </ns0:tcPr>
          <ns0:p ns0:rsidR="002E77BC" ns0:rsidRPr="00A71A62">
            <ns0:pPr>
              <ns0:rPr>
                <ns0:sz ns0:val="16"/>
                <ns0:szCs ns0:val="18"/>
              </ns0:rPr>
            </ns0:pPr>
            <ns0:r ns0:rsidRPr="00A71A62">
              <ns0:rPr>
                <ns0:sz ns0:val="16"/>
                <ns0:szCs ns0:val="18"/>
              </ns0:rPr>
              <ns0:t>Adószáma: 13792679-2-06</ns0:t>
            </ns0:r>
          </ns0:p>
        </ns0:tc>
      </ns0:tr>
      <ns0:tr ns0:rsidTr="00B2048E">
        <ns0:tblPrEx>
          <ns0:tblW ns0:w="9781" ns0:type="dxa"/>
          <ns0:tblInd ns0:w="-72" ns0:type="dxa"/>
          <ns0:tblLayout ns0:type="fixed"/>
          <ns0:tblLook ns0:val="0000"/>
        </ns0:tblPrEx>
        <ns0:trPr>
          <ns0:trHeight ns0:val="338"/>
        </ns0:trPr>
        <ns0:tc>
          <ns0:tcPr>
            <ns0:tcW ns0:w="4462"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Számlavezető pénzintézet neve: ING Bank Zrt.</ns0:t>
            </ns0:r>
          </ns0:p>
        </ns0:tc>
        <ns0:tc>
          <ns0:tcPr>
            <ns0:tcW ns0:w="5319" ns0:type="dxa"/>
            <ns0:shd ns0:val="clear" ns0:color="auto" ns0:fill="E6E6E6"/>
            <ns0:vAlign ns0:val="center"/>
          </ns0:tcPr>
          <ns0:p ns0:rsidR="002E77BC" ns0:rsidRPr="00A71A62">
            <ns0:pPr>
              <ns0:rPr>
                <ns0:sz ns0:val="16"/>
                <ns0:szCs ns0:val="18"/>
              </ns0:rPr>
            </ns0:pPr>
            <ns0:r ns0:rsidRPr="00A71A62">
              <ns0:rPr>
                <ns0:sz ns0:val="16"/>
                <ns0:szCs ns0:val="18"/>
              </ns0:rPr>
              <ns0:t>Pénzintézeti számlaszáma: 13700016-04615022-00000000</ns0:t>
            </ns0:r>
          </ns0:p>
        </ns0:tc>
      </ns0:tr>
    </ns0:tbl>
    <ns0:p ns0:rsidR="002E77BC" ns0:rsidRPr="00A71A62">
      <ns0:pPr>
        <ns0:rPr>
          <ns0:sz ns0:val="22"/>
          <ns0:szCs ns0:val="24"/>
        </ns0:rPr>
      </ns0:pPr>
    </ns0:p>
    <ns0:p ns0:rsidR="002E77BC" ns0:rsidRPr="00A71A62">
      <ns0:pPr>
        <ns0:keepNext/>
        <ns0:numPr>
          <ns0:ilvl ns0:val="1"/>
          <ns0:numId ns0:val="8"/>
        </ns0:numPr>
        <ns0:spacing ns0:before="120" ns0:after="60"/>
        <ns0:ind ns0:left="357" ns0:hanging="357"/>
        <ns0:outlineLvl ns0:val="2"/>
        <ns0:rPr>
          <ns0:bCs/>
          <ns0:i/>
          <ns0:sz ns0:val="16"/>
          <ns0:szCs ns0:val="18"/>
        </ns0:rPr>
      </ns0:pPr>
      <ns0:r ns0:rsidRPr="00A71A62">
        <ns0:rPr>
          <ns0:bCs/>
          <ns0:i/>
          <ns0:sz ns0:val="16"/>
          <ns0:szCs ns0:val="18"/>
        </ns0:rPr>
        <ns0:t>A rendszerhasználó (a továbbiakban: Rendszerhasználó) adatai</ns0:t>
      </ns0:r>
    </ns0:p>
    <ns0:tbl>
      <ns0:tblPr>
        <ns0:tblW ns0:w="970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055"/>
        <ns0:gridCol ns0:w="895"/>
        <ns0:gridCol ns0:w="664"/>
        <ns0:gridCol ns0:w="1418"/>
        <ns0:gridCol ns0:w="1559"/>
        <ns0:gridCol ns0:w="3118"/>
      </ns0:tblGrid>
      <ns0:tr>
        <ns0:tblPrEx>
          <ns0:tblW ns0:w="9709" ns0:type="dxa"/>
          <ns0:tblLayout ns0:type="fixed"/>
          <ns0:tblLook ns0:val="0000"/>
        </ns0:tblPrEx>
        <ns0:trPr>
          <ns0:trHeight ns0:val="340"/>
        </ns0:trPr>
        <ns0:tc>
          <ns0:tcPr>
            <ns0:tcW ns0:w="2055" ns0:type="dxa"/>
            <ns0:shd ns0:val="pct5" ns0:color="auto" ns0:fill="auto"/>
            <ns0:vAlign ns0:val="center"/>
          </ns0:tcPr>
          <ns0:p ns0:rsidR="002E77BC" ns0:rsidRPr="00A71A62">
            <ns0:pPr>
              <ns0:rPr>
                <ns0:bCs/>
                <ns0:sz ns0:val="16"/>
                <ns0:szCs ns0:val="18"/>
              </ns0:rPr>
            </ns0:pPr>
            <ns0:r ns0:rsidRPr="00A71A62">
              <ns0:rPr>
                <ns0:bCs/>
                <ns0:sz ns0:val="16"/>
                <ns0:szCs ns0:val="18"/>
              </ns0:rPr>
              <ns0:t>Neve/cégnév*:</ns0:t>
            </ns0:r>
          </ns0:p>
        </ns0:tc>
        <ns0:tc>
          <ns0:tcPr>
            <ns0:tcW ns0:w="7654" ns0:type="dxa"/>
            <ns0:gridSpan ns0:val="5"/>
            <ns0:vAlign ns0:val="center"/>
          </ns0:tcPr>
          <ns0:p ns0:rsidR="002E77BC" ns0:rsidRPr="00A71A62">
            <ns0:pPr>
              <ns0:tabs>
                <ns0:tab ns0:val="center" ns0:pos="4536"/>
                <ns0:tab ns0:val="right" ns0:pos="9072"/>
              </ns0:tabs>
              <ns0:jc ns0:val="center"/>
              <ns0:rPr>
                <ns0:szCs ns0:val="22"/>
              </ns0:rPr>
            </ns0:pPr>
            <ns0:r ns0:rsidRPr="00A71A62">
              <ns0:rPr>
                <ns0:color ns0:val="0000FF"/>
                <ns0:szCs ns0:val="22"/>
              </ns0:rPr>
              <ns0:t>Hajdu Zoltán</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Ügyfél címe/székhelye*:</ns0:t>
            </ns0:r>
          </ns0:p>
        </ns0:tc>
        <ns0:tc>
          <ns0:tcPr>
            <ns0:tcW ns0:w="664" ns0:type="dxa"/>
            <ns0:shd ns0:val="pct5" ns0:color="auto" ns0:fill="auto"/>
            <ns0:vAlign ns0:val="center"/>
          </ns0:tcPr>
          <ns0:p ns0:rsidR="002E77BC" ns0:rsidRPr="00A71A62">
            <ns0:pPr>
              <ns0:rPr>
                <ns0:bCs/>
                <ns0:sz ns0:val="16"/>
                <ns0:szCs ns0:val="18"/>
              </ns0:rPr>
            </ns0:pPr>
            <ns0:r ns0:rsidRPr="00A71A62">
              <ns0:rPr>
                <ns0:bCs/>
                <ns0:sz ns0:val="16"/>
                <ns0:szCs ns0:val="18"/>
              </ns0:rPr>
              <ns0:t xml:space="preserve">Ir.sz*: </ns0:t>
            </ns0:r>
          </ns0:p>
        </ns0:tc>
        <ns0:tc>
          <ns0:tcPr>
            <ns0:tcW ns0:w="1418" ns0:type="dxa"/>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rPr>
              <ns0:t>{</ns0:t>
            </ns0:r>
            <ns0:r ns0:rsidRPr="00A71A62">
              <ns0:rPr>
                <ns0:color ns0:val="0000FF"/>
                <ns0:sz ns0:val="2"/>
                <ns0:szCs ns0:val="2"/>
              </ns0:rPr>
              <ns0:t>d.Project. IranyitoSzam</ns0:t>
            </ns0:r>
            <ns0:r ns0:rsidRPr="00A71A62">
              <ns0:rPr>
                <ns0:color ns0:val="0000FF"/>
                <ns0:sz ns0:val="22"/>
              </ns0:rPr>
              <ns0:t>}</ns0:t>
            </ns0: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Város*:</ns0:t>
            </ns0:r>
          </ns0:p>
        </ns0:tc>
        <ns0:tc>
          <ns0:tcPr>
            <ns0:tcW ns0:w="3118" ns0:type="dxa"/>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szCs ns0:val="24"/>
              </ns0:rPr>
              <ns0:t>Mezőhegyes</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Utca, házszám, emelet, ajtó*:</ns0:t>
            </ns0:r>
          </ns0:p>
        </ns0:tc>
        <ns0:tc>
          <ns0:tcPr>
            <ns0:tcW ns0:w="6759" ns0:type="dxa"/>
            <ns0:gridSpan ns0:val="4"/>
            <ns0:vAlign ns0:val="center"/>
          </ns0:tcPr>
          <ns0:p ns0:rsidR="002E77BC" ns0:rsidRPr="00A71A62" ns0:rsidP="003D07E6">
            <ns0:pPr>
              <ns0:tabs>
                <ns0:tab ns0:val="center" ns0:pos="4536"/>
                <ns0:tab ns0:val="right" ns0:pos="9072"/>
              </ns0:tabs>
              <ns0:rPr>
                <ns0:sz ns0:val="16"/>
                <ns0:szCs ns0:val="18"/>
              </ns0:rPr>
            </ns0:pPr>
            <ns0:r ns0:rsidRPr="00A71A62">
              <ns0:rPr>
                <ns0:color ns0:val="0000FF"/>
                <ns0:sz ns0:val="22"/>
                <ns0:szCs ns0:val="24"/>
              </ns0:rPr>
              <ns0:t xml:space="preserve">Tavasz u. </ns0:t>
            </ns0:r>
            <ns0:r ns0:rsidRPr="00A71A62" ns0:rsidR="00475F9A">
              <ns0:rPr>
                <ns0:color ns0:val="0000FF"/>
                <ns0:sz ns0:val="22"/>
              </ns0:rPr>
              <ns0:t>{</ns0:t>
            </ns0:r>
            <ns0:r ns0:rsidRPr="00A71A62" ns0:rsidR="00475F9A">
              <ns0:rPr>
                <ns0:color ns0:val="0000FF"/>
                <ns0:sz ns0:val="2"/>
                <ns0:szCs ns0:val="2"/>
              </ns0:rPr>
              <ns0:t>d.Project. Hazszam</ns0:t>
            </ns0:r>
            <ns0:r ns0:rsidRPr="00A71A62" ns0:rsidR="00475F9A">
              <ns0:rPr>
                <ns0:color ns0:val="0000FF"/>
                <ns0:sz ns0:val="22"/>
              </ns0:rPr>
              <ns0:t>}</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Anyja neve/cégjegyzékszám*:</ns0:t>
            </ns0:r>
          </ns0:p>
        </ns0:tc>
        <ns0:tc>
          <ns0:tcPr>
            <ns0:tcW ns0:w="2082" ns0:type="dxa"/>
            <ns0:gridSpan ns0:val="2"/>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rPr>
              <ns0:t>{</ns0:t>
            </ns0:r>
            <ns0:r ns0:rsidRPr="00A71A62">
              <ns0:rPr>
                <ns0:color ns0:val="0000FF"/>
                <ns0:sz ns0:val="2"/>
                <ns0:szCs ns0:val="2"/>
              </ns0:rPr>
              <ns0:t>d.Project. AnyjaNeve</ns0:t>
            </ns0:r>
            <ns0:r ns0:rsidRPr="00A71A62">
              <ns0:rPr>
                <ns0:color ns0:val="0000FF"/>
                <ns0:sz ns0:val="22"/>
              </ns0:rPr>
              <ns0:t>}</ns0:t>
            </ns0: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Születési ideje*:</ns0:t>
            </ns0:r>
          </ns0:p>
        </ns0:tc>
        <ns0:tc>
          <ns0:tcPr>
            <ns0:tcW ns0:w="3118" ns0:type="dxa"/>
            <ns0:vAlign ns0:val="center"/>
          </ns0:tcPr>
          <ns0:p ns0:rsidR="002E77BC" ns0:rsidRPr="00A71A62">
            <ns0:pPr>
              <ns0:tabs>
                <ns0:tab ns0:val="center" ns0:pos="4536"/>
                <ns0:tab ns0:val="right" ns0:pos="9072"/>
              </ns0:tabs>
              <ns0:rPr>
                <ns0:sz ns0:val="16"/>
                <ns0:szCs ns0:val="18"/>
              </ns0:rPr>
            </ns0:pPr>
            <ns0:r ns0:rsidRPr="00A71A62">
              <ns0:rPr>
                <ns0:rFonts ns0:eastAsia="Arial"/>
                <ns0:color ns0:val="0000FF"/>
                <ns0:sz ns0:val="22"/>
              </ns0:rPr>
              <ns0:t>1971.01.11.</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Születési helye/ adószáma*:</ns0:t>
            </ns0:r>
          </ns0:p>
        </ns0:tc>
        <ns0:tc>
          <ns0:tcPr>
            <ns0:tcW ns0:w="2082" ns0:type="dxa"/>
            <ns0:gridSpan ns0:val="2"/>
          </ns0:tcPr>
          <ns0:p ns0:rsidR="002E77BC" ns0:rsidRPr="00A71A62">
            <ns0:pPr>
              <ns0:tabs>
                <ns0:tab ns0:val="center" ns0:pos="4536"/>
                <ns0:tab ns0:val="right" ns0:pos="9072"/>
              </ns0:tabs>
              <ns0:rPr>
                <ns0:sz ns0:val="14"/>
                <ns0:szCs ns0:val="16"/>
              </ns0:rPr>
            </ns0:pPr>
            <ns0:r ns0:rsidRPr="00A71A62">
              <ns0:rPr>
                <ns0:color ns0:val="0000FF"/>
                <ns0:sz ns0:val="22"/>
              </ns0:rPr>
              <ns0:t>{</ns0:t>
            </ns0:r>
            <ns0:r ns0:rsidRPr="00A71A62">
              <ns0:rPr>
                <ns0:color ns0:val="0000FF"/>
                <ns0:sz ns0:val="2"/>
                <ns0:szCs ns0:val="2"/>
              </ns0:rPr>
              <ns0:t>d.Project. SzuletesiHely</ns0:t>
            </ns0:r>
            <ns0:r ns0:rsidRPr="00A71A62">
              <ns0:rPr>
                <ns0:color ns0:val="0000FF"/>
                <ns0:sz ns0:val="22"/>
              </ns0:rPr>
              <ns0:t>}</ns0:t>
            </ns0:r>
            <ns0:r ns0:rsidR="000B5197">
              <ns0:rPr>
                <ns0:color ns0:val="0000FF"/>
                <ns0:sz ns0:val="22"/>
              </ns0:rPr>
              <ns0:t xml:space="preserve"> </ns0:t>
            </ns0:r>
            <ns0:r ns0:rsidRPr="000B5197" ns0:rsidR="000B5197">
              <ns0:rPr>
                <ns0:color ns0:val="0000FF"/>
                <ns0:sz ns0:val="22"/>
              </ns0:rPr>
              <ns0:t>{</ns0:t>
            </ns0:r>
            <ns0:r ns0:rsidRPr="000B5197" ns0:rsidR="000B5197">
              <ns0:rPr>
                <ns0:color ns0:val="0000FF"/>
                <ns0:sz ns0:val="2"/>
                <ns0:szCs ns0:val="2"/>
              </ns0:rPr>
              <ns0:t>d.Project.Adoszam2</ns0:t>
            </ns0:r>
            <ns0:r ns0:rsidRPr="000B5197" ns0:rsidR="000B5197">
              <ns0:rPr>
                <ns0:color ns0:val="0000FF"/>
                <ns0:sz ns0:val="22"/>
              </ns0:rPr>
              <ns0:t>}</ns0:t>
            </ns0: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Kapcsolattartó*:</ns0:t>
            </ns0:r>
          </ns0:p>
        </ns0:tc>
        <ns0:tc>
          <ns0:tcPr>
            <ns0:tcW ns0:w="3118" ns0:type="dxa"/>
          </ns0:tcPr>
          <ns0:p ns0:rsidR="002E77BC" ns0:rsidRPr="00A71A62">
            <ns0:pPr>
              <ns0:tabs>
                <ns0:tab ns0:val="center" ns0:pos="4536"/>
                <ns0:tab ns0:val="right" ns0:pos="9072"/>
              </ns0:tabs>
              <ns0:rPr>
                <ns0:sz ns0:val="16"/>
                <ns0:szCs ns0:val="18"/>
              </ns0:rPr>
            </ns0:pPr>
            <ns0:r ns0:rsidRPr="00A71A62">
              <ns0:rPr>
                <ns0:color ns0:val="0000FF"/>
                <ns0:szCs ns0:val="22"/>
              </ns0:rPr>
              <ns0:t>Hajdu Zoltán</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Telefonszám:</ns0:t>
            </ns0:r>
          </ns0:p>
        </ns0:tc>
        <ns0:tc>
          <ns0:tcPr>
            <ns0:tcW ns0:w="2082" ns0:type="dxa"/>
            <ns0:gridSpan ns0:val="2"/>
          </ns0:tcPr>
          <ns0:p ns0:rsidR="002E77BC" ns0:rsidRPr="00A71A62">
            <ns0:pPr>
              <ns0:tabs>
                <ns0:tab ns0:val="center" ns0:pos="4536"/>
                <ns0:tab ns0:val="right" ns0:pos="9072"/>
              </ns0:tabs>
              <ns0:rPr>
                <ns0:sz ns0:val="16"/>
                <ns0:szCs ns0:val="18"/>
              </ns0:rPr>
            </ns0:pPr>
            <ns0:r ns0:rsidRPr="00A71A62">
              <ns0:rPr>
                <ns0:rFonts ns0:eastAsia="Arial"/>
                <ns0:color ns0:val="0000FF"/>
                <ns0:sz ns0:val="22"/>
              </ns0:rPr>
              <ns0:t>06301654941</ns0:t>
            </ns0: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E–mail:</ns0:t>
            </ns0:r>
          </ns0:p>
        </ns0:tc>
        <ns0:tc>
          <ns0:tcPr>
            <ns0:tcW ns0:w="3118" ns0:type="dxa"/>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Számlavezető pénzintézet neve:</ns0:t>
            </ns0:r>
          </ns0:p>
        </ns0:tc>
        <ns0:tc>
          <ns0:tcPr>
            <ns0:tcW ns0:w="2082" ns0:type="dxa"/>
            <ns0:gridSpan ns0:val="2"/>
            <ns0:vAlign ns0:val="center"/>
          </ns0:tcPr>
          <ns0:p ns0:rsidR="002E77BC" ns0:rsidRPr="00A71A62">
            <ns0:pPr>
              <ns0:rPr>
                <ns0:bCs/>
                <ns0:sz ns0:val="16"/>
                <ns0:szCs ns0:val="18"/>
              </ns0:rPr>
            </ns0:pPr>
          </ns0:p>
        </ns0:tc>
        <ns0:tc>
          <ns0:tcPr>
            <ns0:tcW ns0:w="1559" ns0:type="dxa"/>
            <ns0:shd ns0:val="pct5" ns0:color="auto" ns0:fill="auto"/>
            <ns0:vAlign ns0:val="center"/>
          </ns0:tcPr>
          <ns0:p ns0:rsidR="002E77BC" ns0:rsidRPr="00A71A62">
            <ns0:pPr>
              <ns0:rPr>
                <ns0:sz ns0:val="16"/>
                <ns0:szCs ns0:val="18"/>
              </ns0:rPr>
            </ns0:pPr>
            <ns0:r ns0:rsidRPr="00A71A62">
              <ns0:rPr>
                <ns0:bCs/>
                <ns0:sz ns0:val="16"/>
                <ns0:szCs ns0:val="18"/>
              </ns0:rPr>
              <ns0:t>Fizetés módja*:</ns0:t>
            </ns0:r>
          </ns0:p>
        </ns0:tc>
        <ns0:tc>
          <ns0:tcPr>
            <ns0:tcW ns0:w="3118" ns0:type="dxa"/>
            <ns0:vAlign ns0:val="center"/>
          </ns0:tcPr>
          <ns0:p ns0:rsidR="002E77BC" ns0:rsidRPr="00A71A62">
            <ns0:pPr>
              <ns0:tabs>
                <ns0:tab ns0:val="center" ns0:pos="4536"/>
                <ns0:tab ns0:val="right" ns0:pos="9072"/>
              </ns0:tabs>
              <ns0:rPr>
                <ns0:sz ns0:val="16"/>
                <ns0:szCs ns0:val="18"/>
              </ns0:rPr>
            </ns0:pPr>
            <ns0:r ns0:rsidRPr="00A71A62">
              <ns0:rPr>
                <ns0:color ns0:val="0000FF"/>
                <ns0:sz ns0:val="16"/>
                <ns0:szCs ns0:val="18"/>
              </ns0:rPr>
              <ns0:t>Csekk</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Pénzintézeti számlaszáma:</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Számlázási cím:</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r ns0:rsidRPr="003A349B">
              <ns0:rPr>
                <ns0:sz ns0:val="16"/>
                <ns0:szCs ns0:val="18"/>
              </ns0:rPr>
              <ns0:t>5820 Mezőhegyes Tavasz u. 4.</ns0:t>
            </ns0:r>
          </ns0:p>
        </ns0:tc>
      </ns0:tr>
    </ns0:tbl>
    <ns0:p ns0:rsidR="002E77BC" ns0:rsidRPr="00A71A62">
      <ns0:pPr>
        <ns0:outlineLvl ns0:val="3"/>
        <ns0:rPr>
          <ns0:sz ns0:val="16"/>
          <ns0:szCs ns0:val="18"/>
        </ns0:rPr>
      </ns0:pPr>
      <ns0:r ns0:rsidRPr="00A71A62">
        <ns0:rPr>
          <ns0:sz ns0:val="16"/>
          <ns0:szCs ns0:val="18"/>
        </ns0:rPr>
        <ns0:t>A *-gal jelölt adatok megadása kötelező.</ns0:t>
      </ns0:r>
    </ns0:p>
    <ns0:p ns0:rsidR="002E77BC" ns0:rsidRPr="00A71A62" ns0:rsidP="002E4697">
      <ns0:pPr>
        <ns0:keepNext/>
        <ns0:numPr>
          <ns0:ilvl ns0:val="1"/>
          <ns0:numId ns0:val="8"/>
        </ns0:numPr>
        <ns0:spacing ns0:before="240" ns0:after="60"/>
        <ns0:ind ns0:left="357" ns0:hanging="357"/>
        <ns0:outlineLvl ns0:val="2"/>
        <ns0:rPr>
          <ns0:bCs/>
          <ns0:i/>
          <ns0:sz ns0:val="16"/>
          <ns0:szCs ns0:val="18"/>
        </ns0:rPr>
      </ns0:pPr>
      <ns0:r ns0:rsidRPr="00A71A62">
        <ns0:rPr>
          <ns0:bCs/>
          <ns0:i/>
          <ns0:sz ns0:val="16"/>
          <ns0:szCs ns0:val="18"/>
        </ns0:rPr>
        <ns0:t>A felhasználási hely tulajdonosának adatai (ha eltér a Rendszerhasználótól)</ns0:t>
      </ns0:r>
    </ns0:p>
    <ns0:tbl>
      <ns0:tblPr>
        <ns0:tblW ns0:w="970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055"/>
        <ns0:gridCol ns0:w="895"/>
        <ns0:gridCol ns0:w="664"/>
        <ns0:gridCol ns0:w="1418"/>
        <ns0:gridCol ns0:w="1559"/>
        <ns0:gridCol ns0:w="3118"/>
      </ns0:tblGrid>
      <ns0:tr>
        <ns0:tblPrEx>
          <ns0:tblW ns0:w="9709" ns0:type="dxa"/>
          <ns0:tblLayout ns0:type="fixed"/>
          <ns0:tblLook ns0:val="0000"/>
        </ns0:tblPrEx>
        <ns0:trPr>
          <ns0:trHeight ns0:val="340"/>
        </ns0:trPr>
        <ns0:tc>
          <ns0:tcPr>
            <ns0:tcW ns0:w="2055" ns0:type="dxa"/>
            <ns0:shd ns0:val="pct5" ns0:color="auto" ns0:fill="auto"/>
            <ns0:vAlign ns0:val="center"/>
          </ns0:tcPr>
          <ns0:p ns0:rsidR="002E77BC" ns0:rsidRPr="00A71A62">
            <ns0:pPr>
              <ns0:rPr>
                <ns0:bCs/>
                <ns0:sz ns0:val="16"/>
                <ns0:szCs ns0:val="18"/>
              </ns0:rPr>
            </ns0:pPr>
            <ns0:r ns0:rsidRPr="00A71A62">
              <ns0:rPr>
                <ns0:bCs/>
                <ns0:sz ns0:val="16"/>
                <ns0:szCs ns0:val="18"/>
              </ns0:rPr>
              <ns0:t>Neve/cégnév*:</ns0:t>
            </ns0:r>
          </ns0:p>
        </ns0:tc>
        <ns0:tc>
          <ns0:tcPr>
            <ns0:tcW ns0:w="7654" ns0:type="dxa"/>
            <ns0:gridSpan ns0:val="5"/>
            <ns0:vAlign ns0:val="center"/>
          </ns0:tcPr>
          <ns0:p ns0:rsidR="002E77BC" ns0:rsidRPr="00A71A62">
            <ns0:pPr>
              <ns0:tabs>
                <ns0:tab ns0:val="center" ns0:pos="4536"/>
                <ns0:tab ns0:val="right" ns0:pos="9072"/>
              </ns0:tabs>
              <ns0:jc ns0:val="center"/>
              <ns0:rPr>
                <ns0:sz ns0:val="16"/>
                <ns0:szCs ns0:val="18"/>
              </ns0:rPr>
            </ns0:pPr>
            <ns0:r ns0:rsidRPr="00A71A62">
              <ns0:rPr>
                <ns0:color ns0:val="0000FF"/>
                <ns0:sz ns0:val="22"/>
              </ns0:rPr>
              <ns0:t/>
            </ns0:r>
            <ns0:r ns0:rsidRPr="00A71A62">
              <ns0:rPr>
                <ns0:color ns0:val="0000FF"/>
                <ns0:sz ns0:val="2"/>
                <ns0:szCs ns0:val="2"/>
              </ns0:rPr>
              <ns0:t/>
            </ns0:r>
            <ns0:r ns0:rsidRPr="00A71A62">
              <ns0:rPr>
                <ns0:color ns0:val="0000FF"/>
                <ns0:sz ns0:val="22"/>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Ügyfél címe/székhelye*:</ns0:t>
            </ns0:r>
          </ns0:p>
        </ns0:tc>
        <ns0:tc>
          <ns0:tcPr>
            <ns0:tcW ns0:w="664" ns0:type="dxa"/>
            <ns0:shd ns0:val="pct5" ns0:color="auto" ns0:fill="auto"/>
            <ns0:vAlign ns0:val="center"/>
          </ns0:tcPr>
          <ns0:p ns0:rsidR="002E77BC" ns0:rsidRPr="00A71A62">
            <ns0:pPr>
              <ns0:rPr>
                <ns0:bCs/>
                <ns0:sz ns0:val="16"/>
                <ns0:szCs ns0:val="18"/>
              </ns0:rPr>
            </ns0:pPr>
            <ns0:r ns0:rsidRPr="00A71A62">
              <ns0:rPr>
                <ns0:bCs/>
                <ns0:sz ns0:val="16"/>
                <ns0:szCs ns0:val="18"/>
              </ns0:rPr>
              <ns0:t xml:space="preserve">Ir.sz*: </ns0:t>
            </ns0:r>
          </ns0:p>
        </ns0:tc>
        <ns0:tc>
          <ns0:tcPr>
            <ns0:tcW ns0:w="1418" ns0:type="dxa"/>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rPr>
              <ns0:t/>
            </ns0:r>
            <ns0:r ns0:rsidRPr="00EA7833">
              <ns0:rPr>
                <ns0:color ns0:val="0000FF"/>
                <ns0:sz ns0:val="2"/>
                <ns0:szCs ns0:val="2"/>
              </ns0:rPr>
              <ns0:t/>
            </ns0:r>
            <ns0:r ns0:rsidRPr="00EA7833" ns0:rsidR="00EA7833">
              <ns0:rPr>
                <ns0:color ns0:val="0000FF"/>
                <ns0:sz ns0:val="2"/>
                <ns0:szCs ns0:val="2"/>
              </ns0:rPr>
              <ns0:t/>
            </ns0:r>
            <ns0:r ns0:rsidRPr="00A71A62">
              <ns0:rPr>
                <ns0:color ns0:val="0000FF"/>
                <ns0:sz ns0:val="22"/>
              </ns0:rPr>
              <ns0:t/>
            </ns0: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Város*:</ns0:t>
            </ns0:r>
          </ns0:p>
        </ns0:tc>
        <ns0:tc>
          <ns0:tcPr>
            <ns0:tcW ns0:w="3118" ns0:type="dxa"/>
            <ns0:vAlign ns0:val="center"/>
          </ns0:tcPr>
          <ns0:p ns0:rsidR="002E77BC" ns0:rsidRPr="00A71A62" ns0:rsidP="00EA7833">
            <ns0:pPr>
              <ns0:tabs>
                <ns0:tab ns0:val="center" ns0:pos="4536"/>
                <ns0:tab ns0:val="right" ns0:pos="9072"/>
              </ns0:tabs>
              <ns0:rPr>
                <ns0:sz ns0:val="16"/>
                <ns0:szCs ns0:val="18"/>
              </ns0:rPr>
            </ns0:pPr>
            <ns0:r ns0:rsidRPr="00A71A62">
              <ns0:rPr>
                <ns0:color ns0:val="0000FF"/>
                <ns0:sz ns0:val="22"/>
              </ns0:rPr>
              <ns0:t/>
            </ns0:r>
            <ns0:r ns0:rsidRPr="00EA7833" ns0:rsidR="00B2048E">
              <ns0:rPr>
                <ns0:color ns0:val="0000FF"/>
                <ns0:sz ns0:val="2"/>
                <ns0:szCs ns0:val="2"/>
              </ns0:rPr>
              <ns0:t/>
            </ns0:r>
            <ns0:r ns0:rsidRPr="00EA7833">
              <ns0:rPr>
                <ns0:color ns0:val="0000FF"/>
                <ns0:sz ns0:val="2"/>
                <ns0:szCs ns0:val="2"/>
              </ns0:rPr>
              <ns0:t/>
            </ns0:r>
            <ns0:r ns0:rsidRPr="00A71A62">
              <ns0:rPr>
                <ns0:color ns0:val="0000FF"/>
                <ns0:sz ns0:val="22"/>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Utca, házszám, emelet, ajtó*:</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r ns0:rsidRPr="003A349B">
              <ns0:rPr>
                <ns0:sz ns0:val="16"/>
                <ns0:szCs ns0:val="18"/>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Anyja neve/cégjegyzékszám*:</ns0:t>
            </ns0:r>
          </ns0:p>
        </ns0:tc>
        <ns0:tc>
          <ns0:tcPr>
            <ns0:tcW ns0:w="2082" ns0:type="dxa"/>
            <ns0:gridSpan ns0:val="2"/>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rPr>
              <ns0:t/>
            </ns0:r>
            <ns0:r ns0:rsidRPr="00EA7833">
              <ns0:rPr>
                <ns0:color ns0:val="0000FF"/>
                <ns0:sz ns0:val="2"/>
                <ns0:szCs ns0:val="2"/>
              </ns0:rPr>
              <ns0:t/>
            </ns0:r>
            <ns0:r ns0:rsidRPr="00EA7833" ns0:rsidR="00EA7833">
              <ns0:rPr>
                <ns0:color ns0:val="0000FF"/>
                <ns0:sz ns0:val="2"/>
                <ns0:szCs ns0:val="2"/>
              </ns0:rPr>
              <ns0:t/>
            </ns0:r>
            <ns0:r ns0:rsidRPr="00A71A62">
              <ns0:rPr>
                <ns0:color ns0:val="0000FF"/>
                <ns0:sz ns0:val="22"/>
              </ns0:rPr>
              <ns0:t/>
            </ns0: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Születési ideje*:</ns0:t>
            </ns0:r>
          </ns0:p>
        </ns0:tc>
        <ns0:tc>
          <ns0:tcPr>
            <ns0:tcW ns0:w="3118" ns0:type="dxa"/>
            <ns0:vAlign ns0:val="center"/>
          </ns0:tcPr>
          <ns0:p ns0:rsidR="002E77BC" ns0:rsidRPr="00A71A62">
            <ns0:pPr>
              <ns0:tabs>
                <ns0:tab ns0:val="center" ns0:pos="4536"/>
                <ns0:tab ns0:val="right" ns0:pos="9072"/>
              </ns0:tabs>
              <ns0:rPr>
                <ns0:sz ns0:val="16"/>
                <ns0:szCs ns0:val="18"/>
              </ns0:rPr>
            </ns0:pPr>
            <ns0:r ns0:rsidRPr="00A71A62">
              <ns0:rPr>
                <ns0:color ns0:val="0000FF"/>
                <ns0:sz ns0:val="22"/>
              </ns0:rPr>
              <ns0:t/>
            </ns0:r>
            <ns0:r ns0:rsidRPr="00EA7833">
              <ns0:rPr>
                <ns0:color ns0:val="0000FF"/>
                <ns0:sz ns0:val="2"/>
                <ns0:szCs ns0:val="2"/>
              </ns0:rPr>
              <ns0:t/>
            </ns0:r>
            <ns0:r ns0:rsidRPr="00EA7833" ns0:rsidR="00EA7833">
              <ns0:rPr>
                <ns0:color ns0:val="0000FF"/>
                <ns0:sz ns0:val="2"/>
                <ns0:szCs ns0:val="2"/>
              </ns0:rPr>
              <ns0:t/>
            </ns0:r>
            <ns0:r ns0:rsidRPr="00A71A62">
              <ns0:rPr>
                <ns0:color ns0:val="0000FF"/>
                <ns0:sz ns0:val="22"/>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Születési helye/ adószáma*:</ns0:t>
            </ns0:r>
          </ns0:p>
        </ns0:tc>
        <ns0:tc>
          <ns0:tcPr>
            <ns0:tcW ns0:w="2082" ns0:type="dxa"/>
            <ns0:gridSpan ns0:val="2"/>
          </ns0:tcPr>
          <ns0:p ns0:rsidR="002E77BC" ns0:rsidRPr="00A71A62" ns0:rsidP="00EA7833">
            <ns0:pPr>
              <ns0:tabs>
                <ns0:tab ns0:val="center" ns0:pos="4536"/>
                <ns0:tab ns0:val="right" ns0:pos="9072"/>
              </ns0:tabs>
              <ns0:rPr>
                <ns0:sz ns0:val="16"/>
                <ns0:szCs ns0:val="18"/>
              </ns0:rPr>
            </ns0:pPr>
            <ns0:r ns0:rsidRPr="00A71A62">
              <ns0:rPr>
                <ns0:color ns0:val="0000FF"/>
                <ns0:sz ns0:val="22"/>
              </ns0:rPr>
              <ns0:t/>
            </ns0:r>
            <ns0:r ns0:rsidRPr="00EA7833">
              <ns0:rPr>
                <ns0:color ns0:val="0000FF"/>
                <ns0:sz ns0:val="2"/>
                <ns0:szCs ns0:val="2"/>
              </ns0:rPr>
              <ns0:t/>
            </ns0:r>
            <ns0:r ns0:rsidRPr="00EA7833" ns0:rsidR="00EA7833">
              <ns0:rPr>
                <ns0:color ns0:val="0000FF"/>
                <ns0:sz ns0:val="2"/>
                <ns0:szCs ns0:val="2"/>
              </ns0:rPr>
              <ns0:t/>
            </ns0:r>
            <ns0:r ns0:rsidRPr="00A71A62">
              <ns0:rPr>
                <ns0:color ns0:val="0000FF"/>
                <ns0:sz ns0:val="22"/>
              </ns0:rPr>
              <ns0:t/>
            </ns0:r>
            <ns0:r ns0:rsidR="00076A2F">
              <ns0:rPr>
                <ns0:color ns0:val="0000FF"/>
                <ns0:sz ns0:val="22"/>
              </ns0:rPr>
              <ns0:t xml:space="preserve"/>
            </ns0:r>
            <ns0:r ns0:rsidRPr="000B5197" ns0:rsidR="000B5197">
              <ns0:rPr>
                <ns0:color ns0:val="0000FF"/>
                <ns0:sz ns0:val="22"/>
              </ns0:rPr>
              <ns0:t/>
            </ns0:r>
            <ns0:r ns0:rsidRPr="000B5197" ns0:rsidR="000B5197">
              <ns0:rPr>
                <ns0:color ns0:val="0000FF"/>
                <ns0:sz ns0:val="2"/>
                <ns0:szCs ns0:val="2"/>
              </ns0:rPr>
              <ns0:t/>
            </ns0:r>
            <ns0:r ns0:rsidRPr="000B5197" ns0:rsidR="000B5197">
              <ns0:rPr>
                <ns0:color ns0:val="0000FF"/>
                <ns0:sz ns0:val="22"/>
              </ns0:rPr>
              <ns0:t/>
            </ns0: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Kapcsolattartó*:</ns0:t>
            </ns0:r>
          </ns0:p>
        </ns0:tc>
        <ns0:tc>
          <ns0:tcPr>
            <ns0:tcW ns0:w="3118" ns0:type="dxa"/>
          </ns0:tcPr>
          <ns0:p ns0:rsidR="002E77BC" ns0:rsidRPr="00A71A62">
            <ns0:pPr>
              <ns0:tabs>
                <ns0:tab ns0:val="center" ns0:pos="4536"/>
                <ns0:tab ns0:val="right" ns0:pos="9072"/>
              </ns0:tabs>
              <ns0:rPr>
                <ns0:szCs ns0:val="22"/>
              </ns0:rPr>
            </ns0:pPr>
            <ns0:r ns0:rsidRPr="00A71A62">
              <ns0:rPr>
                <ns0:color ns0:val="0000FF"/>
                <ns0:szCs ns0:val="22"/>
              </ns0:rPr>
              <ns0:t/>
            </ns0: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Telefonszám:</ns0:t>
            </ns0:r>
          </ns0:p>
        </ns0:tc>
        <ns0:tc>
          <ns0:tcPr>
            <ns0:tcW ns0:w="2082" ns0:type="dxa"/>
            <ns0:gridSpan ns0:val="2"/>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E–mail:</ns0:t>
            </ns0:r>
          </ns0:p>
        </ns0:tc>
        <ns0:tc>
          <ns0:tcPr>
            <ns0:tcW ns0:w="3118" ns0:type="dxa"/>
          </ns0:tcPr>
          <ns0:p ns0:rsidR="002E77BC" ns0:rsidRPr="00A71A62">
            <ns0:pPr>
              <ns0:tabs>
                <ns0:tab ns0:val="center" ns0:pos="4536"/>
                <ns0:tab ns0:val="right" ns0:pos="9072"/>
              </ns0:tabs>
              <ns0:rPr>
                <ns0:sz ns0:val="16"/>
                <ns0:szCs ns0:val="18"/>
              </ns0:rPr>
            </ns0:pPr>
          </ns0:p>
        </ns0:tc>
      </ns0:tr>
    </ns0:tbl>
    <ns0:p ns0:rsidR="002E77BC" ns0:rsidRPr="00A71A62">
      <ns0:pPr>
        <ns0:outlineLvl ns0:val="3"/>
        <ns0:rPr>
          <ns0:sz ns0:val="16"/>
          <ns0:szCs ns0:val="18"/>
        </ns0:rPr>
      </ns0:pPr>
      <ns0:r ns0:rsidRPr="00A71A62">
        <ns0:rPr>
          <ns0:sz ns0:val="16"/>
          <ns0:szCs ns0:val="18"/>
        </ns0:rPr>
        <ns0:t xml:space="preserve">A *-gal jelölt adatok megadása kötelező. </ns0:t>
      </ns0:r>
    </ns0:p>
    <ns0:p ns0:rsidR="002E77BC" ns0:rsidRPr="00A71A62" ns0:rsidP="003840C1">
      <ns0:pPr>
        <ns0:keepNext/>
        <ns0:numPr>
          <ns0:ilvl ns0:val="1"/>
          <ns0:numId ns0:val="8"/>
        </ns0:numPr>
        <ns0:tabs>
          <ns0:tab ns0:val="clear" ns0:pos="540"/>
          <ns0:tab ns0:val="num" ns0:pos="567"/>
        </ns0:tabs>
        <ns0:spacing ns0:before="120" ns0:after="60"/>
        <ns0:ind ns0:left="284" ns0:hanging="284"/>
        <ns0:jc ns0:val="both"/>
        <ns0:outlineLvl ns0:val="2"/>
        <ns0:rPr>
          <ns0:bCs/>
          <ns0:i/>
          <ns0:sz ns0:val="16"/>
          <ns0:szCs ns0:val="18"/>
        </ns0:rPr>
      </ns0:pPr>
      <ns0:r ns0:rsidRPr="00A71A62">
        <ns0:rPr>
          <ns0:bCs/>
          <ns0:i/>
          <ns0:sz ns0:val="16"/>
          <ns0:szCs ns0:val="18"/>
        </ns0:rPr>
        <ns0:t>Rendszerhasználó képviseletében eljáró személy, ha van (pl. természetes személy, cég, kereskedelmi engedélyes stb.; a továbbiakban: Képviselő)</ns0:t>
      </ns0:r>
    </ns0:p>
    <ns0:tbl>
      <ns0:tblPr>
        <ns0:tblW ns0:w="970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055"/>
        <ns0:gridCol ns0:w="895"/>
        <ns0:gridCol ns0:w="664"/>
        <ns0:gridCol ns0:w="1418"/>
        <ns0:gridCol ns0:w="1559"/>
        <ns0:gridCol ns0:w="3118"/>
      </ns0:tblGrid>
      <ns0:tr>
        <ns0:tblPrEx>
          <ns0:tblW ns0:w="9709" ns0:type="dxa"/>
          <ns0:tblLayout ns0:type="fixed"/>
          <ns0:tblLook ns0:val="0000"/>
        </ns0:tblPrEx>
        <ns0:trPr>
          <ns0:trHeight ns0:val="340"/>
        </ns0:trPr>
        <ns0:tc>
          <ns0:tcPr>
            <ns0:tcW ns0:w="2055" ns0:type="dxa"/>
            <ns0:shd ns0:val="pct5" ns0:color="auto" ns0:fill="auto"/>
            <ns0:vAlign ns0:val="center"/>
          </ns0:tcPr>
          <ns0:p ns0:rsidR="002E77BC" ns0:rsidRPr="00A71A62">
            <ns0:pPr>
              <ns0:rPr>
                <ns0:bCs/>
                <ns0:sz ns0:val="16"/>
                <ns0:szCs ns0:val="18"/>
              </ns0:rPr>
            </ns0:pPr>
            <ns0:r ns0:rsidRPr="00A71A62">
              <ns0:rPr>
                <ns0:bCs/>
                <ns0:sz ns0:val="16"/>
                <ns0:szCs ns0:val="18"/>
              </ns0:rPr>
              <ns0:t>Neve/cégnév*:</ns0:t>
            </ns0:r>
          </ns0:p>
        </ns0:tc>
        <ns0:tc>
          <ns0:tcPr>
            <ns0:tcW ns0:w="7654" ns0:type="dxa"/>
            <ns0:gridSpan ns0:val="5"/>
            <ns0:vAlign ns0:val="center"/>
          </ns0:tcPr>
          <ns0:p ns0:rsidR="002E77BC" ns0:rsidRPr="00A71A62">
            <ns0:pPr>
              <ns0:tabs>
                <ns0:tab ns0:val="center" ns0:pos="4536"/>
                <ns0:tab ns0:val="right" ns0:pos="9072"/>
              </ns0:tabs>
              <ns0:jc ns0:val="center"/>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Ügyfél címe/székhelye*:</ns0:t>
            </ns0:r>
          </ns0:p>
        </ns0:tc>
        <ns0:tc>
          <ns0:tcPr>
            <ns0:tcW ns0:w="664" ns0:type="dxa"/>
            <ns0:shd ns0:val="pct5" ns0:color="auto" ns0:fill="auto"/>
            <ns0:vAlign ns0:val="center"/>
          </ns0:tcPr>
          <ns0:p ns0:rsidR="002E77BC" ns0:rsidRPr="00A71A62">
            <ns0:pPr>
              <ns0:rPr>
                <ns0:bCs/>
                <ns0:sz ns0:val="16"/>
                <ns0:szCs ns0:val="18"/>
              </ns0:rPr>
            </ns0:pPr>
            <ns0:r ns0:rsidRPr="00A71A62">
              <ns0:rPr>
                <ns0:bCs/>
                <ns0:sz ns0:val="16"/>
                <ns0:szCs ns0:val="18"/>
              </ns0:rPr>
              <ns0:t xml:space="preserve">Ir.sz*: </ns0:t>
            </ns0:r>
          </ns0:p>
        </ns0:tc>
        <ns0:tc>
          <ns0:tcPr>
            <ns0:tcW ns0:w="1418" ns0:type="dxa"/>
            <ns0:vAlign ns0:val="center"/>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Város*:</ns0:t>
            </ns0:r>
          </ns0:p>
        </ns0:tc>
        <ns0:tc>
          <ns0:tcPr>
            <ns0:tcW ns0:w="3118" ns0:type="dxa"/>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Utca, házszám, emelet, ajtó*:</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Anyja neve/cégjegyzékszám*:</ns0:t>
            </ns0:r>
          </ns0:p>
        </ns0:tc>
        <ns0:tc>
          <ns0:tcPr>
            <ns0:tcW ns0:w="2082" ns0:type="dxa"/>
            <ns0:gridSpan ns0:val="2"/>
            <ns0:vAlign ns0:val="center"/>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Születési ideje*:</ns0:t>
            </ns0:r>
          </ns0:p>
        </ns0:tc>
        <ns0:tc>
          <ns0:tcPr>
            <ns0:tcW ns0:w="3118" ns0:type="dxa"/>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Születési helye/ adószáma*:</ns0:t>
            </ns0:r>
          </ns0:p>
        </ns0:tc>
        <ns0:tc>
          <ns0:tcPr>
            <ns0:tcW ns0:w="2082" ns0:type="dxa"/>
            <ns0:gridSpan ns0:val="2"/>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Kapcsolattartó*:</ns0:t>
            </ns0:r>
          </ns0:p>
        </ns0:tc>
        <ns0:tc>
          <ns0:tcPr>
            <ns0:tcW ns0:w="3118" ns0:type="dxa"/>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Telefonszám:</ns0:t>
            </ns0:r>
          </ns0:p>
        </ns0:tc>
        <ns0:tc>
          <ns0:tcPr>
            <ns0:tcW ns0:w="2082" ns0:type="dxa"/>
            <ns0:gridSpan ns0:val="2"/>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E–mail:</ns0:t>
            </ns0:r>
          </ns0:p>
        </ns0:tc>
        <ns0:tc>
          <ns0:tcPr>
            <ns0:tcW ns0:w="3118" ns0:type="dxa"/>
          </ns0:tcPr>
          <ns0:p ns0:rsidR="002E77BC" ns0:rsidRPr="00A71A62">
            <ns0:pPr>
              <ns0:tabs>
                <ns0:tab ns0:val="center" ns0:pos="4536"/>
                <ns0:tab ns0:val="right" ns0:pos="9072"/>
              </ns0:tabs>
              <ns0:rPr>
                <ns0:sz ns0:val="16"/>
                <ns0:szCs ns0:val="18"/>
              </ns0:rPr>
            </ns0:pPr>
          </ns0:p>
        </ns0:tc>
      </ns0:tr>
    </ns0:tbl>
    <ns0:p ns0:rsidR="002E77BC" ns0:rsidRPr="00A71A62">
      <ns0:pPr>
        <ns0:outlineLvl ns0:val="3"/>
        <ns0:rPr>
          <ns0:sz ns0:val="16"/>
          <ns0:szCs ns0:val="18"/>
        </ns0:rPr>
      </ns0:pPr>
      <ns0:r ns0:rsidRPr="00A71A62">
        <ns0:rPr>
          <ns0:sz ns0:val="16"/>
          <ns0:szCs ns0:val="18"/>
        </ns0:rPr>
        <ns0:t xml:space="preserve">A *-gal jelölt adatok megadása kötelező. </ns0:t>
      </ns0:r>
    </ns0:p>
    <ns0:p ns0:rsidR="000D3B22" ns0:rsidRPr="00A71A62">
      <ns0:pPr>
        <ns0:outlineLvl ns0:val="3"/>
        <ns0:rPr>
          <ns0:sz ns0:val="16"/>
          <ns0:szCs ns0:val="18"/>
        </ns0:rPr>
      </ns0:pPr>
    </ns0:p>
    <ns0:p ns0:rsidR="002E77BC" ns0:rsidRPr="00A71A62" ns0:rsidP="003840C1">
      <ns0:pPr>
        <ns0:keepNext/>
        <ns0:numPr>
          <ns0:ilvl ns0:val="1"/>
          <ns0:numId ns0:val="8"/>
        </ns0:numPr>
        <ns0:spacing ns0:before="240" ns0:after="60"/>
        <ns0:ind ns0:left="284" ns0:hanging="284"/>
        <ns0:outlineLvl ns0:val="2"/>
        <ns0:rPr>
          <ns0:bCs/>
          <ns0:i/>
          <ns0:sz ns0:val="16"/>
          <ns0:szCs ns0:val="18"/>
        </ns0:rPr>
      </ns0:pPr>
      <ns0:r ns0:rsidRPr="00A71A62">
        <ns0:rPr>
          <ns0:bCs/>
          <ns0:i/>
          <ns0:sz ns0:val="16"/>
          <ns0:szCs ns0:val="18"/>
        </ns0:rPr>
        <ns0:t>A Számlafizető adatai, ha van (a továbbiakban Fizető; ha más, mint a Rendszerhasználó)</ns0:t>
      </ns0:r>
    </ns0:p>
    <ns0:tbl>
      <ns0:tblPr>
        <ns0:tblW ns0:w="9709"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055"/>
        <ns0:gridCol ns0:w="895"/>
        <ns0:gridCol ns0:w="664"/>
        <ns0:gridCol ns0:w="1418"/>
        <ns0:gridCol ns0:w="1559"/>
        <ns0:gridCol ns0:w="3118"/>
      </ns0:tblGrid>
      <ns0:tr>
        <ns0:tblPrEx>
          <ns0:tblW ns0:w="9709" ns0:type="dxa"/>
          <ns0:tblLayout ns0:type="fixed"/>
          <ns0:tblLook ns0:val="0000"/>
        </ns0:tblPrEx>
        <ns0:trPr>
          <ns0:trHeight ns0:val="340"/>
        </ns0:trPr>
        <ns0:tc>
          <ns0:tcPr>
            <ns0:tcW ns0:w="2055" ns0:type="dxa"/>
            <ns0:shd ns0:val="pct5" ns0:color="auto" ns0:fill="auto"/>
            <ns0:vAlign ns0:val="center"/>
          </ns0:tcPr>
          <ns0:p ns0:rsidR="002E77BC" ns0:rsidRPr="00A71A62">
            <ns0:pPr>
              <ns0:rPr>
                <ns0:bCs/>
                <ns0:sz ns0:val="16"/>
                <ns0:szCs ns0:val="18"/>
              </ns0:rPr>
            </ns0:pPr>
            <ns0:r ns0:rsidRPr="00A71A62">
              <ns0:rPr>
                <ns0:bCs/>
                <ns0:sz ns0:val="16"/>
                <ns0:szCs ns0:val="18"/>
              </ns0:rPr>
              <ns0:t>Neve/cégnév*:</ns0:t>
            </ns0:r>
          </ns0:p>
        </ns0:tc>
        <ns0:tc>
          <ns0:tcPr>
            <ns0:tcW ns0:w="7654" ns0:type="dxa"/>
            <ns0:gridSpan ns0:val="5"/>
            <ns0:vAlign ns0:val="center"/>
          </ns0:tcPr>
          <ns0:p ns0:rsidR="002E77BC" ns0:rsidRPr="00A71A62">
            <ns0:pPr>
              <ns0:tabs>
                <ns0:tab ns0:val="center" ns0:pos="4536"/>
                <ns0:tab ns0:val="right" ns0:pos="9072"/>
              </ns0:tabs>
              <ns0:jc ns0:val="center"/>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Ügyfél címe/székhelye*:</ns0:t>
            </ns0:r>
          </ns0:p>
        </ns0:tc>
        <ns0:tc>
          <ns0:tcPr>
            <ns0:tcW ns0:w="664" ns0:type="dxa"/>
            <ns0:shd ns0:val="pct5" ns0:color="auto" ns0:fill="auto"/>
            <ns0:vAlign ns0:val="center"/>
          </ns0:tcPr>
          <ns0:p ns0:rsidR="002E77BC" ns0:rsidRPr="00A71A62">
            <ns0:pPr>
              <ns0:rPr>
                <ns0:bCs/>
                <ns0:sz ns0:val="16"/>
                <ns0:szCs ns0:val="18"/>
              </ns0:rPr>
            </ns0:pPr>
            <ns0:r ns0:rsidRPr="00A71A62">
              <ns0:rPr>
                <ns0:bCs/>
                <ns0:sz ns0:val="16"/>
                <ns0:szCs ns0:val="18"/>
              </ns0:rPr>
              <ns0:t xml:space="preserve">Ir.sz*: </ns0:t>
            </ns0:r>
          </ns0:p>
        </ns0:tc>
        <ns0:tc>
          <ns0:tcPr>
            <ns0:tcW ns0:w="1418" ns0:type="dxa"/>
            <ns0:vAlign ns0:val="center"/>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Város*:</ns0:t>
            </ns0:r>
          </ns0:p>
        </ns0:tc>
        <ns0:tc>
          <ns0:tcPr>
            <ns0:tcW ns0:w="3118" ns0:type="dxa"/>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Utca, házszám, emelet, ajtó*:</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Anyja neve/cégjegyzékszám*:</ns0:t>
            </ns0:r>
          </ns0:p>
        </ns0:tc>
        <ns0:tc>
          <ns0:tcPr>
            <ns0:tcW ns0:w="2082" ns0:type="dxa"/>
            <ns0:gridSpan ns0:val="2"/>
            <ns0:vAlign ns0:val="center"/>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vAlign ns0:val="center"/>
          </ns0:tcPr>
          <ns0:p ns0:rsidR="002E77BC" ns0:rsidRPr="00A71A62">
            <ns0:pPr>
              <ns0:rPr>
                <ns0:bCs/>
                <ns0:sz ns0:val="16"/>
                <ns0:szCs ns0:val="18"/>
              </ns0:rPr>
            </ns0:pPr>
            <ns0:r ns0:rsidRPr="00A71A62">
              <ns0:rPr>
                <ns0:bCs/>
                <ns0:sz ns0:val="16"/>
                <ns0:szCs ns0:val="18"/>
              </ns0:rPr>
              <ns0:t>Születési ideje*:</ns0:t>
            </ns0:r>
          </ns0:p>
        </ns0:tc>
        <ns0:tc>
          <ns0:tcPr>
            <ns0:tcW ns0:w="3118" ns0:type="dxa"/>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Születési helye/ adószáma*:</ns0:t>
            </ns0:r>
          </ns0:p>
        </ns0:tc>
        <ns0:tc>
          <ns0:tcPr>
            <ns0:tcW ns0:w="2082" ns0:type="dxa"/>
            <ns0:gridSpan ns0:val="2"/>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Kapcsolattartó*:</ns0:t>
            </ns0:r>
          </ns0:p>
        </ns0:tc>
        <ns0:tc>
          <ns0:tcPr>
            <ns0:tcW ns0:w="3118" ns0:type="dxa"/>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Telefonszám:</ns0:t>
            </ns0:r>
          </ns0:p>
        </ns0:tc>
        <ns0:tc>
          <ns0:tcPr>
            <ns0:tcW ns0:w="2082" ns0:type="dxa"/>
            <ns0:gridSpan ns0:val="2"/>
          </ns0:tcPr>
          <ns0:p ns0:rsidR="002E77BC" ns0:rsidRPr="00A71A62">
            <ns0:pPr>
              <ns0:tabs>
                <ns0:tab ns0:val="center" ns0:pos="4536"/>
                <ns0:tab ns0:val="right" ns0:pos="9072"/>
              </ns0:tabs>
              <ns0:rPr>
                <ns0:sz ns0:val="16"/>
                <ns0:szCs ns0:val="18"/>
              </ns0:rPr>
            </ns0:pPr>
          </ns0:p>
        </ns0:tc>
        <ns0:tc>
          <ns0:tcPr>
            <ns0:tcW ns0:w="1559" ns0:type="dxa"/>
            <ns0:shd ns0:val="pct5" ns0:color="auto" ns0:fill="auto"/>
          </ns0:tcPr>
          <ns0:p ns0:rsidR="002E77BC" ns0:rsidRPr="00A71A62">
            <ns0:pPr>
              <ns0:rPr>
                <ns0:bCs/>
                <ns0:sz ns0:val="16"/>
                <ns0:szCs ns0:val="18"/>
              </ns0:rPr>
            </ns0:pPr>
            <ns0:r ns0:rsidRPr="00A71A62">
              <ns0:rPr>
                <ns0:bCs/>
                <ns0:sz ns0:val="16"/>
                <ns0:szCs ns0:val="18"/>
              </ns0:rPr>
              <ns0:t>E–mail:</ns0:t>
            </ns0:r>
          </ns0:p>
        </ns0:tc>
        <ns0:tc>
          <ns0:tcPr>
            <ns0:tcW ns0:w="3118" ns0:type="dxa"/>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Számlavezető pénzintézet neve:</ns0:t>
            </ns0:r>
          </ns0:p>
        </ns0:tc>
        <ns0:tc>
          <ns0:tcPr>
            <ns0:tcW ns0:w="2082" ns0:type="dxa"/>
            <ns0:gridSpan ns0:val="2"/>
            <ns0:vAlign ns0:val="center"/>
          </ns0:tcPr>
          <ns0:p ns0:rsidR="002E77BC" ns0:rsidRPr="00A71A62">
            <ns0:pPr>
              <ns0:rPr>
                <ns0:bCs/>
                <ns0:sz ns0:val="16"/>
                <ns0:szCs ns0:val="18"/>
              </ns0:rPr>
            </ns0:pPr>
          </ns0:p>
        </ns0:tc>
        <ns0:tc>
          <ns0:tcPr>
            <ns0:tcW ns0:w="1559" ns0:type="dxa"/>
            <ns0:shd ns0:val="pct5" ns0:color="auto" ns0:fill="auto"/>
            <ns0:vAlign ns0:val="center"/>
          </ns0:tcPr>
          <ns0:p ns0:rsidR="002E77BC" ns0:rsidRPr="00A71A62">
            <ns0:pPr>
              <ns0:rPr>
                <ns0:sz ns0:val="16"/>
                <ns0:szCs ns0:val="18"/>
              </ns0:rPr>
            </ns0:pPr>
            <ns0:r ns0:rsidRPr="00A71A62">
              <ns0:rPr>
                <ns0:bCs/>
                <ns0:sz ns0:val="16"/>
                <ns0:szCs ns0:val="18"/>
              </ns0:rPr>
              <ns0:t>Fizetés módja*:</ns0:t>
            </ns0:r>
          </ns0:p>
        </ns0:tc>
        <ns0:tc>
          <ns0:tcPr>
            <ns0:tcW ns0:w="3118" ns0:type="dxa"/>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Pénzintézeti számlaszáma:</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p>
        </ns0:tc>
      </ns0:tr>
      <ns0:tr>
        <ns0:tblPrEx>
          <ns0:tblW ns0:w="9709" ns0:type="dxa"/>
          <ns0:tblLayout ns0:type="fixed"/>
          <ns0:tblLook ns0:val="0000"/>
        </ns0:tblPrEx>
        <ns0:trPr>
          <ns0:trHeight ns0:val="340"/>
        </ns0:trPr>
        <ns0:tc>
          <ns0:tcPr>
            <ns0:tcW ns0:w="2950" ns0:type="dxa"/>
            <ns0:gridSpan ns0:val="2"/>
            <ns0:shd ns0:val="pct5" ns0:color="auto" ns0:fill="auto"/>
            <ns0:vAlign ns0:val="center"/>
          </ns0:tcPr>
          <ns0:p ns0:rsidR="002E77BC" ns0:rsidRPr="00A71A62">
            <ns0:pPr>
              <ns0:rPr>
                <ns0:bCs/>
                <ns0:sz ns0:val="16"/>
                <ns0:szCs ns0:val="18"/>
              </ns0:rPr>
            </ns0:pPr>
            <ns0:r ns0:rsidRPr="00A71A62">
              <ns0:rPr>
                <ns0:bCs/>
                <ns0:sz ns0:val="16"/>
                <ns0:szCs ns0:val="18"/>
              </ns0:rPr>
              <ns0:t>Számlázási cím:</ns0:t>
            </ns0:r>
          </ns0:p>
        </ns0:tc>
        <ns0:tc>
          <ns0:tcPr>
            <ns0:tcW ns0:w="6759" ns0:type="dxa"/>
            <ns0:gridSpan ns0:val="4"/>
            <ns0:vAlign ns0:val="center"/>
          </ns0:tcPr>
          <ns0:p ns0:rsidR="002E77BC" ns0:rsidRPr="00A71A62">
            <ns0:pPr>
              <ns0:tabs>
                <ns0:tab ns0:val="center" ns0:pos="4536"/>
                <ns0:tab ns0:val="right" ns0:pos="9072"/>
              </ns0:tabs>
              <ns0:rPr>
                <ns0:sz ns0:val="16"/>
                <ns0:szCs ns0:val="18"/>
              </ns0:rPr>
            </ns0:pPr>
          </ns0:p>
        </ns0:tc>
      </ns0:tr>
    </ns0:tbl>
    <ns0:p ns0:rsidR="002E77BC" ns0:rsidRPr="00A71A62">
      <ns0:pPr>
        <ns0:outlineLvl ns0:val="3"/>
        <ns0:rPr>
          <ns0:sz ns0:val="16"/>
          <ns0:szCs ns0:val="18"/>
        </ns0:rPr>
      </ns0:pPr>
      <ns0:r ns0:rsidRPr="00A71A62">
        <ns0:rPr>
          <ns0:sz ns0:val="16"/>
          <ns0:szCs ns0:val="18"/>
        </ns0:rPr>
        <ns0:t xml:space="preserve">A *-gal jelölt adatok megadása kötelező. </ns0:t>
      </ns0:r>
    </ns0:p>
    <ns0:p ns0:rsidR="002E77BC" ns0:rsidRPr="00A71A62">
      <ns0:pPr>
        <ns0:keepNext/>
        <ns0:outlineLvl ns0:val="2"/>
        <ns0:rPr>
          <ns0:sz ns0:val="10"/>
          <ns0:szCs ns0:val="12"/>
        </ns0:rPr>
      </ns0:pPr>
      <ns0:bookmarkStart ns0:id="1" ns0:name="_Ref106022975"/>
    </ns0:p>
    <ns0:p ns0:rsidR="002E77BC" ns0:rsidRPr="00A71A62">
      <ns0:pPr>
        <ns0:keepNext/>
        <ns0:numPr>
          <ns0:ilvl ns0:val="0"/>
          <ns0:numId ns0:val="8"/>
        </ns0:numPr>
        <ns0:spacing ns0:before="120" ns0:after="60"/>
        <ns0:ind ns0:left="357" ns0:hanging="357"/>
        <ns0:outlineLvl ns0:val="2"/>
        <ns0:rPr>
          <ns0:sz ns0:val="18"/>
          <ns0:szCs ns0:val="24"/>
        </ns0:rPr>
      </ns0:pPr>
      <ns0:r ns0:rsidRPr="00A71A62">
        <ns0:rPr>
          <ns0:sz ns0:val="18"/>
          <ns0:szCs ns0:val="24"/>
        </ns0:rPr>
        <ns0:t>Az igénybejelentés oka</ns0:t>
      </ns0:r>
      <ns0:bookmarkEnd ns0:id="1"/>
    </ns0:p>
    <ns0:p ns0:rsidR="002E77BC" ns0:rsidRPr="00A71A62">
      <ns0:pPr>
        <ns0:rPr>
          <ns0:sz ns0:val="14"/>
          <ns0:szCs ns0:val="16"/>
        </ns0:rPr>
      </ns0:pPr>
    </ns0:p>
    <ns0:p ns0:rsidR="002E77BC" ns0:rsidRPr="00A71A62">
      <ns0:pPr>
        <ns0:ind ns0:right="125"/>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Új bekapcsolás</ns0:t>
      </ns0:r>
      <ns0:r ns0:rsidRPr="00A71A62">
        <ns0:rPr>
          <ns0:sz ns0:val="16"/>
          <ns0:szCs ns0:val="18"/>
        </ns0:rPr>
        <ns0:tab/>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Teljesítmény-változás</ns0:t>
      </ns0:r>
      <ns0:r ns0:rsidRPr="00A71A62">
        <ns0:rPr>
          <ns0:sz ns0:val="16"/>
          <ns0:szCs ns0:val="18"/>
        </ns0:rPr>
        <ns0:tab/>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Felhasználó-változás</ns0:t>
      </ns0:r>
      <ns0:r ns0:rsidRPr="00A71A62">
        <ns0:rPr>
          <ns0:sz ns0:val="16"/>
          <ns0:szCs ns0:val="18"/>
        </ns0:rPr>
        <ns0:tab/>
      </ns0:r>
      <ns0:r ns0:rsidRPr="00A71A62">
        <ns0:rPr>
          <ns0:sz ns0:val="16"/>
          <ns0:szCs ns0:val="18"/>
        </ns0:rPr>
        <ns0:tab/>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Adatváltozás  </ns0:t>
      </ns0:r>
    </ns0:p>
    <ns0:p ns0:rsidR="002E77BC" ns0:rsidRPr="00A71A62">
      <ns0:pPr>
        <ns0:ind ns0:right="125"/>
        <ns0:rPr>
          <ns0:sz ns0:val="16"/>
          <ns0:szCs ns0:val="18"/>
        </ns0:rPr>
      </ns0:pPr>
    </ns0:p>
    <ns0:p ns0:rsidR="002E77BC" ns0:rsidRPr="00A71A62" ns0:rsidP="00E95D8D">
      <ns0:pPr>
        <ns0:ind ns0:right="125"/>
        <ns0:rPr>
          <ns0:sz ns0:val="10"/>
          <ns0:szCs ns0:val="12"/>
        </ns0:rPr>
      </ns0:pPr>
      <ns0:r ns0:rsidRPr="00A71A62">
        <ns0:rPr>
          <ns0:noProof/>
          <ns0:sz ns0:val="16"/>
          <ns0:szCs ns0:val="18"/>
        </ns0:rPr>
        <ns1:AlternateContent>
          <ns1:Choice Requires="wps">
            <ns0:drawing>
              <ns3:anchor distT="0" distB="0" distL="114300" distR="114300" simplePos="0" relativeHeight="251669504" behindDoc="0" locked="0" layoutInCell="1" allowOverlap="1">
                <ns3:simplePos x="0" y="0"/>
                <ns3:positionH relativeFrom="column">
                  <ns3:posOffset>2650166</ns3:posOffset>
                </ns3:positionH>
                <ns3:positionV relativeFrom="paragraph">
                  <ns3:posOffset>7539</ns3:posOffset>
                </ns3:positionV>
                <ns3:extent cx="175098" cy="194553"/>
                <ns3:effectExtent l="0" t="0" r="0" b="0"/>
                <ns3:wrapNone/>
                <ns3:docPr id="29" name="Szorzás 29"/>
                <ns3:cNvGraphicFramePr/>
                <ns4:graphic>
                  <ns4:graphicData uri="http://schemas.microsoft.com/office/word/2010/wordprocessingShape">
                    <ns9:wsp>
                      <ns9:cNvSpPr/>
                      <ns9:spPr>
                        <ns4:xfrm>
                          <ns4:off x="0" y="0"/>
                          <ns4:ext cx="175098" cy="194553"/>
                        </ns4:xfrm>
                        <ns4:prstGeom prst="mathMultiply">
                          <ns4:avLst/>
                        </ns4:prstGeom>
                      </ns9:spPr>
                      <ns9:style>
                        <ns4:lnRef idx="2">
                          <ns4:schemeClr val="accent1">
                            <ns4:shade val="50000"/>
                          </ns4:schemeClr>
                        </ns4:lnRef>
                        <ns4:fillRef idx="1">
                          <ns4:schemeClr val="accent1"/>
                        </ns4:fillRef>
                        <ns4:effectRef idx="0">
                          <ns4:schemeClr val="accent1"/>
                        </ns4:effectRef>
                        <ns4:fontRef idx="minor">
                          <ns4:schemeClr val="lt1"/>
                        </ns4:fontRef>
                      </ns9:style>
                      <ns9:bodyPr rot="0" spcFirstLastPara="0" vertOverflow="overflow" horzOverflow="overflow" vert="horz" wrap="square" lIns="91440" tIns="45720" rIns="91440" bIns="45720" numCol="1" spcCol="0" rtlCol="0" fromWordArt="0" anchor="ctr" anchorCtr="0" forceAA="0" compatLnSpc="1">
                        <ns4:prstTxWarp prst="textNoShape">
                          <ns4:avLst/>
                        </ns4:prstTxWarp>
                      </ns9:bodyPr>
                    </ns9:wsp>
                  </ns4:graphicData>
                </ns4:graphic>
                <ns7:sizeRelH relativeFrom="margin">
                  <ns7:pctWidth>0</ns7:pctWidth>
                </ns7:sizeRelH>
                <ns7:sizeRelV relativeFrom="margin">
                  <ns7:pctHeight>0</ns7:pctHeight>
                </ns7:sizeRelV>
              </ns3:anchor>
            </ns0:drawing>
          </ns1:Choice>
          <ns1:Fallback>
            <ns0:pict>
              <ns10:shape id="Szorzás 29" ns11:spid="_x0000_s1029" style="width:13.8pt;height:15.3pt;margin-top:0.6pt;margin-left:208.65pt;mso-height-percent:0;mso-height-relative:margin;mso-width-percent:0;mso-width-relative:margin;mso-wrap-distance-bottom:0;mso-wrap-distance-left:9pt;mso-wrap-distance-right:9pt;mso-wrap-distance-top:0;mso-wrap-style:square;position:absolute;v-text-anchor:middle;visibility:visible;z-index:251670528" coordsize="175098,194553" path="m26749,60502l57360,32952,87549,66495,117738,32952l148349,60502l115252,97277l148349,134051l117738,161601,87549,128058,57360,161601,26749,134051,59846,97277,26749,60502xe" fillcolor="#5b9bd5" strokecolor="#1f4d78" strokeweight="1pt">
                <ns10:stroke joinstyle="miter"/>
                <ns10:path arrowok="t" ns11:connecttype="custom" ns11:connectlocs="26749,60502;57360,32952;87549,66495;117738,32952;148349,60502;115252,97277;148349,134051;117738,161601;87549,128058;57360,161601;26749,134051;59846,97277;26749,60502" ns11:connectangles="0,0,0,0,0,0,0,0,0,0,0,0,0"/>
              </ns10:shape>
            </ns0:pict>
          </ns1:Fallback>
        </ns1:AlternateContent>
      </ns0:r>
      <ns0:r ns0:rsidRPr="00A71A62" ns0:rsidR="00B2048E">
        <ns0:rPr>
          <ns0:sz ns0:val="16"/>
          <ns0:szCs ns0:val="18"/>
        </ns0:rPr>
        <ns0:fldChar ns0:fldCharType="begin">
          <ns0:ffData>
            <ns0:name ns0:val="Jelölő16"/>
            <ns0:enabled/>
            <ns0:calcOnExit ns0:val="0"/>
            <ns0:checkBox>
              <ns0:sizeAuto/>
              <ns0:default ns0:val="0"/>
            </ns0:checkBox>
          </ns0:ffData>
        </ns0:fldChar>
      </ns0:r>
      <ns0:r ns0:rsidRPr="00A71A62" ns0:rsidR="00B2048E">
        <ns0:rPr>
          <ns0:sz ns0:val="16"/>
          <ns0:szCs ns0:val="18"/>
        </ns0:rPr>
        <ns0:instrText xml:space="preserve"> FORMCHECKBOX </ns0:instrText>
      </ns0:r>
      <ns0:r ns0:rsidR="00DC6760">
        <ns0:rPr>
          <ns0:sz ns0:val="16"/>
          <ns0:szCs ns0:val="18"/>
        </ns0:rPr>
        <ns0:fldChar ns0:fldCharType="separate"/>
      </ns0:r>
      <ns0:r ns0:rsidRPr="00A71A62" ns0:rsidR="00B2048E">
        <ns0:rPr>
          <ns0:sz ns0:val="16"/>
          <ns0:szCs ns0:val="18"/>
        </ns0:rPr>
        <ns0:fldChar ns0:fldCharType="end"/>
      </ns0:r>
      <ns0:r ns0:rsidRPr="00A71A62" ns0:rsidR="00B2048E">
        <ns0:rPr>
          <ns0:sz ns0:val="16"/>
          <ns0:szCs ns0:val="18"/>
        </ns0:rPr>
        <ns0:t xml:space="preserve">  Ideiglenes vételezés: ……………..-tól, …………….-ig </ns0:t>
      </ns0:r>
      <ns0:r ns0:rsidRPr="00A71A62" ns0:rsidR="00B2048E">
        <ns0:rPr>
          <ns0:sz ns0:val="16"/>
          <ns0:szCs ns0:val="18"/>
        </ns0:rPr>
        <ns0:tab/>
      </ns0:r>
      <ns0:r ns0:rsidRPr="00A71A62" ns0:rsidR="00B2048E">
        <ns0:rPr>
          <ns0:sz ns0:val="16"/>
          <ns0:szCs ns0:val="18"/>
        </ns0:rPr>
        <ns0:fldChar ns0:fldCharType="begin">
          <ns0:ffData>
            <ns0:name ns0:val="Jelölő16"/>
            <ns0:enabled/>
            <ns0:calcOnExit ns0:val="0"/>
            <ns0:checkBox>
              <ns0:sizeAuto/>
              <ns0:default ns0:val="0"/>
            </ns0:checkBox>
          </ns0:ffData>
        </ns0:fldChar>
      </ns0:r>
      <ns0:r ns0:rsidRPr="00A71A62" ns0:rsidR="00B2048E">
        <ns0:rPr>
          <ns0:sz ns0:val="16"/>
          <ns0:szCs ns0:val="18"/>
        </ns0:rPr>
        <ns0:instrText xml:space="preserve"> FORMCHECKBOX </ns0:instrText>
      </ns0:r>
      <ns0:r ns0:rsidR="00DC6760">
        <ns0:rPr>
          <ns0:sz ns0:val="16"/>
          <ns0:szCs ns0:val="18"/>
        </ns0:rPr>
        <ns0:fldChar ns0:fldCharType="separate"/>
      </ns0:r>
      <ns0:r ns0:rsidRPr="00A71A62" ns0:rsidR="00B2048E">
        <ns0:rPr>
          <ns0:sz ns0:val="16"/>
          <ns0:szCs ns0:val="18"/>
        </ns0:rPr>
        <ns0:fldChar ns0:fldCharType="end"/>
      </ns0:r>
      <ns0:r ns0:rsidRPr="00A71A62" ns0:rsidR="00B2048E">
        <ns0:rPr>
          <ns0:sz ns0:val="16"/>
          <ns0:szCs ns0:val="18"/>
        </ns0:rPr>
        <ns0:t xml:space="preserve"> Egyéb:  </ns0:t>
      </ns0:r>
      <ns0:r ns0:rsidRPr="00A71A62" ns0:rsidR="00E95D8D">
        <ns0:rPr>
          <ns0:color ns0:val="0000FF"/>
          <ns0:sz ns0:val="24"/>
          <ns0:szCs ns0:val="28"/>
        </ns0:rPr>
        <ns0:t>{</ns0:t>
      </ns0:r>
      <ns0:r ns0:rsidRPr="00A71A62" ns0:rsidR="00E95D8D">
        <ns0:rPr>
          <ns0:color ns0:val="0000FF"/>
          <ns0:sz ns0:val="2"/>
          <ns0:szCs ns0:val="2"/>
        </ns0:rPr>
        <ns0:t>d.Project.Mt</ns0:t>
      </ns0:r>
      <ns0:r ns0:rsidRPr="00A71A62" ns0:rsidR="00E95D8D">
        <ns0:rPr>
          <ns0:color ns0:val="0000FF"/>
          <ns0:sz ns0:val="24"/>
          <ns0:szCs ns0:val="28"/>
        </ns0:rPr>
        <ns0:t>}</ns0:t>
      </ns0:r>
    </ns0:p>
    <ns0:p ns0:rsidR="002E77BC" ns0:rsidRPr="00A71A62" ns0:rsidP="0035381F">
      <ns0:pPr>
        <ns0:keepNext/>
        <ns0:numPr>
          <ns0:ilvl ns0:val="0"/>
          <ns0:numId ns0:val="8"/>
        </ns0:numPr>
        <ns0:spacing ns0:before="240" ns0:after="60"/>
        <ns0:ind ns0:left="357" ns0:hanging="357"/>
        <ns0:outlineLvl ns0:val="2"/>
        <ns0:rPr>
          <ns0:sz ns0:val="18"/>
          <ns0:szCs ns0:val="24"/>
        </ns0:rPr>
      </ns0:pPr>
      <ns0:r ns0:rsidRPr="00A71A62">
        <ns0:rPr>
          <ns0:sz ns0:val="18"/>
          <ns0:szCs ns0:val="24"/>
        </ns0:rPr>
        <ns0:t>A felhasználás adatai</ns0:t>
      </ns0:r>
    </ns0:p>
    <ns0:p ns0:rsidR="002E77BC" ns0:rsidRPr="00A71A62" ns0:rsidP="0035381F">
      <ns0:pPr>
        <ns0:keepNext/>
        <ns0:numPr>
          <ns0:ilvl ns0:val="1"/>
          <ns0:numId ns0:val="8"/>
        </ns0:numPr>
        <ns0:spacing ns0:before="120" ns0:after="60"/>
        <ns0:ind ns0:left="357" ns0:hanging="357"/>
        <ns0:outlineLvl ns0:val="2"/>
        <ns0:rPr>
          <ns0:bCs/>
          <ns0:i/>
          <ns0:sz ns0:val="16"/>
          <ns0:szCs ns0:val="18"/>
        </ns0:rPr>
      </ns0:pPr>
      <ns0:r ns0:rsidRPr="00A71A62">
        <ns0:rPr>
          <ns0:bCs/>
          <ns0:i/>
          <ns0:sz ns0:val="16"/>
          <ns0:szCs ns0:val="18"/>
        </ns0:rPr>
        <ns0:t>A felhasználási hely funkciója:</ns0:t>
      </ns0:r>
      <ns0:r ns0:rsidRPr="00A71A62">
        <ns0:rPr>
          <ns0:bCs/>
          <ns0:sz ns0:val="16"/>
          <ns0:szCs ns0:val="18"/>
        </ns0:rPr>
        <ns0:t xml:space="preserve"> </ns0:t>
      </ns0:r>
      <ns0:r ns0:rsidRPr="00A71A62">
        <ns0:rPr>
          <ns0:bCs/>
          <ns0:sz ns0:val="16"/>
          <ns0:szCs ns0:val="18"/>
        </ns0:rPr>
        <ns0:tab/>
      </ns0: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sz ns0:val="16"/>
          <ns0:szCs ns0:val="18"/>
        </ns0:rPr>
        <ns0:t xml:space="preserve">   Vételezés                    </ns0:t>
      </ns0: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sz ns0:val="16"/>
          <ns0:szCs ns0:val="18"/>
        </ns0:rPr>
        <ns0:t xml:space="preserve">   Betáplálás</ns0:t>
      </ns0:r>
    </ns0:p>
    <ns0:p ns0:rsidR="002E77BC" ns0:rsidRPr="00A71A62" ns0:rsidP="0035381F">
      <ns0:pPr>
        <ns0:keepNext/>
        <ns0:numPr>
          <ns0:ilvl ns0:val="1"/>
          <ns0:numId ns0:val="8"/>
        </ns0:numPr>
        <ns0:spacing ns0:before="120" ns0:after="60"/>
        <ns0:ind ns0:left="357" ns0:hanging="357"/>
        <ns0:outlineLvl ns0:val="2"/>
        <ns0:rPr>
          <ns0:bCs/>
          <ns0:i/>
          <ns0:sz ns0:val="16"/>
          <ns0:szCs ns0:val="18"/>
        </ns0:rPr>
      </ns0:pPr>
      <ns0:r ns0:rsidRPr="00A71A62">
        <ns0:rPr>
          <ns0:bCs/>
          <ns0:i/>
          <ns0:sz ns0:val="16"/>
          <ns0:szCs ns0:val="18"/>
        </ns0:rPr>
        <ns0:t>A felhasználási hely adatai</ns0:t>
      </ns0:r>
      <ns0:r ns0:rsidRPr="00A71A62">
        <ns0:rPr>
          <ns0:bCs/>
          <ns0:sz ns0:val="16"/>
          <ns0:szCs ns0:val="18"/>
        </ns0:rPr>
        <ns0:tab/>
      </ns0:r>
      <ns0:r ns0:rsidRPr="00A71A62">
        <ns0:rPr>
          <ns0:bCs/>
          <ns0:sz ns0:val="16"/>
          <ns0:szCs ns0:val="18"/>
        </ns0:rPr>
        <ns0:tab/>
        <ns0:t xml:space="preserve">Felhasználási hely azonosító*: </ns0:t>
      </ns0:r>
      <ns0:r ns0:rsidRPr="00A71A62" ns0:rsidR="0021134F">
        <ns0:rPr>
          <ns0:bCs/>
          <ns0:color ns0:val="0000FF"/>
          <ns0:sz ns0:val="22"/>
          <ns0:szCs ns0:val="26"/>
        </ns0:rPr>
        <ns0:t>{</ns0:t>
      </ns0:r>
      <ns0:r ns0:rsidRPr="00A71A62" ns0:rsidR="0021134F">
        <ns0:rPr>
          <ns0:rFonts ns0:eastAsia="Arial"/>
          <ns0:bCs/>
          <ns0:color ns0:val="0000FF"/>
          <ns0:sz ns0:val="2"/>
          <ns0:szCs ns0:val="2"/>
        </ns0:rPr>
        <ns0:t>d.Project. Fha</ns0:t>
      </ns0:r>
      <ns0:r ns0:rsidRPr="00A71A62" ns0:rsidR="0021134F">
        <ns0:rPr>
          <ns0:bCs/>
          <ns0:color ns0:val="0000FF"/>
          <ns0:sz ns0:val="22"/>
          <ns0:szCs ns0:val="26"/>
        </ns0:rPr>
        <ns0:t>}</ns0:t>
      </ns0:r>
    </ns0:p>
    <ns0:tbl>
      <ns0:tblPr>
        <ns0:tblW ns0:w="9639" ns0:type="dxa"/>
        <ns0:tblInd ns0:w="7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CellMar>
          <ns0:left ns0:w="70" ns0:type="dxa"/>
          <ns0:right ns0:w="70" ns0:type="dxa"/>
        </ns0:tblCellMar>
        <ns0:tblLook ns0:val="0000"/>
      </ns0:tblPr>
      <ns0:tblGrid>
        <ns0:gridCol ns0:w="4860"/>
        <ns0:gridCol ns0:w="2389"/>
        <ns0:gridCol ns0:w="2390"/>
      </ns0:tblGrid>
      <ns0:tr>
        <ns0:tblPrEx>
          <ns0:tblW ns0:w="9639" ns0:type="dxa"/>
          <ns0:tblInd ns0:w="70" ns0:type="dxa"/>
          <ns0:tblLayout ns0:type="fixed"/>
          <ns0:tblLook ns0:val="0000"/>
        </ns0:tblPrEx>
        <ns0:trPr>
          <ns0:trHeight ns0:val="377"/>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Felhasználási hely megnevezése:</ns0:t>
            </ns0:r>
          </ns0:p>
        </ns0:tc>
        <ns0:tc>
          <ns0:tcPr>
            <ns0:tcW ns0:w="4779" ns0:type="dxa"/>
            <ns0:gridSpan ns0:val="2"/>
            <ns0:vAlign ns0:val="center"/>
          </ns0:tcPr>
          <ns0:p ns0:rsidR="002E77BC" ns0:rsidRPr="00A71A62">
            <ns0:pPr>
              <ns0:rPr>
                <ns0:sz ns0:val="16"/>
                <ns0:szCs ns0:val="18"/>
              </ns0:rPr>
            </ns0:pPr>
            <ns0:r ns0:rsidRPr="00A71A62">
              <ns0:rPr>
                <ns0:color ns0:val="0000FF"/>
                <ns0:sz ns0:val="24"/>
                <ns0:szCs ns0:val="28"/>
              </ns0:rPr>
              <ns0:t>{</ns0:t>
            </ns0:r>
            <ns0:r ns0:rsidRPr="00A71A62">
              <ns0:rPr>
                <ns0:color ns0:val="0000FF"/>
                <ns0:sz ns0:val="2"/>
                <ns0:szCs ns0:val="2"/>
              </ns0:rPr>
              <ns0:t>d.Project.Nev</ns0:t>
            </ns0:r>
            <ns0:r ns0:rsidRPr="00A71A62">
              <ns0:rPr>
                <ns0:color ns0:val="0000FF"/>
                <ns0:sz ns0:val="24"/>
                <ns0:szCs ns0:val="28"/>
              </ns0:rPr>
              <ns0:t>}</ns0:t>
            </ns0:r>
          </ns0:p>
        </ns0:tc>
      </ns0:tr>
      <ns0:tr>
        <ns0:tblPrEx>
          <ns0:tblW ns0:w="9639" ns0:type="dxa"/>
          <ns0:tblInd ns0:w="70" ns0:type="dxa"/>
          <ns0:tblLayout ns0:type="fixed"/>
          <ns0:tblLook ns0:val="0000"/>
        </ns0:tblPrEx>
        <ns0:trPr>
          <ns0:trHeight ns0:val="354"/>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Felhasználási hely címe*:</ns0:t>
            </ns0:r>
          </ns0:p>
        </ns0:tc>
        <ns0:tc>
          <ns0:tcPr>
            <ns0:tcW ns0:w="4779" ns0:type="dxa"/>
            <ns0:gridSpan ns0:val="2"/>
            <ns0:vAlign ns0:val="center"/>
          </ns0:tcPr>
          <ns0:p ns0:rsidR="002E77BC" ns0:rsidRPr="00A71A62">
            <ns0:pPr>
              <ns0:rPr>
                <ns0:sz ns0:val="16"/>
                <ns0:szCs ns0:val="18"/>
              </ns0:rPr>
            </ns0:pPr>
            <ns0:r ns0:rsidRPr="00A71A62">
              <ns0:rPr>
                <ns0:color ns0:val="0000FF"/>
                <ns0:sz ns0:val="18"/>
              </ns0:rPr>
              <ns0:t>{</ns0:t>
            </ns0:r>
            <ns0:r ns0:rsidRPr="00A71A62">
              <ns0:rPr>
                <ns0:color ns0:val="0000FF"/>
                <ns0:sz ns0:val="2"/>
                <ns0:szCs ns0:val="2"/>
              </ns0:rPr>
              <ns0:t>d.Project. FelhasznalasiCim</ns0:t>
            </ns0:r>
            <ns0:r ns0:rsidRPr="00A71A62">
              <ns0:rPr>
                <ns0:color ns0:val="0000FF"/>
                <ns0:sz ns0:val="18"/>
              </ns0:rPr>
              <ns0:t>}</ns0:t>
            </ns0:r>
          </ns0:p>
        </ns0:tc>
      </ns0:tr>
      <ns0:tr>
        <ns0:tblPrEx>
          <ns0:tblW ns0:w="9639" ns0:type="dxa"/>
          <ns0:tblInd ns0:w="70" ns0:type="dxa"/>
          <ns0:tblLayout ns0:type="fixed"/>
          <ns0:tblLook ns0:val="0000"/>
        </ns0:tblPrEx>
        <ns0:trPr>
          <ns0:trHeight ns0:val="354"/>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Felhasználási hely használatának jogcíme**:</ns0:t>
            </ns0:r>
          </ns0:p>
        </ns0:tc>
        <ns0:tc>
          <ns0:tcPr>
            <ns0:tcW ns0:w="4779" ns0:type="dxa"/>
            <ns0:gridSpan ns0:val="2"/>
            <ns0:vAlign ns0:val="center"/>
          </ns0:tcPr>
          <ns0:p ns0:rsidR="002E77BC" ns0:rsidRPr="00A71A62">
            <ns0:pPr>
              <ns0:rPr>
                <ns0:sz ns0:val="16"/>
                <ns0:szCs ns0:val="18"/>
              </ns0:rPr>
            </ns0:pPr>
            <ns0:r ns0:rsidRPr="00A71A62">
              <ns0:rPr>
                <ns0:sz ns0:val="16"/>
                <ns0:szCs ns0:val="18"/>
              </ns0:rPr>
              <ns0:t xml:space="preserve">X  tulajdonos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bérlő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kezelő      </ns0:t>
            </ns0:r>
          </ns0:p>
          <ns0:p ns0:rsidR="002E77BC" ns0:rsidRPr="00A71A62" ns0:rsidP="00A60A32">
            <ns0:pPr>
              <ns0:spacing ns0:before="40"/>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haszonélvező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használó</ns0:t>
            </ns0:r>
          </ns0:p>
        </ns0:tc>
      </ns0:tr>
      <ns0:tr>
        <ns0:tblPrEx>
          <ns0:tblW ns0:w="9639" ns0:type="dxa"/>
          <ns0:tblInd ns0:w="70" ns0:type="dxa"/>
          <ns0:tblLayout ns0:type="fixed"/>
          <ns0:tblLook ns0:val="0000"/>
        </ns0:tblPrEx>
        <ns0:trPr>
          <ns0:trHeight ns0:val="354"/>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Felhasználás célja:</ns0:t>
            </ns0:r>
          </ns0:p>
        </ns0:tc>
        <ns0:tc>
          <ns0:tcPr>
            <ns0:tcW ns0:w="4779" ns0:type="dxa"/>
            <ns0:gridSpan ns0:val="2"/>
            <ns0:vAlign ns0:val="center"/>
          </ns0:tcPr>
          <ns0:p ns0:rsidR="002E77BC" ns0:rsidRPr="00A71A62" ns0:rsidP="000A1488">
            <ns0:pPr>
              <ns0:rPr>
                <ns0:sz ns0:val="16"/>
                <ns0:szCs ns0:val="18"/>
              </ns0:rPr>
            </ns0:pPr>
            <ns0:r ns0:rsidRPr="000A1488">
              <ns0:rPr>
                <ns0:rFonts ns0:ascii="Helvetica" ns0:hAnsi="Helvetica" ns0:cs="Helvetica"/>
                <ns0:color ns0:val="0070C0"/>
                <ns0:sz ns0:val="18"/>
                <ns0:szCs ns0:val="18"/>
                <ns0:shd ns0:val="clear" ns0:color="auto" ns0:fill="F6F7F9"/>
              </ns0:rPr>
              <ns0:t>{</ns0:t>
            </ns0:r>
            <ns0:r ns0:rsidRPr="000A1488">
              <ns0:rPr>
                <ns0:rFonts ns0:ascii="Helvetica" ns0:hAnsi="Helvetica" ns0:cs="Helvetica"/>
                <ns0:color ns0:val="0070C0"/>
                <ns0:sz ns0:val="2"/>
                <ns0:szCs ns0:val="2"/>
                <ns0:shd ns0:val="clear" ns0:color="auto" ns0:fill="F6F7F9"/>
              </ns0:rPr>
              <ns0:t>d.Project.LakossagiFogyaszto</ns0:t>
            </ns0:r>
            <ns0:r ns0:rsidRPr="000A1488">
              <ns0:rPr>
                <ns0:rFonts ns0:ascii="Helvetica" ns0:hAnsi="Helvetica" ns0:cs="Helvetica"/>
                <ns0:color ns0:val="0070C0"/>
                <ns0:sz ns0:val="18"/>
                <ns0:szCs ns0:val="18"/>
                <ns0:shd ns0:val="clear" ns0:color="auto" ns0:fill="F6F7F9"/>
              </ns0:rPr>
              <ns0:t>}</ns0:t>
            </ns0:r>
            <ns0:r ns0:rsidRPr="00A71A62" ns0:rsidR="00B2048E">
              <ns0:rPr>
                <ns0:sz ns0:val="16"/>
                <ns0:szCs ns0:val="18"/>
              </ns0:rPr>
              <ns0:t xml:space="preserve">   Lakossági                   </ns0:t>
            </ns0:r>
            <ns0:r ns0:rsidRPr="000A1488">
              <ns0:rPr>
                <ns0:color ns0:val="0070C0"/>
                <ns0:sz ns0:val="16"/>
                <ns0:szCs ns0:val="18"/>
              </ns0:rPr>
              <ns0:t>{</ns0:t>
            </ns0:r>
            <ns0:r ns0:rsidRPr="000A1488">
              <ns0:rPr>
                <ns0:color ns0:val="0070C0"/>
                <ns0:sz ns0:val="2"/>
                <ns0:szCs ns0:val="2"/>
              </ns0:rPr>
              <ns0:t>d.</ns0:t>
            </ns0:r>
            <ns0:r ns0:rsidRPr="000A1488">
              <ns0:rPr>
                <ns0:rFonts ns0:ascii="Helvetica" ns0:hAnsi="Helvetica" ns0:cs="Helvetica"/>
                <ns0:color ns0:val="0070C0"/>
                <ns0:sz ns0:val="2"/>
                <ns0:szCs ns0:val="2"/>
                <ns0:shd ns0:val="clear" ns0:color="auto" ns0:fill="F6F7F9"/>
              </ns0:rPr>
              <ns0:t>Project.NemLakossagiFogyaszto</ns0:t>
            </ns0:r>
            <ns0:r ns0:rsidRPr="000A1488">
              <ns0:rPr>
                <ns0:rFonts ns0:ascii="Helvetica" ns0:hAnsi="Helvetica" ns0:cs="Helvetica"/>
                <ns0:color ns0:val="0070C0"/>
                <ns0:sz ns0:val="18"/>
                <ns0:szCs ns0:val="18"/>
                <ns0:shd ns0:val="clear" ns0:color="auto" ns0:fill="F6F7F9"/>
              </ns0:rPr>
              <ns0:t>}</ns0:t>
            </ns0:r>
            <ns0:r ns0:rsidRPr="00A71A62" ns0:rsidR="00B2048E">
              <ns0:rPr>
                <ns0:sz ns0:val="16"/>
                <ns0:szCs ns0:val="18"/>
              </ns0:rPr>
              <ns0:t xml:space="preserve">  Nem lakossági</ns0:t>
            </ns0:r>
          </ns0:p>
        </ns0:tc>
      </ns0:tr>
      <ns0:tr ns0:rsidTr="0035381F">
        <ns0:tblPrEx>
          <ns0:tblW ns0:w="9639" ns0:type="dxa"/>
          <ns0:tblInd ns0:w="70" ns0:type="dxa"/>
          <ns0:tblLayout ns0:type="fixed"/>
          <ns0:tblLook ns0:val="0000"/>
        </ns0:tblPrEx>
        <ns0:trPr>
          <ns0:trHeight ns0:val="397"/>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Mérési pont azonosító (POD) minden napszaki:</ns0:t>
            </ns0:r>
          </ns0:p>
        </ns0:tc>
        <ns0:tc>
          <ns0:tcPr>
            <ns0:tcW ns0:w="4779" ns0:type="dxa"/>
            <ns0:gridSpan ns0:val="2"/>
            <ns0:vAlign ns0:val="center"/>
          </ns0:tcPr>
          <ns0:p ns0:rsidR="002E77BC" ns0:rsidRPr="00A71A62">
            <ns0:pPr>
              <ns0:rPr>
                <ns0:sz ns0:val="16"/>
                <ns0:szCs ns0:val="18"/>
              </ns0:rPr>
            </ns0:pPr>
          </ns0:p>
        </ns0:tc>
      </ns0:tr>
      <ns0:tr ns0:rsidTr="0035381F">
        <ns0:tblPrEx>
          <ns0:tblW ns0:w="9639" ns0:type="dxa"/>
          <ns0:tblInd ns0:w="70" ns0:type="dxa"/>
          <ns0:tblLayout ns0:type="fixed"/>
          <ns0:tblLook ns0:val="0000"/>
        </ns0:tblPrEx>
        <ns0:trPr>
          <ns0:trHeight ns0:hRule="exact" ns0:val="397"/>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Mérési pont azonosító (POD) vezérelt:</ns0:t>
            </ns0:r>
          </ns0:p>
        </ns0:tc>
        <ns0:tc>
          <ns0:tcPr>
            <ns0:tcW ns0:w="4779" ns0:type="dxa"/>
            <ns0:gridSpan ns0:val="2"/>
            <ns0:vAlign ns0:val="center"/>
          </ns0:tcPr>
          <ns0:p ns0:rsidR="002E77BC" ns0:rsidRPr="00A71A62">
            <ns0:pPr>
              <ns0:rPr>
                <ns0:sz ns0:val="16"/>
                <ns0:szCs ns0:val="18"/>
              </ns0:rPr>
            </ns0:pPr>
          </ns0:p>
        </ns0:tc>
      </ns0:tr>
      <ns0:tr>
        <ns0:tblPrEx>
          <ns0:tblW ns0:w="9639" ns0:type="dxa"/>
          <ns0:tblInd ns0:w="70" ns0:type="dxa"/>
          <ns0:tblLayout ns0:type="fixed"/>
          <ns0:tblLook ns0:val="0000"/>
        </ns0:tblPrEx>
        <ns0:trPr>
          <ns0:trHeight ns0:hRule="exact" ns0:val="625"/>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Mérő gyári száma (POD hiányában kötelező*) minden napszaki:</ns0:t>
            </ns0:r>
          </ns0:p>
        </ns0:tc>
        <ns0:tc>
          <ns0:tcPr>
            <ns0:tcW ns0:w="4779" ns0:type="dxa"/>
            <ns0:gridSpan ns0:val="2"/>
            <ns0:vAlign ns0:val="center"/>
          </ns0:tcPr>
          <ns0:p ns0:rsidR="002E77BC" ns0:rsidRPr="00A71A62">
            <ns0:pPr>
              <ns0:rPr>
                <ns0:sz ns0:val="16"/>
                <ns0:szCs ns0:val="18"/>
              </ns0:rPr>
            </ns0:pPr>
            <ns0:r ns0:rsidRPr="00A71A62">
              <ns0:rPr>
                <ns0:color ns0:val="0000FF"/>
                <ns0:sz ns0:val="18"/>
              </ns0:rPr>
              <ns0:t>{</ns0:t>
            </ns0:r>
            <ns0:r ns0:rsidRPr="00A71A62">
              <ns0:rPr>
                <ns0:color ns0:val="0000FF"/>
                <ns0:sz ns0:val="2"/>
                <ns0:szCs ns0:val="2"/>
              </ns0:rPr>
              <ns0:t>d.Project. Mogysz</ns0:t>
            </ns0:r>
            <ns0:r ns0:rsidRPr="00A71A62">
              <ns0:rPr>
                <ns0:color ns0:val="0000FF"/>
                <ns0:sz ns0:val="18"/>
              </ns0:rPr>
              <ns0:t>}</ns0:t>
            </ns0:r>
          </ns0:p>
        </ns0:tc>
      </ns0:tr>
      <ns0:tr>
        <ns0:tblPrEx>
          <ns0:tblW ns0:w="9639" ns0:type="dxa"/>
          <ns0:tblInd ns0:w="70" ns0:type="dxa"/>
          <ns0:tblLayout ns0:type="fixed"/>
          <ns0:tblLook ns0:val="0000"/>
        </ns0:tblPrEx>
        <ns0:trPr>
          <ns0:trHeight ns0:val="270"/>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Mérő gyári száma (POD hiányában kötelező*) vezérelt:</ns0:t>
            </ns0:r>
          </ns0:p>
        </ns0:tc>
        <ns0:tc>
          <ns0:tcPr>
            <ns0:tcW ns0:w="4779" ns0:type="dxa"/>
            <ns0:gridSpan ns0:val="2"/>
            <ns0:vAlign ns0:val="center"/>
          </ns0:tcPr>
          <ns0:p ns0:rsidR="002E77BC" ns0:rsidRPr="00A71A62">
            <ns0:pPr>
              <ns0:rPr>
                <ns0:sz ns0:val="16"/>
                <ns0:szCs ns0:val="18"/>
              </ns0:rPr>
            </ns0:pPr>
            <ns0:r ns0:rsidRPr="00A71A62">
              <ns0:rPr>
                <ns0:color ns0:val="0000FF"/>
                <ns0:sz ns0:val="18"/>
              </ns0:rPr>
              <ns0:t>{</ns0:t>
            </ns0:r>
            <ns0:r ns0:rsidRPr="00A71A62">
              <ns0:rPr>
                <ns0:color ns0:val="0000FF"/>
                <ns0:sz ns0:val="2"/>
                <ns0:szCs ns0:val="2"/>
              </ns0:rPr>
              <ns0:t>d.Project. Mgyszv</ns0:t>
            </ns0:r>
            <ns0:r ns0:rsidRPr="00A71A62">
              <ns0:rPr>
                <ns0:color ns0:val="0000FF"/>
                <ns0:sz ns0:val="18"/>
              </ns0:rPr>
              <ns0:t>}</ns0:t>
            </ns0:r>
          </ns0:p>
        </ns0:tc>
      </ns0:tr>
      <ns0:tr>
        <ns0:tblPrEx>
          <ns0:tblW ns0:w="9639" ns0:type="dxa"/>
          <ns0:tblInd ns0:w="70" ns0:type="dxa"/>
          <ns0:tblLayout ns0:type="fixed"/>
          <ns0:tblLook ns0:val="0000"/>
        </ns0:tblPrEx>
        <ns0:trPr>
          <ns0:trHeight ns0:val="270"/>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Profilos felhasználás esetén minden napszaki</ns0:t>
            </ns0:r>
          </ns0:p>
          <ns0:p ns0:rsidR="002E77BC" ns0:rsidRPr="00A71A62">
            <ns0:pPr>
              <ns0:ind ns0:right="125"/>
              <ns0:jc ns0:val="right"/>
              <ns0:rPr>
                <ns0:sz ns0:val="16"/>
                <ns0:szCs ns0:val="18"/>
              </ns0:rPr>
            </ns0:pPr>
            <ns0:r ns0:rsidRPr="00A71A62">
              <ns0:rPr>
                <ns0:sz ns0:val="16"/>
                <ns0:szCs ns0:val="18"/>
              </ns0:rPr>
              <ns0:t>Mértékadó Éves Felhasználás (MÉF):</ns0:t>
            </ns0:r>
          </ns0:p>
        </ns0:tc>
        <ns0:tc>
          <ns0:tcPr>
            <ns0:tcW ns0:w="4779" ns0:type="dxa"/>
            <ns0:gridSpan ns0:val="2"/>
            <ns0:vAlign ns0:val="center"/>
          </ns0:tcPr>
          <ns0:p ns0:rsidR="002E77BC" ns0:rsidRPr="00A71A62">
            <ns0:pPr>
              <ns0:rPr>
                <ns0:sz ns0:val="16"/>
                <ns0:szCs ns0:val="18"/>
              </ns0:rPr>
            </ns0:pPr>
            <ns0:r ns0:rsidRPr="00A71A62">
              <ns0:rPr>
                <ns0:sz ns0:val="16"/>
                <ns0:szCs ns0:val="18"/>
              </ns0:rPr>
              <ns0:t>_______________     kWh</ns0:t>
            </ns0:r>
          </ns0:p>
        </ns0:tc>
      </ns0:tr>
      <ns0:tr>
        <ns0:tblPrEx>
          <ns0:tblW ns0:w="9639" ns0:type="dxa"/>
          <ns0:tblInd ns0:w="70" ns0:type="dxa"/>
          <ns0:tblLayout ns0:type="fixed"/>
          <ns0:tblLook ns0:val="0000"/>
        </ns0:tblPrEx>
        <ns0:trPr>
          <ns0:trHeight ns0:val="270"/>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Profilos felhasználás esetén vezérelt</ns0:t>
            </ns0:r>
          </ns0:p>
          <ns0:p ns0:rsidR="002E77BC" ns0:rsidRPr="00A71A62">
            <ns0:pPr>
              <ns0:ind ns0:right="125"/>
              <ns0:jc ns0:val="right"/>
              <ns0:rPr>
                <ns0:sz ns0:val="16"/>
                <ns0:szCs ns0:val="18"/>
              </ns0:rPr>
            </ns0:pPr>
            <ns0:r ns0:rsidRPr="00A71A62">
              <ns0:rPr>
                <ns0:sz ns0:val="16"/>
                <ns0:szCs ns0:val="18"/>
              </ns0:rPr>
              <ns0:t>Mértékadó Éves Felhasználás (MÉF):</ns0:t>
            </ns0:r>
          </ns0:p>
        </ns0:tc>
        <ns0:tc>
          <ns0:tcPr>
            <ns0:tcW ns0:w="4779" ns0:type="dxa"/>
            <ns0:gridSpan ns0:val="2"/>
            <ns0:vAlign ns0:val="center"/>
          </ns0:tcPr>
          <ns0:p ns0:rsidR="002E77BC" ns0:rsidRPr="00A71A62">
            <ns0:pPr>
              <ns0:rPr>
                <ns0:sz ns0:val="16"/>
                <ns0:szCs ns0:val="18"/>
              </ns0:rPr>
            </ns0:pPr>
            <ns0:r ns0:rsidRPr="00A71A62">
              <ns0:rPr>
                <ns0:sz ns0:val="16"/>
                <ns0:szCs ns0:val="18"/>
              </ns0:rPr>
              <ns0:t>_______________     kWh</ns0:t>
            </ns0:r>
          </ns0:p>
        </ns0:tc>
      </ns0:tr>
      <ns0:tr ns0:rsidTr="00B2048E">
        <ns0:tblPrEx>
          <ns0:tblW ns0:w="9639" ns0:type="dxa"/>
          <ns0:tblInd ns0:w="70" ns0:type="dxa"/>
          <ns0:tblLayout ns0:type="fixed"/>
          <ns0:tblLook ns0:val="0000"/>
        </ns0:tblPrEx>
        <ns0:trPr>
          <ns0:trHeight ns0:val="397"/>
        </ns0:trPr>
        <ns0:tc>
          <ns0:tcPr>
            <ns0:tcW ns0:w="4860" ns0:type="dxa"/>
            <ns0:shd ns0:val="clear" ns0:color="auto" ns0:fill="E6E6E6"/>
            <ns0:vAlign ns0:val="center"/>
          </ns0:tcPr>
          <ns0:p ns0:rsidR="00E52540" ns0:rsidRPr="00A71A62" ns0:rsidP="00E52540">
            <ns0:pPr>
              <ns0:ind ns0:right="125"/>
              <ns0:rPr>
                <ns0:sz ns0:val="16"/>
                <ns0:szCs ns0:val="18"/>
              </ns0:rPr>
            </ns0:pPr>
            <ns0:r ns0:rsidRPr="00A71A62">
              <ns0:rPr>
                <ns0:sz ns0:val="16"/>
                <ns0:szCs ns0:val="18"/>
              </ns0:rPr>
              <ns0:t xml:space="preserve">Szerződéses évforduló***: </ns0:t>
            </ns0:r>
          </ns0:p>
        </ns0:tc>
        <ns0:tc>
          <ns0:tcPr>
            <ns0:tcW ns0:w="2389" ns0:type="dxa"/>
            <ns0:vAlign ns0:val="center"/>
          </ns0:tcPr>
          <ns0:p ns0:rsidR="00E52540" ns0:rsidRPr="00A71A62" ns0:rsidP="00E52540">
            <ns0:pPr>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________  hónap elseje</ns0:t>
            </ns0:r>
          </ns0:p>
        </ns0:tc>
        <ns0:tc>
          <ns0:tcPr>
            <ns0:tcW ns0:w="2390" ns0:type="dxa"/>
            <ns0:vAlign ns0:val="center"/>
          </ns0:tcPr>
          <ns0:p ns0:rsidR="00E52540" ns0:rsidRPr="00A71A62" ns0:rsidP="00E52540">
            <ns0:pPr>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szerződéskötés hó-napjának első napja </ns0:t>
            </ns0:r>
          </ns0:p>
        </ns0:tc>
      </ns0:tr>
      <ns0:tr ns0:rsidTr="0035381F">
        <ns0:tblPrEx>
          <ns0:tblW ns0:w="9639" ns0:type="dxa"/>
          <ns0:tblInd ns0:w="70" ns0:type="dxa"/>
          <ns0:tblLayout ns0:type="fixed"/>
          <ns0:tblLook ns0:val="0000"/>
        </ns0:tblPrEx>
        <ns0:trPr>
          <ns0:trHeight ns0:val="397"/>
        </ns0:trPr>
        <ns0:tc>
          <ns0:tcPr>
            <ns0:tcW ns0:w="486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Felhasználási hely rendeltetése (TEÁOR kód):</ns0:t>
            </ns0:r>
          </ns0:p>
        </ns0:tc>
        <ns0:tc>
          <ns0:tcPr>
            <ns0:tcW ns0:w="4779" ns0:type="dxa"/>
            <ns0:gridSpan ns0:val="2"/>
            <ns0:vAlign ns0:val="center"/>
          </ns0:tcPr>
          <ns0:p ns0:rsidR="002E77BC" ns0:rsidRPr="00A71A62">
            <ns0:pPr>
              <ns0:rPr>
                <ns0:sz ns0:val="16"/>
                <ns0:szCs ns0:val="18"/>
              </ns0:rPr>
            </ns0:pPr>
            <ns0:r ns0:rsidRPr="00A71A62">
              <ns0:rPr>
                <ns0:sz ns0:val="16"/>
                <ns0:szCs ns0:val="18"/>
              </ns0:rPr>
              <ns0:t>Lakás</ns0:t>
            </ns0:r>
          </ns0:p>
        </ns0:tc>
      </ns0:tr>
    </ns0:tbl>
    <ns0:p ns0:rsidR="002E77BC" ns0:rsidRPr="00A71A62">
      <ns0:pPr>
        <ns0:outlineLvl ns0:val="3"/>
        <ns0:rPr>
          <ns0:sz ns0:val="16"/>
          <ns0:szCs ns0:val="18"/>
        </ns0:rPr>
      </ns0:pPr>
      <ns0:r ns0:rsidRPr="00A71A62">
        <ns0:rPr>
          <ns0:sz ns0:val="16"/>
          <ns0:szCs ns0:val="18"/>
        </ns0:rPr>
        <ns0:t xml:space="preserve">A *-gal jelölt adatok megadása kötelező. </ns0:t>
      </ns0:r>
    </ns0:p>
    <ns0:p ns0:rsidR="002E77BC" ns0:rsidRPr="00A71A62" ns0:rsidP="00265436">
      <ns0:pPr>
        <ns0:keepNext/>
        <ns0:outlineLvl ns0:val="3"/>
        <ns0:rPr>
          <ns0:sz ns0:val="16"/>
          <ns0:szCs ns0:val="18"/>
        </ns0:rPr>
      </ns0:pPr>
      <ns0:r ns0:rsidRPr="00A71A62">
        <ns0:rPr>
          <ns0:sz ns0:val="16"/>
          <ns0:szCs ns0:val="18"/>
        </ns0:rPr>
        <ns0:t>**: A használat jogcímét igazoló okiratot kérjük bemutatni.</ns0:t>
      </ns0:r>
    </ns0:p>
    <ns0:p ns0:rsidR="002E77BC" ns0:rsidRPr="00A71A62" ns0:rsidP="0027691C">
      <ns0:pPr>
        <ns0:rPr>
          <ns0:sz ns0:val="18"/>
        </ns0:rPr>
      </ns0:pPr>
      <ns0:r ns0:rsidRPr="00A71A62">
        <ns0:rPr>
          <ns0:sz ns0:val="16"/>
          <ns0:szCs ns0:val="18"/>
        </ns0:rPr>
        <ns0:t xml:space="preserve">***: </ns0:t>
      </ns0:r>
      <ns0:r ns0:rsidRPr="00A71A62" ns0:rsidR="00121FB0">
        <ns0:rPr>
          <ns0:sz ns0:val="16"/>
          <ns0:szCs ns0:val="18"/>
        </ns0:rPr>
        <ns0:t xml:space="preserve">A nem profil alapú elszámolásnál a lekötött teljesítmény csökkentési lehetőségének napja. </ns0:t>
      </ns0:r>
      <ns0:r ns0:rsidRPr="00A71A62">
        <ns0:rPr>
          <ns0:sz ns0:val="16"/>
          <ns0:szCs ns0:val="18"/>
        </ns0:rPr>
        <ns0:t xml:space="preserve">Új bekapcsolás, felhasználóváltozás, elszámolási mód váltás esetén </ns0:t>
      </ns0:r>
      <ns0:r ns0:rsidRPr="00A71A62" ns0:rsidR="00121FB0">
        <ns0:rPr>
          <ns0:sz ns0:val="16"/>
          <ns0:szCs ns0:val="18"/>
        </ns0:rPr>
        <ns0:t>kötelező megadni</ns0:t>
      </ns0:r>
      <ns0:r ns0:rsidRPr="00A71A62">
        <ns0:rPr>
          <ns0:sz ns0:val="16"/>
          <ns0:szCs ns0:val="18"/>
        </ns0:rPr>
        <ns0:t xml:space="preserve">.  </ns0:t>
      </ns0:r>
      <ns0:r ns0:rsidRPr="00A71A62">
        <ns0:rPr>
          <ns0:sz ns0:val="18"/>
        </ns0:rPr>
        <ns0:t>Mérés nélküli</ns0:t>
      </ns0:r>
      <ns0:r ns0:rsidRPr="00A71A62" ns0:rsidR="00405321">
        <ns0:rPr>
          <ns0:sz ns0:val="18"/>
        </ns0:rPr>
        <ns0:t xml:space="preserve"> elszámolásra vonatkozó adatok:</ns0:t>
      </ns0:r>
    </ns0:p>
    <ns0:p ns0:rsidR="00405321" ns0:rsidRPr="00A71A62" ns0:rsidP="0027691C">
      <ns0:pPr>
        <ns0:rPr>
          <ns0:sz ns0:val="16"/>
          <ns0:szCs ns0:val="18"/>
        </ns0:rPr>
      </ns0:pPr>
      <ns0:r ns0:rsidRPr="00A71A62">
        <ns0:rPr>
          <ns0:sz ns0:val="16"/>
          <ns0:szCs ns0:val="18"/>
        </ns0:rPr>
        <ns0:t xml:space="preserve">(Pl. </ns0:t>
      </ns0:r>
      <ns0:r ns0:rsidRPr="00A71A62" ns0:rsidR="002E77BC">
        <ns0:rPr>
          <ns0:sz ns0:val="16"/>
          <ns0:szCs ns0:val="18"/>
        </ns0:rPr>
        <ns0:t>Reklámtábla, parkoló automata, telefonfülke, kábeltévé erősítő, forgalomirányító berendezés</ns0:t>
      </ns0:r>
      <ns0:r ns0:rsidRPr="00A71A62">
        <ns0:rPr>
          <ns0:sz ns0:val="16"/>
          <ns0:szCs ns0:val="18"/>
        </ns0:rPr>
        <ns0:t>, térfigyelő kamera esetén.)</ns0:t>
      </ns0:r>
    </ns0:p>
    <ns0:p ns0:rsidR="00405321" ns0:rsidRPr="00A71A62" ns0:rsidP="0027691C">
      <ns0:pPr>
        <ns0:rPr>
          <ns0:sz ns0:val="16"/>
          <ns0:szCs ns0:val="18"/>
        </ns0:rPr>
      </ns0:pPr>
    </ns0:p>
    <ns0:p ns0:rsidR="0021134F" ns0:rsidRPr="00A71A62" ns0:rsidP="0027691C">
      <ns0:pPr>
        <ns0:rPr>
          <ns0:sz ns0:val="16"/>
          <ns0:szCs ns0:val="18"/>
        </ns0:rPr>
      </ns0:pPr>
    </ns0:p>
    <ns0:p ns0:rsidR="0021134F" ns0:rsidRPr="00A71A62" ns0:rsidP="0027691C">
      <ns0:pPr>
        <ns0:rPr>
          <ns0:sz ns0:val="16"/>
          <ns0:szCs ns0:val="18"/>
        </ns0:rPr>
      </ns0:pPr>
    </ns0:p>
    <ns0:p ns0:rsidR="0021134F" ns0:rsidRPr="00A71A62" ns0:rsidP="0027691C">
      <ns0:pPr>
        <ns0:rPr>
          <ns0:sz ns0:val="16"/>
          <ns0:szCs ns0:val="18"/>
        </ns0:rPr>
      </ns0:pPr>
    </ns0:p>
    <ns0:p ns0:rsidR="000D3B22" ns0:rsidRPr="00A71A62" ns0:rsidP="0027691C">
      <ns0:pPr>
        <ns0:rPr>
          <ns0:sz ns0:val="16"/>
          <ns0:szCs ns0:val="18"/>
        </ns0:rPr>
      </ns0:pPr>
    </ns0:p>
    <ns0:p ns0:rsidR="000D3B22" ns0:rsidRPr="00A71A62" ns0:rsidP="0027691C">
      <ns0:pPr>
        <ns0:rPr>
          <ns0:sz ns0:val="16"/>
          <ns0:szCs ns0:val="18"/>
        </ns0:rPr>
      </ns0:pPr>
    </ns0:p>
    <ns0:p ns0:rsidR="000D3B22" ns0:rsidRPr="00A71A62" ns0:rsidP="0027691C">
      <ns0:pPr>
        <ns0:rPr>
          <ns0:sz ns0:val="16"/>
          <ns0:szCs ns0:val="18"/>
        </ns0:rPr>
      </ns0:pPr>
    </ns0:p>
    <ns0:p ns0:rsidR="000D3B22" ns0:rsidRPr="00A71A62" ns0:rsidP="0027691C">
      <ns0:pPr>
        <ns0:rPr>
          <ns0:sz ns0:val="16"/>
          <ns0:szCs ns0:val="18"/>
        </ns0:rPr>
      </ns0:pPr>
    </ns0:p>
    <ns0:p ns0:rsidR="000D3B22" ns0:rsidRPr="00A71A62" ns0:rsidP="0027691C">
      <ns0:pPr>
        <ns0:rPr>
          <ns0:sz ns0:val="16"/>
          <ns0:szCs ns0:val="18"/>
        </ns0:rPr>
      </ns0:pPr>
    </ns0:p>
    <ns0:p ns0:rsidR="000D3B22" ns0:rsidRPr="00A71A62" ns0:rsidP="0027691C">
      <ns0:pPr>
        <ns0:rPr>
          <ns0:sz ns0:val="16"/>
          <ns0:szCs ns0:val="18"/>
        </ns0:rPr>
      </ns0:pPr>
    </ns0:p>
    <ns0:p ns0:rsidR="0021134F" ns0:rsidRPr="00A71A62" ns0:rsidP="0027691C">
      <ns0:pPr>
        <ns0:rPr>
          <ns0:sz ns0:val="16"/>
          <ns0:szCs ns0:val="18"/>
        </ns0:rPr>
      </ns0:pPr>
    </ns0:p>
    <ns0:p ns0:rsidR="0021134F" ns0:rsidRPr="00A71A62" ns0:rsidP="0027691C">
      <ns0:pPr>
        <ns0:rPr>
          <ns0:sz ns0:val="16"/>
          <ns0:szCs ns0:val="18"/>
        </ns0:rPr>
      </ns0:pPr>
    </ns0:p>
    <ns0:p ns0:rsidR="00405321" ns0:rsidRPr="00A71A62" ns0:rsidP="0027691C">
      <ns0:pPr>
        <ns0:rPr>
          <ns0:sz ns0:val="16"/>
          <ns0:szCs ns0:val="18"/>
        </ns0:rPr>
      </ns0:pPr>
      <ns0:r ns0:rsidRPr="00A71A62">
        <ns0:rPr>
          <ns0:sz ns0:val="16"/>
          <ns0:szCs ns0:val="18"/>
        </ns0:rPr>
        <ns0:t>Villamos-energia f</ns0:t>
      </ns0:r>
      <ns0:r ns0:rsidRPr="00A71A62" ns0:rsidR="002E77BC">
        <ns0:rPr>
          <ns0:sz ns0:val="16"/>
          <ns0:szCs ns0:val="18"/>
        </ns0:rPr>
        <ns0:t xml:space="preserve">elhasználás </ns0:t>
      </ns0:r>
      <ns0:r ns0:rsidRPr="00A71A62">
        <ns0:rPr>
          <ns0:sz ns0:val="16"/>
          <ns0:szCs ns0:val="18"/>
        </ns0:rPr>
        <ns0:t xml:space="preserve">számításához az üzemidő </ns0:t>
      </ns0:r>
      <ns0:r ns0:rsidRPr="00A71A62" ns0:rsidR="002E77BC">
        <ns0:rPr>
          <ns0:sz ns0:val="16"/>
          <ns0:szCs ns0:val="18"/>
        </ns0:rPr>
        <ns0:t>meghatározásá</ns0:t>
      </ns0:r>
      <ns0:r ns0:rsidRPr="00A71A62">
        <ns0:rPr>
          <ns0:sz ns0:val="16"/>
          <ns0:szCs ns0:val="18"/>
        </ns0:rPr>
        <ns0:t xml:space="preserve">nak </ns0:t>
      </ns0:r>
      <ns0:r ns0:rsidRPr="00A71A62" ns0:rsidR="002E77BC">
        <ns0:rPr>
          <ns0:sz ns0:val="16"/>
          <ns0:szCs ns0:val="18"/>
        </ns0:rPr>
        <ns0:t>alapja</ns0:t>
      </ns0:r>
      <ns0:r ns0:rsidRPr="00A71A62">
        <ns0:rPr>
          <ns0:sz ns0:val="16"/>
          <ns0:szCs ns0:val="18"/>
        </ns0:rPr>
        <ns0:t>:</ns0:t>
      </ns0:r>
    </ns0:p>
    <ns0:p ns0:rsidR="002E77BC" ns0:rsidRPr="00A71A62" ns0:rsidP="0027691C">
      <ns0:pPr>
        <ns0:rPr>
          <ns0:sz ns0:val="16"/>
          <ns0:szCs ns0:val="18"/>
        </ns0:rPr>
      </ns0:pPr>
      <ns0:r ns0:rsidRPr="00A71A62">
        <ns0:rPr>
          <ns0:sz ns0:val="16"/>
          <ns0:szCs ns0:val="18"/>
        </ns0:rPr>
        <ns0:t xml:space="preserve">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Közvilágítási naptár</ns0:t>
      </ns0:r>
      <ns0:r ns0:rsidRPr="00A71A62" ns0:rsidR="00093518">
        <ns0:rPr>
          <ns0:sz ns0:val="16"/>
          <ns0:szCs ns0:val="18"/>
        </ns0:rPr>
        <ns0:t xml:space="preserve"> </ns0:t>
      </ns0:r>
      <ns0:r ns0:rsidRPr="00A71A62">
        <ns0:rPr>
          <ns0:sz ns0:val="16"/>
          <ns0:szCs ns0:val="18"/>
        </ns0:rPr>
        <ns0:t xml:space="preserve">  </ns0:t>
      </ns0:r>
      <ns0:r ns0:rsidRPr="00A71A62" ns0:rsidR="00405321">
        <ns0:rPr>
          <ns0:sz ns0:val="16"/>
          <ns0:szCs ns0:val="18"/>
        </ns0:rPr>
        <ns0:tab/>
      </ns0:r>
      <ns0:r ns0:rsidRPr="00A71A62" ns0:rsidR="00405321">
        <ns0:rPr>
          <ns0:sz ns0:val="16"/>
          <ns0:szCs ns0:val="18"/>
        </ns0:rPr>
        <ns0:fldChar ns0:fldCharType="begin">
          <ns0:ffData>
            <ns0:name ns0:val="Jelölő16"/>
            <ns0:enabled/>
            <ns0:calcOnExit ns0:val="0"/>
            <ns0:checkBox>
              <ns0:sizeAuto/>
              <ns0:default ns0:val="0"/>
            </ns0:checkBox>
          </ns0:ffData>
        </ns0:fldChar>
      </ns0:r>
      <ns0:r ns0:rsidRPr="00A71A62" ns0:rsidR="00405321">
        <ns0:rPr>
          <ns0:sz ns0:val="16"/>
          <ns0:szCs ns0:val="18"/>
        </ns0:rPr>
        <ns0:instrText xml:space="preserve"> FORMCHECKBOX </ns0:instrText>
      </ns0:r>
      <ns0:r ns0:rsidR="00DC6760">
        <ns0:rPr>
          <ns0:sz ns0:val="16"/>
          <ns0:szCs ns0:val="18"/>
        </ns0:rPr>
        <ns0:fldChar ns0:fldCharType="separate"/>
      </ns0:r>
      <ns0:r ns0:rsidRPr="00A71A62" ns0:rsidR="00405321">
        <ns0:rPr>
          <ns0:sz ns0:val="16"/>
          <ns0:szCs ns0:val="18"/>
        </ns0:rPr>
        <ns0:fldChar ns0:fldCharType="end"/>
      </ns0:r>
      <ns0:r ns0:rsidRPr="00A71A62" ns0:rsidR="00405321">
        <ns0:rPr>
          <ns0:sz ns0:val="16"/>
          <ns0:szCs ns0:val="18"/>
        </ns0:rPr>
        <ns0:t xml:space="preserve">   Egész napos, évi 8760 óra</ns0:t>
      </ns0:r>
      <ns0:r ns0:rsidRPr="00A71A62" ns0:rsidR="00405321">
        <ns0:rPr>
          <ns0:sz ns0:val="16"/>
          <ns0:szCs ns0:val="18"/>
        </ns0:rPr>
        <ns0:tab/>
      </ns0:r>
      <ns0:r ns0:rsidRPr="00A71A62" ns0:rsidR="00405321">
        <ns0:rPr>
          <ns0:sz ns0:val="16"/>
          <ns0:szCs ns0:val="18"/>
        </ns0:rPr>
        <ns0:tab/>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Napi üzemóra: …………</ns0:t>
      </ns0:r>
      <ns0:r ns0:rsidRPr="00A71A62" ns0:rsidR="00405321">
        <ns0:rPr>
          <ns0:sz ns0:val="16"/>
          <ns0:szCs ns0:val="18"/>
        </ns0:rPr>
        <ns0:t xml:space="preserve"> óra</ns0:t>
      </ns0:r>
    </ns0:p>
    <ns0:p ns0:rsidR="002E77BC" ns0:rsidRPr="00A71A62" ns0:rsidP="00FE5B0A">
      <ns0:pPr>
        <ns0:jc ns0:val="both"/>
        <ns0:rPr>
          <ns0:sz ns0:val="16"/>
          <ns0:szCs ns0:val="18"/>
        </ns0:rPr>
      </ns0:pPr>
    </ns0:p>
    <ns0:p ns0:rsidR="00405321" ns0:rsidRPr="00A71A62" ns0:rsidP="00FE5B0A">
      <ns0:pPr>
        <ns0:jc ns0:val="both"/>
        <ns0:rPr>
          <ns0:sz ns0:val="16"/>
          <ns0:szCs ns0:val="18"/>
        </ns0:rPr>
      </ns0:pPr>
      <ns0:r ns0:rsidRPr="00A71A62">
        <ns0:rPr>
          <ns0:sz ns0:val="16"/>
          <ns0:szCs ns0:val="18"/>
        </ns0:rPr>
        <ns0:t>Figyelembe vett teljesítmény:</ns0:t>
      </ns0:r>
    </ns0:p>
    <ns0:p ns0:rsidR="00093518" ns0:rsidRPr="00A71A62" ns0:rsidP="00405321">
      <ns0:pPr>
        <ns0:keepNext/>
        <ns0:spacing ns0:before="60" ns0:after="60"/>
        <ns0:jc ns0:val="both"/>
        <ns0:outlineLvl ns0:val="2"/>
        <ns0:rPr>
          <ns0:bCs/>
          <ns0:sz ns0:val="16"/>
          <ns0:szCs ns0:val="18"/>
        </ns0:rPr>
      </ns0:pP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sz ns0:val="16"/>
          <ns0:szCs ns0:val="18"/>
        </ns0:rPr>
        <ns0:t xml:space="preserve">   Első túláram</ns0:t>
      </ns0:r>
      <ns0:r ns0:rsidRPr="00A71A62" ns0:rsidR="007170ED">
        <ns0:rPr>
          <ns0:bCs/>
          <ns0:sz ns0:val="16"/>
          <ns0:szCs ns0:val="18"/>
        </ns0:rPr>
        <ns0:t xml:space="preserve"> </ns0:t>
      </ns0:r>
      <ns0:r ns0:rsidRPr="00A71A62">
        <ns0:rPr>
          <ns0:bCs/>
          <ns0:sz ns0:val="16"/>
          <ns0:szCs ns0:val="18"/>
        </ns0:rPr>
        <ns0:t>védelmi eszköz névleges árama</ns0:t>
      </ns0:r>
      <ns0:r ns0:rsidRPr="00A71A62" ns0:rsidR="00405321">
        <ns0:rPr>
          <ns0:bCs/>
          <ns0:sz ns0:val="16"/>
          <ns0:szCs ns0:val="18"/>
        </ns0:rPr>
        <ns0:t xml:space="preserve"> a 3.3. pont szerint, vagy</ns0:t>
      </ns0:r>
    </ns0:p>
    <ns0:p ns0:rsidR="00093518" ns0:rsidRPr="00A71A62" ns0:rsidP="00093518">
      <ns0:pPr>
        <ns0:keepNext/>
        <ns0:spacing ns0:before="60" ns0:after="60"/>
        <ns0:jc ns0:val="both"/>
        <ns0:outlineLvl ns0:val="2"/>
        <ns0:rPr>
          <ns0:bCs/>
          <ns0:sz ns0:val="16"/>
          <ns0:szCs ns0:val="18"/>
        </ns0:rPr>
      </ns0:pP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sz ns0:val="16"/>
          <ns0:szCs ns0:val="18"/>
        </ns0:rPr>
        <ns0:t xml:space="preserve">   Felhasználói berendezés névleges teljesítménye </ns0:t>
      </ns0:r>
      <ns0:r ns0:rsidRPr="00A71A62" ns0:rsidR="00823DFF">
        <ns0:rPr>
          <ns0:bCs/>
          <ns0:sz ns0:val="16"/>
          <ns0:szCs ns0:val="18"/>
        </ns0:rPr>
        <ns0:t xml:space="preserve">az </ns0:t>
      </ns0:r>
      <ns0:r ns0:rsidRPr="00A71A62" ns0:rsidR="00823DFF">
        <ns0:rPr>
          <ns0:bCs/>
          <ns0:color ns0:val="212100"/>
          <ns0:sz ns0:val="16"/>
          <ns0:szCs ns0:val="18"/>
        </ns0:rPr>
        <ns0:t>elosztóval történt megállapodás</ns0:t>
      </ns0:r>
      <ns0:r ns0:rsidRPr="00A71A62">
        <ns0:rPr>
          <ns0:bCs/>
          <ns0:sz ns0:val="16"/>
          <ns0:szCs ns0:val="18"/>
        </ns0:rPr>
        <ns0:t>* alapján:</ns0:t>
      </ns0:r>
      <ns0:r ns0:rsidRPr="00A71A62" ns0:rsidR="00823DFF">
        <ns0:rPr>
          <ns0:bCs/>
          <ns0:sz ns0:val="16"/>
          <ns0:szCs ns0:val="18"/>
        </ns0:rPr>
        <ns0:t xml:space="preserve">  </ns0:t>
      </ns0:r>
      <ns0:r ns0:rsidRPr="00A71A62">
        <ns0:rPr>
          <ns0:bCs/>
          <ns0:sz ns0:val="16"/>
          <ns0:szCs ns0:val="18"/>
        </ns0:rPr>
        <ns0:t>………………..  kW</ns0:t>
      </ns0:r>
    </ns0:p>
    <ns0:p ns0:rsidR="002E77BC" ns0:rsidRPr="00A71A62" ns0:rsidP="00FE5B0A">
      <ns0:pPr>
        <ns0:keepNext/>
        <ns0:spacing ns0:before="60" ns0:after="60"/>
        <ns0:jc ns0:val="both"/>
        <ns0:outlineLvl ns0:val="2"/>
        <ns0:rPr>
          <ns0:bCs/>
          <ns0:color ns0:val="212100"/>
          <ns0:sz ns0:val="16"/>
          <ns0:szCs ns0:val="18"/>
        </ns0:rPr>
      </ns0:pPr>
      <ns0:r ns0:rsidRPr="00A71A62">
        <ns0:rPr>
          <ns0:bCs/>
          <ns0:color ns0:val="212100"/>
          <ns0:sz ns0:val="16"/>
          <ns0:szCs ns0:val="18"/>
        </ns0:rPr>
        <ns0:t>* A</ns0:t>
      </ns0:r>
      <ns0:r ns0:rsidRPr="00A71A62" ns0:rsidR="00823DFF">
        <ns0:rPr>
          <ns0:bCs/>
          <ns0:color ns0:val="212100"/>
          <ns0:sz ns0:val="16"/>
          <ns0:szCs ns0:val="18"/>
        </ns0:rPr>
        <ns0:t xml:space="preserve"> </ns0:t>
      </ns0:r>
      <ns0:r ns0:rsidRPr="00A71A62">
        <ns0:rPr>
          <ns0:bCs/>
          <ns0:color ns0:val="212100"/>
          <ns0:sz ns0:val="16"/>
          <ns0:szCs ns0:val="18"/>
        </ns0:rPr>
        <ns0:t>megállapodást jelen igénybejelentőhöz mellékletként csatolni kell.</ns0:t>
      </ns0:r>
    </ns0:p>
    <ns0:p ns0:rsidR="00093518" ns0:rsidRPr="00A71A62" ns0:rsidP="0027691C">
      <ns0:pPr>
        <ns0:rPr>
          <ns0:sz ns0:val="22"/>
          <ns0:szCs ns0:val="24"/>
        </ns0:rPr>
      </ns0:pPr>
    </ns0:p>
    <ns0:p ns0:rsidR="002E77BC" ns0:rsidRPr="00A71A62" ns0:rsidP="00FE5B0A">
      <ns0:pPr>
        <ns0:keepNext/>
        <ns0:spacing ns0:before="60" ns0:after="60"/>
        <ns0:outlineLvl ns0:val="2"/>
        <ns0:rPr>
          <ns0:bCs/>
          <ns0:i/>
          <ns0:sz ns0:val="16"/>
          <ns0:szCs ns0:val="18"/>
        </ns0:rPr>
      </ns0:pPr>
      <ns0:r ns0:rsidRPr="00A71A62">
        <ns0:rPr>
          <ns0:bCs/>
          <ns0:i/>
          <ns0:sz ns0:val="16"/>
          <ns0:szCs ns0:val="18"/>
        </ns0:rPr>
        <ns0:t>Csatlakozási pont használati módja:</ns0:t>
      </ns0:r>
      <ns0:r ns0:rsidRPr="00A71A62">
        <ns0:rPr>
          <ns0:bCs/>
          <ns0:i/>
          <ns0:sz ns0:val="16"/>
          <ns0:szCs ns0:val="18"/>
        </ns0:rPr>
        <ns0:tab/>
      </ns0: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i/>
          <ns0:sz ns0:val="16"/>
          <ns0:szCs ns0:val="18"/>
        </ns0:rPr>
        <ns0:t xml:space="preserve">  Üzemszerű</ns0:t>
      </ns0:r>
      <ns0:r ns0:rsidRPr="00A71A62">
        <ns0:rPr>
          <ns0:bCs/>
          <ns0:i/>
          <ns0:sz ns0:val="16"/>
          <ns0:szCs ns0:val="18"/>
        </ns0:rPr>
        <ns0:tab/>
      </ns0:r>
      <ns0:r ns0:rsidRPr="00A71A62">
        <ns0:rPr>
          <ns0:bCs/>
          <ns0:i/>
          <ns0:sz ns0:val="16"/>
          <ns0:szCs ns0:val="18"/>
        </ns0:rPr>
        <ns0:tab/>
      </ns0:r>
      <ns0:r ns0:rsidRPr="00A71A62">
        <ns0:rPr>
          <ns0:bCs/>
          <ns0:i/>
          <ns0:sz ns0:val="16"/>
          <ns0:szCs ns0:val="18"/>
        </ns0:rPr>
        <ns0:tab/>
      </ns0:r>
      <ns0:r ns0:rsidRPr="00A71A62">
        <ns0:rPr>
          <ns0:bCs/>
          <ns0:sz ns0:val="16"/>
          <ns0:szCs ns0:val="18"/>
        </ns0:rPr>
        <ns0:fldChar ns0:fldCharType="begin">
          <ns0:ffData>
            <ns0:name ns0:val="Jelölő16"/>
            <ns0:enabled/>
            <ns0:calcOnExit ns0:val="0"/>
            <ns0:checkBox>
              <ns0:sizeAuto/>
              <ns0:default ns0:val="0"/>
            </ns0:checkBox>
          </ns0:ffData>
        </ns0:fldChar>
      </ns0:r>
      <ns0:r ns0:rsidRPr="00A71A62">
        <ns0:rPr>
          <ns0:bCs/>
          <ns0:sz ns0:val="16"/>
          <ns0:szCs ns0:val="18"/>
        </ns0:rPr>
        <ns0:instrText xml:space="preserve"> FORMCHECKBOX </ns0:instrText>
      </ns0:r>
      <ns0:r ns0:rsidR="00DC6760">
        <ns0:rPr>
          <ns0:bCs/>
          <ns0:sz ns0:val="16"/>
          <ns0:szCs ns0:val="18"/>
        </ns0:rPr>
        <ns0:fldChar ns0:fldCharType="separate"/>
      </ns0:r>
      <ns0:r ns0:rsidRPr="00A71A62">
        <ns0:rPr>
          <ns0:bCs/>
          <ns0:sz ns0:val="16"/>
          <ns0:szCs ns0:val="18"/>
        </ns0:rPr>
        <ns0:fldChar ns0:fldCharType="end"/>
      </ns0:r>
      <ns0:r ns0:rsidRPr="00A71A62">
        <ns0:rPr>
          <ns0:bCs/>
          <ns0:i/>
          <ns0:sz ns0:val="16"/>
          <ns0:szCs ns0:val="18"/>
        </ns0:rPr>
        <ns0:t xml:space="preserve">  Többirányú</ns0:t>
      </ns0:r>
    </ns0:p>
    <ns0:p ns0:rsidR="002E77BC" ns0:rsidRPr="00A71A62" ns0:rsidP="00577E0E">
      <ns0:pPr>
        <ns0:keepNext/>
        <ns0:numPr>
          <ns0:ilvl ns0:val="1"/>
          <ns0:numId ns0:val="8"/>
        </ns0:numPr>
        <ns0:spacing ns0:before="120" ns0:after="60"/>
        <ns0:ind ns0:left="357" ns0:hanging="357"/>
        <ns0:outlineLvl ns0:val="2"/>
        <ns0:rPr>
          <ns0:bCs/>
          <ns0:i/>
          <ns0:sz ns0:val="16"/>
          <ns0:szCs ns0:val="18"/>
        </ns0:rPr>
      </ns0:pPr>
      <ns0:r ns0:rsidRPr="00A71A62">
        <ns0:rPr>
          <ns0:bCs/>
          <ns0:i/>
          <ns0:sz ns0:val="16"/>
          <ns0:szCs ns0:val="18"/>
        </ns0:rPr>
        <ns0:t>Igény</ns0:t>
      </ns0:r>
      <ns0:r ns0:rsidRPr="00A71A62" ns0:rsidR="00517DE7">
        <ns0:rPr>
          <ns0:bCs/>
          <ns0:i/>
          <ns0:sz ns0:val="16"/>
          <ns0:szCs ns0:val="18"/>
        </ns0:rPr>
        <ns0:t>el</ns0:t>
      </ns0:r>
      <ns0:r ns0:rsidRPr="00A71A62" ns0:rsidR="00482759">
        <ns0:rPr>
          <ns0:bCs/>
          <ns0:i/>
          <ns0:sz ns0:val="16"/>
          <ns0:szCs ns0:val="18"/>
        </ns0:rPr>
        <ns0:t xml:space="preserve">t </ns0:t>
      </ns0:r>
      <ns0:r ns0:rsidRPr="00A71A62">
        <ns0:rPr>
          <ns0:bCs/>
          <ns0:i/>
          <ns0:sz ns0:val="16"/>
          <ns0:szCs ns0:val="18"/>
        </ns0:rPr>
        <ns0:t>teljesítmény:</ns0:t>
      </ns0:r>
    </ns0:p>
    <ns0:p ns0:rsidR="00823DFF" ns0:rsidRPr="00A71A62" ns0:rsidP="0027691C">
      <ns0:pPr>
        <ns0:rPr>
          <ns0:sz ns0:val="16"/>
          <ns0:szCs ns0:val="18"/>
        </ns0:rPr>
      </ns0:pPr>
      <ns0:r ns0:rsidRPr="00A71A62">
        <ns0:rPr>
          <ns0:sz ns0:val="16"/>
          <ns0:szCs ns0:val="18"/>
        </ns0:rPr>
        <ns0:t>Profil alapú elszámolás esetén</ns0:t>
      </ns0:r>
      <ns0:r ns0:rsidRPr="00A71A62" ns0:rsidR="00D748DC">
        <ns0:rPr>
          <ns0:sz ns0:val="16"/>
          <ns0:szCs ns0:val="18"/>
        </ns0:rPr>
        <ns0:t xml:space="preserve"> (legfeljebb 3 x 80 Amper)</ns0:t>
      </ns0:r>
      <ns0:r ns0:rsidRPr="00A71A62">
        <ns0:rPr>
          <ns0:sz ns0:val="16"/>
          <ns0:szCs ns0:val="18"/>
        </ns0:rPr>
        <ns0:t>:</ns0:t>
      </ns0:r>
    </ns0:p>
    <ns0:p ns0:rsidR="002E77BC" ns0:rsidRPr="00A71A62">
      <ns0:pPr>
        <ns0:rPr>
          <ns0:sz ns0:val="10"/>
          <ns0:szCs ns0:val="12"/>
        </ns0:rPr>
      </ns0:pPr>
    </ns0:p>
    <ns0:tbl>
      <ns0:tblPr>
        <ns0:tblW ns0:w="9639" ns0:type="dxa"/>
        <ns0:tblInd ns0:w="7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977"/>
        <ns0:gridCol ns0:w="6662"/>
      </ns0:tblGrid>
      <ns0:tr ns0:rsidTr="0027691C">
        <ns0:tblPrEx>
          <ns0:tblW ns0:w="9639" ns0:type="dxa"/>
          <ns0:tblInd ns0:w="70" ns0:type="dxa"/>
          <ns0:tblLayout ns0:type="fixed"/>
          <ns0:tblLook ns0:val="0000"/>
        </ns0:tblPrEx>
        <ns0:trPr>
          <ns0:trHeight ns0:val="766"/>
        </ns0:trPr>
        <ns0:tc>
          <ns0:tcPr>
            <ns0:tcW ns0:w="2977" ns0:type="dxa"/>
            <ns0:shd ns0:val="clear" ns0:color="auto" ns0:fill="E6E6E6"/>
          </ns0:tcPr>
          <ns0:p ns0:rsidR="00823DFF" ns0:rsidRPr="00A71A62" ns0:rsidP="0027691C">
            <ns0:pPr>
              <ns0:keepNext/>
              <ns0:outlineLvl ns0:val="3"/>
              <ns0:rPr>
                <ns0:sz ns0:val="16"/>
                <ns0:szCs ns0:val="18"/>
              </ns0:rPr>
            </ns0:pPr>
          </ns0:p>
          <ns0:p ns0:rsidR="00482759" ns0:rsidRPr="00A71A62">
            <ns0:pPr>
              <ns0:keepNext/>
              <ns0:outlineLvl ns0:val="3"/>
              <ns0:rPr>
                <ns0:sz ns0:val="16"/>
                <ns0:szCs ns0:val="18"/>
              </ns0:rPr>
            </ns0:pPr>
            <ns0:r ns0:rsidRPr="00A71A62">
              <ns0:rPr>
                <ns0:sz ns0:val="16"/>
                <ns0:szCs ns0:val="18"/>
              </ns0:rPr>
              <ns0:t>Mindennapszaki*:</ns0:t>
            </ns0:r>
          </ns0:p>
          <ns0:p ns0:rsidR="00482759" ns0:rsidRPr="00A71A62">
            <ns0:pPr>
              <ns0:keepNext/>
              <ns0:outlineLvl ns0:val="3"/>
              <ns0:rPr>
                <ns0:sz ns0:val="16"/>
                <ns0:szCs ns0:val="18"/>
              </ns0:rPr>
            </ns0:pPr>
          </ns0:p>
          <ns0:p ns0:rsidR="002E77BC" ns0:rsidRPr="00A71A62" ns0:rsidP="0027691C">
            <ns0:pPr>
              <ns0:keepNext/>
              <ns0:outlineLvl ns0:val="3"/>
              <ns0:rPr>
                <ns0:sz ns0:val="16"/>
                <ns0:szCs ns0:val="18"/>
              </ns0:rPr>
            </ns0:pPr>
            <ns0:r ns0:rsidRPr="00A71A62">
              <ns0:rPr>
                <ns0:sz ns0:val="16"/>
                <ns0:szCs ns0:val="18"/>
              </ns0:rPr>
              <ns0:t>Vezérelt:</ns0:t>
            </ns0:r>
          </ns0:p>
          <ns0:p ns0:rsidR="00FE5C89" ns0:rsidRPr="00A71A62" ns0:rsidP="0027691C">
            <ns0:pPr>
              <ns0:keepNext/>
              <ns0:outlineLvl ns0:val="3"/>
              <ns0:rPr>
                <ns0:sz ns0:val="16"/>
                <ns0:szCs ns0:val="18"/>
              </ns0:rPr>
            </ns0:pPr>
            <ns0:r ns0:rsidRPr="00A71A62">
              <ns0:rPr>
                <ns0:sz ns0:val="16"/>
                <ns0:szCs ns0:val="18"/>
              </ns0:rPr>
              <ns0:br/>
              <ns0:t>„H” tarifa:</ns0:t>
            </ns0:r>
          </ns0:p>
        </ns0:tc>
        <ns0:tc>
          <ns0:tcPr>
            <ns0:tcW ns0:w="6662" ns0:type="dxa"/>
          </ns0:tcPr>
          <ns0:p ns0:rsidR="002E77BC" ns0:rsidRPr="00A71A62" ns0:rsidP="0027691C">
            <ns0:pPr>
              <ns0:spacing ns0:before="120" ns0:line="480" ns0:lineRule="auto"/>
              <ns0:rPr>
                <ns0:sz ns0:val="16"/>
                <ns0:szCs ns0:val="18"/>
              </ns0:rPr>
            </ns0:pPr>
            <ns0:r ns0:rsidRPr="00A71A62">
              <ns0:rPr>
                <ns0:sz ns0:val="16"/>
                <ns0:szCs ns0:val="18"/>
              </ns0:rPr>
              <ns0:t>_________ kW</ns0:t>
            </ns0:r>
            <ns0:r ns0:rsidRPr="00A71A62">
              <ns0:rPr>
                <ns0:sz ns0:val="16"/>
                <ns0:szCs ns0:val="18"/>
              </ns0:rPr>
              <ns0:tab/>
              <ns0:t xml:space="preserve">L1: </ns0:t>
            </ns0:r>
            <ns0:r ns0:rsidRPr="00A71A62" ns0:rsidR="00D94701">
              <ns0:rPr>
                <ns0:color ns0:val="0000FF"/>
                <ns0:sz ns0:val="22"/>
                <ns0:szCs ns0:val="24"/>
              </ns0:rPr>
              <ns0:t>{</ns0:t>
            </ns0:r>
            <ns0:r ns0:rsidRPr="00A71A62" ns0:rsidR="00D94701">
              <ns0:rPr>
                <ns0:color ns0:val="0000FF"/>
                <ns0:sz ns0:val="2"/>
                <ns0:szCs ns0:val="2"/>
              </ns0:rPr>
              <ns0:t>d.Project.Iml1</ns0:t>
            </ns0:r>
            <ns0:r ns0:rsidRPr="00A71A62" ns0:rsidR="00D94701">
              <ns0:rPr>
                <ns0:color ns0:val="0000FF"/>
                <ns0:sz ns0:val="22"/>
                <ns0:szCs ns0:val="24"/>
              </ns0:rPr>
              <ns0:t>}__</ns0:t>
            </ns0:r>
            <ns0:r ns0:rsidRPr="00A71A62">
              <ns0:rPr>
                <ns0:sz ns0:val="16"/>
                <ns0:szCs ns0:val="18"/>
              </ns0:rPr>
              <ns0:t xml:space="preserve"> A; L2: </ns0:t>
            </ns0:r>
            <ns0:r ns0:rsidRPr="00A71A62" ns0:rsidR="00D94701">
              <ns0:rPr>
                <ns0:color ns0:val="0000FF"/>
                <ns0:sz ns0:val="22"/>
                <ns0:szCs ns0:val="24"/>
              </ns0:rPr>
              <ns0:t>{</ns0:t>
            </ns0:r>
            <ns0:r ns0:rsidRPr="00A71A62" ns0:rsidR="00D94701">
              <ns0:rPr>
                <ns0:color ns0:val="0000FF"/>
                <ns0:sz ns0:val="2"/>
                <ns0:szCs ns0:val="2"/>
              </ns0:rPr>
              <ns0:t>d.Project.Iml2</ns0:t>
            </ns0:r>
            <ns0:r ns0:rsidRPr="00A71A62" ns0:rsidR="00D94701">
              <ns0:rPr>
                <ns0:color ns0:val="0000FF"/>
                <ns0:sz ns0:val="22"/>
                <ns0:szCs ns0:val="24"/>
              </ns0:rPr>
              <ns0:t>}__</ns0:t>
            </ns0:r>
            <ns0:r ns0:rsidRPr="00A71A62">
              <ns0:rPr>
                <ns0:sz ns0:val="16"/>
                <ns0:szCs ns0:val="18"/>
              </ns0:rPr>
              <ns0:t xml:space="preserve"> A; L3: </ns0:t>
            </ns0:r>
            <ns0:r ns0:rsidRPr="00A71A62" ns0:rsidR="00D94701">
              <ns0:rPr>
                <ns0:color ns0:val="0000FF"/>
                <ns0:sz ns0:val="22"/>
                <ns0:szCs ns0:val="24"/>
              </ns0:rPr>
              <ns0:t>{</ns0:t>
            </ns0:r>
            <ns0:r ns0:rsidRPr="00A71A62" ns0:rsidR="00D94701">
              <ns0:rPr>
                <ns0:color ns0:val="0000FF"/>
                <ns0:sz ns0:val="2"/>
                <ns0:szCs ns0:val="2"/>
              </ns0:rPr>
              <ns0:t>d.Project.Iml3</ns0:t>
            </ns0:r>
            <ns0:r ns0:rsidRPr="00A71A62" ns0:rsidR="00D94701">
              <ns0:rPr>
                <ns0:color ns0:val="0000FF"/>
                <ns0:sz ns0:val="22"/>
                <ns0:szCs ns0:val="24"/>
              </ns0:rPr>
              <ns0:t>}__</ns0:t>
            </ns0:r>
            <ns0:r ns0:rsidRPr="00A71A62">
              <ns0:rPr>
                <ns0:sz ns0:val="16"/>
                <ns0:szCs ns0:val="18"/>
              </ns0:rPr>
              <ns0:t xml:space="preserve"> A; összesen: </ns0:t>
            </ns0:r>
            <ns0:r ns0:rsidRPr="00D70FBE" ns0:rsidR="00D70FBE">
              <ns0:rPr>
                <ns0:color ns0:val="0000FF"/>
                <ns0:sz ns0:val="22"/>
                <ns0:szCs ns0:val="24"/>
              </ns0:rPr>
              <ns0:t>{</ns0:t>
            </ns0:r>
            <ns0:r ns0:rsidRPr="00D70FBE" ns0:rsidR="00D70FBE">
              <ns0:rPr>
                <ns0:color ns0:val="0000FF"/>
                <ns0:sz ns0:val="2"/>
                <ns0:szCs ns0:val="2"/>
              </ns0:rPr>
              <ns0:t>d.Project.Ot</ns0:t>
            </ns0:r>
            <ns0:r ns0:rsidRPr="00D70FBE" ns0:rsidR="00D70FBE">
              <ns0:rPr>
                <ns0:color ns0:val="0000FF"/>
                <ns0:sz ns0:val="22"/>
                <ns0:szCs ns0:val="24"/>
              </ns0:rPr>
              <ns0:t>}</ns0:t>
            </ns0:r>
            <ns0:r ns0:rsidRPr="00A71A62">
              <ns0:rPr>
                <ns0:sz ns0:val="16"/>
                <ns0:szCs ns0:val="18"/>
              </ns0:rPr>
              <ns0:t>A</ns0:t>
            </ns0:r>
          </ns0:p>
          <ns0:p ns0:rsidR="00FE5C89" ns0:rsidRPr="00A71A62" ns0:rsidP="0027691C">
            <ns0:pPr>
              <ns0:spacing ns0:line="480" ns0:lineRule="auto"/>
              <ns0:rPr>
                <ns0:sz ns0:val="16"/>
                <ns0:szCs ns0:val="18"/>
              </ns0:rPr>
            </ns0:pPr>
            <ns0:r ns0:rsidRPr="00A71A62">
              <ns0:rPr>
                <ns0:sz ns0:val="16"/>
                <ns0:szCs ns0:val="18"/>
              </ns0:rPr>
              <ns0:t>_________ kW</ns0:t>
            </ns0:r>
            <ns0:r ns0:rsidRPr="00A71A62">
              <ns0:rPr>
                <ns0:sz ns0:val="16"/>
                <ns0:szCs ns0:val="18"/>
              </ns0:rPr>
              <ns0:tab/>
              <ns0:t xml:space="preserve">L1: </ns0:t>
            </ns0:r>
            <ns0:r ns0:rsidRPr="00A71A62" ns0:rsidR="00D94701">
              <ns0:rPr>
                <ns0:color ns0:val="0000FF"/>
                <ns0:sz ns0:val="22"/>
                <ns0:szCs ns0:val="24"/>
              </ns0:rPr>
              <ns0:t>{</ns0:t>
            </ns0:r>
            <ns0:r ns0:rsidRPr="00A71A62" ns0:rsidR="00D94701">
              <ns0:rPr>
                <ns0:color ns0:val="0000FF"/>
                <ns0:sz ns0:val="2"/>
                <ns0:szCs ns0:val="2"/>
              </ns0:rPr>
              <ns0:t>d.Project.Ivl1</ns0:t>
            </ns0:r>
            <ns0:r ns0:rsidRPr="00A71A62" ns0:rsidR="00D94701">
              <ns0:rPr>
                <ns0:color ns0:val="0000FF"/>
                <ns0:sz ns0:val="22"/>
                <ns0:szCs ns0:val="24"/>
              </ns0:rPr>
              <ns0:t>}__</ns0:t>
            </ns0:r>
            <ns0:r ns0:rsidRPr="00A71A62">
              <ns0:rPr>
                <ns0:sz ns0:val="16"/>
                <ns0:szCs ns0:val="18"/>
              </ns0:rPr>
              <ns0:t xml:space="preserve"> A; L2: </ns0:t>
            </ns0:r>
            <ns0:r ns0:rsidRPr="00A71A62" ns0:rsidR="00D94701">
              <ns0:rPr>
                <ns0:color ns0:val="0000FF"/>
                <ns0:sz ns0:val="22"/>
                <ns0:szCs ns0:val="24"/>
              </ns0:rPr>
              <ns0:t>{</ns0:t>
            </ns0:r>
            <ns0:r ns0:rsidRPr="00A71A62" ns0:rsidR="00D94701">
              <ns0:rPr>
                <ns0:color ns0:val="0000FF"/>
                <ns0:sz ns0:val="2"/>
                <ns0:szCs ns0:val="2"/>
              </ns0:rPr>
              <ns0:t>d.Project.Ivl2</ns0:t>
            </ns0:r>
            <ns0:r ns0:rsidRPr="00A71A62" ns0:rsidR="00D94701">
              <ns0:rPr>
                <ns0:color ns0:val="0000FF"/>
                <ns0:sz ns0:val="22"/>
                <ns0:szCs ns0:val="24"/>
              </ns0:rPr>
              <ns0:t>}</ns0:t>
            </ns0:r>
            <ns0:r ns0:rsidRPr="00A71A62">
              <ns0:rPr>
                <ns0:sz ns0:val="16"/>
                <ns0:szCs ns0:val="18"/>
              </ns0:rPr>
              <ns0:t xml:space="preserve"> </ns0:t>
            </ns0:r>
            <ns0:r ns0:rsidRPr="00A71A62" ns0:rsidR="00D94701">
              <ns0:rPr>
                <ns0:sz ns0:val="16"/>
                <ns0:szCs ns0:val="18"/>
              </ns0:rPr>
              <ns0:t>__</ns0:t>
            </ns0:r>
            <ns0:r ns0:rsidRPr="00A71A62">
              <ns0:rPr>
                <ns0:sz ns0:val="16"/>
                <ns0:szCs ns0:val="18"/>
              </ns0:rPr>
              <ns0:t xml:space="preserve">A; L3: </ns0:t>
            </ns0:r>
            <ns0:r ns0:rsidRPr="00A71A62" ns0:rsidR="00D94701">
              <ns0:rPr>
                <ns0:color ns0:val="0000FF"/>
                <ns0:sz ns0:val="22"/>
                <ns0:szCs ns0:val="24"/>
              </ns0:rPr>
              <ns0:t>{</ns0:t>
            </ns0:r>
            <ns0:r ns0:rsidRPr="00A71A62" ns0:rsidR="00D94701">
              <ns0:rPr>
                <ns0:color ns0:val="0000FF"/>
                <ns0:sz ns0:val="2"/>
                <ns0:szCs ns0:val="2"/>
              </ns0:rPr>
              <ns0:t>d.Project.Ivl3</ns0:t>
            </ns0:r>
            <ns0:r ns0:rsidRPr="00A71A62" ns0:rsidR="00D94701">
              <ns0:rPr>
                <ns0:color ns0:val="0000FF"/>
                <ns0:sz ns0:val="22"/>
                <ns0:szCs ns0:val="24"/>
              </ns0:rPr>
              <ns0:t>}_</ns0:t>
            </ns0:r>
            <ns0:r ns0:rsidRPr="00A71A62">
              <ns0:rPr>
                <ns0:sz ns0:val="16"/>
                <ns0:szCs ns0:val="18"/>
              </ns0:rPr>
              <ns0:t xml:space="preserve"> A; összesen: </ns0:t>
            </ns0:r>
            <ns0:r ns0:rsidRPr="00A71A62" ns0:rsidR="00D94701">
              <ns0:rPr>
                <ns0:color ns0:val="0000FF"/>
                <ns0:sz ns0:val="22"/>
                <ns0:szCs ns0:val="24"/>
              </ns0:rPr>
              <ns0:t>{</ns0:t>
            </ns0:r>
            <ns0:r ns0:rsidRPr="00A71A62" ns0:rsidR="00D94701">
              <ns0:rPr>
                <ns0:color ns0:val="0000FF"/>
                <ns0:sz ns0:val="2"/>
                <ns0:szCs ns0:val="2"/>
              </ns0:rPr>
              <ns0:t>d.Project. Otvez</ns0:t>
            </ns0:r>
            <ns0:r ns0:rsidRPr="00A71A62" ns0:rsidR="00D94701">
              <ns0:rPr>
                <ns0:color ns0:val="0000FF"/>
                <ns0:sz ns0:val="22"/>
                <ns0:szCs ns0:val="24"/>
              </ns0:rPr>
              <ns0:t>}</ns0:t>
            </ns0:r>
            <ns0:r ns0:rsidRPr="00A71A62">
              <ns0:rPr>
                <ns0:sz ns0:val="16"/>
                <ns0:szCs ns0:val="18"/>
              </ns0:rPr>
              <ns0:t xml:space="preserve"> A</ns0:t>
            </ns0:r>
          </ns0:p>
          <ns0:p ns0:rsidR="002E77BC" ns0:rsidRPr="00A71A62" ns0:rsidP="00342FB7">
            <ns0:pPr>
              <ns0:spacing ns0:line="480" ns0:lineRule="auto"/>
              <ns0:rPr>
                <ns0:sz ns0:val="16"/>
                <ns0:szCs ns0:val="18"/>
              </ns0:rPr>
            </ns0:pPr>
            <ns0:r ns0:rsidRPr="00A71A62">
              <ns0:rPr>
                <ns0:sz ns0:val="16"/>
                <ns0:szCs ns0:val="18"/>
              </ns0:rPr>
              <ns0:t xml:space="preserve"> </ns0:t>
            </ns0:r>
            <ns0:r ns0:rsidRPr="00A71A62" ns0:rsidR="00FE5C89">
              <ns0:rPr>
                <ns0:sz ns0:val="16"/>
                <ns0:szCs ns0:val="18"/>
              </ns0:rPr>
              <ns0:t>_________ kW</ns0:t>
            </ns0:r>
            <ns0:r ns0:rsidRPr="00A71A62" ns0:rsidR="00FE5C89">
              <ns0:rPr>
                <ns0:sz ns0:val="16"/>
                <ns0:szCs ns0:val="18"/>
              </ns0:rPr>
              <ns0:tab/>
              <ns0:t xml:space="preserve">L1: </ns0:t>
            </ns0:r>
            <ns0:r ns0:rsidRPr="00A71A62" ns0:rsidR="00FE5C89">
              <ns0:rPr>
                <ns0:color ns0:val="0000FF"/>
                <ns0:sz ns0:val="22"/>
                <ns0:szCs ns0:val="24"/>
              </ns0:rPr>
              <ns0:t>{</ns0:t>
            </ns0:r>
            <ns0:r ns0:rsidRPr="00A71A62" ns0:rsidR="00FE5C89">
              <ns0:rPr>
                <ns0:color ns0:val="0000FF"/>
                <ns0:sz ns0:val="2"/>
                <ns0:szCs ns0:val="24"/>
              </ns0:rPr>
              <ns0:t>d.Project.Ihl1</ns0:t>
            </ns0:r>
            <ns0:r ns0:rsidRPr="00A71A62" ns0:rsidR="00FE5C89">
              <ns0:rPr>
                <ns0:color ns0:val="0000FF"/>
                <ns0:sz ns0:val="22"/>
                <ns0:szCs ns0:val="24"/>
              </ns0:rPr>
              <ns0:t>}__</ns0:t>
            </ns0:r>
            <ns0:r ns0:rsidRPr="00A71A62" ns0:rsidR="00FE5C89">
              <ns0:rPr>
                <ns0:sz ns0:val="16"/>
                <ns0:szCs ns0:val="18"/>
              </ns0:rPr>
              <ns0:t xml:space="preserve"> A; L2: </ns0:t>
            </ns0:r>
            <ns0:r ns0:rsidRPr="00A71A62" ns0:rsidR="00FE5C89">
              <ns0:rPr>
                <ns0:color ns0:val="0000FF"/>
                <ns0:sz ns0:val="22"/>
                <ns0:szCs ns0:val="24"/>
              </ns0:rPr>
              <ns0:t>{</ns0:t>
            </ns0:r>
            <ns0:r ns0:rsidRPr="00A71A62" ns0:rsidR="00FE5C89">
              <ns0:rPr>
                <ns0:color ns0:val="0000FF"/>
                <ns0:sz ns0:val="2"/>
                <ns0:szCs ns0:val="24"/>
              </ns0:rPr>
              <ns0:t>d.Project.Ihl2</ns0:t>
            </ns0:r>
            <ns0:r ns0:rsidRPr="00A71A62" ns0:rsidR="00FE5C89">
              <ns0:rPr>
                <ns0:color ns0:val="0000FF"/>
                <ns0:sz ns0:val="22"/>
                <ns0:szCs ns0:val="24"/>
              </ns0:rPr>
              <ns0:t>}</ns0:t>
            </ns0:r>
            <ns0:r ns0:rsidRPr="00A71A62" ns0:rsidR="00FE5C89">
              <ns0:rPr>
                <ns0:sz ns0:val="16"/>
                <ns0:szCs ns0:val="18"/>
              </ns0:rPr>
              <ns0:t xml:space="preserve"> __A; L3: </ns0:t>
            </ns0:r>
            <ns0:r ns0:rsidRPr="00A71A62" ns0:rsidR="00FE5C89">
              <ns0:rPr>
                <ns0:color ns0:val="0000FF"/>
                <ns0:sz ns0:val="22"/>
                <ns0:szCs ns0:val="24"/>
              </ns0:rPr>
              <ns0:t>{</ns0:t>
            </ns0:r>
            <ns0:r ns0:rsidRPr="00A71A62" ns0:rsidR="00342FB7">
              <ns0:rPr>
                <ns0:color ns0:val="0000FF"/>
                <ns0:sz ns0:val="2"/>
                <ns0:szCs ns0:val="24"/>
              </ns0:rPr>
              <ns0:t>d.Project.Ihl3</ns0:t>
            </ns0:r>
            <ns0:r ns0:rsidRPr="00A71A62" ns0:rsidR="00FE5C89">
              <ns0:rPr>
                <ns0:color ns0:val="0000FF"/>
                <ns0:sz ns0:val="22"/>
                <ns0:szCs ns0:val="24"/>
              </ns0:rPr>
              <ns0:t>}_</ns0:t>
            </ns0:r>
            <ns0:r ns0:rsidRPr="00A71A62" ns0:rsidR="00FE5C89">
              <ns0:rPr>
                <ns0:sz ns0:val="16"/>
                <ns0:szCs ns0:val="18"/>
              </ns0:rPr>
              <ns0:t xml:space="preserve"> A; összesen: </ns0:t>
            </ns0:r>
            <ns0:r ns0:rsidRPr="00A71A62" ns0:rsidR="00FE5C89">
              <ns0:rPr>
                <ns0:color ns0:val="0000FF"/>
                <ns0:sz ns0:val="22"/>
                <ns0:szCs ns0:val="24"/>
              </ns0:rPr>
              <ns0:t>{</ns0:t>
            </ns0:r>
            <ns0:r ns0:rsidRPr="00A71A62" ns0:rsidR="00342FB7">
              <ns0:rPr>
                <ns0:color ns0:val="0000FF"/>
                <ns0:sz ns0:val="2"/>
                <ns0:szCs ns0:val="24"/>
              </ns0:rPr>
              <ns0:t>d.Project.OsszesIgenyeltHTeljesitmeny</ns0:t>
            </ns0:r>
            <ns0:r ns0:rsidRPr="00A71A62" ns0:rsidR="00FE5C89">
              <ns0:rPr>
                <ns0:color ns0:val="0000FF"/>
                <ns0:sz ns0:val="22"/>
                <ns0:szCs ns0:val="24"/>
              </ns0:rPr>
              <ns0:t>}</ns0:t>
            </ns0:r>
            <ns0:r ns0:rsidRPr="00A71A62" ns0:rsidR="00FE5C89">
              <ns0:rPr>
                <ns0:sz ns0:val="16"/>
                <ns0:szCs ns0:val="18"/>
              </ns0:rPr>
              <ns0:t xml:space="preserve"> A</ns0:t>
            </ns0:r>
          </ns0:p>
        </ns0:tc>
      </ns0:tr>
    </ns0:tbl>
    <ns0:p ns0:rsidR="00490F41" ns0:rsidRPr="00A71A62" ns0:rsidP="00490F41">
      <ns0:pPr>
        <ns0:rPr>
          <ns0:sz ns0:val="16"/>
          <ns0:szCs ns0:val="18"/>
        </ns0:rPr>
      </ns0:pPr>
      <ns0:r ns0:rsidRPr="00A71A62">
        <ns0:rPr>
          <ns0:sz ns0:val="14"/>
          <ns0:szCs ns0:val="16"/>
        </ns0:rPr>
        <ns0:t xml:space="preserve"> </ns0:t>
      </ns0:r>
      <ns0:r ns0:rsidRPr="00A71A62">
        <ns0:rPr>
          <ns0:sz ns0:val="16"/>
          <ns0:szCs ns0:val="18"/>
        </ns0:rPr>
        <ns0:t>Nem profil alapú (idősoros) elszámolás esetén:</ns0:t>
      </ns0:r>
    </ns0:p>
    <ns0:p ns0:rsidR="00490F41" ns0:rsidRPr="00A71A62" ns0:rsidP="00490F41">
      <ns0:pPr>
        <ns0:rPr>
          <ns0:sz ns0:val="10"/>
          <ns0:szCs ns0:val="12"/>
        </ns0:rPr>
      </ns0:pPr>
    </ns0:p>
    <ns0:tbl>
      <ns0:tblPr>
        <ns0:tblW ns0:w="9639" ns0:type="dxa"/>
        <ns0:tblInd ns0:w="7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977"/>
        <ns0:gridCol ns0:w="1701"/>
        <ns0:gridCol ns0:w="4961"/>
      </ns0:tblGrid>
      <ns0:tr ns0:rsidTr="0027691C">
        <ns0:tblPrEx>
          <ns0:tblW ns0:w="9639" ns0:type="dxa"/>
          <ns0:tblInd ns0:w="70" ns0:type="dxa"/>
          <ns0:tblLayout ns0:type="fixed"/>
          <ns0:tblLook ns0:val="0000"/>
        </ns0:tblPrEx>
        <ns0:trPr>
          <ns0:trHeight ns0:val="473"/>
        </ns0:trPr>
        <ns0:tc>
          <ns0:tcPr>
            <ns0:tcW ns0:w="2977" ns0:type="dxa"/>
            <ns0:shd ns0:val="clear" ns0:color="auto" ns0:fill="E6E6E6"/>
            <ns0:vAlign ns0:val="center"/>
          </ns0:tcPr>
          <ns0:p ns0:rsidR="00482759" ns0:rsidRPr="00A71A62" ns0:rsidP="0027691C">
            <ns0:pPr>
              <ns0:keepNext/>
              <ns0:outlineLvl ns0:val="3"/>
              <ns0:rPr>
                <ns0:sz ns0:val="16"/>
                <ns0:szCs ns0:val="18"/>
              </ns0:rPr>
            </ns0:pPr>
            <ns0:r ns0:rsidRPr="00A71A62">
              <ns0:rPr>
                <ns0:sz ns0:val="16"/>
                <ns0:szCs ns0:val="18"/>
              </ns0:rPr>
              <ns0:t xml:space="preserve">Rendelkezésre álló teljesítmény: </ns0:t>
            </ns0:r>
          </ns0:p>
        </ns0:tc>
        <ns0:tc>
          <ns0:tcPr>
            <ns0:tcW ns0:w="6662" ns0:type="dxa"/>
            <ns0:gridSpan ns0:val="2"/>
            <ns0:vAlign ns0:val="bottom"/>
          </ns0:tcPr>
          <ns0:p ns0:rsidR="00482759" ns0:rsidRPr="00A71A62" ns0:rsidP="00286AC6">
            <ns0:pPr>
              <ns0:spacing ns0:line="480" ns0:lineRule="auto"/>
              <ns0:rPr>
                <ns0:sz ns0:val="16"/>
                <ns0:szCs ns0:val="18"/>
              </ns0:rPr>
            </ns0:pPr>
            <ns0:r ns0:rsidRPr="00A71A62">
              <ns0:rPr>
                <ns0:sz ns0:val="16"/>
                <ns0:szCs ns0:val="18"/>
              </ns0:rPr>
              <ns0:t>……………….</ns0:t>
            </ns0:r>
            <ns0:r ns0:rsidRPr="00A71A62" ns0:rsidR="007170ED">
              <ns0:rPr>
                <ns0:sz ns0:val="16"/>
                <ns0:szCs ns0:val="18"/>
              </ns0:rPr>
              <ns0:t xml:space="preserve"> </ns0:t>
            </ns0:r>
            <ns0:r ns0:rsidRPr="00A71A62">
              <ns0:rPr>
                <ns0:sz ns0:val="16"/>
                <ns0:szCs ns0:val="18"/>
              </ns0:rPr>
              <ns0:t>kW</ns0:t>
            </ns0:r>
            <ns0:r ns0:rsidRPr="00A71A62">
              <ns0:rPr>
                <ns0:sz ns0:val="16"/>
                <ns0:szCs ns0:val="18"/>
              </ns0:rPr>
              <ns0:tab/>
              <ns0:t>…………………   kVA          ………………..     A</ns0:t>
            </ns0:r>
          </ns0:p>
        </ns0:tc>
      </ns0:tr>
      <ns0:tr ns0:rsidTr="0027691C">
        <ns0:tblPrEx>
          <ns0:tblW ns0:w="9639" ns0:type="dxa"/>
          <ns0:tblInd ns0:w="70" ns0:type="dxa"/>
          <ns0:tblLayout ns0:type="fixed"/>
          <ns0:tblLook ns0:val="0000"/>
        </ns0:tblPrEx>
        <ns0:trPr>
          <ns0:trHeight ns0:val="472"/>
        </ns0:trPr>
        <ns0:tc>
          <ns0:tcPr>
            <ns0:tcW ns0:w="2977" ns0:type="dxa"/>
            <ns0:shd ns0:val="clear" ns0:color="auto" ns0:fill="E6E6E6"/>
            <ns0:vAlign ns0:val="center"/>
          </ns0:tcPr>
          <ns0:p ns0:rsidR="00482759" ns0:rsidRPr="00A71A62" ns0:rsidP="00482759">
            <ns0:pPr>
              <ns0:keepNext/>
              <ns0:outlineLvl ns0:val="3"/>
              <ns0:rPr>
                <ns0:sz ns0:val="16"/>
                <ns0:szCs ns0:val="18"/>
              </ns0:rPr>
            </ns0:pPr>
            <ns0:r ns0:rsidRPr="00A71A62">
              <ns0:rPr>
                <ns0:sz ns0:val="16"/>
                <ns0:szCs ns0:val="18"/>
              </ns0:rPr>
              <ns0:t>Lekötni kívánt teljesítmény*:</ns0:t>
            </ns0:r>
          </ns0:p>
        </ns0:tc>
        <ns0:tc>
          <ns0:tcPr>
            <ns0:tcW ns0:w="1701" ns0:type="dxa"/>
            <ns0:vAlign ns0:val="bottom"/>
          </ns0:tcPr>
          <ns0:p ns0:rsidR="00482759" ns0:rsidRPr="00A71A62" ns0:rsidP="00490F41">
            <ns0:pPr>
              <ns0:spacing ns0:before="120" ns0:line="480" ns0:lineRule="auto"/>
              <ns0:rPr>
                <ns0:sz ns0:val="16"/>
                <ns0:szCs ns0:val="18"/>
              </ns0:rPr>
            </ns0:pPr>
            <ns0:r ns0:rsidRPr="00A71A62">
              <ns0:rPr>
                <ns0:sz ns0:val="16"/>
                <ns0:szCs ns0:val="18"/>
              </ns0:rPr>
              <ns0:t xml:space="preserve">………………. kW </ns0:t>
            </ns0:r>
          </ns0:p>
        </ns0:tc>
        <ns0:tc>
          <ns0:tcPr>
            <ns0:tcW ns0:w="4961" ns0:type="dxa"/>
          </ns0:tcPr>
          <ns0:p ns0:rsidR="00482759" ns0:rsidRPr="00A71A62" ns0:rsidP="00517DE7">
            <ns0:pPr>
              <ns0:spacing ns0:before="120" ns0:line="480" ns0:lineRule="auto"/>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 év …………  hó   1-jétől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bekapcsolástól</ns0:t>
            </ns0:r>
          </ns0:p>
        </ns0:tc>
      </ns0:tr>
    </ns0:tbl>
    <ns0:p ns0:rsidR="002E77BC" ns0:rsidRPr="00A71A62" ns0:rsidP="0027691C">
      <ns0:pPr>
        <ns0:rPr>
          <ns0:i/>
          <ns0:sz ns0:val="8"/>
          <ns0:szCs ns0:val="10"/>
        </ns0:rPr>
      </ns0:pPr>
      <ns0:r ns0:rsidRPr="00A71A62">
        <ns0:rPr>
          <ns0:sz ns0:val="16"/>
          <ns0:szCs ns0:val="18"/>
        </ns0:rPr>
        <ns0:t xml:space="preserve">A *-gal jelölt adatok megadása  kötelező.  </ns0:t>
      </ns0:r>
    </ns0:p>
    <ns0:p ns0:rsidR="002E77BC" ns0:rsidRPr="00A71A62">
      <ns0:pPr>
        <ns0:keepNext/>
        <ns0:spacing ns0:before="120"/>
        <ns0:jc ns0:val="both"/>
        <ns0:outlineLvl ns0:val="2"/>
        <ns0:rPr>
          <ns0:sz ns0:val="16"/>
          <ns0:szCs ns0:val="18"/>
        </ns0:rPr>
      </ns0:pPr>
      <ns0:r ns0:rsidRPr="00A71A62">
        <ns0:rPr>
          <ns0:bCs/>
          <ns0:i/>
          <ns0:sz ns0:val="16"/>
          <ns0:szCs ns0:val="18"/>
          <ns0:u ns0:val="single"/>
        </ns0:rPr>
        <ns0:t>Tájékoztatás:</ns0:t>
      </ns0:r>
      <ns0:r ns0:rsidRPr="00A71A62">
        <ns0:rPr>
          <ns0:bCs/>
          <ns0:i/>
          <ns0:sz ns0:val="16"/>
          <ns0:szCs ns0:val="18"/>
        </ns0:rPr>
        <ns0:t xml:space="preserve"> Nagy-, középfeszültségű csatlakozási pont esetén, vagy ha a kisfeszültségű csatlakozási ponton lekötni kívánt teljesítmény a 3x80 Ampert meghaladja, akkor az adott csatlakozási ponton az elszámolás teljesítménytárolós, távleolvasható fogyasztásmérő berendezés mérési adatai alapján történik. </ns0:t>
      </ns0:r>
    </ns0:p>
    <ns0:p ns0:rsidR="002E77BC" ns0:rsidRPr="00A71A62">
      <ns0:pPr>
        <ns0:rPr>
          <ns0:sz ns0:val="10"/>
          <ns0:szCs ns0:val="12"/>
        </ns0:rPr>
      </ns0:pPr>
    </ns0:p>
    <ns0:p ns0:rsidR="002E77BC" ns0:rsidRPr="00A71A62" ns0:rsidP="00AB63ED">
      <ns0:pPr>
        <ns0:keepNext/>
        <ns0:numPr>
          <ns0:ilvl ns0:val="1"/>
          <ns0:numId ns0:val="8"/>
        </ns0:numPr>
        <ns0:spacing ns0:before="60" ns0:after="60"/>
        <ns0:ind ns0:left="357" ns0:hanging="357"/>
        <ns0:outlineLvl ns0:val="2"/>
        <ns0:rPr>
          <ns0:bCs/>
          <ns0:i/>
          <ns0:sz ns0:val="16"/>
          <ns0:szCs ns0:val="18"/>
        </ns0:rPr>
      </ns0:pPr>
      <ns0:r ns0:rsidRPr="00A71A62">
        <ns0:rPr>
          <ns0:bCs/>
          <ns0:i/>
          <ns0:sz ns0:val="16"/>
          <ns0:szCs ns0:val="18"/>
        </ns0:rPr>
        <ns0:t>A felhasználási helyen magánvezetéken vételező felhasználó:</ns0:t>
      </ns0:r>
      <ns0:r ns0:rsidRPr="00A71A62">
        <ns0:rPr>
          <ns0:bCs/>
          <ns0:i/>
          <ns0:sz ns0:val="16"/>
          <ns0:szCs ns0:val="18"/>
        </ns0:rPr>
        <ns0:tab/>
      </ns0:r>
      <ns0:r ns0:rsidRPr="00A71A62">
        <ns0:rPr>
          <ns0:bCs/>
          <ns0:i/>
          <ns0:sz ns0:val="16"/>
          <ns0:szCs ns0:val="18"/>
        </ns0:rPr>
        <ns0:fldChar ns0:fldCharType="begin">
          <ns0:ffData>
            <ns0:name ns0:val="Jelölő16"/>
            <ns0:enabled/>
            <ns0:calcOnExit ns0:val="0"/>
            <ns0:checkBox>
              <ns0:sizeAuto/>
              <ns0:default ns0:val="0"/>
            </ns0:checkBox>
          </ns0:ffData>
        </ns0:fldChar>
      </ns0:r>
      <ns0:r ns0:rsidRPr="00A71A62">
        <ns0:rPr>
          <ns0:bCs/>
          <ns0:i/>
          <ns0:sz ns0:val="16"/>
          <ns0:szCs ns0:val="18"/>
        </ns0:rPr>
        <ns0:instrText xml:space="preserve"> FORMCHECKBOX </ns0:instrText>
      </ns0:r>
      <ns0:r ns0:rsidR="00DC6760">
        <ns0:rPr>
          <ns0:bCs/>
          <ns0:i/>
          <ns0:sz ns0:val="16"/>
          <ns0:szCs ns0:val="18"/>
        </ns0:rPr>
        <ns0:fldChar ns0:fldCharType="separate"/>
      </ns0:r>
      <ns0:r ns0:rsidRPr="00A71A62">
        <ns0:rPr>
          <ns0:bCs/>
          <ns0:i/>
          <ns0:sz ns0:val="16"/>
          <ns0:szCs ns0:val="18"/>
        </ns0:rPr>
        <ns0:fldChar ns0:fldCharType="end"/>
      </ns0:r>
      <ns0:r ns0:rsidRPr="00A71A62">
        <ns0:rPr>
          <ns0:bCs/>
          <ns0:i/>
          <ns0:sz ns0:val="16"/>
          <ns0:szCs ns0:val="18"/>
        </ns0:rPr>
        <ns0:t xml:space="preserve">  van</ns0:t>
      </ns0:r>
      <ns0:r ns0:rsidRPr="00A71A62">
        <ns0:rPr>
          <ns0:bCs/>
          <ns0:i/>
          <ns0:sz ns0:val="16"/>
          <ns0:szCs ns0:val="18"/>
        </ns0:rPr>
        <ns0:tab/>
      </ns0:r>
      <ns0:r ns0:rsidRPr="00A71A62">
        <ns0:rPr>
          <ns0:bCs/>
          <ns0:i/>
          <ns0:sz ns0:val="16"/>
          <ns0:szCs ns0:val="18"/>
        </ns0:rPr>
        <ns0:tab/>
      </ns0:r>
      <ns0:r ns0:rsidRPr="00A71A62">
        <ns0:rPr>
          <ns0:bCs/>
          <ns0:i/>
          <ns0:sz ns0:val="16"/>
          <ns0:szCs ns0:val="18"/>
        </ns0:rPr>
        <ns0:fldChar ns0:fldCharType="begin">
          <ns0:ffData>
            <ns0:name ns0:val="Jelölő16"/>
            <ns0:enabled/>
            <ns0:calcOnExit ns0:val="0"/>
            <ns0:checkBox>
              <ns0:sizeAuto/>
              <ns0:default ns0:val="0"/>
            </ns0:checkBox>
          </ns0:ffData>
        </ns0:fldChar>
      </ns0:r>
      <ns0:r ns0:rsidRPr="00A71A62">
        <ns0:rPr>
          <ns0:bCs/>
          <ns0:i/>
          <ns0:sz ns0:val="16"/>
          <ns0:szCs ns0:val="18"/>
        </ns0:rPr>
        <ns0:instrText xml:space="preserve"> FORMCHECKBOX </ns0:instrText>
      </ns0:r>
      <ns0:r ns0:rsidR="00DC6760">
        <ns0:rPr>
          <ns0:bCs/>
          <ns0:i/>
          <ns0:sz ns0:val="16"/>
          <ns0:szCs ns0:val="18"/>
        </ns0:rPr>
        <ns0:fldChar ns0:fldCharType="separate"/>
      </ns0:r>
      <ns0:r ns0:rsidRPr="00A71A62">
        <ns0:rPr>
          <ns0:bCs/>
          <ns0:i/>
          <ns0:sz ns0:val="16"/>
          <ns0:szCs ns0:val="18"/>
        </ns0:rPr>
        <ns0:fldChar ns0:fldCharType="end"/>
      </ns0:r>
      <ns0:r ns0:rsidRPr="00A71A62">
        <ns0:rPr>
          <ns0:bCs/>
          <ns0:i/>
          <ns0:sz ns0:val="16"/>
          <ns0:szCs ns0:val="18"/>
        </ns0:rPr>
        <ns0:t xml:space="preserve">  nincs</ns0:t>
      </ns0:r>
    </ns0:p>
    <ns0:p ns0:rsidR="002E77BC" ns0:rsidRPr="00A71A62" ns0:rsidP="00CF2A0B">
      <ns0:pPr>
        <ns0:keepNext/>
        <ns0:numPr>
          <ns0:ilvl ns0:val="0"/>
          <ns0:numId ns0:val="8"/>
        </ns0:numPr>
        <ns0:spacing ns0:before="240" ns0:after="60"/>
        <ns0:ind ns0:left="357" ns0:hanging="357"/>
        <ns0:outlineLvl ns0:val="2"/>
        <ns0:rPr>
          <ns0:sz ns0:val="18"/>
          <ns0:szCs ns0:val="24"/>
        </ns0:rPr>
      </ns0:pPr>
      <ns0:r ns0:rsidRPr="00A71A62">
        <ns0:rPr>
          <ns0:sz ns0:val="18"/>
          <ns0:szCs ns0:val="24"/>
        </ns0:rPr>
        <ns0:t>Profil alapú elszámoláshoz szükséges adatok</ns0:t>
      </ns0:r>
    </ns0:p>
    <ns0:p ns0:rsidR="002E77BC" ns0:rsidRPr="00A71A62" ns0:rsidP="0050452F">
      <ns0:pPr>
        <ns0:rPr>
          <ns0:sz ns0:val="16"/>
          <ns0:szCs ns0:val="18"/>
        </ns0:rPr>
      </ns0:pPr>
      <ns0:r ns0:rsidRPr="00A71A62">
        <ns0:rPr>
          <ns0:sz ns0:val="16"/>
          <ns0:szCs ns0:val="18"/>
        </ns0:rPr>
        <ns0:t xml:space="preserve">Profil elszámoláshoz nem lakossági felhasználás esetén mellékelni kell a kitöltött </ns0:t>
      </ns0:r>
      <ns0:r ns0:rsidRPr="00A71A62">
        <ns0:rPr>
          <ns0:i/>
          <ns0:sz ns0:val="16"/>
          <ns0:szCs ns0:val="18"/>
        </ns0:rPr>
        <ns0:t>Kérdőív a profilba soroláshoz</ns0:t>
      </ns0:r>
      <ns0:r ns0:rsidRPr="00A71A62">
        <ns0:rPr>
          <ns0:sz ns0:val="16"/>
          <ns0:szCs ns0:val="18"/>
        </ns0:rPr>
        <ns0:t xml:space="preserve"> nyomtatványt.</ns0:t>
      </ns0:r>
    </ns0:p>
    <ns0:p ns0:rsidR="002E77BC" ns0:rsidRPr="00A71A62">
      <ns0:pPr>
        <ns0:spacing ns0:line="360" ns0:lineRule="auto"/>
        <ns0:rPr>
          <ns0:sz ns0:val="16"/>
          <ns0:szCs ns0:val="18"/>
        </ns0:rPr>
      </ns0:pPr>
      <ns0:r ns0:rsidRPr="00A71A62">
        <ns0:rPr>
          <ns0:sz ns0:val="16"/>
          <ns0:szCs ns0:val="18"/>
        </ns0:rPr>
        <ns0:t>A fogyasztásmérő állásának megállapítási módja (új bekapcsolás esetén nem töltendő!):</ns0:t>
      </ns0:r>
    </ns0:p>
    <ns0:bookmarkStart ns0:id="2" ns0:name="Jelölő14"/>
    <ns0:p ns0:rsidR="002E77BC" ns0:rsidRPr="00A71A62" ns0:rsidP="0050452F">
      <ns0:pPr>
        <ns0:ind ns0:left="284" ns0:hanging="284"/>
        <ns0:rPr>
          <ns0:sz ns0:val="16"/>
          <ns0:szCs ns0:val="18"/>
        </ns0:rPr>
      </ns0:pPr>
      <ns0:r ns0:rsidRPr="00A71A62">
        <ns0:rPr>
          <ns0:sz ns0:val="16"/>
          <ns0:szCs ns0:val="18"/>
        </ns0:rPr>
        <ns0:fldChar ns0:fldCharType="begin">
          <ns0:ffData>
            <ns0:name ns0:val="Jelölő14"/>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bookmarkEnd ns0:id="2"/>
      <ns0:r ns0:rsidRPr="00A71A62">
        <ns0:rPr>
          <ns0:sz ns0:val="16"/>
          <ns0:szCs ns0:val="18"/>
        </ns0:rPr>
        <ns0:t xml:space="preserve"> </ns0:t>
      </ns0:r>
      <ns0:r ns0:rsidRPr="00A71A62" ns0:rsidR="00724E96">
        <ns0:rPr>
          <ns0:sz ns0:val="16"/>
          <ns0:szCs ns0:val="18"/>
        </ns0:rPr>
        <ns0:t>MVM Démász Áramhálózati Kft.</ns0:t>
      </ns0:r>
      <ns0:r ns0:rsidRPr="00A71A62">
        <ns0:rPr>
          <ns0:sz ns0:val="16"/>
          <ns0:szCs ns0:val="18"/>
        </ns0:rPr>
        <ns0:t xml:space="preserve"> vagy megbízottja által történt leolvasás; ennek megrendelése esetén az igénybejelentő vállalja az Üzletszabályzatban meghatározott díj megfizetését.</ns0:t>
      </ns0:r>
    </ns0:p>
    <ns0:p ns0:rsidR="002E77BC" ns0:rsidRPr="00A71A62">
      <ns0:pPr>
        <ns0:spacing ns0:line="360" ns0:lineRule="auto"/>
        <ns0:rPr>
          <ns0:sz ns0:val="16"/>
          <ns0:szCs ns0:val="18"/>
        </ns0:rPr>
      </ns0:pPr>
      <ns0:r ns0:rsidRPr="00A71A62">
        <ns0:rPr>
          <ns0:sz ns0:val="16"/>
          <ns0:szCs ns0:val="18"/>
        </ns0:rPr>
        <ns0:fldChar ns0:fldCharType="begin">
          <ns0:ffData>
            <ns0:name ns0:val="Jelölő14"/>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ns0:t>
      </ns0:r>
      <ns0:r ns0:rsidRPr="00A71A62" ns0:rsidR="00724E96">
        <ns0:rPr>
          <ns0:sz ns0:val="16"/>
          <ns0:szCs ns0:val="18"/>
        </ns0:rPr>
        <ns0:t>MVM Démász Áramhálózati Kft.</ns0:t>
      </ns0:r>
      <ns0:r ns0:rsidRPr="00A71A62">
        <ns0:rPr>
          <ns0:sz ns0:val="16"/>
          <ns0:szCs ns0:val="18"/>
        </ns0:rPr>
        <ns0:t xml:space="preserve"> által történt becslés; a becslés díjmentes.</ns0:t>
      </ns0:r>
    </ns0:p>
    <ns0:p ns0:rsidR="002E77BC" ns0:rsidRPr="00A71A62">
      <ns0:pPr>
        <ns0:spacing ns0:line="360" ns0:lineRule="auto"/>
        <ns0:rPr>
          <ns0:sz ns0:val="16"/>
          <ns0:szCs ns0:val="18"/>
        </ns0:rPr>
      </ns0:pPr>
      <ns0:r ns0:rsidRPr="00A71A62">
        <ns0:rPr>
          <ns0:sz ns0:val="16"/>
          <ns0:szCs ns0:val="18"/>
        </ns0:rPr>
        <ns0:fldChar ns0:fldCharType="begin">
          <ns0:ffData>
            <ns0:name ns0:val="Jelölő14"/>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Rendszerhasználó által leolvasott adat (mindhárom adat /dátum, gyári szám, mérőállás/ kitöltése esetén érvényes):</ns0:t>
      </ns0:r>
    </ns0:p>
    <ns0:p ns0:rsidR="002E77BC" ns0:rsidRPr="00A71A62">
      <ns0:pPr>
        <ns0:spacing ns0:after="120"/>
        <ns0:rPr>
          <ns0:sz ns0:val="16"/>
          <ns0:szCs ns0:val="18"/>
        </ns0:rPr>
      </ns0:pPr>
      <ns0:r ns0:rsidRPr="00A71A62">
        <ns0:rPr>
          <ns0:sz ns0:val="16"/>
          <ns0:szCs ns0:val="18"/>
        </ns0:rPr>
        <ns0:t>Leolvasás dátuma: 20</ns0:t>
      </ns0:r>
      <ns0:r ns0:rsidRPr="00A71A62" ns0:rsidR="00910E50">
        <ns0:rPr>
          <ns0:sz ns0:val="16"/>
          <ns0:szCs ns0:val="18"/>
        </ns0:rPr>
        <ns0:t xml:space="preserve"> </ns0:t>
      </ns0:r>
      <ns0:r ns0:rsidRPr="00A71A62">
        <ns0:rPr>
          <ns0:sz ns0:val="16"/>
          <ns0:szCs ns0:val="18"/>
        </ns0:rPr>
        <ns0:t>____ év       ________________ hó       _________ nap</ns0:t>
      </ns0:r>
    </ns0:p>
    <ns0:tbl>
      <ns0:tblPr>
        <ns0:tblW ns0:w="9781" ns0:type="dxa"/>
        <ns0:tblInd ns0:w="7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CellMar>
          <ns0:left ns0:w="70" ns0:type="dxa"/>
          <ns0:right ns0:w="70" ns0:type="dxa"/>
        </ns0:tblCellMar>
        <ns0:tblLook ns0:val="0000"/>
      </ns0:tblPr>
      <ns0:tblGrid>
        <ns0:gridCol ns0:w="2446"/>
        <ns0:gridCol ns0:w="2445"/>
        <ns0:gridCol ns0:w="2445"/>
        <ns0:gridCol ns0:w="2445"/>
      </ns0:tblGrid>
      <ns0:tr ns0:rsidTr="0027691C">
        <ns0:tblPrEx>
          <ns0:tblW ns0:w="9781" ns0:type="dxa"/>
          <ns0:tblInd ns0:w="70" ns0:type="dxa"/>
          <ns0:tblLayout ns0:type="fixed"/>
          <ns0:tblLook ns0:val="0000"/>
        </ns0:tblPrEx>
        <ns0:trPr>
          <ns0:trHeight ns0:hRule="exact" ns0:val="451"/>
        </ns0:trPr>
        <ns0:tc>
          <ns0:tcPr>
            <ns0:tcW ns0:w="3261"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r ns0:rsidRPr="00A71A62">
              <ns0:rPr>
                <ns0:bCs/>
                <ns0:sz ns0:val="14"/>
                <ns0:szCs ns0:val="16"/>
              </ns0:rPr>
              <ns0:t>mérő gyáriszáma</ns0:t>
            </ns0:r>
          </ns0:p>
        </ns0:tc>
        <ns0:tc>
          <ns0:tcPr>
            <ns0:tcW ns0:w="1701"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r ns0:rsidRPr="00A71A62">
              <ns0:rPr>
                <ns0:bCs/>
                <ns0:sz ns0:val="14"/>
                <ns0:szCs ns0:val="16"/>
              </ns0:rPr>
              <ns0:t>állása</ns0:t>
            </ns0: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r ns0:rsidRPr="00A71A62">
              <ns0:rPr>
                <ns0:bCs/>
                <ns0:sz ns0:val="14"/>
                <ns0:szCs ns0:val="16"/>
              </ns0:rPr>
              <ns0:t>mérő gyáriszáma</ns0:t>
            </ns0:r>
          </ns0:p>
        </ns0:tc>
        <ns0:tc>
          <ns0:tcPr>
            <ns0:tcW ns0:w="1559"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r ns0:rsidRPr="00A71A62">
              <ns0:rPr>
                <ns0:bCs/>
                <ns0:sz ns0:val="14"/>
                <ns0:szCs ns0:val="16"/>
              </ns0:rPr>
              <ns0:t>állása</ns0:t>
            </ns0:r>
          </ns0:p>
        </ns0:tc>
      </ns0:tr>
      <ns0:tr ns0:rsidTr="0027691C">
        <ns0:tblPrEx>
          <ns0:tblW ns0:w="9781" ns0:type="dxa"/>
          <ns0:tblInd ns0:w="70" ns0:type="dxa"/>
          <ns0:tblLayout ns0:type="fixed"/>
          <ns0:tblLook ns0:val="0000"/>
        </ns0:tblPrEx>
        <ns0:trPr>
          <ns0:trHeight ns0:hRule="exact" ns0:val="369"/>
        </ns0:trPr>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r>
      <ns0:tr ns0:rsidTr="0027691C">
        <ns0:tblPrEx>
          <ns0:tblW ns0:w="9781" ns0:type="dxa"/>
          <ns0:tblInd ns0:w="70" ns0:type="dxa"/>
          <ns0:tblLayout ns0:type="fixed"/>
          <ns0:tblLook ns0:val="0000"/>
        </ns0:tblPrEx>
        <ns0:trPr>
          <ns0:trHeight ns0:hRule="exact" ns0:val="369"/>
        </ns0:trPr>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r>
      <ns0:tr ns0:rsidTr="0027691C">
        <ns0:tblPrEx>
          <ns0:tblW ns0:w="9781" ns0:type="dxa"/>
          <ns0:tblInd ns0:w="70" ns0:type="dxa"/>
          <ns0:tblLayout ns0:type="fixed"/>
          <ns0:tblLook ns0:val="0000"/>
        </ns0:tblPrEx>
        <ns0:trPr>
          <ns0:trHeight ns0:hRule="exact" ns0:val="369"/>
        </ns0:trPr>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c>
          <ns0:tcPr>
            <ns0:tcW ns0:w="326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sidR="00286AC6" ns0:rsidRPr="00A71A62" ns0:rsidP="00286AC6">
            <ns0:pPr>
              <ns0:keepNext/>
              <ns0:tabs>
                <ns0:tab ns0:val="num" ns0:pos="360"/>
              </ns0:tabs>
              <ns0:spacing ns0:before="240" ns0:after="60"/>
              <ns0:ind ns0:left="357" ns0:hanging="357"/>
              <ns0:outlineLvl ns0:val="2"/>
              <ns0:rPr>
                <ns0:bCs/>
                <ns0:sz ns0:val="14"/>
                <ns0:szCs ns0:val="16"/>
              </ns0:rPr>
            </ns0:pPr>
          </ns0:p>
        </ns0:tc>
      </ns0:tr>
    </ns0:tbl>
    <ns0:p ns0:rsidR="002E77BC" ns0:rsidRPr="00A71A62" ns0:rsidP="00317E8E">
      <ns0:pPr>
        <ns0:keepNext/>
        <ns0:numPr>
          <ns0:ilvl ns0:val="0"/>
          <ns0:numId ns0:val="8"/>
        </ns0:numPr>
        <ns0:spacing ns0:before="240" ns0:after="60"/>
        <ns0:ind ns0:left="357" ns0:hanging="357"/>
        <ns0:outlineLvl ns0:val="2"/>
        <ns0:rPr>
          <ns0:sz ns0:val="18"/>
          <ns0:szCs ns0:val="24"/>
        </ns0:rPr>
      </ns0:pPr>
      <ns0:r ns0:rsidRPr="00A71A62">
        <ns0:rPr>
          <ns0:sz ns0:val="18"/>
          <ns0:szCs ns0:val="24"/>
        </ns0:rPr>
        <ns0:t>Betáplálás adatai:</ns0:t>
      </ns0:r>
    </ns0:p>
    <ns0:tbl>
      <ns0:tblPr>
        <ns0:tblW ns0:w="9792" ns0:type="dxa"/>
        <ns0:tblInd ns0:w="108"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1E0"/>
      </ns0:tblPr>
      <ns0:tblGrid>
        <ns0:gridCol ns0:w="6552"/>
        <ns0:gridCol ns0:w="3240"/>
      </ns0:tblGrid>
      <ns0:tr ns0:rsidTr="0027691C">
        <ns0:tblPrEx>
          <ns0:tblW ns0:w="9792" ns0:type="dxa"/>
          <ns0:tblInd ns0:w="108" ns0:type="dxa"/>
          <ns0:tblLook ns0:val="01E0"/>
        </ns0:tblPrEx>
        <ns0:tc>
          <ns0:tcPr>
            <ns0:tcW ns0:w="6552" ns0:type="dxa"/>
          </ns0:tcPr>
          <ns0:p ns0:rsidR="002E77BC" ns0:rsidRPr="00A71A62" ns0:rsidP="004B3476">
            <ns0:pPr>
              <ns0:tabs>
                <ns0:tab ns0:val="right" ns0:pos="1800"/>
                <ns0:tab ns0:val="left" ns0:pos="1980"/>
                <ns0:tab ns0:val="center" ns0:pos="4536"/>
                <ns0:tab ns0:val="right" ns0:pos="9072"/>
              </ns0:tabs>
              <ns0:spacing ns0:before="120" ns0:after="60"/>
              <ns0:rPr>
                <ns0:sz ns0:val="16"/>
                <ns0:szCs ns0:val="18"/>
              </ns0:rPr>
            </ns0:pPr>
            <ns0:r ns0:rsidRPr="00A71A62">
              <ns0:rPr>
                <ns0:bCs/>
                <ns0:sz ns0:val="16"/>
                <ns0:szCs ns0:val="18"/>
              </ns0:rPr>
              <ns0:t>A betáplálásra rendelkezésre álló teljesítmény:</ns0:t>
            </ns0:r>
          </ns0:p>
        </ns0:tc>
        <ns0:tc>
          <ns0:tcPr>
            <ns0:tcW ns0:w="3240" ns0:type="dxa"/>
          </ns0:tcPr>
          <ns0:p ns0:rsidR="002E77BC" ns0:rsidRPr="00A71A62" ns0:rsidP="004B3476">
            <ns0:pPr>
              <ns0:tabs>
                <ns0:tab ns0:val="right" ns0:pos="1800"/>
                <ns0:tab ns0:val="left" ns0:pos="1980"/>
                <ns0:tab ns0:val="center" ns0:pos="4536"/>
                <ns0:tab ns0:val="right" ns0:pos="9072"/>
              </ns0:tabs>
              <ns0:spacing ns0:before="120" ns0:after="60"/>
              <ns0:rPr>
                <ns0:sz ns0:val="18"/>
              </ns0:rPr>
            </ns0:pPr>
            <ns0:r ns0:rsidRPr="00A71A62">
              <ns0:rPr>
                <ns0:sz ns0:val="18"/>
              </ns0:rPr>
              <ns0:t xml:space="preserve">              A</ns0:t>
            </ns0:r>
            <ns0:r ns0:rsidRPr="00A71A62">
              <ns0:rPr>
                <ns0:sz ns0:val="18"/>
              </ns0:rPr>
              <ns0:tab/>
              <ns0:t xml:space="preserve">             kVA             kW</ns0:t>
            </ns0:r>
          </ns0:p>
        </ns0:tc>
      </ns0:tr>
      <ns0:tr ns0:rsidTr="0027691C">
        <ns0:tblPrEx>
          <ns0:tblW ns0:w="9792" ns0:type="dxa"/>
          <ns0:tblInd ns0:w="108" ns0:type="dxa"/>
          <ns0:tblLook ns0:val="01E0"/>
        </ns0:tblPrEx>
        <ns0:tc>
          <ns0:tcPr>
            <ns0:tcW ns0:w="6552" ns0:type="dxa"/>
          </ns0:tcPr>
          <ns0:p ns0:rsidR="002E77BC" ns0:rsidRPr="00A71A62" ns0:rsidP="004B3476">
            <ns0:pPr>
              <ns0:tabs>
                <ns0:tab ns0:val="right" ns0:pos="1800"/>
                <ns0:tab ns0:val="left" ns0:pos="1980"/>
                <ns0:tab ns0:val="center" ns0:pos="4536"/>
                <ns0:tab ns0:val="right" ns0:pos="9072"/>
              </ns0:tabs>
              <ns0:spacing ns0:before="120" ns0:after="60"/>
              <ns0:rPr>
                <ns0:sz ns0:val="16"/>
                <ns0:szCs ns0:val="18"/>
              </ns0:rPr>
            </ns0:pPr>
            <ns0:r ns0:rsidRPr="00A71A62">
              <ns0:rPr>
                <ns0:sz ns0:val="16"/>
                <ns0:szCs ns0:val="18"/>
              </ns0:rPr>
              <ns0:t>A hálózat felé átadásra kerülő (tervezett) hatásos energia mennyisége</ns0:t>
            </ns0:r>
          </ns0:p>
        </ns0:tc>
        <ns0:tc>
          <ns0:tcPr>
            <ns0:tcW ns0:w="3240" ns0:type="dxa"/>
          </ns0:tcPr>
          <ns0:p ns0:rsidR="002E77BC" ns0:rsidRPr="00A71A62" ns0:rsidP="004B3476">
            <ns0:pPr>
              <ns0:tabs>
                <ns0:tab ns0:val="right" ns0:pos="1800"/>
                <ns0:tab ns0:val="left" ns0:pos="1980"/>
                <ns0:tab ns0:val="center" ns0:pos="4536"/>
                <ns0:tab ns0:val="right" ns0:pos="9072"/>
              </ns0:tabs>
              <ns0:spacing ns0:before="120" ns0:after="60"/>
              <ns0:jc ns0:val="right"/>
              <ns0:rPr>
                <ns0:sz ns0:val="18"/>
              </ns0:rPr>
            </ns0:pPr>
            <ns0:r ns0:rsidRPr="00A71A62">
              <ns0:rPr>
                <ns0:sz ns0:val="18"/>
              </ns0:rPr>
              <ns0:t>kWh</ns0:t>
            </ns0:r>
          </ns0:p>
        </ns0:tc>
      </ns0:tr>
      <ns0:tr ns0:rsidTr="0027691C">
        <ns0:tblPrEx>
          <ns0:tblW ns0:w="9792" ns0:type="dxa"/>
          <ns0:tblInd ns0:w="108" ns0:type="dxa"/>
          <ns0:tblLook ns0:val="01E0"/>
        </ns0:tblPrEx>
        <ns0:tc>
          <ns0:tcPr>
            <ns0:tcW ns0:w="6552" ns0:type="dxa"/>
          </ns0:tcPr>
          <ns0:p ns0:rsidR="002E77BC" ns0:rsidRPr="00A71A62" ns0:rsidP="004B3476">
            <ns0:pPr>
              <ns0:tabs>
                <ns0:tab ns0:val="right" ns0:pos="1800"/>
                <ns0:tab ns0:val="left" ns0:pos="1980"/>
                <ns0:tab ns0:val="center" ns0:pos="4536"/>
                <ns0:tab ns0:val="right" ns0:pos="9072"/>
              </ns0:tabs>
              <ns0:spacing ns0:before="120" ns0:after="60"/>
              <ns0:rPr>
                <ns0:sz ns0:val="16"/>
                <ns0:szCs ns0:val="18"/>
              </ns0:rPr>
            </ns0:pPr>
            <ns0:r ns0:rsidRPr="00A71A62">
              <ns0:rPr>
                <ns0:sz ns0:val="16"/>
                <ns0:szCs ns0:val="18"/>
              </ns0:rPr>
              <ns0:t>A hálózat felé átadásra kerülő (tervezett) meddő energia mennyisége</ns0:t>
            </ns0:r>
          </ns0:p>
        </ns0:tc>
        <ns0:tc>
          <ns0:tcPr>
            <ns0:tcW ns0:w="3240" ns0:type="dxa"/>
          </ns0:tcPr>
          <ns0:p ns0:rsidR="002E77BC" ns0:rsidRPr="00A71A62" ns0:rsidP="004B3476">
            <ns0:pPr>
              <ns0:tabs>
                <ns0:tab ns0:val="right" ns0:pos="1800"/>
                <ns0:tab ns0:val="left" ns0:pos="1980"/>
                <ns0:tab ns0:val="center" ns0:pos="4536"/>
                <ns0:tab ns0:val="right" ns0:pos="9072"/>
              </ns0:tabs>
              <ns0:spacing ns0:before="120" ns0:after="60"/>
              <ns0:jc ns0:val="right"/>
              <ns0:rPr>
                <ns0:sz ns0:val="18"/>
              </ns0:rPr>
            </ns0:pPr>
            <ns0:r ns0:rsidRPr="00A71A62">
              <ns0:rPr>
                <ns0:sz ns0:val="18"/>
              </ns0:rPr>
              <ns0:t>kVArh</ns0:t>
            </ns0:r>
          </ns0:p>
        </ns0:tc>
      </ns0:tr>
      <ns0:tr ns0:rsidTr="0027691C">
        <ns0:tblPrEx>
          <ns0:tblW ns0:w="9792" ns0:type="dxa"/>
          <ns0:tblInd ns0:w="108" ns0:type="dxa"/>
          <ns0:tblLook ns0:val="01E0"/>
        </ns0:tblPrEx>
        <ns0:tc>
          <ns0:tcPr>
            <ns0:tcW ns0:w="6552" ns0:type="dxa"/>
          </ns0:tcPr>
          <ns0:p ns0:rsidR="002E77BC" ns0:rsidRPr="00A71A62" ns0:rsidP="004B3476">
            <ns0:pPr>
              <ns0:tabs>
                <ns0:tab ns0:val="right" ns0:pos="1800"/>
                <ns0:tab ns0:val="left" ns0:pos="1980"/>
              </ns0:tabs>
              <ns0:spacing ns0:before="120"/>
              <ns0:rPr>
                <ns0:sz ns0:val="16"/>
                <ns0:szCs ns0:val="18"/>
              </ns0:rPr>
            </ns0:pPr>
            <ns0:r ns0:rsidRPr="00A71A62">
              <ns0:rPr>
                <ns0:sz ns0:val="16"/>
                <ns0:szCs ns0:val="18"/>
              </ns0:rPr>
              <ns0:t>A villamos-energia megvásárlójának megnevezése, címe:</ns0:t>
            </ns0:r>
          </ns0:p>
        </ns0:tc>
        <ns0:tc>
          <ns0:tcPr>
            <ns0:tcW ns0:w="3240" ns0:type="dxa"/>
          </ns0:tcPr>
          <ns0:p ns0:rsidR="002E77BC" ns0:rsidRPr="00A71A62" ns0:rsidP="004B3476">
            <ns0:pPr>
              <ns0:tabs>
                <ns0:tab ns0:val="right" ns0:pos="1800"/>
                <ns0:tab ns0:val="left" ns0:pos="1980"/>
                <ns0:tab ns0:val="center" ns0:pos="4536"/>
                <ns0:tab ns0:val="right" ns0:pos="9072"/>
              </ns0:tabs>
              <ns0:spacing ns0:before="120"/>
              <ns0:jc ns0:val="center"/>
              <ns0:rPr>
                <ns0:sz ns0:val="18"/>
              </ns0:rPr>
            </ns0:pPr>
            <ns0:r ns0:rsidRPr="00A71A62">
              <ns0:rPr>
                <ns0:sz ns0:val="18"/>
              </ns0:rPr>
              <ns0:t>---------------------------------------------</ns0:t>
            </ns0:r>
          </ns0:p>
          <ns0:p ns0:rsidR="002E77BC" ns0:rsidRPr="00A71A62" ns0:rsidP="004B3476">
            <ns0:pPr>
              <ns0:tabs>
                <ns0:tab ns0:val="right" ns0:pos="1800"/>
                <ns0:tab ns0:val="left" ns0:pos="1980"/>
                <ns0:tab ns0:val="center" ns0:pos="4536"/>
                <ns0:tab ns0:val="right" ns0:pos="9072"/>
              </ns0:tabs>
              <ns0:spacing ns0:before="120"/>
              <ns0:jc ns0:val="center"/>
              <ns0:rPr>
                <ns0:sz ns0:val="18"/>
              </ns0:rPr>
            </ns0:pPr>
            <ns0:r ns0:rsidRPr="00A71A62">
              <ns0:rPr>
                <ns0:sz ns0:val="18"/>
              </ns0:rPr>
              <ns0:t>---------------------------------------------</ns0:t>
            </ns0:r>
          </ns0:p>
        </ns0:tc>
      </ns0:tr>
    </ns0:tbl>
    <ns0:p ns0:rsidR="002E77BC" ns0:rsidRPr="00A71A62">
      <ns0:pPr>
        <ns0:ind ns0:right="23"/>
        <ns0:jc ns0:val="both"/>
        <ns0:rPr>
          <ns0:sz ns0:val="6"/>
          <ns0:szCs ns0:val="8"/>
        </ns0:rPr>
      </ns0:pPr>
      <ns0:r ns0:rsidRPr="00A71A62">
        <ns0:rPr>
          <ns0:sz ns0:val="6"/>
          <ns0:szCs ns0:val="8"/>
        </ns0:rPr>
        <ns0:br ns0:type="page"/>
      </ns0:r>
    </ns0:p>
    <ns0:p ns0:rsidR="002E77BC" ns0:rsidRPr="00A71A62">
      <ns0:pPr>
        <ns0:numPr>
          <ns0:ilvl ns0:val="0"/>
          <ns0:numId ns0:val="8"/>
        </ns0:numPr>
        <ns0:spacing ns0:line="312" ns0:lineRule="auto"/>
        <ns0:jc ns0:val="both"/>
        <ns0:rPr>
          <ns0:sz ns0:val="18"/>
          <ns0:szCs ns0:val="24"/>
        </ns0:rPr>
      </ns0:pPr>
      <ns0:r ns0:rsidRPr="00A71A62">
        <ns0:rPr>
          <ns0:sz ns0:val="18"/>
          <ns0:szCs ns0:val="24"/>
        </ns0:rPr>
        <ns0:t>Záró rendelkezések</ns0:t>
      </ns0:r>
    </ns0:p>
    <ns0:p ns0:rsidR="002E77BC" ns0:rsidRPr="00A71A62" ns0:rsidP="00B43D7D">
      <ns0:pPr>
        <ns0:jc ns0:val="both"/>
        <ns0:rPr>
          <ns0:sz ns0:val="18"/>
          <ns0:szCs ns0:val="24"/>
        </ns0:rPr>
      </ns0:pPr>
      <ns0:r ns0:rsidRPr="00A71A62">
        <ns0:rPr>
          <ns0:sz ns0:val="18"/>
          <ns0:szCs ns0:val="24"/>
        </ns0:rPr>
        <ns0:t>Kijelentem, hogy az igénybejelentésen szereplő adatok a valóságnak megfelelnek, azok valóságáért felelősséget vállalok.</ns0:t>
      </ns0:r>
    </ns0:p>
    <ns0:p ns0:rsidR="002E77BC" ns0:rsidRPr="00A71A62" ns0:rsidP="00B43D7D">
      <ns0:pPr>
        <ns0:jc ns0:val="both"/>
        <ns0:rPr>
          <ns0:sz ns0:val="18"/>
          <ns0:szCs ns0:val="24"/>
        </ns0:rPr>
      </ns0:pPr>
      <ns0:r ns0:rsidRPr="00A71A62">
        <ns0:rPr>
          <ns0:sz ns0:val="18"/>
          <ns0:szCs ns0:val="24"/>
        </ns0:rPr>
        <ns0:t>Rendszerhasználói leolvasás esetén a</ns0:t>
      </ns0:r>
      <ns0:r ns0:rsidRPr="00A71A62" ns0:rsidR="008D02AF">
        <ns0:rPr>
          <ns0:sz ns0:val="18"/>
          <ns0:szCs ns0:val="24"/>
        </ns0:rPr>
        <ns0:t>z</ns0:t>
      </ns0:r>
      <ns0:r ns0:rsidRPr="00A71A62">
        <ns0:rPr>
          <ns0:sz ns0:val="18"/>
          <ns0:szCs ns0:val="24"/>
        </ns0:rPr>
        <ns0:t xml:space="preserve"> </ns0:t>
      </ns0:r>
      <ns0:r ns0:rsidRPr="00A71A62" ns0:rsidR="00724E96">
        <ns0:rPr>
          <ns0:sz ns0:val="18"/>
          <ns0:szCs ns0:val="24"/>
        </ns0:rPr>
        <ns0:t>MVM Démász Áramhálózati Kft.</ns0:t>
      </ns0:r>
      <ns0:r ns0:rsidRPr="00A71A62">
        <ns0:rPr>
          <ns0:sz ns0:val="18"/>
          <ns0:szCs ns0:val="24"/>
        </ns0:rPr>
        <ns0:t xml:space="preserve"> fenntartja a jogot, hogy a fent közölt fogyasztásmérő állásokat ellenőrizze. Valótlan adatszolgáltatás esetén igénybejelentő köteles a</ns0:t>
      </ns0:r>
      <ns0:r ns0:rsidRPr="00A71A62" ns0:rsidR="008D02AF">
        <ns0:rPr>
          <ns0:sz ns0:val="18"/>
          <ns0:szCs ns0:val="24"/>
        </ns0:rPr>
        <ns0:t>z</ns0:t>
      </ns0:r>
      <ns0:r ns0:rsidRPr="00A71A62">
        <ns0:rPr>
          <ns0:sz ns0:val="18"/>
          <ns0:szCs ns0:val="24"/>
        </ns0:rPr>
        <ns0:t xml:space="preserve"> </ns0:t>
      </ns0:r>
      <ns0:r ns0:rsidRPr="00A71A62" ns0:rsidR="00724E96">
        <ns0:rPr>
          <ns0:sz ns0:val="18"/>
          <ns0:szCs ns0:val="24"/>
        </ns0:rPr>
        <ns0:t>MVM Démász Áramhálózati Kft.</ns0:t>
      </ns0:r>
      <ns0:r ns0:rsidRPr="00A71A62">
        <ns0:rPr>
          <ns0:sz ns0:val="18"/>
          <ns0:szCs ns0:val="24"/>
        </ns0:rPr>
        <ns0:t xml:space="preserve"> ebből eredő kárát megtéríteni, eltérés esetén korrigálásra kerül sor.</ns0:t>
      </ns0:r>
    </ns0:p>
    <ns0:p ns0:rsidR="002E77BC" ns0:rsidRPr="00A71A62" ns0:rsidP="00B43D7D">
      <ns0:pPr>
        <ns0:jc ns0:val="both"/>
        <ns0:rPr>
          <ns0:sz ns0:val="18"/>
          <ns0:szCs ns0:val="24"/>
        </ns0:rPr>
      </ns0:pPr>
      <ns0:r ns0:rsidRPr="00A71A62">
        <ns0:rPr>
          <ns0:sz ns0:val="18"/>
          <ns0:szCs ns0:val="24"/>
        </ns0:rPr>
        <ns0:t>Tudomásul veszem, hogy az igénybejelentésben szereplő adatokat a</ns0:t>
      </ns0:r>
      <ns0:r ns0:rsidRPr="00A71A62" ns0:rsidR="008D02AF">
        <ns0:rPr>
          <ns0:sz ns0:val="18"/>
          <ns0:szCs ns0:val="24"/>
        </ns0:rPr>
        <ns0:t>z</ns0:t>
      </ns0:r>
      <ns0:r ns0:rsidRPr="00A71A62">
        <ns0:rPr>
          <ns0:sz ns0:val="18"/>
          <ns0:szCs ns0:val="24"/>
        </ns0:rPr>
        <ns0:t xml:space="preserve"> </ns0:t>
      </ns0:r>
      <ns0:r ns0:rsidRPr="00A71A62" ns0:rsidR="00724E96">
        <ns0:rPr>
          <ns0:sz ns0:val="18"/>
          <ns0:szCs ns0:val="24"/>
        </ns0:rPr>
        <ns0:t>MVM Démász Áramhálózati Kft.</ns0:t>
      </ns0:r>
      <ns0:r ns0:rsidRPr="00A71A62">
        <ns0:rPr>
          <ns0:sz ns0:val="18"/>
          <ns0:szCs ns0:val="24"/>
        </ns0:rPr>
        <ns0:t xml:space="preserve"> a villamos energiáról szóló 2007. évi LXXXVI. törvény és az információs önrendelkezési jogról és az információszabadságról szóló 2011. évi CXII. törvény előírásai szerint kezelje. </ns0:t>
      </ns0:r>
    </ns0:p>
    <ns0:p ns0:rsidR="002E77BC" ns0:rsidRPr="00A71A62">
      <ns0:pPr>
        <ns0:tabs>
          <ns0:tab ns0:val="left" ns0:pos="567"/>
          <ns0:tab ns0:val="left" ns0:pos="5103"/>
        </ns0:tabs>
        <ns0:rPr>
          <ns0:sz ns0:val="14"/>
          <ns0:szCs ns0:val="16"/>
        </ns0:rPr>
      </ns0:pPr>
    </ns0:p>
    <ns0:p ns0:rsidR="002E77BC" ns0:rsidRPr="00A71A62">
      <ns0:pPr>
        <ns0:ind ns0:right="125"/>
        <ns0:rPr>
          <ns0:sz ns0:val="18"/>
          <ns0:szCs ns0:val="24"/>
        </ns0:rPr>
      </ns0:pPr>
      <ns0:r ns0:rsidRPr="00A71A62">
        <ns0:rPr>
          <ns0:sz ns0:val="18"/>
          <ns0:szCs ns0:val="24"/>
        </ns0:rPr>
        <ns0:t>Mellékletek</ns0:t>
      </ns0:r>
      <ns0:r ns0:rsidRPr="00A71A62">
        <ns0:rPr>
          <ns0:sz ns0:val="18"/>
          <ns0:szCs ns0:val="24"/>
        </ns0:rPr>
        <ns0:tab/>
      </ns0:r>
      <ns0:r ns0:rsidRPr="00A71A62">
        <ns0:rPr>
          <ns0:sz ns0:val="18"/>
          <ns0:szCs ns0:val="24"/>
        </ns0:rPr>
        <ns0:fldChar ns0:fldCharType="begin">
          <ns0:ffData>
            <ns0:name ns0:val="Jelölő16"/>
            <ns0:enabled/>
            <ns0:calcOnExit ns0:val="0"/>
            <ns0:checkBox>
              <ns0:sizeAuto/>
              <ns0:default ns0:val="0"/>
            </ns0:checkBox>
          </ns0:ffData>
        </ns0:fldChar>
      </ns0:r>
      <ns0:r ns0:rsidRPr="00A71A62">
        <ns0:rPr>
          <ns0:sz ns0:val="18"/>
          <ns0:szCs ns0:val="24"/>
        </ns0:rPr>
        <ns0:instrText xml:space="preserve"> FORMCHECKBOX </ns0:instrText>
      </ns0:r>
      <ns0:r ns0:rsidR="00DC6760">
        <ns0:rPr>
          <ns0:sz ns0:val="18"/>
          <ns0:szCs ns0:val="24"/>
        </ns0:rPr>
        <ns0:fldChar ns0:fldCharType="separate"/>
      </ns0:r>
      <ns0:r ns0:rsidRPr="00A71A62">
        <ns0:rPr>
          <ns0:sz ns0:val="18"/>
          <ns0:szCs ns0:val="24"/>
        </ns0:rPr>
        <ns0:fldChar ns0:fldCharType="end"/>
      </ns0:r>
      <ns0:r ns0:rsidRPr="00A71A62">
        <ns0:rPr>
          <ns0:sz ns0:val="18"/>
          <ns0:szCs ns0:val="24"/>
        </ns0:rPr>
        <ns0:t xml:space="preserve">  Kérdőív profilba soroláshoz</ns0:t>
      </ns0:r>
      <ns0:r ns0:rsidRPr="00A71A62" ns0:rsidR="00A83B21">
        <ns0:rPr>
          <ns0:sz ns0:val="18"/>
          <ns0:szCs ns0:val="24"/>
        </ns0:rPr>
        <ns0:t xml:space="preserve"> </ns0:t>
      </ns0:r>
    </ns0:p>
    <ns0:p ns0:rsidR="002E77BC" ns0:rsidRPr="00A71A62">
      <ns0:pPr>
        <ns0:ind ns0:right="125"/>
        <ns0:rPr>
          <ns0:sz ns0:val="8"/>
          <ns0:szCs ns0:val="10"/>
        </ns0:rPr>
      </ns0:pPr>
    </ns0:p>
    <ns0:p ns0:rsidR="002E77BC" ns0:rsidRPr="00A71A62">
      <ns0:pPr>
        <ns0:ind ns0:right="125"/>
        <ns0:rPr>
          <ns0:sz ns0:val="18"/>
          <ns0:szCs ns0:val="24"/>
        </ns0:rPr>
      </ns0:pPr>
      <ns0:r ns0:rsidRPr="00A71A62">
        <ns0:rPr>
          <ns0:sz ns0:val="18"/>
          <ns0:szCs ns0:val="24"/>
        </ns0:rPr>
        <ns0:tab/>
      </ns0:r>
      <ns0:r ns0:rsidRPr="00A71A62">
        <ns0:rPr>
          <ns0:sz ns0:val="18"/>
          <ns0:szCs ns0:val="24"/>
        </ns0:rPr>
        <ns0:tab/>
      </ns0:r>
      <ns0:r ns0:rsidRPr="00A71A62">
        <ns0:rPr>
          <ns0:sz ns0:val="18"/>
          <ns0:szCs ns0:val="24"/>
        </ns0:rPr>
        <ns0:fldChar ns0:fldCharType="begin">
          <ns0:ffData>
            <ns0:name ns0:val="Jelölő16"/>
            <ns0:enabled/>
            <ns0:calcOnExit ns0:val="0"/>
            <ns0:checkBox>
              <ns0:sizeAuto/>
              <ns0:default ns0:val="0"/>
            </ns0:checkBox>
          </ns0:ffData>
        </ns0:fldChar>
      </ns0:r>
      <ns0:r ns0:rsidRPr="00A71A62">
        <ns0:rPr>
          <ns0:sz ns0:val="18"/>
          <ns0:szCs ns0:val="24"/>
        </ns0:rPr>
        <ns0:instrText xml:space="preserve"> FORMCHECKBOX </ns0:instrText>
      </ns0:r>
      <ns0:r ns0:rsidR="00DC6760">
        <ns0:rPr>
          <ns0:sz ns0:val="18"/>
          <ns0:szCs ns0:val="24"/>
        </ns0:rPr>
        <ns0:fldChar ns0:fldCharType="separate"/>
      </ns0:r>
      <ns0:r ns0:rsidRPr="00A71A62">
        <ns0:rPr>
          <ns0:sz ns0:val="18"/>
          <ns0:szCs ns0:val="24"/>
        </ns0:rPr>
        <ns0:fldChar ns0:fldCharType="end"/>
      </ns0:r>
      <ns0:r ns0:rsidRPr="00A71A62">
        <ns0:rPr>
          <ns0:sz ns0:val="18"/>
          <ns0:szCs ns0:val="24"/>
        </ns0:rPr>
        <ns0:t xml:space="preserve">  Egyéb: </ns0:t>
      </ns0:r>
      <ns0:r ns0:rsidRPr="00A71A62">
        <ns0:rPr>
          <ns0:sz ns0:val="18"/>
          <ns0:szCs ns0:val="24"/>
        </ns0:rPr>
        <ns0:tab/>
        <ns0:t>. . . . . . . . . .. . . . . . . . . . . . . . . . . . . . . . . . . . . . . . . . . . . . . . . . . . . . . . . . . .</ns0:t>
      </ns0:r>
    </ns0:p>
    <ns0:p ns0:rsidR="002E77BC" ns0:rsidRPr="00A71A62">
      <ns0:pPr>
        <ns0:tabs>
          <ns0:tab ns0:val="left" ns0:pos="567"/>
          <ns0:tab ns0:val="left" ns0:pos="1440"/>
        </ns0:tabs>
        <ns0:rPr>
          <ns0:sz ns0:val="18"/>
          <ns0:szCs ns0:val="24"/>
        </ns0:rPr>
      </ns0:pPr>
      <ns0:r ns0:rsidRPr="00A71A62">
        <ns0:rPr>
          <ns0:noProof/>
          <ns0:sz ns0:val="18"/>
        </ns0:rPr>
        <ns0:drawing>
          <ns3:anchor distT="0" distB="0" distL="114300" distR="114300" simplePos="0" relativeHeight="251659264" behindDoc="1" locked="0" layoutInCell="1" allowOverlap="1">
            <ns3:simplePos x="0" y="0"/>
            <ns3:positionH relativeFrom="column">
              <ns3:posOffset>305100</ns3:posOffset>
            </ns3:positionH>
            <ns3:positionV relativeFrom="paragraph">
              <ns3:posOffset>36323</ns3:posOffset>
            </ns3:positionV>
            <ns3:extent cx="2369280" cy="1497821"/>
            <ns3:effectExtent l="0" t="0" r="0" b="7620"/>
            <ns3:wrapNone/>
            <ns3:docPr id="1132151855" name="Kép 3"/>
            <ns3:cNvGraphicFramePr>
              <ns4:graphicFrameLocks noChangeAspect="1"/>
            </ns3:cNvGraphicFramePr>
            <ns4:graphic>
              <ns4:graphicData uri="http://schemas.openxmlformats.org/drawingml/2006/picture">
                <ns5:pic>
                  <ns5:nvPicPr>
                    <ns5:cNvPr id="1132151855" name="image.png"/>
                    <ns5:cNvPicPr/>
                  </ns5:nvPicPr>
                  <ns5:blipFill>
                    <ns4:blip ns2:embed="rId17">
                      <ns4:extLst>
                        <ns4:ext uri="{28A0092B-C50C-407E-A947-70E740481C1C}">
                          <ns6:useLocalDpi val="0"/>
                        </ns4:ext>
                      </ns4:extLst>
                    </ns4:blip>
                    <ns4:stretch>
                      <ns4:fillRect/>
                    </ns4:stretch>
                  </ns5:blipFill>
                  <ns5:spPr>
                    <ns4:xfrm>
                      <ns4:off x="0" y="0"/>
                      <ns4:ext cx="2369280" cy="1497821"/>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Pr>
          <ns0:sz ns0:val="18"/>
          <ns0:szCs ns0:val="24"/>
        </ns0:rPr>
        <ns0:tab/>
      </ns0:r>
      <ns0:r ns0:rsidRPr="00A71A62">
        <ns0:rPr>
          <ns0:sz ns0:val="18"/>
          <ns0:szCs ns0:val="24"/>
        </ns0:rPr>
        <ns0:tab/>
      </ns0:r>
      <ns0:r ns0:rsidRPr="00A71A62">
        <ns0:rPr>
          <ns0:sz ns0:val="18"/>
          <ns0:szCs ns0:val="24"/>
        </ns0:rPr>
        <ns0:tab/>
      </ns0:r>
      <ns0:r ns0:rsidRPr="00A71A62">
        <ns0:rPr>
          <ns0:sz ns0:val="18"/>
          <ns0:szCs ns0:val="24"/>
        </ns0:rPr>
        <ns0:tab/>
      </ns0:r>
    </ns0:p>
    <ns0:p ns0:rsidR="002E77BC" ns0:rsidRPr="00A71A62">
      <ns0:pPr>
        <ns0:tabs>
          <ns0:tab ns0:val="left" ns0:pos="567"/>
          <ns0:tab ns0:val="left" ns0:pos="5103"/>
        </ns0:tabs>
        <ns0:rPr>
          <ns0:sz ns0:val="18"/>
          <ns0:szCs ns0:val="24"/>
        </ns0:rPr>
      </ns0:pPr>
    </ns0:p>
    <ns0:p ns0:rsidR="002E77BC" ns0:rsidRPr="00A71A62">
      <ns0:pPr>
        <ns0:tabs>
          <ns0:tab ns0:val="left" ns0:pos="567"/>
          <ns0:tab ns0:val="left" ns0:pos="5103"/>
        </ns0:tabs>
        <ns0:rPr>
          <ns0:sz ns0:val="18"/>
          <ns0:szCs ns0:val="24"/>
        </ns0:rPr>
      </ns0:pPr>
      <ns0:r ns0:rsidRPr="00A71A62">
        <ns0:rPr>
          <ns0:sz ns0:val="18"/>
          <ns0:szCs ns0:val="24"/>
        </ns0:rPr>
        <ns0:t>Kelt: ______</ns0:t>
      </ns0:r>
      <ns0:r ns0:rsidRPr="00A71A62" ns0:rsidR="009E3C33">
        <ns0:rPr>
          <ns0:color ns0:val="0000FF"/>
          <ns0:sz ns0:val="22"/>
          <ns0:szCs ns0:val="24"/>
        </ns0:rPr>
        <ns0:t>Mezőhegyes</ns0:t>
      </ns0:r>
      <ns0:r ns0:rsidRPr="00A71A62">
        <ns0:rPr>
          <ns0:sz ns0:val="18"/>
          <ns0:szCs ns0:val="24"/>
        </ns0:rPr>
        <ns0:t xml:space="preserve">__________,   </ns0:t>
      </ns0:r>
      <ns0:r ns0:rsidR="00D70FBE">
        <ns0:rPr>
          <ns0:sz ns0:val="18"/>
          <ns0:szCs ns0:val="24"/>
        </ns0:rPr>
        <ns0:t>{d.</ns0:t>
      </ns0:r>
      <ns0:r ns0:rsidRPr="00D70FBE" ns0:rsidR="00D70FBE">
        <ns0:rPr>
          <ns0:sz ns0:val="18"/>
          <ns0:szCs ns0:val="24"/>
        </ns0:rPr>
        <ns0:t>Project.Datum</ns0:t>
      </ns0:r>
      <ns0:r ns0:rsidR="00D70FBE">
        <ns0:rPr>
          <ns0:sz ns0:val="18"/>
          <ns0:szCs ns0:val="24"/>
        </ns0:rPr>
        <ns0:t>}</ns0:t>
      </ns0:r>
    </ns0:p>
    <ns0:p ns0:rsidR="002E77BC" ns0:rsidRPr="00A71A62">
      <ns0:pPr>
        <ns0:tabs>
          <ns0:tab ns0:val="center" ns0:pos="3240"/>
          <ns0:tab ns0:val="left" ns0:pos="5400"/>
        </ns0:tabs>
        <ns0:rPr>
          <ns0:sz ns0:val="18"/>
          <ns0:szCs ns0:val="24"/>
        </ns0:rPr>
      </ns0:pPr>
      <ns0:r ns0:rsidRPr="00A71A62">
        <ns0:rPr>
          <ns0:sz ns0:val="18"/>
          <ns0:szCs ns0:val="24"/>
        </ns0:rPr>
        <ns0:tab/>
      </ns0:r>
    </ns0:p>
    <ns0:p ns0:rsidR="002E77BC" ns0:rsidRPr="00A71A62">
      <ns0:pPr>
        <ns0:tabs>
          <ns0:tab ns0:val="center" ns0:pos="3240"/>
          <ns0:tab ns0:val="left" ns0:pos="5400"/>
        </ns0:tabs>
        <ns0:ind ns0:firstLine="2160"/>
        <ns0:rPr>
          <ns0:sz ns0:val="18"/>
        </ns0:rPr>
      </ns0:pPr>
      <ns0:r ns0:rsidRPr="00A71A62">
        <ns0:rPr>
          <ns0:sz ns0:val="18"/>
        </ns0:rPr>
        <ns0:t>PH.</ns0:t>
      </ns0:r>
    </ns0:p>
    <ns0:p ns0:rsidR="002E77BC" ns0:rsidRPr="00A71A62">
      <ns0:pPr>
        <ns0:tabs>
          <ns0:tab ns0:val="center" ns0:pos="3240"/>
          <ns0:tab ns0:val="left" ns0:pos="5400"/>
        </ns0:tabs>
        <ns0:ind ns0:firstLine="2160"/>
        <ns0:rPr>
          <ns0:sz ns0:val="18"/>
          <ns0:szCs ns0:val="24"/>
        </ns0:rPr>
      </ns0:pPr>
      <ns0:r ns0:rsidRPr="00A71A62">
        <ns0:rPr>
          <ns0:sz ns0:val="18"/>
          <ns0:szCs ns0:val="24"/>
        </ns0:rPr>
        <ns0:tab/>
      </ns0:r>
    </ns0:p>
    <ns0:p ns0:rsidR="002E77BC" ns0:rsidRPr="00A71A62">
      <ns0:pPr>
        <ns0:tabs>
          <ns0:tab ns0:val="center" ns0:pos="2340"/>
          <ns0:tab ns0:val="left" ns0:pos="4680"/>
        </ns0:tabs>
        <ns0:spacing ns0:line="480" ns0:lineRule="auto"/>
        <ns0:rPr>
          <ns0:sz ns0:val="18"/>
          <ns0:szCs ns0:val="24"/>
        </ns0:rPr>
      </ns0:pPr>
      <ns0:r ns0:rsidRPr="00A71A62">
        <ns0:rPr>
          <ns0:sz ns0:val="18"/>
          <ns0:szCs ns0:val="24"/>
        </ns0:rPr>
        <ns0:tab/>
        <ns0:t>__________________________________</ns0:t>
      </ns0:r>
      <ns0:r ns0:rsidRPr="00A71A62">
        <ns0:rPr>
          <ns0:sz ns0:val="18"/>
          <ns0:szCs ns0:val="24"/>
        </ns0:rPr>
        <ns0:tab/>
        <ns0:t xml:space="preserve">(Rendszerhasználó vagy Képviselő aláírása*) </ns0:t>
      </ns0:r>
    </ns0:p>
    <ns0:p ns0:rsidR="002E77BC" ns0:rsidRPr="00A71A62">
      <ns0:pPr>
        <ns0:tabs>
          <ns0:tab ns0:val="center" ns0:pos="2340"/>
          <ns0:tab ns0:val="left" ns0:pos="4680"/>
        </ns0:tabs>
        <ns0:spacing ns0:line="480" ns0:lineRule="auto"/>
        <ns0:rPr>
          <ns0:sz ns0:val="18"/>
          <ns0:szCs ns0:val="24"/>
        </ns0:rPr>
      </ns0:pPr>
      <ns0:r ns0:rsidRPr="00A71A62">
        <ns0:rPr>
          <ns0:sz ns0:val="18"/>
          <ns0:szCs ns0:val="24"/>
        </ns0:rPr>
        <ns0:tab/>
        <ns0:t>________</ns0:t>
      </ns0:r>
      <ns0:r ns0:rsidRPr="00A71A62" ns0:rsidR="00E306E9">
        <ns0:rPr>
          <ns0:color ns0:val="0000FF"/>
          <ns0:sz ns0:val="24"/>
          <ns0:szCs ns0:val="28"/>
        </ns0:rPr>
        <ns0:t>{</ns0:t>
      </ns0:r>
      <ns0:r ns0:rsidRPr="00A71A62" ns0:rsidR="00E306E9">
        <ns0:rPr>
          <ns0:color ns0:val="0000FF"/>
          <ns0:sz ns0:val="2"/>
          <ns0:szCs ns0:val="2"/>
        </ns0:rPr>
        <ns0:t>d.Project.Nev</ns0:t>
      </ns0:r>
      <ns0:r ns0:rsidRPr="00A71A62" ns0:rsidR="00E306E9">
        <ns0:rPr>
          <ns0:color ns0:val="0000FF"/>
          <ns0:sz ns0:val="24"/>
          <ns0:szCs ns0:val="28"/>
        </ns0:rPr>
        <ns0:t>}</ns0:t>
      </ns0:r>
      <ns0:r ns0:rsidRPr="00A71A62">
        <ns0:rPr>
          <ns0:sz ns0:val="18"/>
          <ns0:szCs ns0:val="24"/>
        </ns0:rPr>
        <ns0:t>_________________________</ns0:t>
      </ns0:r>
      <ns0:r ns0:rsidRPr="00A71A62">
        <ns0:rPr>
          <ns0:sz ns0:val="18"/>
          <ns0:szCs ns0:val="24"/>
        </ns0:rPr>
        <ns0:tab/>
        <ns0:t>(olvasható név)</ns0:t>
      </ns0:r>
    </ns0:p>
    <ns0:p ns0:rsidR="002E77BC" ns0:rsidRPr="00A71A62">
      <ns0:pPr>
        <ns0:tabs>
          <ns0:tab ns0:val="center" ns0:pos="2340"/>
          <ns0:tab ns0:val="left" ns0:pos="4680"/>
        </ns0:tabs>
        <ns0:spacing ns0:line="480" ns0:lineRule="auto"/>
        <ns0:rPr>
          <ns0:sz ns0:val="18"/>
          <ns0:szCs ns0:val="24"/>
        </ns0:rPr>
      </ns0:pPr>
      <ns0:r ns0:rsidRPr="00A71A62">
        <ns0:rPr>
          <ns0:sz ns0:val="18"/>
          <ns0:szCs ns0:val="24"/>
        </ns0:rPr>
        <ns0:tab/>
        <ns0:t>__________________________________</ns0:t>
      </ns0:r>
      <ns0:r ns0:rsidRPr="00A71A62">
        <ns0:rPr>
          <ns0:sz ns0:val="18"/>
          <ns0:szCs ns0:val="24"/>
        </ns0:rPr>
        <ns0:tab/>
        <ns0:t>(cég esetén beosztás)</ns0:t>
      </ns0:r>
    </ns0:p>
    <ns0:p ns0:rsidR="002E77BC" ns0:rsidRPr="00A71A62" ns0:rsidP="000D1146">
      <ns0:pPr>
        <ns0:tabs>
          <ns0:tab ns0:val="center" ns0:pos="2340"/>
          <ns0:tab ns0:val="left" ns0:pos="4680"/>
        </ns0:tabs>
        <ns0:rPr>
          <ns0:sz ns0:val="18"/>
          <ns0:szCs ns0:val="24"/>
        </ns0:rPr>
      </ns0:pPr>
      <ns0:r ns0:rsidRPr="00A71A62">
        <ns0:rPr>
          <ns0:sz ns0:val="18"/>
          <ns0:szCs ns0:val="24"/>
        </ns0:rPr>
        <ns0:tab/>
        <ns0:t>__________________________________</ns0:t>
      </ns0:r>
      <ns0:r ns0:rsidRPr="00A71A62">
        <ns0:rPr>
          <ns0:sz ns0:val="18"/>
          <ns0:szCs ns0:val="24"/>
        </ns0:rPr>
        <ns0:tab/>
        <ns0:t>(cég vagy egyéb szervezet megnevezése)</ns0:t>
      </ns0:r>
    </ns0:p>
    <ns0:p ns0:rsidR="002E77BC" ns0:rsidRPr="00A71A62" ns0:rsidP="00643DE4">
      <ns0:pPr>
        <ns0:tabs>
          <ns0:tab ns0:val="center" ns0:pos="2340"/>
          <ns0:tab ns0:val="left" ns0:pos="4680"/>
        </ns0:tabs>
        <ns0:spacing ns0:line="480" ns0:lineRule="auto"/>
        <ns0:rPr>
          <ns0:sz ns0:val="16"/>
          <ns0:szCs ns0:val="18"/>
        </ns0:rPr>
      </ns0:pPr>
      <ns0:r ns0:rsidRPr="00A71A62">
        <ns0:rPr>
          <ns0:sz ns0:val="16"/>
          <ns0:szCs ns0:val="18"/>
        </ns0:rPr>
        <ns0:t>*  Képviselő aláírásakor a meghatalmazását csatolni kell az Igénybejelentő nyomtatványhoz!</ns0:t>
      </ns0:r>
    </ns0:p>
    <ns0:p ns0:rsidR="002E77BC" ns0:rsidRPr="00A71A62" ns0:rsidP="000D1146">
      <ns0:pPr>
        <ns0:keepNext/>
        <ns0:numPr>
          <ns0:ilvl ns0:val="0"/>
          <ns0:numId ns0:val="8"/>
        </ns0:numPr>
        <ns0:ind ns0:left="357" ns0:hanging="357"/>
        <ns0:outlineLvl ns0:val="2"/>
        <ns0:rPr>
          <ns0:sz ns0:val="18"/>
          <ns0:szCs ns0:val="24"/>
        </ns0:rPr>
      </ns0:pPr>
      <ns0:r ns0:rsidRPr="00A71A62">
        <ns0:rPr>
          <ns0:sz ns0:val="18"/>
          <ns0:szCs ns0:val="24"/>
        </ns0:rPr>
        <ns0:t>Kereskedő / erőmű adatai, melytől Rendszerhasználó a villamos energiát vásárolja</ns0:t>
      </ns0:r>
    </ns0:p>
    <ns0:p ns0:rsidR="002E77BC" ns0:rsidRPr="00A71A62" ns0:rsidP="005228D4">
      <ns0:pPr>
        <ns0:keepNext/>
        <ns0:spacing ns0:before="60" ns0:after="60"/>
        <ns0:outlineLvl ns0:val="2"/>
        <ns0:rPr>
          <ns0:sz ns0:val="16"/>
          <ns0:szCs ns0:val="18"/>
        </ns0:rPr>
      </ns0:pPr>
      <ns0:r ns0:rsidRPr="00A71A62">
        <ns0:rPr>
          <ns0:sz ns0:val="16"/>
          <ns0:szCs ns0:val="18"/>
        </ns0:rPr>
        <ns0:t>Amennyiben a 2. pont szerinti igénybejelentés oka „Új bekapcsolás” vagy „Felhasználó-változás” vagy „Ideiglenes vételezés”, akkor ez a pont kötelezően töltendő. Ha ezekben az esetekben jelen pont kitöltése hiányos, akkor az Igénybejelentő nyomtatvány nem fogadható be a</ns0:t>
      </ns0:r>
      <ns0:r ns0:rsidRPr="00A71A62" ns0:rsidR="008D02AF">
        <ns0:rPr>
          <ns0:sz ns0:val="16"/>
          <ns0:szCs ns0:val="18"/>
        </ns0:rPr>
        <ns0:t>z</ns0:t>
      </ns0:r>
      <ns0:r ns0:rsidRPr="00A71A62">
        <ns0:rPr>
          <ns0:sz ns0:val="16"/>
          <ns0:szCs ns0:val="18"/>
        </ns0:rPr>
        <ns0:t xml:space="preserve"> </ns0:t>
      </ns0:r>
      <ns0:r ns0:rsidRPr="00A71A62" ns0:rsidR="00724E96">
        <ns0:rPr>
          <ns0:sz ns0:val="16"/>
          <ns0:szCs ns0:val="18"/>
        </ns0:rPr>
        <ns0:t>MVM Démász Áramhálózati Kft.</ns0:t>
      </ns0:r>
      <ns0:r ns0:rsidRPr="00A71A62">
        <ns0:rPr>
          <ns0:sz ns0:val="16"/>
          <ns0:szCs ns0:val="18"/>
        </ns0:rPr>
        <ns0:t xml:space="preserve"> részéről. </ns0:t>
      </ns0:r>
      <ns0:r ns0:rsidRPr="00A71A62">
        <ns0:rPr>
          <ns0:sz ns0:val="16"/>
          <ns0:szCs ns0:val="18"/>
        </ns0:rPr>
        <ns0:tab/>
        <ns0:t xml:space="preserve"> </ns0:t>
      </ns0:r>
    </ns0:p>
    <ns0:tbl>
      <ns0:tblPr>
        <ns0:tblW ns0:w="9639" ns0:type="dxa"/>
        <ns0:tblInd ns0:w="7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CellMar>
          <ns0:left ns0:w="70" ns0:type="dxa"/>
          <ns0:right ns0:w="70" ns0:type="dxa"/>
        </ns0:tblCellMar>
        <ns0:tblLook ns0:val="0000"/>
      </ns0:tblPr>
      <ns0:tblGrid>
        <ns0:gridCol ns0:w="4500"/>
        <ns0:gridCol ns0:w="5139"/>
      </ns0:tblGrid>
      <ns0:tr>
        <ns0:tblPrEx>
          <ns0:tblW ns0:w="9639" ns0:type="dxa"/>
          <ns0:tblInd ns0:w="70" ns0:type="dxa"/>
          <ns0:tblLayout ns0:type="fixed"/>
          <ns0:tblLook ns0:val="0000"/>
        </ns0:tblPrEx>
        <ns0:trPr>
          <ns0:trHeight ns0:val="377"/>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Neve:</ns0:t>
            </ns0:r>
          </ns0:p>
        </ns0:tc>
        <ns0:tc>
          <ns0:tcPr>
            <ns0:tcW ns0:w="5139" ns0:type="dxa"/>
            <ns0:vAlign ns0:val="center"/>
          </ns0:tcPr>
          <ns0:p ns0:rsidR="002E77BC" ns0:rsidRPr="00A71A62" ns0:rsidP="00135618">
            <ns0:pPr>
              <ns0:jc ns0:val="center"/>
              <ns0:rPr>
                <ns0:sz ns0:val="16"/>
                <ns0:szCs ns0:val="18"/>
              </ns0:rPr>
            </ns0:pPr>
            <ns0:r ns0:rsidRPr="00A71A62">
              <ns0:rPr>
                <ns0:sz ns0:val="16"/>
                <ns0:szCs ns0:val="18"/>
              </ns0:rPr>
              <ns0:t>MVM Next zrt</ns0:t>
            </ns0:r>
          </ns0:p>
        </ns0:tc>
      </ns0:tr>
      <ns0:tr>
        <ns0:tblPrEx>
          <ns0:tblW ns0:w="9639" ns0:type="dxa"/>
          <ns0:tblInd ns0:w="70" ns0:type="dxa"/>
          <ns0:tblLayout ns0:type="fixed"/>
          <ns0:tblLook ns0:val="0000"/>
        </ns0:tblPrEx>
        <ns0:trPr>
          <ns0:trHeight ns0:val="354"/>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Címe:</ns0:t>
            </ns0:r>
          </ns0:p>
        </ns0:tc>
        <ns0:tc>
          <ns0:tcPr>
            <ns0:tcW ns0:w="5139" ns0:type="dxa"/>
            <ns0:vAlign ns0:val="center"/>
          </ns0:tcPr>
          <ns0:p ns0:rsidR="002E77BC" ns0:rsidRPr="00A71A62" ns0:rsidP="00135618">
            <ns0:pPr>
              <ns0:jc ns0:val="center"/>
              <ns0:rPr>
                <ns0:sz ns0:val="16"/>
                <ns0:szCs ns0:val="18"/>
              </ns0:rPr>
            </ns0:pPr>
            <ns0:r ns0:rsidRPr="00A71A62">
              <ns0:rPr>
                <ns0:sz ns0:val="16"/>
                <ns0:szCs ns0:val="18"/>
              </ns0:rPr>
              <ns0:t>MVM Next zrt</ns0:t>
            </ns0:r>
          </ns0:p>
        </ns0:tc>
      </ns0:tr>
      <ns0:tr>
        <ns0:tblPrEx>
          <ns0:tblW ns0:w="9639" ns0:type="dxa"/>
          <ns0:tblInd ns0:w="70" ns0:type="dxa"/>
          <ns0:tblLayout ns0:type="fixed"/>
          <ns0:tblLook ns0:val="0000"/>
        </ns0:tblPrEx>
        <ns0:trPr>
          <ns0:trHeight ns0:val="354"/>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EIC kódja:</ns0:t>
            </ns0:r>
          </ns0:p>
        </ns0:tc>
        <ns0:tc>
          <ns0:tcPr>
            <ns0:tcW ns0:w="5139" ns0:type="dxa"/>
            <ns0:vAlign ns0:val="center"/>
          </ns0:tcPr>
          <ns0:p ns0:rsidR="002E77BC" ns0:rsidRPr="00A71A62">
            <ns0:pPr>
              <ns0:rPr>
                <ns0:sz ns0:val="16"/>
                <ns0:szCs ns0:val="18"/>
              </ns0:rPr>
            </ns0:pPr>
          </ns0:p>
        </ns0:tc>
      </ns0:tr>
      <ns0:tr>
        <ns0:tblPrEx>
          <ns0:tblW ns0:w="9639" ns0:type="dxa"/>
          <ns0:tblInd ns0:w="70" ns0:type="dxa"/>
          <ns0:tblLayout ns0:type="fixed"/>
          <ns0:tblLook ns0:val="0000"/>
        </ns0:tblPrEx>
        <ns0:trPr>
          <ns0:cantSplit/>
          <ns0:trHeight ns0:val="238"/>
        </ns0:trPr>
        <ns0:tc>
          <ns0:tcPr>
            <ns0:tcW ns0:w="4500" ns0:type="dxa"/>
            <ns0:vMerge ns0:val="restart"/>
            <ns0:shd ns0:val="clear" ns0:color="auto" ns0:fill="E6E6E6"/>
            <ns0:vAlign ns0:val="center"/>
          </ns0:tcPr>
          <ns0:p ns0:rsidR="002E77BC" ns0:rsidRPr="00A71A62">
            <ns0:pPr>
              <ns0:ind ns0:right="125"/>
              <ns0:rPr>
                <ns0:sz ns0:val="16"/>
                <ns0:szCs ns0:val="18"/>
              </ns0:rPr>
            </ns0:pPr>
            <ns0:r ns0:rsidRPr="00A71A62">
              <ns0:rPr>
                <ns0:sz ns0:val="16"/>
                <ns0:szCs ns0:val="18"/>
              </ns0:rPr>
              <ns0:t xml:space="preserve">Elérhetőségei:                                             Telefon: </ns0:t>
            </ns0:r>
          </ns0:p>
          <ns0:p ns0:rsidR="002E77BC" ns0:rsidRPr="00A71A62">
            <ns0:pPr>
              <ns0:ind ns0:right="125"/>
              <ns0:jc ns0:val="right"/>
              <ns0:rPr>
                <ns0:sz ns0:val="16"/>
                <ns0:szCs ns0:val="18"/>
              </ns0:rPr>
            </ns0:pPr>
            <ns0:r ns0:rsidRPr="00A71A62">
              <ns0:rPr>
                <ns0:sz ns0:val="16"/>
                <ns0:szCs ns0:val="18"/>
              </ns0:rPr>
              <ns0:t>FAX:</ns0:t>
            </ns0:r>
          </ns0:p>
          <ns0:p ns0:rsidR="002E77BC" ns0:rsidRPr="00A71A62">
            <ns0:pPr>
              <ns0:ind ns0:right="125"/>
              <ns0:jc ns0:val="right"/>
              <ns0:rPr>
                <ns0:sz ns0:val="16"/>
                <ns0:szCs ns0:val="18"/>
              </ns0:rPr>
            </ns0:pPr>
            <ns0:r ns0:rsidRPr="00A71A62">
              <ns0:rPr>
                <ns0:sz ns0:val="16"/>
                <ns0:szCs ns0:val="18"/>
              </ns0:rPr>
              <ns0:t>e-mail:</ns0:t>
            </ns0:r>
          </ns0:p>
        </ns0:tc>
        <ns0:tc>
          <ns0:tcPr>
            <ns0:tcW ns0:w="5139" ns0:type="dxa"/>
            <ns0:tcBorders>
              <ns0:bottom ns0:val="dashed" ns0:sz="4" ns0:space="0" ns0:color="auto"/>
            </ns0:tcBorders>
          </ns0:tcPr>
          <ns0:p ns0:rsidR="002E77BC" ns0:rsidRPr="00A71A62">
            <ns0:pPr>
              <ns0:rPr>
                <ns0:sz ns0:val="16"/>
                <ns0:szCs ns0:val="18"/>
              </ns0:rPr>
            </ns0:pPr>
            <ns0:r ns0:rsidRPr="00A71A62">
              <ns0:rPr>
                <ns0:sz ns0:val="16"/>
                <ns0:szCs ns0:val="18"/>
                <ns0:u ns0:val="single"/>
              </ns0:rPr>
              <ns0:t xml:space="preserve">                              </ns0:t>
            </ns0:r>
          </ns0:p>
        </ns0:tc>
      </ns0:tr>
      <ns0:tr>
        <ns0:tblPrEx>
          <ns0:tblW ns0:w="9639" ns0:type="dxa"/>
          <ns0:tblInd ns0:w="70" ns0:type="dxa"/>
          <ns0:tblLayout ns0:type="fixed"/>
          <ns0:tblLook ns0:val="0000"/>
        </ns0:tblPrEx>
        <ns0:trPr>
          <ns0:cantSplit/>
          <ns0:trHeight ns0:val="238"/>
        </ns0:trPr>
        <ns0:tc>
          <ns0:tcPr>
            <ns0:tcW ns0:w="4500" ns0:type="dxa"/>
            <ns0:vMerge/>
            <ns0:shd ns0:val="clear" ns0:color="auto" ns0:fill="E6E6E6"/>
            <ns0:vAlign ns0:val="center"/>
          </ns0:tcPr>
          <ns0:p ns0:rsidR="002E77BC" ns0:rsidRPr="00A71A62">
            <ns0:pPr>
              <ns0:ind ns0:right="125"/>
              <ns0:rPr>
                <ns0:sz ns0:val="16"/>
                <ns0:szCs ns0:val="18"/>
              </ns0:rPr>
            </ns0:pPr>
          </ns0:p>
        </ns0:tc>
        <ns0:tc>
          <ns0:tcPr>
            <ns0:tcW ns0:w="5139" ns0:type="dxa"/>
            <ns0:tcBorders>
              <ns0:top ns0:val="dashed" ns0:sz="4" ns0:space="0" ns0:color="auto"/>
              <ns0:bottom ns0:val="dashed" ns0:sz="4" ns0:space="0" ns0:color="auto"/>
            </ns0:tcBorders>
          </ns0:tcPr>
          <ns0:p ns0:rsidR="002E77BC" ns0:rsidRPr="00A71A62">
            <ns0:pPr>
              <ns0:rPr>
                <ns0:sz ns0:val="16"/>
                <ns0:szCs ns0:val="18"/>
                <ns0:u ns0:val="single"/>
              </ns0:rPr>
            </ns0:pPr>
          </ns0:p>
        </ns0:tc>
      </ns0:tr>
      <ns0:tr>
        <ns0:tblPrEx>
          <ns0:tblW ns0:w="9639" ns0:type="dxa"/>
          <ns0:tblInd ns0:w="70" ns0:type="dxa"/>
          <ns0:tblLayout ns0:type="fixed"/>
          <ns0:tblLook ns0:val="0000"/>
        </ns0:tblPrEx>
        <ns0:trPr>
          <ns0:cantSplit/>
          <ns0:trHeight ns0:val="238"/>
        </ns0:trPr>
        <ns0:tc>
          <ns0:tcPr>
            <ns0:tcW ns0:w="4500" ns0:type="dxa"/>
            <ns0:vMerge/>
            <ns0:shd ns0:val="clear" ns0:color="auto" ns0:fill="E6E6E6"/>
            <ns0:vAlign ns0:val="center"/>
          </ns0:tcPr>
          <ns0:p ns0:rsidR="002E77BC" ns0:rsidRPr="00A71A62">
            <ns0:pPr>
              <ns0:ind ns0:right="125"/>
              <ns0:rPr>
                <ns0:sz ns0:val="16"/>
                <ns0:szCs ns0:val="18"/>
              </ns0:rPr>
            </ns0:pPr>
          </ns0:p>
        </ns0:tc>
        <ns0:tc>
          <ns0:tcPr>
            <ns0:tcW ns0:w="5139" ns0:type="dxa"/>
            <ns0:tcBorders>
              <ns0:top ns0:val="dashed" ns0:sz="4" ns0:space="0" ns0:color="auto"/>
            </ns0:tcBorders>
          </ns0:tcPr>
          <ns0:p ns0:rsidR="002E77BC" ns0:rsidRPr="00A71A62">
            <ns0:pPr>
              <ns0:rPr>
                <ns0:sz ns0:val="16"/>
                <ns0:szCs ns0:val="18"/>
                <ns0:u ns0:val="single"/>
              </ns0:rPr>
            </ns0:pPr>
          </ns0:p>
        </ns0:tc>
      </ns0:tr>
      <ns0:tr>
        <ns0:tblPrEx>
          <ns0:tblW ns0:w="9639" ns0:type="dxa"/>
          <ns0:tblInd ns0:w="70" ns0:type="dxa"/>
          <ns0:tblLayout ns0:type="fixed"/>
          <ns0:tblLook ns0:val="0000"/>
        </ns0:tblPrEx>
        <ns0:trPr>
          <ns0:trHeight ns0:val="354"/>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Mérlegkörfelelős megnevezése:</ns0:t>
            </ns0:r>
          </ns0:p>
        </ns0:tc>
        <ns0:tc>
          <ns0:tcPr>
            <ns0:tcW ns0:w="5139" ns0:type="dxa"/>
            <ns0:vAlign ns0:val="center"/>
          </ns0:tcPr>
          <ns0:p ns0:rsidR="002E77BC" ns0:rsidRPr="00A71A62">
            <ns0:pPr>
              <ns0:rPr>
                <ns0:sz ns0:val="16"/>
                <ns0:szCs ns0:val="18"/>
              </ns0:rPr>
            </ns0:pPr>
          </ns0:p>
        </ns0:tc>
      </ns0:tr>
      <ns0:tr>
        <ns0:tblPrEx>
          <ns0:tblW ns0:w="9639" ns0:type="dxa"/>
          <ns0:tblInd ns0:w="70" ns0:type="dxa"/>
          <ns0:tblLayout ns0:type="fixed"/>
          <ns0:tblLook ns0:val="0000"/>
        </ns0:tblPrEx>
        <ns0:trPr>
          <ns0:trHeight ns0:val="354"/>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A vételezés megkezdésének tervezett időpontja:</ns0:t>
            </ns0:r>
          </ns0:p>
        </ns0:tc>
        <ns0:tc>
          <ns0:tcPr>
            <ns0:tcW ns0:w="5139" ns0:type="dxa"/>
            <ns0:vAlign ns0:val="center"/>
          </ns0:tcPr>
          <ns0:p ns0:rsidR="002E77BC" ns0:rsidRPr="00A71A62" ns0:rsidP="00910E50">
            <ns0:pPr>
              <ns0:rPr>
                <ns0:sz ns0:val="16"/>
                <ns0:szCs ns0:val="18"/>
              </ns0:rPr>
            </ns0:pPr>
            <ns0:r ns0:rsidRPr="00A71A62">
              <ns0:rPr>
                <ns0:sz ns0:val="16"/>
                <ns0:szCs ns0:val="18"/>
              </ns0:rPr>
              <ns0:t>20</ns0:t>
            </ns0:r>
            <ns0:r ns0:rsidRPr="00A71A62" ns0:rsidR="00910E50">
              <ns0:rPr>
                <ns0:sz ns0:val="16"/>
                <ns0:szCs ns0:val="18"/>
              </ns0:rPr>
              <ns0:t xml:space="preserve"> </ns0:t>
            </ns0:r>
            <ns0:r ns0:rsidRPr="00A71A62">
              <ns0:rPr>
                <ns0:sz ns0:val="16"/>
                <ns0:szCs ns0:val="18"/>
              </ns0:rPr>
              <ns0:t>____ év   __________ hó  ____ nap</ns0:t>
            </ns0:r>
          </ns0:p>
        </ns0:tc>
      </ns0:tr>
      <ns0:tr>
        <ns0:tblPrEx>
          <ns0:tblW ns0:w="9639" ns0:type="dxa"/>
          <ns0:tblInd ns0:w="70" ns0:type="dxa"/>
          <ns0:tblLayout ns0:type="fixed"/>
          <ns0:tblLook ns0:val="0000"/>
        </ns0:tblPrEx>
        <ns0:trPr>
          <ns0:trHeight ns0:val="354"/>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A Kereskedelmi Szerződés időbeli hatálya:</ns0:t>
            </ns0:r>
          </ns0:p>
        </ns0:tc>
        <ns0:tc>
          <ns0:tcPr>
            <ns0:tcW ns0:w="5139" ns0:type="dxa"/>
            <ns0:vAlign ns0:val="center"/>
          </ns0:tcPr>
          <ns0:p ns0:rsidR="002E77BC" ns0:rsidRPr="00A71A62">
            <ns0:pPr>
              <ns0:spacing ns0:before="120" ns0:line="480" ns0:lineRule="auto"/>
              <ns0:rPr>
                <ns0:sz ns0:val="16"/>
                <ns0:szCs ns0:val="18"/>
              </ns0:rPr>
            </ns0:pPr>
            <ns0:r ns0:rsidRPr="00A71A62">
              <ns0:rPr>
                <ns0:sz ns0:val="16"/>
                <ns0:szCs ns0:val="18"/>
              </ns0:rPr>
              <ns0:t>20</ns0:t>
            </ns0:r>
            <ns0:r ns0:rsidRPr="00A71A62" ns0:rsidR="00910E50">
              <ns0:rPr>
                <ns0:sz ns0:val="16"/>
                <ns0:szCs ns0:val="18"/>
              </ns0:rPr>
              <ns0:t xml:space="preserve"> </ns0:t>
            </ns0:r>
            <ns0:r ns0:rsidRPr="00A71A62">
              <ns0:rPr>
                <ns0:sz ns0:val="16"/>
                <ns0:szCs ns0:val="18"/>
              </ns0:rPr>
              <ns0:t xml:space="preserve">____ év   __________ hó  ____ -tól / </ns0:t>
            </ns0:r>
            <ns0:r ns0:rsidRPr="00A71A62">
              <ns0:rPr>
                <ns0:sz ns0:val="16"/>
                <ns0:szCs ns0:val="18"/>
              </ns0:rPr>
              <ns0:fldChar ns0:fldCharType="begin">
                <ns0:ffData>
                  <ns0:name ns0:val="Jelölő11"/>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bekapcsolástól</ns0:t>
            </ns0:r>
          </ns0:p>
          <ns0:p ns0:rsidR="002E77BC" ns0:rsidRPr="00A71A62">
            <ns0:pPr>
              <ns0:rPr>
                <ns0:sz ns0:val="16"/>
                <ns0:szCs ns0:val="18"/>
              </ns0:rPr>
            </ns0:pPr>
            <ns0:r ns0:rsidRPr="00A71A62">
              <ns0:rPr>
                <ns0:sz ns0:val="16"/>
                <ns0:szCs ns0:val="18"/>
              </ns0:rPr>
              <ns0:t>20</ns0:t>
            </ns0:r>
            <ns0:r ns0:rsidRPr="00A71A62" ns0:rsidR="00910E50">
              <ns0:rPr>
                <ns0:sz ns0:val="16"/>
                <ns0:szCs ns0:val="18"/>
              </ns0:rPr>
              <ns0:t xml:space="preserve"> </ns0:t>
            </ns0:r>
            <ns0:r ns0:rsidRPr="00A71A62">
              <ns0:rPr>
                <ns0:sz ns0:val="16"/>
                <ns0:szCs ns0:val="18"/>
              </ns0:rPr>
              <ns0:t xml:space="preserve">____ év   __________ hó  ____ -ig /  </ns0:t>
            </ns0:r>
            <ns0:r ns0:rsidRPr="00A71A62">
              <ns0:rPr>
                <ns0:sz ns0:val="16"/>
                <ns0:szCs ns0:val="18"/>
              </ns0:rPr>
              <ns0:fldChar ns0:fldCharType="begin">
                <ns0:ffData>
                  <ns0:name ns0:val="Jelölő11"/>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határozatlan ideig</ns0:t>
            </ns0:r>
          </ns0:p>
          <ns0:p ns0:rsidR="002E77BC" ns0:rsidRPr="00A71A62">
            <ns0:pPr>
              <ns0:rPr>
                <ns0:sz ns0:val="16"/>
                <ns0:szCs ns0:val="18"/>
              </ns0:rPr>
            </ns0:pPr>
          </ns0:p>
        </ns0:tc>
      </ns0:tr>
      <ns0:tr>
        <ns0:tblPrEx>
          <ns0:tblW ns0:w="9639" ns0:type="dxa"/>
          <ns0:tblInd ns0:w="70" ns0:type="dxa"/>
          <ns0:tblLayout ns0:type="fixed"/>
          <ns0:tblLook ns0:val="0000"/>
        </ns0:tblPrEx>
        <ns0:trPr>
          <ns0:trHeight ns0:hRule="exact" ns0:val="352"/>
        </ns0:trPr>
        <ns0:tc>
          <ns0:tcPr>
            <ns0:tcW ns0:w="4500" ns0:type="dxa"/>
            <ns0:shd ns0:val="clear" ns0:color="auto" ns0:fill="E6E6E6"/>
            <ns0:vAlign ns0:val="center"/>
          </ns0:tcPr>
          <ns0:p ns0:rsidR="002E77BC" ns0:rsidRPr="00A71A62">
            <ns0:pPr>
              <ns0:ind ns0:right="125"/>
              <ns0:rPr>
                <ns0:sz ns0:val="16"/>
                <ns0:szCs ns0:val="18"/>
              </ns0:rPr>
            </ns0:pPr>
            <ns0:r ns0:rsidRPr="00A71A62">
              <ns0:rPr>
                <ns0:sz ns0:val="16"/>
                <ns0:szCs ns0:val="18"/>
              </ns0:rPr>
              <ns0:t>Rendszerhasználati díj fizetője:</ns0:t>
            </ns0:r>
          </ns0:p>
        </ns0:tc>
        <ns0:tc>
          <ns0:tcPr>
            <ns0:tcW ns0:w="5139" ns0:type="dxa"/>
            <ns0:vAlign ns0:val="center"/>
          </ns0:tcPr>
          <ns0:p ns0:rsidR="002E77BC" ns0:rsidRPr="00A71A62">
            <ns0:pPr>
              <ns0:jc ns0:val="center"/>
              <ns0:rPr>
                <ns0:sz ns0:val="16"/>
                <ns0:szCs ns0:val="18"/>
              </ns0:rPr>
            </ns0:pP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Rendszerhasználó;           </ns0:t>
            </ns0:r>
            <ns0:r ns0:rsidRPr="00A71A62">
              <ns0:rPr>
                <ns0:sz ns0:val="16"/>
                <ns0:szCs ns0:val="18"/>
              </ns0:rPr>
              <ns0:fldChar ns0:fldCharType="begin">
                <ns0:ffData>
                  <ns0:name ns0:val="Jelölő16"/>
                  <ns0:enabled/>
                  <ns0:calcOnExit ns0:val="0"/>
                  <ns0:checkBox>
                    <ns0:sizeAuto/>
                    <ns0:default ns0:val="0"/>
                  </ns0:checkBox>
                </ns0:ffData>
              </ns0:fldChar>
            </ns0:r>
            <ns0:r ns0:rsidRPr="00A71A62">
              <ns0:rPr>
                <ns0:sz ns0:val="16"/>
                <ns0:szCs ns0:val="18"/>
              </ns0:rPr>
              <ns0:instrText xml:space="preserve"> FORMCHECKBOX </ns0:instrText>
            </ns0:r>
            <ns0:r ns0:rsidR="00DC6760">
              <ns0:rPr>
                <ns0:sz ns0:val="16"/>
                <ns0:szCs ns0:val="18"/>
              </ns0:rPr>
              <ns0:fldChar ns0:fldCharType="separate"/>
            </ns0:r>
            <ns0:r ns0:rsidRPr="00A71A62">
              <ns0:rPr>
                <ns0:sz ns0:val="16"/>
                <ns0:szCs ns0:val="18"/>
              </ns0:rPr>
              <ns0:fldChar ns0:fldCharType="end"/>
            </ns0:r>
            <ns0:r ns0:rsidRPr="00A71A62">
              <ns0:rPr>
                <ns0:sz ns0:val="16"/>
                <ns0:szCs ns0:val="18"/>
              </ns0:rPr>
              <ns0:t xml:space="preserve">  Kereskedő;</ns0:t>
            </ns0:r>
          </ns0:p>
        </ns0:tc>
      </ns0:tr>
    </ns0:tbl>
    <ns0:p ns0:rsidR="002E77BC" ns0:rsidRPr="00A71A62">
      <ns0:pPr>
        <ns0:rPr>
          <ns0:sz ns0:val="14"/>
          <ns0:szCs ns0:val="16"/>
        </ns0:rPr>
      </ns0:pPr>
    </ns0:p>
    <ns0:p ns0:rsidR="002E77BC" ns0:rsidRPr="00A71A62">
      <ns0:pPr>
        <ns0:rPr>
          <ns0:sz ns0:val="16"/>
          <ns0:szCs ns0:val="18"/>
        </ns0:rPr>
      </ns0:pPr>
      <ns0:r ns0:rsidRPr="00A71A62">
        <ns0:rPr>
          <ns0:sz ns0:val="16"/>
          <ns0:szCs ns0:val="18"/>
        </ns0:rPr>
        <ns0:t>Kelt: __________________________</ns0:t>
      </ns0:r>
      <ns0:r ns0:rsidRPr="00A71A62" ns0:rsidR="008B5259">
        <ns0:rPr>
          <ns0:sz ns0:val="16"/>
          <ns0:szCs ns0:val="18"/>
        </ns0:rPr>
        <ns0:t>_______</ns0:t>
      </ns0:r>
      <ns0:r ns0:rsidRPr="00A71A62">
        <ns0:rPr>
          <ns0:sz ns0:val="16"/>
          <ns0:szCs ns0:val="18"/>
        </ns0:rPr>
        <ns0:t>_</ns0:t>
      </ns0:r>
      <ns0:r ns0:rsidRPr="00A71A62">
        <ns0:rPr>
          <ns0:sz ns0:val="16"/>
          <ns0:szCs ns0:val="18"/>
        </ns0:rPr>
        <ns0:tab/>
      </ns0:r>
      <ns0:r ns0:rsidRPr="00A71A62">
        <ns0:rPr>
          <ns0:sz ns0:val="16"/>
          <ns0:szCs ns0:val="18"/>
        </ns0:rPr>
        <ns0:tab/>
      </ns0:r>
      <ns0:r ns0:rsidRPr="00A71A62">
        <ns0:rPr>
          <ns0:sz ns0:val="16"/>
          <ns0:szCs ns0:val="18"/>
        </ns0:rPr>
        <ns0:tab/>
      </ns0:r>
      <ns0:r ns0:rsidRPr="00A71A62">
        <ns0:rPr>
          <ns0:sz ns0:val="16"/>
          <ns0:szCs ns0:val="18"/>
        </ns0:rPr>
        <ns0:tab/>
      </ns0:r>
      <ns0:r ns0:rsidRPr="00A71A62">
        <ns0:rPr>
          <ns0:sz ns0:val="16"/>
          <ns0:szCs ns0:val="18"/>
        </ns0:rPr>
        <ns0:tab/>
        <ns0:t>PH.</ns0:t>
      </ns0:r>
    </ns0:p>
    <ns0:p ns0:rsidR="002E77BC" ns0:rsidRPr="00A71A62">
      <ns0:pPr>
        <ns0:rPr>
          <ns0:sz ns0:val="14"/>
          <ns0:szCs ns0:val="16"/>
        </ns0:rPr>
      </ns0:pPr>
      <ns0:r ns0:rsidRPr="00A71A62">
        <ns0:rPr>
          <ns0:sz ns0:val="16"/>
          <ns0:szCs ns0:val="18"/>
        </ns0:rPr>
        <ns0:tab/>
      </ns0:r>
      <ns0:r ns0:rsidRPr="00A71A62">
        <ns0:rPr>
          <ns0:sz ns0:val="16"/>
          <ns0:szCs ns0:val="18"/>
        </ns0:rPr>
        <ns0:tab/>
        <ns0:t>(település, dátum)</ns0:t>
      </ns0:r>
    </ns0:p>
    <ns0:p ns0:rsidR="002E77BC" ns0:rsidRPr="00A71A62">
      <ns0:pPr>
        <ns0:ind ns0:left="4248" ns0:firstLine="708"/>
        <ns0:rPr>
          <ns0:sz ns0:val="18"/>
        </ns0:rPr>
      </ns0:pPr>
      <ns0:r ns0:rsidRPr="00A71A62">
        <ns0:rPr>
          <ns0:sz ns0:val="18"/>
        </ns0:rPr>
        <ns0:t>_________________________________________</ns0:t>
      </ns0:r>
    </ns0:p>
    <ns0:p ns0:rsidR="002E77BC" ns0:rsidRPr="00A71A62">
      <ns0:pPr>
        <ns0:rPr>
          <ns0:sz ns0:val="14"/>
          <ns0:szCs ns0:val="16"/>
        </ns0:rPr>
      </ns0:pP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t xml:space="preserve">       (kereskedő/erőmű cégszerű aláírása)</ns0:t>
      </ns0:r>
    </ns0:p>
    <ns0:p ns0:rsidR="002E77BC" ns0:rsidRPr="00A71A62">
      <ns0:pPr>
        <ns0:rPr>
          <ns0:sz ns0:val="14"/>
          <ns0:szCs ns0:val="16"/>
        </ns0:rPr>
      </ns0:pPr>
    </ns0:p>
    <ns0:p ns0:rsidR="002E77BC" ns0:rsidRPr="00A71A62">
      <ns0:pPr>
        <ns0:ind ns0:left="4248" ns0:firstLine="708"/>
        <ns0:rPr>
          <ns0:sz ns0:val="18"/>
        </ns0:rPr>
      </ns0:pPr>
      <ns0:r ns0:rsidRPr="00A71A62">
        <ns0:rPr>
          <ns0:sz ns0:val="18"/>
        </ns0:rPr>
        <ns0:t>_________________________________________</ns0:t>
      </ns0:r>
    </ns0:p>
    <ns0:p ns0:rsidR="002E77BC" ns0:rsidRPr="00A71A62">
      <ns0:pPr>
        <ns0:rPr>
          <ns0:sz ns0:val="14"/>
          <ns0:szCs ns0:val="16"/>
        </ns0:rPr>
      </ns0:pP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t xml:space="preserve">      (olvasható név)</ns0:t>
      </ns0:r>
    </ns0:p>
    <ns0:p ns0:rsidR="002E77BC" ns0:rsidRPr="00A71A62">
      <ns0:pPr>
        <ns0:ind ns0:left="4248" ns0:firstLine="708"/>
        <ns0:rPr>
          <ns0:sz ns0:val="18"/>
        </ns0:rPr>
      </ns0:pPr>
      <ns0:r ns0:rsidRPr="00A71A62">
        <ns0:rPr>
          <ns0:sz ns0:val="18"/>
        </ns0:rPr>
        <ns0:t>_________________________________________</ns0:t>
      </ns0:r>
    </ns0:p>
    <ns0:p ns0:rsidR="002E77BC" ns0:rsidRPr="00A71A62">
      <ns0:pPr>
        <ns0:rPr>
          <ns0:sz ns0:val="14"/>
          <ns0:szCs ns0:val="16"/>
        </ns0:rPr>
      </ns0:pP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r>
      <ns0:r ns0:rsidRPr="00A71A62">
        <ns0:rPr>
          <ns0:sz ns0:val="14"/>
          <ns0:szCs ns0:val="16"/>
        </ns0:rPr>
        <ns0:tab/>
        <ns0:t xml:space="preserve">        (beosztás)</ns0:t>
      </ns0:r>
    </ns0:p>
    <ns0:p ns0:rsidR="00643DE4" ns0:rsidRPr="00A71A62" ns0:rsidP="000D1146">
      <ns0:pPr>
        <ns0:jc ns0:val="both"/>
        <ns0:rPr>
          <ns0:rFonts ns0:eastAsia="Calibri"/>
          <ns0:sz ns0:val="14"/>
          <ns0:szCs ns0:val="22"/>
          <ns0:lang ns0:eastAsia="en-US"/>
        </ns0:rPr>
      </ns0:pPr>
      <ns0:r ns0:rsidRPr="00A71A62">
        <ns0:rPr>
          <ns0:rFonts ns0:eastAsia="Calibri"/>
          <ns0:sz ns0:val="14"/>
          <ns0:szCs ns0:val="22"/>
          <ns0:lang ns0:eastAsia="en-US"/>
        </ns0:rPr>
        <ns0:t xml:space="preserve">A villamosenergia elosztás biztosítása, a csatlakozási-, és hálózathasználati szerződés teljesítése keretében kezelt személyes adatokra vonatkozó tájékoztatást a </ns0:t>
      </ns0:r>
      <ns0:r ns0:rsidRPr="00A71A62" ns0:rsidR="00724E96">
        <ns0:rPr>
          <ns0:rFonts ns0:eastAsia="Calibri"/>
          <ns0:sz ns0:val="14"/>
          <ns0:szCs ns0:val="22"/>
          <ns0:lang ns0:eastAsia="en-US"/>
        </ns0:rPr>
        <ns0:t xml:space="preserve">www.mvmnext.hu </ns0:t>
      </ns0:r>
      <ns0:r ns0:rsidRPr="00A71A62">
        <ns0:rPr>
          <ns0:rFonts ns0:eastAsia="Calibri"/>
          <ns0:sz ns0:val="14"/>
          <ns0:szCs ns0:val="22"/>
          <ns0:lang ns0:eastAsia="en-US"/>
        </ns0:rPr>
        <ns0:t xml:space="preserve">honlapon és az ügyfélszolgálati irodáinkban elérhető Általános Adatkezelési Tájékoztatóban találhatja meg. Az ügyintézés során készített hangfelvétellel összefüggésben kezelt személyes adatokra vonatkozó tájékoztatást a </ns0:t>
      </ns0:r>
      <ns0:r ns0:rsidRPr="00A71A62" ns0:rsidR="00724E96">
        <ns0:rPr>
          <ns0:rFonts ns0:eastAsia="Calibri"/>
          <ns0:sz ns0:val="14"/>
          <ns0:szCs ns0:val="22"/>
          <ns0:lang ns0:eastAsia="en-US"/>
        </ns0:rPr>
        <ns0:t>ext.hu</ns0:t>
      </ns0:r>
      <ns0:r ns0:rsidRPr="00A71A62">
        <ns0:rPr>
          <ns0:rFonts ns0:eastAsia="Calibri"/>
          <ns0:sz ns0:val="14"/>
          <ns0:szCs ns0:val="22"/>
          <ns0:lang ns0:eastAsia="en-US"/>
        </ns0:rPr>
        <ns0:t xml:space="preserve"> honlapon és az ügyfélszolgálati irodáinkban elérhető Hangfelvétel Rögzítésére Vonatkozó Adatkezelési Tájékoztatóban találhatja meg.</ns0:t>
      </ns0: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pPr>
    </ns0:p>
    <ns0:p ns0:rsidR="00AA79D7" ns0:rsidRPr="00A71A62" ns0:rsidP="000D1146">
      <ns0:pPr>
        <ns0:jc ns0:val="both"/>
        <ns0:rPr>
          <ns0:rFonts ns0:eastAsia="Calibri"/>
          <ns0:sz ns0:val="14"/>
          <ns0:szCs ns0:val="22"/>
          <ns0:lang ns0:eastAsia="en-US"/>
        </ns0:rPr>
        <ns0:sectPr ns0:rsidSect="00B2048E">
          <ns0:headerReference ns0:type="default" ns2:id="rId18"/>
          <ns0:footerReference ns0:type="default" ns2:id="rId19"/>
          <ns0:pgSz ns0:w="11906" ns0:h="16838"/>
          <ns0:pgMar ns0:top="1248" ns0:right="924" ns0:bottom="1077" ns0:left="1418" ns0:header="709" ns0:footer="709" ns0:gutter="0"/>
          <ns0:cols ns0:space="708"/>
          <ns0:docGrid ns0:linePitch="360"/>
        </ns0:sectPr>
      </ns0:pPr>
    </ns0:p>
    <ns0:tbl>
      <ns0:tblPr>
        <ns0:tblW ns0:w="10915" ns0:type="dxa"/>
        <ns0:tblInd ns0:w="71" ns0:type="dxa"/>
        <ns0:tblBorders>
          <ns0:top ns0:val="single" ns0:sz="6" ns0:space="0" ns0:color="auto"/>
          <ns0:left ns0:val="single" ns0:sz="6" ns0:space="0" ns0:color="auto"/>
          <ns0:bottom ns0:val="single" ns0:sz="6" ns0:space="0" ns0:color="auto"/>
          <ns0:right ns0:val="single" ns0:sz="6" ns0:space="0" ns0:color="auto"/>
        </ns0:tblBorders>
        <ns0:tblLayout ns0:type="fixed"/>
        <ns0:tblCellMar>
          <ns0:left ns0:w="71" ns0:type="dxa"/>
          <ns0:right ns0:w="71" ns0:type="dxa"/>
        </ns0:tblCellMar>
        <ns0:tblLook ns0:val="0000"/>
      </ns0:tblPr>
      <ns0:tblGrid>
        <ns0:gridCol ns0:w="3261"/>
        <ns0:gridCol ns0:w="3827"/>
        <ns0:gridCol ns0:w="3827"/>
      </ns0:tblGrid>
      <ns0:tr ns0:rsidTr="005D4C91">
        <ns0:tblPrEx>
          <ns0:tblW ns0:w="10915" ns0:type="dxa"/>
          <ns0:tblInd ns0:w="71" ns0:type="dxa"/>
          <ns0:tblLayout ns0:type="fixed"/>
          <ns0:tblLook ns0:val="0000"/>
        </ns0:tblPrEx>
        <ns0:tc>
          <ns0:tcPr>
            <ns0:tcW ns0:w="3261" ns0:type="dxa"/>
            <ns0:vAlign ns0:val="center"/>
          </ns0:tcPr>
          <ns0:p ns0:rsidR="00737184" ns0:rsidRPr="00A71A62" ns0:rsidP="009B1C09">
            <ns0:pPr>
              <ns0:overflowPunct ns0:val="0"/>
              <ns0:autoSpaceDE ns0:val="0"/>
              <ns0:autoSpaceDN ns0:val="0"/>
              <ns0:adjustRightInd ns0:val="0"/>
              <ns0:jc ns0:val="center"/>
              <ns0:textAlignment ns0:val="baseline"/>
              <ns0:rPr>
                <ns0:sz ns0:val="14"/>
              </ns0:rPr>
            </ns0:pPr>
            <ns0:r ns0:rsidRPr="00A71A62">
              <ns0:rPr>
                <ns0:noProof/>
                <ns0:sz ns0:val="14"/>
              </ns0:rPr>
              <ns0:drawing>
                <ns3:inline distT="0" distB="0" distL="0" distR="0">
                  <ns3:extent cx="1130935" cy="722630"/>
                  <ns3:effectExtent l="0" t="0" r="0" b="1270"/>
                  <ns3:docPr id="882141943" name="Kép 4"/>
                  <ns3:cNvGraphicFramePr>
                    <ns4:graphicFrameLocks noChangeAspect="1"/>
                  </ns3:cNvGraphicFramePr>
                  <ns4:graphic>
                    <ns4:graphicData uri="http://schemas.openxmlformats.org/drawingml/2006/picture">
                      <ns5:pic>
                        <ns5:nvPicPr>
                          <ns5:cNvPr id="882141943" name="Picture 4"/>
                          <ns5:cNvPicPr>
                            <ns4:picLocks noChangeAspect="1" noChangeArrowheads="1"/>
                          </ns5:cNvPicPr>
                        </ns5:nvPicPr>
                        <ns5:blipFill>
                          <ns4:blip ns2:embed="rId20">
                            <ns4:extLst>
                              <ns4:ext uri="{28A0092B-C50C-407E-A947-70E740481C1C}">
                                <ns6:useLocalDpi val="0"/>
                              </ns4:ext>
                            </ns4:extLst>
                          </ns4:blip>
                          <ns4:stretch>
                            <ns4:fillRect/>
                          </ns4:stretch>
                        </ns5:blipFill>
                        <ns5:spPr bwMode="auto">
                          <ns4:xfrm>
                            <ns4:off x="0" y="0"/>
                            <ns4:ext cx="1130935" cy="722630"/>
                          </ns4:xfrm>
                          <ns4:prstGeom prst="rect">
                            <ns4:avLst/>
                          </ns4:prstGeom>
                          <ns4:noFill/>
                        </ns5:spPr>
                      </ns5:pic>
                    </ns4:graphicData>
                  </ns4:graphic>
                </ns3:inline>
              </ns0:drawing>
            </ns0:r>
          </ns0:p>
        </ns0:tc>
        <ns0:tc>
          <ns0:tcPr>
            <ns0:tcW ns0:w="3827" ns0:type="dxa"/>
            <ns0:shd ns0:val="pct20" ns0:color="auto" ns0:fill="auto"/>
          </ns0:tcPr>
          <ns0:p ns0:rsidR="00737184" ns0:rsidRPr="00A71A62">
            <ns0:pPr>
              <ns0:keepNext/>
              <ns0:overflowPunct ns0:val="0"/>
              <ns0:autoSpaceDE ns0:val="0"/>
              <ns0:autoSpaceDN ns0:val="0"/>
              <ns0:adjustRightInd ns0:val="0"/>
              <ns0:jc ns0:val="center"/>
              <ns0:textAlignment ns0:val="baseline"/>
              <ns0:outlineLvl ns0:val="0"/>
              <ns0:rPr>
                <ns0:sz ns0:val="24"/>
                <ns0:szCs ns0:val="28"/>
              </ns0:rPr>
            </ns0:pPr>
            <ns0:r ns0:rsidRPr="00A71A62">
              <ns0:rPr>
                <ns0:sz ns0:val="24"/>
                <ns0:szCs ns0:val="28"/>
              </ns0:rPr>
              <ns0:t>Nyilatkozatok adatlap</ns0:t>
            </ns0:r>
          </ns0:p>
          <ns0:p ns0:rsidR="00737184" ns0:rsidRPr="00A71A62">
            <ns0:pPr>
              <ns0:overflowPunct ns0:val="0"/>
              <ns0:autoSpaceDE ns0:val="0"/>
              <ns0:autoSpaceDN ns0:val="0"/>
              <ns0:adjustRightInd ns0:val="0"/>
              <ns0:spacing ns0:before="180" ns0:after="60"/>
              <ns0:textAlignment ns0:val="baseline"/>
              <ns0:rPr>
                <ns0:sz ns0:val="14"/>
              </ns0:rPr>
            </ns0:pPr>
            <ns0:r ns0:rsidRPr="00A71A62">
              <ns0:rPr>
                <ns0:sz ns0:val="18"/>
              </ns0:rPr>
              <ns0:t>Érkezett: ……………………………..</ns0:t>
            </ns0:r>
          </ns0:p>
          <ns0:p ns0:rsidR="00737184" ns0:rsidRPr="00A71A62">
            <ns0:pPr>
              <ns0:overflowPunct ns0:val="0"/>
              <ns0:autoSpaceDE ns0:val="0"/>
              <ns0:autoSpaceDN ns0:val="0"/>
              <ns0:adjustRightInd ns0:val="0"/>
              <ns0:textAlignment ns0:val="baseline"/>
              <ns0:rPr>
                <ns0:sz ns0:val="14"/>
              </ns0:rPr>
            </ns0:pPr>
            <ns0:r ns0:rsidRPr="00A71A62">
              <ns0:rPr>
                <ns0:sz ns0:val="18"/>
              </ns0:rPr>
              <ns0:t>Iktató szám:…………………………..</ns0:t>
            </ns0:r>
          </ns0:p>
        </ns0:tc>
        <ns0:tc>
          <ns0:tcPr>
            <ns0:tcW ns0:w="3827" ns0:type="dxa"/>
            <ns0:shd ns0:val="pct20" ns0:color="auto" ns0:fill="auto"/>
          </ns0:tcPr>
          <ns0:p ns0:rsidR="00737184" ns0:rsidRPr="00A71A62">
            <ns0:pPr>
              <ns0:overflowPunct ns0:val="0"/>
              <ns0:autoSpaceDE ns0:val="0"/>
              <ns0:autoSpaceDN ns0:val="0"/>
              <ns0:adjustRightInd ns0:val="0"/>
              <ns0:spacing ns0:before="120"/>
              <ns0:textAlignment ns0:val="baseline"/>
              <ns0:rPr>
                <ns0:sz ns0:val="14"/>
              </ns0:rPr>
            </ns0:pPr>
            <ns0:r ns0:rsidRPr="00A71A62">
              <ns0:rPr>
                <ns0:sz ns0:val="14"/>
              </ns0:rPr>
              <ns0:t xml:space="preserve">Nyilvántartási szám:                                           </ns0:t>
            </ns0:r>
          </ns0:p>
          <ns0:p ns0:rsidR="00737184" ns0:rsidRPr="00A71A62">
            <ns0:pPr>
              <ns0:overflowPunct ns0:val="0"/>
              <ns0:autoSpaceDE ns0:val="0"/>
              <ns0:autoSpaceDN ns0:val="0"/>
              <ns0:adjustRightInd ns0:val="0"/>
              <ns0:spacing ns0:before="120"/>
              <ns0:textAlignment ns0:val="baseline"/>
              <ns0:rPr>
                <ns0:color ns0:val="000000"/>
                <ns0:sz ns0:val="14"/>
              </ns0:rPr>
            </ns0:pPr>
            <ns0:r ns0:rsidRPr="00A71A62">
              <ns0:rPr>
                <ns0:sz ns0:val="14"/>
              </ns0:rPr>
              <ns0:t>Üzleti partner azonosító (fogyasztó):</ns0:t>
            </ns0:r>
            <ns0:r ns0:rsidRPr="00A71A62" ns0:rsidR="0079794E">
              <ns0:rPr>
                <ns0:sz ns0:val="18"/>
              </ns0:rPr>
              <ns0:t xml:space="preserve"> </ns0:t>
            </ns0:r>
          </ns0:p>
          <ns0:p ns0:rsidR="00737184" ns0:rsidRPr="00A71A62">
            <ns0:pPr>
              <ns0:overflowPunct ns0:val="0"/>
              <ns0:autoSpaceDE ns0:val="0"/>
              <ns0:autoSpaceDN ns0:val="0"/>
              <ns0:adjustRightInd ns0:val="0"/>
              <ns0:spacing ns0:before="120"/>
              <ns0:textAlignment ns0:val="baseline"/>
              <ns0:rPr>
                <ns0:sz ns0:val="14"/>
              </ns0:rPr>
            </ns0:pPr>
            <ns0:r ns0:rsidRPr="00A71A62">
              <ns0:rPr>
                <ns0:sz ns0:val="14"/>
              </ns0:rPr>
              <ns0:t xml:space="preserve">Ügyfélkapcsolat / ügy száma:  </ns0:t>
            </ns0:r>
            <ns0:r ns0:rsidRPr="00A71A62" ns0:rsidR="005D4C91">
              <ns0:rPr>
                <ns0:sz ns0:val="14"/>
              </ns0:rPr>
              <ns0:t xml:space="preserve">          </ns0:t>
            </ns0:r>
          </ns0:p>
          <ns0:p ns0:rsidR="00737184" ns0:rsidRPr="00A71A62" ns0:rsidP="006C46A0">
            <ns0:pPr>
              <ns0:overflowPunct ns0:val="0"/>
              <ns0:autoSpaceDE ns0:val="0"/>
              <ns0:autoSpaceDN ns0:val="0"/>
              <ns0:adjustRightInd ns0:val="0"/>
              <ns0:spacing ns0:before="120"/>
              <ns0:textAlignment ns0:val="baseline"/>
              <ns0:rPr>
                <ns0:sz ns0:val="14"/>
              </ns0:rPr>
            </ns0:pPr>
            <ns0:r ns0:rsidRPr="00A71A62">
              <ns0:rPr>
                <ns0:sz ns0:val="14"/>
              </ns0:rPr>
              <ns0:t>F</ns0:t>
            </ns0:r>
            <ns0:r ns0:rsidRPr="00A71A62" ns0:rsidR="009B1C09">
              <ns0:rPr>
                <ns0:sz ns0:val="14"/>
              </ns0:rPr>
              <ns0:t>elhasználási</ns0:t>
            </ns0:r>
            <ns0:r ns0:rsidRPr="00A71A62">
              <ns0:rPr>
                <ns0:sz ns0:val="14"/>
              </ns0:rPr>
              <ns0:t xml:space="preserve"> hely / bekötés azon</ns0:t>
            </ns0:r>
            <ns0:r ns0:rsidRPr="00A71A62" ns0:rsidR="005D4C91">
              <ns0:rPr>
                <ns0:sz ns0:val="14"/>
              </ns0:rPr>
              <ns0:t>.</ns0:t>
            </ns0:r>
            <ns0:r ns0:rsidRPr="00A71A62">
              <ns0:rPr>
                <ns0:sz ns0:val="14"/>
              </ns0:rPr>
              <ns0:t xml:space="preserve">:  </ns0:t>
            </ns0:r>
            <ns0:r ns0:rsidRPr="00A71A62" ns0:rsidR="005D4C91">
              <ns0:rPr>
                <ns0:sz ns0:val="14"/>
              </ns0:rPr>
              <ns0:t xml:space="preserve">  </ns0:t>
            </ns0:r>
          </ns0:p>
        </ns0:tc>
      </ns0:tr>
    </ns0:tbl>
    <ns0:p ns0:rsidR="00737184" ns0:rsidRPr="00A71A62">
      <ns0:pPr>
        <ns0:overflowPunct ns0:val="0"/>
        <ns0:autoSpaceDE ns0:val="0"/>
        <ns0:autoSpaceDN ns0:val="0"/>
        <ns0:adjustRightInd ns0:val="0"/>
        <ns0:spacing ns0:after="120"/>
        <ns0:jc ns0:val="both"/>
        <ns0:textAlignment ns0:val="baseline"/>
      </ns0:pPr>
    </ns0:p>
    <ns0:p ns0:rsidR="00737184" ns0:rsidRPr="00A71A62">
      <ns0:pPr>
        <ns0:overflowPunct ns0:val="0"/>
        <ns0:autoSpaceDE ns0:val="0"/>
        <ns0:autoSpaceDN ns0:val="0"/>
        <ns0:adjustRightInd ns0:val="0"/>
        <ns0:spacing ns0:after="120"/>
        <ns0:jc ns0:val="both"/>
        <ns0:textAlignment ns0:val="baseline"/>
      </ns0:pPr>
      <ns0:r ns0:rsidRPr="00A71A62">
        <ns0:t>1. F</ns0:t>
      </ns0:r>
      <ns0:r ns0:rsidRPr="00A71A62" ns0:rsidR="009B1C09">
        <ns0:t>elhasználási</ns0:t>
      </ns0:r>
      <ns0:r ns0:rsidRPr="00A71A62">
        <ns0:t xml:space="preserve"> hely adatai:</ns0:t>
      </ns0:r>
    </ns0:p>
    <ns0:tbl>
      <ns0:tblPr>
        <ns0:tblW ns0:w="0" ns0:type="auto"/>
        <ns0:tblInd ns0:w="70"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tblBorders>
        <ns0:tblLayout ns0:type="fixed"/>
        <ns0:tblCellMar>
          <ns0:left ns0:w="70" ns0:type="dxa"/>
          <ns0:right ns0:w="70" ns0:type="dxa"/>
        </ns0:tblCellMar>
        <ns0:tblLook ns0:val="0000"/>
      </ns0:tblPr>
      <ns0:tblGrid>
        <ns0:gridCol ns0:w="3686"/>
        <ns0:gridCol ns0:w="7087"/>
      </ns0:tblGrid>
      <ns0:tr ns0:rsidTr="00932F08">
        <ns0:tblPrEx>
          <ns0:tblW ns0:w="0" ns0:type="auto"/>
          <ns0:tblInd ns0:w="70" ns0:type="dxa"/>
          <ns0:tblLayout ns0:type="fixed"/>
          <ns0:tblLook ns0:val="0000"/>
        </ns0:tblPrEx>
        <ns0:trPr>
          <ns0:cantSplit/>
          <ns0:trHeight ns0:val="340"/>
        </ns0:trPr>
        <ns0:tc>
          <ns0:tcPr>
            <ns0:tcW ns0:w="3686" ns0:type="dxa"/>
            <ns0:shd ns0:val="pct20" ns0:color="auto" ns0:fill="auto"/>
            <ns0:vAlign ns0:val="center"/>
          </ns0:tcPr>
          <ns0:p ns0:rsidR="00737184" ns0:rsidRPr="00A71A62" ns0:rsidP="00932F08">
            <ns0:pPr>
              <ns0:overflowPunct ns0:val="0"/>
              <ns0:autoSpaceDE ns0:val="0"/>
              <ns0:autoSpaceDN ns0:val="0"/>
              <ns0:adjustRightInd ns0:val="0"/>
              <ns0:spacing ns0:before="40" ns0:after="40"/>
              <ns0:textAlignment ns0:val="baseline"/>
              <ns0:rPr>
                <ns0:sz ns0:val="18"/>
              </ns0:rPr>
            </ns0:pPr>
            <ns0:r ns0:rsidRPr="00A71A62">
              <ns0:rPr>
                <ns0:sz ns0:val="18"/>
              </ns0:rPr>
              <ns0:t>Fogyasztó neve:</ns0:t>
            </ns0:r>
          </ns0:p>
        </ns0:tc>
        <ns0:tc>
          <ns0:tcPr>
            <ns0:tcW ns0:w="7087" ns0:type="dxa"/>
          </ns0:tcPr>
          <ns0:p ns0:rsidR="00737184" ns0:rsidRPr="00A71A62">
            <ns0:pPr>
              <ns0:overflowPunct ns0:val="0"/>
              <ns0:autoSpaceDE ns0:val="0"/>
              <ns0:autoSpaceDN ns0:val="0"/>
              <ns0:adjustRightInd ns0:val="0"/>
              <ns0:spacing ns0:before="40" ns0:after="40"/>
              <ns0:jc ns0:val="both"/>
              <ns0:textAlignment ns0:val="baseline"/>
              <ns0:rPr>
                <ns0:sz ns0:val="18"/>
              </ns0:rPr>
            </ns0:pPr>
            <ns0:r ns0:rsidRPr="00A71A62">
              <ns0:rPr>
                <ns0:rFonts ns0:eastAsia="Arial"/>
                <ns0:color ns0:val="0000FF"/>
                <ns0:sz ns0:val="18"/>
              </ns0:rPr>
              <ns0:t>{d.Project</ns0:t>
            </ns0:r>
            <ns0:r ns0:rsidRPr="00A71A62" ns0:rsidR="00F00954">
              <ns0:rPr>
                <ns0:rFonts ns0:eastAsia="Arial"/>
                <ns0:color ns0:val="0000FF"/>
                <ns0:sz ns0:val="18"/>
              </ns0:rPr>
              <ns0:t>.Nev</ns0:t>
            </ns0:r>
            <ns0:r ns0:rsidRPr="00A71A62" ns0:rsidR="00532CB8">
              <ns0:rPr>
                <ns0:rFonts ns0:eastAsia="Arial"/>
                <ns0:color ns0:val="0000FF"/>
                <ns0:sz ns0:val="18"/>
              </ns0:rPr>
              <ns0:t>}</ns0:t>
            </ns0:r>
          </ns0:p>
        </ns0:tc>
      </ns0:tr>
      <ns0:tr ns0:rsidTr="00932F08">
        <ns0:tblPrEx>
          <ns0:tblW ns0:w="0" ns0:type="auto"/>
          <ns0:tblInd ns0:w="70" ns0:type="dxa"/>
          <ns0:tblLayout ns0:type="fixed"/>
          <ns0:tblLook ns0:val="0000"/>
        </ns0:tblPrEx>
        <ns0:trPr>
          <ns0:cantSplit/>
          <ns0:trHeight ns0:val="340"/>
        </ns0:trPr>
        <ns0:tc>
          <ns0:tcPr>
            <ns0:tcW ns0:w="3686" ns0:type="dxa"/>
            <ns0:shd ns0:val="pct20" ns0:color="auto" ns0:fill="auto"/>
            <ns0:vAlign ns0:val="center"/>
          </ns0:tcPr>
          <ns0:p ns0:rsidR="00737184" ns0:rsidRPr="00A71A62" ns0:rsidP="00932F08">
            <ns0:pPr>
              <ns0:overflowPunct ns0:val="0"/>
              <ns0:autoSpaceDE ns0:val="0"/>
              <ns0:autoSpaceDN ns0:val="0"/>
              <ns0:adjustRightInd ns0:val="0"/>
              <ns0:spacing ns0:before="40" ns0:after="40"/>
              <ns0:textAlignment ns0:val="baseline"/>
              <ns0:rPr>
                <ns0:sz ns0:val="18"/>
              </ns0:rPr>
            </ns0:pPr>
            <ns0:r ns0:rsidRPr="00A71A62">
              <ns0:rPr>
                <ns0:sz ns0:val="18"/>
              </ns0:rPr>
              <ns0:t>F</ns0:t>
            </ns0:r>
            <ns0:r ns0:rsidRPr="00A71A62" ns0:rsidR="009B1C09">
              <ns0:rPr>
                <ns0:sz ns0:val="18"/>
              </ns0:rPr>
              <ns0:t xml:space="preserve">elhasználási </ns0:t>
            </ns0:r>
            <ns0:r ns0:rsidRPr="00A71A62">
              <ns0:rPr>
                <ns0:sz ns0:val="18"/>
              </ns0:rPr>
              <ns0:t>hely. címe</ns0:t>
            </ns0:r>
            <ns0:r ns0:rsidRPr="00A71A62" ns0:rsidR="00FA0CE4">
              <ns0:rPr>
                <ns0:sz ns0:val="18"/>
              </ns0:rPr>
              <ns0:t xml:space="preserve"> </ns0:t>
            </ns0:r>
            <ns0:r ns0:rsidRPr="00A71A62">
              <ns0:rPr>
                <ns0:sz ns0:val="18"/>
              </ns0:rPr>
              <ns0:t>/</ns0:t>
            </ns0:r>
            <ns0:r ns0:rsidRPr="00A71A62" ns0:rsidR="00FA0CE4">
              <ns0:rPr>
                <ns0:sz ns0:val="18"/>
              </ns0:rPr>
              <ns0:t xml:space="preserve"> </ns0:t>
            </ns0:r>
            <ns0:r ns0:rsidRPr="00A71A62">
              <ns0:rPr>
                <ns0:sz ns0:val="18"/>
              </ns0:rPr>
              <ns0:t>rendeltetése:</ns0:t>
            </ns0:r>
          </ns0:p>
        </ns0:tc>
        <ns0:tc>
          <ns0:tcPr>
            <ns0:tcW ns0:w="7087" ns0:type="dxa"/>
          </ns0:tcPr>
          <ns0:p ns0:rsidR="00737184" ns0:rsidRPr="00A71A62" ns0:rsidP="00532CB8">
            <ns0:pPr>
              <ns0:overflowPunct ns0:val="0"/>
              <ns0:autoSpaceDE ns0:val="0"/>
              <ns0:autoSpaceDN ns0:val="0"/>
              <ns0:adjustRightInd ns0:val="0"/>
              <ns0:spacing ns0:before="40" ns0:after="40"/>
              <ns0:jc ns0:val="both"/>
              <ns0:textAlignment ns0:val="baseline"/>
              <ns0:rPr>
                <ns0:sz ns0:val="18"/>
              </ns0:rPr>
            </ns0:pPr>
            <ns0:r ns0:rsidRPr="00A71A62">
              <ns0:rPr>
                <ns0:rFonts ns0:eastAsia="Arial"/>
                <ns0:color ns0:val="0000FF"/>
                <ns0:szCs ns0:val="22"/>
              </ns0:rPr>
              <ns0:t>{</ns0:t>
            </ns0:r>
            <ns0:r ns0:rsidRPr="00A71A62">
              <ns0:rPr>
                <ns0:rFonts ns0:eastAsia="Arial"/>
                <ns0:color ns0:val="0000FF"/>
                <ns0:sz ns0:val="18"/>
              </ns0:rPr>
              <ns0:t>d.Project.FelhasznalasiCim}</ns0:t>
            </ns0:r>
          </ns0:p>
        </ns0:tc>
      </ns0:tr>
    </ns0:tbl>
    <ns0:p ns0:rsidR="00737184" ns0:rsidRPr="00A71A62">
      <ns0:pPr>
        <ns0:keepNext/>
        <ns0:overflowPunct ns0:val="0"/>
        <ns0:autoSpaceDE ns0:val="0"/>
        <ns0:autoSpaceDN ns0:val="0"/>
        <ns0:adjustRightInd ns0:val="0"/>
        <ns0:jc ns0:val="both"/>
        <ns0:textAlignment ns0:val="baseline"/>
      </ns0:pPr>
    </ns0:p>
    <ns0:p ns0:rsidR="00720181" ns0:rsidRPr="00A71A62" ns0:rsidP="00720181">
      <ns0:pPr>
        <ns0:keepNext/>
        <ns0:overflowPunct ns0:val="0"/>
        <ns0:autoSpaceDE ns0:val="0"/>
        <ns0:autoSpaceDN ns0:val="0"/>
        <ns0:adjustRightInd ns0:val="0"/>
        <ns0:jc ns0:val="both"/>
        <ns0:textAlignment ns0:val="baseline"/>
      </ns0:pPr>
      <ns0:r ns0:rsidRPr="00A71A62">
        <ns0:t>2. Vezetékjogi nyilatkozat:</ns0:t>
      </ns0:r>
    </ns0:p>
    <ns0:p ns0:rsidR="00720181" ns0:rsidRPr="00A71A62" ns0:rsidP="00720181">
      <ns0:pPr>
        <ns0:widowControl ns0:val="0"/>
        <ns0:tabs>
          <ns0:tab ns0:val="left" ns0:leader="dot" ns0:pos="10722"/>
        </ns0:tabs>
        <ns0:autoSpaceDE ns0:val="0"/>
        <ns0:autoSpaceDN ns0:val="0"/>
        <ns0:spacing ns0:before="10"/>
        <ns0:ind ns0:left="118"/>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Alulírott:</ns0:t>
      </ns0:r>
      <ns0:r ns0:rsidRPr="00A71A62">
        <ns0:rPr>
          <ns0:rFonts ns0:ascii="Microsoft Sans Serif" ns0:eastAsia="Microsoft Sans Serif" ns0:hAnsi="Microsoft Sans Serif" ns0:cs="Microsoft Sans Serif"/>
          <ns0:spacing ns0:val="29"/>
          <ns0:sz ns0:val="14"/>
        </ns0:rPr>
        <ns0:t xml:space="preserve">  </ns0:t>
      </ns0:r>
      <ns0:r ns0:rsidRPr="00A71A62">
        <ns0:rPr>
          <ns0:rFonts ns0:ascii="Microsoft Sans Serif" ns0:eastAsia="Microsoft Sans Serif" ns0:hAnsi="Microsoft Sans Serif" ns0:cs="Microsoft Sans Serif"/>
          <ns0:sz ns0:val="14"/>
        </ns0:rPr>
        <ns0:t>..............</ns0:t>
      </ns0:r>
      <ns0:r ns0:rsidRPr="00A71A62">
        <ns0:rPr>
          <ns0:rFonts ns0:ascii="Microsoft Sans Serif" ns0:eastAsia="Arial" ns0:hAnsi="Microsoft Sans Serif" ns0:cs="Microsoft Sans Serif"/>
          <ns0:color ns0:val="0000FF"/>
          <ns0:szCs ns0:val="22"/>
        </ns0:rPr>
        <ns0:t xml:space="preserve"> Hajdu Zoltán</ns0:t>
      </ns0:r>
      <ns0:r ns0:rsidRPr="00A71A62">
        <ns0:rPr>
          <ns0:rFonts ns0:ascii="Microsoft Sans Serif" ns0:eastAsia="Microsoft Sans Serif" ns0:hAnsi="Microsoft Sans Serif" ns0:cs="Microsoft Sans Serif"/>
          <ns0:sz ns0:val="14"/>
        </ns0:rPr>
        <ns0:t>..................................,</ns0:t>
      </ns0:r>
      <ns0:r ns0:rsidRPr="00A71A62">
        <ns0:rPr>
          <ns0:rFonts ns0:ascii="Microsoft Sans Serif" ns0:eastAsia="Microsoft Sans Serif" ns0:hAnsi="Microsoft Sans Serif" ns0:cs="Microsoft Sans Serif"/>
          <ns0:spacing ns0:val="30"/>
          <ns0:sz ns0:val="14"/>
        </ns0:rPr>
        <ns0:t xml:space="preserve">  </ns0:t>
      </ns0:r>
      <ns0:r ns0:rsidRPr="00A71A62">
        <ns0:rPr>
          <ns0:rFonts ns0:ascii="Microsoft Sans Serif" ns0:eastAsia="Microsoft Sans Serif" ns0:hAnsi="Microsoft Sans Serif" ns0:cs="Microsoft Sans Serif"/>
          <ns0:sz ns0:val="14"/>
        </ns0:rPr>
        <ns0:t>anyja</ns0:t>
      </ns0:r>
      <ns0:r ns0:rsidRPr="00A71A62">
        <ns0:rPr>
          <ns0:rFonts ns0:ascii="Microsoft Sans Serif" ns0:eastAsia="Microsoft Sans Serif" ns0:hAnsi="Microsoft Sans Serif" ns0:cs="Microsoft Sans Serif"/>
          <ns0:spacing ns0:val="29"/>
          <ns0:sz ns0:val="14"/>
        </ns0:rPr>
        <ns0:t xml:space="preserve">  </ns0:t>
      </ns0:r>
      <ns0:r ns0:rsidRPr="00A71A62">
        <ns0:rPr>
          <ns0:rFonts ns0:ascii="Microsoft Sans Serif" ns0:eastAsia="Microsoft Sans Serif" ns0:hAnsi="Microsoft Sans Serif" ns0:cs="Microsoft Sans Serif"/>
          <ns0:spacing ns0:val="-2"/>
          <ns0:sz ns0:val="14"/>
        </ns0:rPr>
        <ns0:t>neve:</ns0:t>
      </ns0:r>
      <ns0:r ns0:rsidRPr="00A71A62">
        <ns0:rPr>
          <ns0:rFonts ns0:ascii="Microsoft Sans Serif" ns0:eastAsia="Microsoft Sans Serif" ns0:hAnsi="Microsoft Sans Serif" ns0:cs="Microsoft Sans Serif"/>
          <ns0:spacing ns0:val="-5"/>
          <ns0:sz ns0:val="14"/>
        </ns0:rPr>
        <ns0:t>,,,</ns0:t>
      </ns0:r>
      <ns0:r ns0:rsidRPr="00A71A62">
        <ns0:rPr>
          <ns0:rFonts ns0:ascii="Microsoft Sans Serif" ns0:eastAsia="Arial" ns0:hAnsi="Microsoft Sans Serif" ns0:cs="Microsoft Sans Serif"/>
          <ns0:color ns0:val="0000FF"/>
          <ns0:szCs ns0:val="22"/>
        </ns0:rPr>
        <ns0:t xml:space="preserve"> Oravecz Zsuzsanna</ns0:t>
      </ns0:r>
    </ns0:p>
    <ns0:p ns0:rsidR="00720181" ns0:rsidRPr="00A71A62" ns0:rsidP="00720181">
      <ns0:pPr>
        <ns0:widowControl ns0:val="0"/>
        <ns0:tabs>
          <ns0:tab ns0:val="left" ns0:leader="dot" ns0:pos="10839"/>
        </ns0:tabs>
        <ns0:autoSpaceDE ns0:val="0"/>
        <ns0:autoSpaceDN ns0:val="0"/>
        <ns0:spacing ns0:before="4"/>
        <ns0:ind ns0:left="118"/>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w ns0:val="115"/>
          <ns0:sz ns0:val="14"/>
        </ns0:rPr>
        <ns0:t>születési</ns0:t>
      </ns0:r>
      <ns0:r ns0:rsidRPr="00A71A62">
        <ns0:rPr>
          <ns0:rFonts ns0:ascii="Microsoft Sans Serif" ns0:eastAsia="Microsoft Sans Serif" ns0:hAnsi="Microsoft Sans Serif" ns0:cs="Microsoft Sans Serif"/>
          <ns0:spacing ns0:val="39"/>
          <ns0:w ns0:val="115"/>
          <ns0:sz ns0:val="14"/>
        </ns0:rPr>
        <ns0:t xml:space="preserve">  </ns0:t>
      </ns0:r>
      <ns0:r ns0:rsidRPr="00A71A62">
        <ns0:rPr>
          <ns0:rFonts ns0:ascii="Microsoft Sans Serif" ns0:eastAsia="Microsoft Sans Serif" ns0:hAnsi="Microsoft Sans Serif" ns0:cs="Microsoft Sans Serif"/>
          <ns0:w ns0:val="115"/>
          <ns0:sz ns0:val="14"/>
        </ns0:rPr>
        <ns0:t>hely:</ns0:t>
      </ns0:r>
      <ns0:r ns0:rsidRPr="00A71A62">
        <ns0:rPr>
          <ns0:rFonts ns0:ascii="Microsoft Sans Serif" ns0:eastAsia="Microsoft Sans Serif" ns0:hAnsi="Microsoft Sans Serif" ns0:cs="Microsoft Sans Serif"/>
          <ns0:spacing ns0:val="21"/>
          <ns0:w ns0:val="140"/>
          <ns0:sz ns0:val="14"/>
        </ns0:rPr>
        <ns0:t xml:space="preserve">  </ns0:t>
      </ns0:r>
      <ns0:r ns0:rsidRPr="00A71A62">
        <ns0:rPr>
          <ns0:rFonts ns0:ascii="Microsoft Sans Serif" ns0:eastAsia="Microsoft Sans Serif" ns0:hAnsi="Microsoft Sans Serif" ns0:cs="Microsoft Sans Serif"/>
          <ns0:w ns0:val="140"/>
          <ns0:sz ns0:val="14"/>
        </ns0:rPr>
        <ns0:t>……</ns0:t>
      </ns0:r>
      <ns0:r ns0:rsidRPr="00A71A62">
        <ns0:rPr>
          <ns0:rFonts ns0:ascii="Microsoft Sans Serif" ns0:eastAsia="Arial" ns0:hAnsi="Microsoft Sans Serif" ns0:cs="Microsoft Sans Serif"/>
          <ns0:color ns0:val="0000FF"/>
          <ns0:szCs ns0:val="22"/>
        </ns0:rPr>
        <ns0:t>Medygesegyháza</ns0:t>
      </ns0:r>
      <ns0:r ns0:rsidRPr="00A71A62">
        <ns0:rPr>
          <ns0:rFonts ns0:ascii="Microsoft Sans Serif" ns0:eastAsia="Microsoft Sans Serif" ns0:hAnsi="Microsoft Sans Serif" ns0:cs="Microsoft Sans Serif"/>
          <ns0:w ns0:val="140"/>
          <ns0:sz ns0:val="14"/>
        </ns0:rPr>
        <ns0:t>……..………….....,</ns0:t>
      </ns0:r>
      <ns0:r ns0:rsidRPr="00A71A62">
        <ns0:rPr>
          <ns0:rFonts ns0:ascii="Microsoft Sans Serif" ns0:eastAsia="Microsoft Sans Serif" ns0:hAnsi="Microsoft Sans Serif" ns0:cs="Microsoft Sans Serif"/>
          <ns0:spacing ns0:val="21"/>
          <ns0:w ns0:val="140"/>
          <ns0:sz ns0:val="14"/>
        </ns0:rPr>
        <ns0:t xml:space="preserve">  </ns0:t>
      </ns0:r>
      <ns0:r ns0:rsidRPr="00A71A62">
        <ns0:rPr>
          <ns0:rFonts ns0:ascii="Microsoft Sans Serif" ns0:eastAsia="Microsoft Sans Serif" ns0:hAnsi="Microsoft Sans Serif" ns0:cs="Microsoft Sans Serif"/>
          <ns0:w ns0:val="115"/>
          <ns0:sz ns0:val="14"/>
        </ns0:rPr>
        <ns0:t>születési</ns0:t>
      </ns0:r>
      <ns0:r ns0:rsidRPr="00A71A62">
        <ns0:rPr>
          <ns0:rFonts ns0:ascii="Microsoft Sans Serif" ns0:eastAsia="Microsoft Sans Serif" ns0:hAnsi="Microsoft Sans Serif" ns0:cs="Microsoft Sans Serif"/>
          <ns0:spacing ns0:val="36"/>
          <ns0:w ns0:val="115"/>
          <ns0:sz ns0:val="14"/>
        </ns0:rPr>
        <ns0:t xml:space="preserve">  </ns0:t>
      </ns0:r>
      <ns0:r ns0:rsidRPr="00A71A62">
        <ns0:rPr>
          <ns0:rFonts ns0:ascii="Microsoft Sans Serif" ns0:eastAsia="Microsoft Sans Serif" ns0:hAnsi="Microsoft Sans Serif" ns0:cs="Microsoft Sans Serif"/>
          <ns0:spacing ns0:val="-4"/>
          <ns0:w ns0:val="115"/>
          <ns0:sz ns0:val="14"/>
        </ns0:rPr>
        <ns0:t>idő:</ns0:t>
      </ns0:r>
      <ns0:r ns0:rsidRPr="00A71A62">
        <ns0:rPr>
          <ns0:rFonts ns0:ascii="Microsoft Sans Serif" ns0:eastAsia="Arial" ns0:hAnsi="Microsoft Sans Serif" ns0:cs="Microsoft Sans Serif"/>
          <ns0:color ns0:val="0000FF"/>
          <ns0:szCs ns0:val="22"/>
        </ns0:rPr>
        <ns0:t xml:space="preserve"> 1971.01.11.</ns0:t>
      </ns0:r>
      <ns0:r ns0:rsidRPr="00A71A62">
        <ns0:rPr>
          <ns0:rFonts ns0:ascii="Microsoft Sans Serif" ns0:eastAsia="Microsoft Sans Serif" ns0:hAnsi="Microsoft Sans Serif" ns0:cs="Microsoft Sans Serif"/>
          <ns0:spacing ns0:val="-10"/>
          <ns0:w ns0:val="115"/>
          <ns0:sz ns0:val="14"/>
        </ns0:rPr>
        <ns0:t>,</ns0:t>
      </ns0:r>
    </ns0:p>
    <ns0:p ns0:rsidR="00720181" ns0:rsidRPr="00A71A62" ns0:rsidP="00720181">
      <ns0:pPr>
        <ns0:widowControl ns0:val="0"/>
        <ns0:tabs>
          <ns0:tab ns0:val="left" ns0:leader="dot" ns0:pos="4608"/>
        </ns0:tabs>
        <ns0:autoSpaceDE ns0:val="0"/>
        <ns0:autoSpaceDN ns0:val="0"/>
        <ns0:spacing ns0:before="4"/>
        <ns0:ind ns0:left="118"/>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cégnél</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pacing ns0:val="-2"/>
          <ns0:sz ns0:val="14"/>
        </ns0:rPr>
        <ns0:t>adószám</ns0:t>
      </ns0:r>
      <ns0:r ns0:rsidRPr="00A71A62">
        <ns0:rPr>
          <ns0:rFonts ns0:ascii="Microsoft Sans Serif" ns0:eastAsia="Microsoft Sans Serif" ns0:hAnsi="Microsoft Sans Serif" ns0:cs="Microsoft Sans Serif"/>
          <ns0:sz ns0:val="14"/>
        </ns0:rPr>
        <ns0:tab/>
        <ns0:t>,</ns0:t>
      </ns0:r>
      <ns0:r ns0:rsidRPr="00A71A62">
        <ns0:rPr>
          <ns0:rFonts ns0:ascii="Microsoft Sans Serif" ns0:eastAsia="Microsoft Sans Serif" ns0:hAnsi="Microsoft Sans Serif" ns0:cs="Microsoft Sans Serif"/>
          <ns0:spacing ns0:val="-1"/>
          <ns0:sz ns0:val="14"/>
        </ns0:rPr>
        <ns0:t xml:space="preserve"> </ns0:t>
      </ns0:r>
      <ns0:r ns0:rsidRPr="00A71A62">
        <ns0:rPr>
          <ns0:rFonts ns0:ascii="Microsoft Sans Serif" ns0:eastAsia="Microsoft Sans Serif" ns0:hAnsi="Microsoft Sans Serif" ns0:cs="Microsoft Sans Serif"/>
          <ns0:sz ns0:val="14"/>
        </ns0:rPr>
        <ns0:t>mint</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az</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z ns0:val="14"/>
        </ns0:rPr>
        <ns0:t>alább megjelölt</ns0:t>
      </ns0:r>
      <ns0:r ns0:rsidRPr="00A71A62">
        <ns0:rPr>
          <ns0:rFonts ns0:ascii="Microsoft Sans Serif" ns0:eastAsia="Microsoft Sans Serif" ns0:hAnsi="Microsoft Sans Serif" ns0:cs="Microsoft Sans Serif"/>
          <ns0:spacing ns0:val="-1"/>
          <ns0:sz ns0:val="14"/>
        </ns0:rPr>
        <ns0:t xml:space="preserve"> </ns0:t>
      </ns0:r>
      <ns0:r ns0:rsidRPr="00A71A62">
        <ns0:rPr>
          <ns0:rFonts ns0:ascii="Microsoft Sans Serif" ns0:eastAsia="Microsoft Sans Serif" ns0:hAnsi="Microsoft Sans Serif" ns0:cs="Microsoft Sans Serif"/>
          <ns0:sz ns0:val="14"/>
        </ns0:rPr>
        <ns0:t>ingatlan telekkönyvi</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tulajdonosa</ns0:t>
      </ns0:r>
      <ns0:r ns0:rsidRPr="00A71A62">
        <ns0:rPr>
          <ns0:rFonts ns0:ascii="Microsoft Sans Serif" ns0:eastAsia="Microsoft Sans Serif" ns0:hAnsi="Microsoft Sans Serif" ns0:cs="Microsoft Sans Serif"/>
          <ns0:spacing ns0:val="4"/>
          <ns0:sz ns0:val="14"/>
        </ns0:rPr>
        <ns0:t xml:space="preserve"> </ns0:t>
      </ns0:r>
      <ns0:r ns0:rsidRPr="00A71A62">
        <ns0:rPr>
          <ns0:rFonts ns0:ascii="Microsoft Sans Serif" ns0:eastAsia="Microsoft Sans Serif" ns0:hAnsi="Microsoft Sans Serif" ns0:cs="Microsoft Sans Serif"/>
          <ns0:spacing ns0:val="-2"/>
          <ns0:sz ns0:val="14"/>
        </ns0:rPr>
        <ns0:t>hozzájárulok</ns0:t>
      </ns0:r>
    </ns0:p>
    <ns0:p ns0:rsidR="00720181" ns0:rsidRPr="00A71A62" ns0:rsidP="00720181">
      <ns0:pPr>
        <ns0:widowControl ns0:val="0"/>
        <ns0:autoSpaceDE ns0:val="0"/>
        <ns0:autoSpaceDN ns0:val="0"/>
        <ns0:spacing ns0:before="4"/>
        <ns0:ind ns0:left="118" ns0:right="225"/>
        <ns0:jc ns0:val="both"/>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ahhoz,</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hogy</ns0:t>
      </ns0:r>
      <ns0:r ns0:rsidRPr="00A71A62">
        <ns0:rPr>
          <ns0:rFonts ns0:ascii="Microsoft Sans Serif" ns0:eastAsia="Microsoft Sans Serif" ns0:hAnsi="Microsoft Sans Serif" ns0:cs="Microsoft Sans Serif"/>
          <ns0:spacing ns0:val="-9"/>
          <ns0:sz ns0:val="14"/>
        </ns0:rPr>
        <ns0:t xml:space="preserve"> </ns0:t>
      </ns0:r>
      <ns0:r ns0:rsidRPr="00A71A62">
        <ns0:rPr>
          <ns0:rFonts ns0:ascii="Microsoft Sans Serif" ns0:eastAsia="Microsoft Sans Serif" ns0:hAnsi="Microsoft Sans Serif" ns0:cs="Microsoft Sans Serif"/>
          <ns0:sz ns0:val="14"/>
        </ns0:rPr>
        <ns0:t>az</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MVM</ns0:t>
      </ns0:r>
      <ns0:r ns0:rsidRPr="00A71A62">
        <ns0:rPr>
          <ns0:rFonts ns0:ascii="Microsoft Sans Serif" ns0:eastAsia="Microsoft Sans Serif" ns0:hAnsi="Microsoft Sans Serif" ns0:cs="Microsoft Sans Serif"/>
          <ns0:spacing ns0:val="-9"/>
          <ns0:sz ns0:val="14"/>
        </ns0:rPr>
        <ns0:t xml:space="preserve"> </ns0:t>
      </ns0:r>
      <ns0:r ns0:rsidRPr="00A71A62">
        <ns0:rPr>
          <ns0:rFonts ns0:ascii="Microsoft Sans Serif" ns0:eastAsia="Microsoft Sans Serif" ns0:hAnsi="Microsoft Sans Serif" ns0:cs="Microsoft Sans Serif"/>
          <ns0:sz ns0:val="14"/>
        </ns0:rPr>
        <ns0:t>Démász</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Áramhálózati</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Kft.</ns0:t>
      </ns0:r>
      <ns0:r ns0:rsidRPr="00A71A62">
        <ns0:rPr>
          <ns0:rFonts ns0:ascii="Microsoft Sans Serif" ns0:eastAsia="Microsoft Sans Serif" ns0:hAnsi="Microsoft Sans Serif" ns0:cs="Microsoft Sans Serif"/>
          <ns0:spacing ns0:val="-12"/>
          <ns0:sz ns0:val="14"/>
        </ns0:rPr>
        <ns0:t xml:space="preserve"> </ns0:t>
      </ns0:r>
      <ns0:r ns0:rsidRPr="00A71A62">
        <ns0:rPr>
          <ns0:rFonts ns0:ascii="Microsoft Sans Serif" ns0:eastAsia="Microsoft Sans Serif" ns0:hAnsi="Microsoft Sans Serif" ns0:cs="Microsoft Sans Serif"/>
          <ns0:sz ns0:val="14"/>
        </ns0:rPr>
        <ns0:t>a</ns0:t>
      </ns0:r>
      <ns0:r ns0:rsidRPr="00A71A62">
        <ns0:rPr>
          <ns0:rFonts ns0:ascii="Microsoft Sans Serif" ns0:eastAsia="Microsoft Sans Serif" ns0:hAnsi="Microsoft Sans Serif" ns0:cs="Microsoft Sans Serif"/>
          <ns0:spacing ns0:val="-14"/>
          <ns0:sz ns0:val="14"/>
        </ns0:rPr>
        <ns0:t xml:space="preserve"> </ns0:t>
      </ns0:r>
      <ns0:r ns0:rsidRPr="00A71A62">
        <ns0:rPr>
          <ns0:rFonts ns0:ascii="Microsoft Sans Serif" ns0:eastAsia="Microsoft Sans Serif" ns0:hAnsi="Microsoft Sans Serif" ns0:cs="Microsoft Sans Serif"/>
          <ns0:sz ns0:val="14"/>
        </ns0:rPr>
        <ns0:t>műszaki</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szükségszerűség</ns0:t>
      </ns0:r>
      <ns0:r ns0:rsidRPr="00A71A62">
        <ns0:rPr>
          <ns0:rFonts ns0:ascii="Microsoft Sans Serif" ns0:eastAsia="Microsoft Sans Serif" ns0:hAnsi="Microsoft Sans Serif" ns0:cs="Microsoft Sans Serif"/>
          <ns0:spacing ns0:val="-14"/>
          <ns0:sz ns0:val="14"/>
        </ns0:rPr>
        <ns0:t xml:space="preserve"> </ns0:t>
      </ns0:r>
      <ns0:r ns0:rsidRPr="00A71A62">
        <ns0:rPr>
          <ns0:rFonts ns0:ascii="Microsoft Sans Serif" ns0:eastAsia="Microsoft Sans Serif" ns0:hAnsi="Microsoft Sans Serif" ns0:cs="Microsoft Sans Serif"/>
          <ns0:sz ns0:val="14"/>
        </ns0:rPr>
        <ns0:t>vagy</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a</ns0:t>
      </ns0:r>
      <ns0:r ns0:rsidRPr="00A71A62">
        <ns0:rPr>
          <ns0:rFonts ns0:ascii="Microsoft Sans Serif" ns0:eastAsia="Microsoft Sans Serif" ns0:hAnsi="Microsoft Sans Serif" ns0:cs="Microsoft Sans Serif"/>
          <ns0:spacing ns0:val="-10"/>
          <ns0:sz ns0:val="14"/>
        </ns0:rPr>
        <ns0:t xml:space="preserve"> </ns0:t>
      </ns0:r>
      <ns0:r ns0:rsidRPr="00A71A62">
        <ns0:rPr>
          <ns0:rFonts ns0:ascii="Microsoft Sans Serif" ns0:eastAsia="Microsoft Sans Serif" ns0:hAnsi="Microsoft Sans Serif" ns0:cs="Microsoft Sans Serif"/>
          <ns0:sz ns0:val="14"/>
        </ns0:rPr>
        <ns0:t>típusterv</ns0:t>
      </ns0:r>
      <ns0:r ns0:rsidRPr="00A71A62">
        <ns0:rPr>
          <ns0:rFonts ns0:ascii="Microsoft Sans Serif" ns0:eastAsia="Microsoft Sans Serif" ns0:hAnsi="Microsoft Sans Serif" ns0:cs="Microsoft Sans Serif"/>
          <ns0:spacing ns0:val="-4"/>
          <ns0:sz ns0:val="14"/>
        </ns0:rPr>
        <ns0:t xml:space="preserve"> </ns0:t>
      </ns0:r>
      <ns0:r ns0:rsidRPr="00A71A62">
        <ns0:rPr>
          <ns0:rFonts ns0:ascii="Microsoft Sans Serif" ns0:eastAsia="Microsoft Sans Serif" ns0:hAnsi="Microsoft Sans Serif" ns0:cs="Microsoft Sans Serif"/>
          <ns0:sz ns0:val="14"/>
        </ns0:rPr>
        <ns0:t>megoldásaitól</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z ns0:val="14"/>
        </ns0:rPr>
        <ns0:t>eltérő</ns0:t>
      </ns0:r>
      <ns0:r ns0:rsidRPr="00A71A62">
        <ns0:rPr>
          <ns0:rFonts ns0:ascii="Microsoft Sans Serif" ns0:eastAsia="Microsoft Sans Serif" ns0:hAnsi="Microsoft Sans Serif" ns0:cs="Microsoft Sans Serif"/>
          <ns0:spacing ns0:val="-10"/>
          <ns0:sz ns0:val="14"/>
        </ns0:rPr>
        <ns0:t xml:space="preserve"> </ns0:t>
      </ns0:r>
      <ns0:r ns0:rsidRPr="00A71A62">
        <ns0:rPr>
          <ns0:rFonts ns0:ascii="Microsoft Sans Serif" ns0:eastAsia="Microsoft Sans Serif" ns0:hAnsi="Microsoft Sans Serif" ns0:cs="Microsoft Sans Serif"/>
          <ns0:sz ns0:val="14"/>
        </ns0:rPr>
        <ns0:t>műszaki megoldással</ns0:t>
      </ns0:r>
      <ns0:r ns0:rsidRPr="00A71A62">
        <ns0:rPr>
          <ns0:rFonts ns0:ascii="Microsoft Sans Serif" ns0:eastAsia="Microsoft Sans Serif" ns0:hAnsi="Microsoft Sans Serif" ns0:cs="Microsoft Sans Serif"/>
          <ns0:spacing ns0:val="-4"/>
          <ns0:sz ns0:val="14"/>
        </ns0:rPr>
        <ns0:t xml:space="preserve"> </ns0:t>
      </ns0:r>
      <ns0:r ns0:rsidRPr="00A71A62">
        <ns0:rPr>
          <ns0:rFonts ns0:ascii="Microsoft Sans Serif" ns0:eastAsia="Microsoft Sans Serif" ns0:hAnsi="Microsoft Sans Serif" ns0:cs="Microsoft Sans Serif"/>
          <ns0:sz ns0:val="14"/>
        </ns0:rPr>
        <ns0:t>az</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z ns0:val="14"/>
        </ns0:rPr>
        <ns0:t>ingatlanomon</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oszlopot</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helyezzen</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el,</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szabadvezetéket</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átvezessen,</ns0:t>
      </ns0:r>
      <ns0:r ns0:rsidRPr="00A71A62">
        <ns0:rPr>
          <ns0:rFonts ns0:ascii="Microsoft Sans Serif" ns0:eastAsia="Microsoft Sans Serif" ns0:hAnsi="Microsoft Sans Serif" ns0:cs="Microsoft Sans Serif"/>
          <ns0:spacing ns0:val="-4"/>
          <ns0:sz ns0:val="14"/>
        </ns0:rPr>
        <ns0:t xml:space="preserve"> </ns0:t>
      </ns0:r>
      <ns0:r ns0:rsidRPr="00A71A62">
        <ns0:rPr>
          <ns0:rFonts ns0:ascii="Microsoft Sans Serif" ns0:eastAsia="Microsoft Sans Serif" ns0:hAnsi="Microsoft Sans Serif" ns0:cs="Microsoft Sans Serif"/>
          <ns0:sz ns0:val="14"/>
        </ns0:rPr>
        <ns0:t>földkábelt</ns0:t>
      </ns0:r>
      <ns0:r ns0:rsidRPr="00A71A62">
        <ns0:rPr>
          <ns0:rFonts ns0:ascii="Microsoft Sans Serif" ns0:eastAsia="Microsoft Sans Serif" ns0:hAnsi="Microsoft Sans Serif" ns0:cs="Microsoft Sans Serif"/>
          <ns0:spacing ns0:val="-9"/>
          <ns0:sz ns0:val="14"/>
        </ns0:rPr>
        <ns0:t xml:space="preserve"> </ns0:t>
      </ns0:r>
      <ns0:r ns0:rsidRPr="00A71A62">
        <ns0:rPr>
          <ns0:rFonts ns0:ascii="Microsoft Sans Serif" ns0:eastAsia="Microsoft Sans Serif" ns0:hAnsi="Microsoft Sans Serif" ns0:cs="Microsoft Sans Serif"/>
          <ns0:sz ns0:val="14"/>
        </ns0:rPr>
        <ns0:t>fektessen.</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Az</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engedélyezett helyen elhelyezett kábelfogadó és fogyasztásmérő szekrényhez, üzemeltetés és fogyasztásmérő leolvasás céljából, a hozzáférést mindenkor biztosítom. Későbbi elkerítés esetén a mérőszekrényt saját költségen helyeztetem át. Tudomásul veszem, hogy ezen hozzájárulás vissza nem vonható, és az elosztói engedélyes jogosult az ingatlanomon elhelyezett berendezéseinek szükséges felújítási, karbantartási, valamint üzemzavar elhárítási munkáit esetenként elvégezni.</ns0:t>
      </ns0:r>
    </ns0:p>
    <ns0:p ns0:rsidR="00720181" ns0:rsidRPr="00A71A62" ns0:rsidP="00720181">
      <ns0:pPr>
        <ns0:widowControl ns0:val="0"/>
        <ns0:tabs>
          <ns0:tab ns0:val="left" ns0:leader="dot" ns0:pos="9662"/>
        </ns0:tabs>
        <ns0:autoSpaceDE ns0:val="0"/>
        <ns0:autoSpaceDN ns0:val="0"/>
        <ns0:spacing ns0:before="68"/>
        <ns0:ind ns0:left="118"/>
        <ns0:jc ns0:val="both"/>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az</ns0:t>
      </ns0:r>
      <ns0:r ns0:rsidRPr="00A71A62">
        <ns0:rPr>
          <ns0:rFonts ns0:ascii="Microsoft Sans Serif" ns0:eastAsia="Microsoft Sans Serif" ns0:hAnsi="Microsoft Sans Serif" ns0:cs="Microsoft Sans Serif"/>
          <ns0:spacing ns0:val="-10"/>
          <ns0:sz ns0:val="14"/>
        </ns0:rPr>
        <ns0:t xml:space="preserve"> </ns0:t>
      </ns0:r>
      <ns0:r ns0:rsidRPr="00A71A62">
        <ns0:rPr>
          <ns0:rFonts ns0:ascii="Microsoft Sans Serif" ns0:eastAsia="Microsoft Sans Serif" ns0:hAnsi="Microsoft Sans Serif" ns0:cs="Microsoft Sans Serif"/>
          <ns0:sz ns0:val="14"/>
        </ns0:rPr>
        <ns0:t>ingatlan</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z ns0:val="14"/>
        </ns0:rPr>
        <ns0:t>pontos</ns0:t>
      </ns0:r>
      <ns0:r ns0:rsidRPr="00A71A62">
        <ns0:rPr>
          <ns0:rFonts ns0:ascii="Microsoft Sans Serif" ns0:eastAsia="Microsoft Sans Serif" ns0:hAnsi="Microsoft Sans Serif" ns0:cs="Microsoft Sans Serif"/>
          <ns0:spacing ns0:val="-10"/>
          <ns0:sz ns0:val="14"/>
        </ns0:rPr>
        <ns0:t xml:space="preserve"> </ns0:t>
      </ns0:r>
      <ns0:r ns0:rsidRPr="00A71A62">
        <ns0:rPr>
          <ns0:rFonts ns0:ascii="Microsoft Sans Serif" ns0:eastAsia="Microsoft Sans Serif" ns0:hAnsi="Microsoft Sans Serif" ns0:cs="Microsoft Sans Serif"/>
          <ns0:sz ns0:val="14"/>
        </ns0:rPr>
        <ns0:t>címe:</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ns0:t>
      </ns0:r>
      <ns0:r ns0:rsidRPr="00A71A62">
        <ns0:rPr>
          <ns0:rFonts ns0:ascii="Microsoft Sans Serif" ns0:eastAsia="Arial" ns0:hAnsi="Microsoft Sans Serif" ns0:cs="Microsoft Sans Serif"/>
          <ns0:color ns0:val="0000FF"/>
          <ns0:szCs ns0:val="22"/>
        </ns0:rPr>
        <ns0:t xml:space="preserve"> 5820</ns0:t>
      </ns0:r>
      <ns0:r ns0:rsidRPr="00A71A62">
        <ns0:rPr>
          <ns0:rFonts ns0:ascii="Microsoft Sans Serif" ns0:eastAsia="Microsoft Sans Serif" ns0:hAnsi="Microsoft Sans Serif" ns0:cs="Microsoft Sans Serif"/>
          <ns0:sz ns0:val="14"/>
        </ns0:rPr>
        <ns0:t>...</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irányító</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pacing ns0:val="-4"/>
          <ns0:sz ns0:val="14"/>
        </ns0:rPr>
        <ns0:t>szám</ns0:t>
      </ns0:r>
      <ns0:r ns0:rsidRPr="00A71A62">
        <ns0:rPr>
          <ns0:rFonts ns0:ascii="Microsoft Sans Serif" ns0:eastAsia="Arial" ns0:hAnsi="Microsoft Sans Serif" ns0:cs="Microsoft Sans Serif"/>
          <ns0:color ns0:val="0000FF"/>
          <ns0:szCs ns0:val="22"/>
        </ns0:rPr>
        <ns0:t>Mezőhegyes</ns0:t>
      </ns0:r>
      <ns0:r ns0:rsidRPr="00A71A62">
        <ns0:rPr>
          <ns0:rFonts ns0:ascii="Microsoft Sans Serif" ns0:eastAsia="Microsoft Sans Serif" ns0:hAnsi="Microsoft Sans Serif" ns0:cs="Microsoft Sans Serif"/>
          <ns0:sz ns0:val="14"/>
        </ns0:rPr>
        <ns0:t>város,</ns0:t>
      </ns0:r>
      <ns0:r ns0:rsidRPr="00A71A62">
        <ns0:rPr>
          <ns0:rFonts ns0:ascii="Microsoft Sans Serif" ns0:eastAsia="Microsoft Sans Serif" ns0:hAnsi="Microsoft Sans Serif" ns0:cs="Microsoft Sans Serif"/>
          <ns0:spacing ns0:val="-12"/>
          <ns0:sz ns0:val="14"/>
        </ns0:rPr>
        <ns0:t xml:space="preserve"> </ns0:t>
      </ns0:r>
      <ns0:r ns0:rsidRPr="00A71A62">
        <ns0:rPr>
          <ns0:rFonts ns0:ascii="Microsoft Sans Serif" ns0:eastAsia="Microsoft Sans Serif" ns0:hAnsi="Microsoft Sans Serif" ns0:cs="Microsoft Sans Serif"/>
          <ns0:spacing ns0:val="-2"/>
          <ns0:sz ns0:val="14"/>
        </ns0:rPr>
        <ns0:t>község</ns0:t>
      </ns0:r>
    </ns0:p>
    <ns0:p ns0:rsidR="00720181" ns0:rsidRPr="00A71A62" ns0:rsidP="00720181">
      <ns0:pPr>
        <ns0:widowControl ns0:val="0"/>
        <ns0:tabs>
          <ns0:tab ns0:val="left" ns0:leader="dot" ns0:pos="9571"/>
        </ns0:tabs>
        <ns0:autoSpaceDE ns0:val="0"/>
        <ns0:autoSpaceDN ns0:val="0"/>
        <ns0:spacing ns0:before="105"/>
        <ns0:ind ns0:left="118"/>
        <ns0:jc ns0:val="both"/>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Arial" ns0:hAnsi="Microsoft Sans Serif" ns0:cs="Microsoft Sans Serif"/>
          <ns0:color ns0:val="0000FF"/>
          <ns0:szCs ns0:val="22"/>
        </ns0:rPr>
        <ns0:t xml:space="preserve"> Tavasz u.</ns0:t>
      </ns0: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Microsoft Sans Serif" ns0:hAnsi="Microsoft Sans Serif" ns0:cs="Microsoft Sans Serif"/>
          <ns0:spacing ns0:val="27"/>
          <ns0:sz ns0:val="14"/>
        </ns0:rPr>
        <ns0:t xml:space="preserve"> </ns0:t>
      </ns0:r>
      <ns0:r ns0:rsidRPr="00A71A62">
        <ns0:rPr>
          <ns0:rFonts ns0:ascii="Microsoft Sans Serif" ns0:eastAsia="Microsoft Sans Serif" ns0:hAnsi="Microsoft Sans Serif" ns0:cs="Microsoft Sans Serif"/>
          <ns0:spacing ns0:val="-2"/>
          <ns0:sz ns0:val="14"/>
        </ns0:rPr>
        <ns0:t>út,</ns0:t>
      </ns0:r>
      <ns0:r ns0:rsidRPr="00A71A62">
        <ns0:rPr>
          <ns0:rFonts ns0:ascii="Microsoft Sans Serif" ns0:eastAsia="Microsoft Sans Serif" ns0:hAnsi="Microsoft Sans Serif" ns0:cs="Microsoft Sans Serif"/>
          <ns0:spacing ns0:val="27"/>
          <ns0:sz ns0:val="14"/>
        </ns0:rPr>
        <ns0:t xml:space="preserve"> </ns0:t>
      </ns0:r>
      <ns0:r ns0:rsidRPr="00A71A62">
        <ns0:rPr>
          <ns0:rFonts ns0:ascii="Microsoft Sans Serif" ns0:eastAsia="Microsoft Sans Serif" ns0:hAnsi="Microsoft Sans Serif" ns0:cs="Microsoft Sans Serif"/>
          <ns0:spacing ns0:val="-2"/>
          <ns0:sz ns0:val="14"/>
        </ns0:rPr>
        <ns0:t>utca,</ns0:t>
      </ns0:r>
      <ns0:r ns0:rsidRPr="00A71A62">
        <ns0:rPr>
          <ns0:rFonts ns0:ascii="Microsoft Sans Serif" ns0:eastAsia="Microsoft Sans Serif" ns0:hAnsi="Microsoft Sans Serif" ns0:cs="Microsoft Sans Serif"/>
          <ns0:spacing ns0:val="20"/>
          <ns0:sz ns0:val="14"/>
        </ns0:rPr>
        <ns0:t xml:space="preserve"> </ns0:t>
      </ns0:r>
      <ns0:r ns0:rsidRPr="00A71A62">
        <ns0:rPr>
          <ns0:rFonts ns0:ascii="Microsoft Sans Serif" ns0:eastAsia="Microsoft Sans Serif" ns0:hAnsi="Microsoft Sans Serif" ns0:cs="Microsoft Sans Serif"/>
          <ns0:spacing ns0:val="-2"/>
          <ns0:sz ns0:val="14"/>
        </ns0:rPr>
        <ns0:t>tér</ns0:t>
      </ns0:r>
      <ns0:r ns0:rsidRPr="00A71A62">
        <ns0:rPr>
          <ns0:rFonts ns0:ascii="Microsoft Sans Serif" ns0:eastAsia="Microsoft Sans Serif" ns0:hAnsi="Microsoft Sans Serif" ns0:cs="Microsoft Sans Serif"/>
          <ns0:spacing ns0:val="24"/>
          <ns0:sz ns0:val="14"/>
        </ns0:rPr>
        <ns0:t xml:space="preserve"> </ns0:t>
      </ns0: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Arial" ns0:hAnsi="Microsoft Sans Serif" ns0:cs="Microsoft Sans Serif"/>
          <ns0:color ns0:val="0000FF"/>
          <ns0:szCs ns0:val="22"/>
        </ns0:rPr>
        <ns0:t xml:space="preserve"> 4.</ns0:t>
      </ns0: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Microsoft Sans Serif" ns0:hAnsi="Microsoft Sans Serif" ns0:cs="Microsoft Sans Serif"/>
          <ns0:spacing ns0:val="28"/>
          <ns0:sz ns0:val="14"/>
        </ns0:rPr>
        <ns0:t xml:space="preserve"> </ns0:t>
      </ns0:r>
      <ns0:r ns0:rsidRPr="00A71A62">
        <ns0:rPr>
          <ns0:rFonts ns0:ascii="Microsoft Sans Serif" ns0:eastAsia="Microsoft Sans Serif" ns0:hAnsi="Microsoft Sans Serif" ns0:cs="Microsoft Sans Serif"/>
          <ns0:spacing ns0:val="-2"/>
          <ns0:sz ns0:val="14"/>
        </ns0:rPr>
        <ns0:t>házszám</ns0:t>
      </ns0:r>
      <ns0:r ns0:rsidRPr="00A71A62">
        <ns0:rPr>
          <ns0:rFonts ns0:ascii="Microsoft Sans Serif" ns0:eastAsia="Arial" ns0:hAnsi="Microsoft Sans Serif" ns0:cs="Microsoft Sans Serif"/>
          <ns0:color ns0:val="0000FF"/>
          <ns0:szCs ns0:val="22"/>
        </ns0:rPr>
        <ns0:t>123</ns0:t>
      </ns0:r>
      <ns0:r ns0:rsidRPr="00A71A62">
        <ns0:rPr>
          <ns0:rFonts ns0:ascii="Microsoft Sans Serif" ns0:eastAsia="Microsoft Sans Serif" ns0:hAnsi="Microsoft Sans Serif" ns0:cs="Microsoft Sans Serif"/>
          <ns0:sz ns0:val="14"/>
        </ns0:rPr>
        <ns0:t>helyrajzi</ns0:t>
      </ns0:r>
      <ns0:r ns0:rsidRPr="00A71A62">
        <ns0:rPr>
          <ns0:rFonts ns0:ascii="Microsoft Sans Serif" ns0:eastAsia="Microsoft Sans Serif" ns0:hAnsi="Microsoft Sans Serif" ns0:cs="Microsoft Sans Serif"/>
          <ns0:spacing ns0:val="-13"/>
          <ns0:sz ns0:val="14"/>
        </ns0:rPr>
        <ns0:t xml:space="preserve"> </ns0:t>
      </ns0:r>
      <ns0:r ns0:rsidRPr="00A71A62">
        <ns0:rPr>
          <ns0:rFonts ns0:ascii="Microsoft Sans Serif" ns0:eastAsia="Microsoft Sans Serif" ns0:hAnsi="Microsoft Sans Serif" ns0:cs="Microsoft Sans Serif"/>
          <ns0:spacing ns0:val="-2"/>
          <ns0:sz ns0:val="14"/>
        </ns0:rPr>
        <ns0:t>szám.</ns0:t>
      </ns0:r>
    </ns0:p>
    <ns0:p ns0:rsidR="00720181" ns0:rsidRPr="00A71A62" ns0:rsidP="00720181">
      <ns0:pPr>
        <ns0:widowControl ns0:val="0"/>
        <ns0:autoSpaceDE ns0:val="0"/>
        <ns0:autoSpaceDN ns0:val="0"/>
        <ns0:spacing ns0:before="42"/>
        <ns0:rPr>
          <ns0:rFonts ns0:ascii="Microsoft Sans Serif" ns0:eastAsia="Microsoft Sans Serif" ns0:hAnsi="Microsoft Sans Serif" ns0:cs="Microsoft Sans Serif"/>
          <ns0:sz ns0:val="14"/>
        </ns0:rPr>
      </ns0:pPr>
    </ns0:p>
    <ns0:p ns0:rsidR="00720181" ns0:rsidRPr="00A71A62" ns0:rsidP="00720181">
      <ns0:pPr>
        <ns0:widowControl ns0:val="0"/>
        <ns0:tabs>
          <ns0:tab ns0:val="left" ns0:leader="dot" ns0:pos="7686"/>
        </ns0:tabs>
        <ns0:autoSpaceDE ns0:val="0"/>
        <ns0:autoSpaceDN ns0:val="0"/>
        <ns0:ind ns0:left="118"/>
        <ns0:jc ns0:val="both"/>
        <ns0:rPr>
          <ns0:rFonts ns0:ascii="Microsoft Sans Serif" ns0:eastAsia="Microsoft Sans Serif" ns0:hAnsi="Microsoft Sans Serif" ns0:cs="Microsoft Sans Serif"/>
          <ns0:spacing ns0:val="-5"/>
          <ns0:sz ns0:val="14"/>
        </ns0:rPr>
      </ns0:pPr>
      <ns0:r ns0:rsidRPr="00A71A62">
        <ns0:rPr>
          <ns0:noProof/>
          <ns0:sz ns0:val="22"/>
          <ns0:szCs ns0:val="24"/>
        </ns0:rPr>
        <ns0:drawing>
          <ns3:anchor distT="0" distB="0" distL="0" distR="0" simplePos="0" relativeHeight="251666432" behindDoc="1" locked="0" layoutInCell="1" allowOverlap="1">
            <ns3:simplePos x="0" y="0"/>
            <ns3:positionH relativeFrom="page">
              <ns3:posOffset>4791075</ns3:posOffset>
            </ns3:positionH>
            <ns3:positionV relativeFrom="paragraph">
              <ns3:posOffset>5080</ns3:posOffset>
            </ns3:positionV>
            <ns3:extent cx="1038225" cy="723900"/>
            <ns3:effectExtent l="0" t="0" r="9525" b="0"/>
            <ns3:wrapNone/>
            <ns3:docPr id="28" name="Kép 28"/>
            <ns3:cNvGraphicFramePr>
              <ns4:graphicFrameLocks noChangeAspect="1"/>
            </ns3:cNvGraphicFramePr>
            <ns4:graphic>
              <ns4:graphicData uri="http://schemas.openxmlformats.org/drawingml/2006/picture">
                <ns5:pic>
                  <ns5:nvPicPr>
                    <ns5:cNvPr id="28"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Pr>
          <ns0:rFonts ns0:ascii="Microsoft Sans Serif" ns0:eastAsia="Microsoft Sans Serif" ns0:hAnsi="Microsoft Sans Serif" ns0:cs="Microsoft Sans Serif"/>
          <ns0:spacing ns0:val="-2"/>
          <ns0:sz ns0:val="14"/>
        </ns0:rPr>
        <ns0:t>Kelt:</ns0:t>
      </ns0:r>
      <ns0:r ns0:rsidRPr="00A71A62">
        <ns0:rPr>
          <ns0:rFonts ns0:ascii="Microsoft Sans Serif" ns0:eastAsia="Microsoft Sans Serif" ns0:hAnsi="Microsoft Sans Serif" ns0:cs="Microsoft Sans Serif"/>
          <ns0:spacing ns0:val="21"/>
          <ns0:sz ns0:val="14"/>
        </ns0:rPr>
        <ns0:t xml:space="preserve"> </ns0:t>
      </ns0: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Arial" ns0:hAnsi="Microsoft Sans Serif" ns0:cs="Microsoft Sans Serif"/>
          <ns0:color ns0:val="0000FF"/>
          <ns0:szCs ns0:val="22"/>
        </ns0:rPr>
        <ns0:t xml:space="preserve"> Mezőhegyes</ns0:t>
      </ns0:r>
      <ns0:r ns0:rsidRPr="00A71A62">
        <ns0:rPr>
          <ns0:rFonts ns0:ascii="Microsoft Sans Serif" ns0:eastAsia="Microsoft Sans Serif" ns0:hAnsi="Microsoft Sans Serif" ns0:cs="Microsoft Sans Serif"/>
          <ns0:spacing ns0:val="-2"/>
          <ns0:sz ns0:val="14"/>
        </ns0:rPr>
        <ns0:t>.........,</ns0:t>
      </ns0:r>
      <ns0:r ns0:rsidRPr="00A71A62">
        <ns0:rPr>
          <ns0:rFonts ns0:ascii="Microsoft Sans Serif" ns0:eastAsia="Microsoft Sans Serif" ns0:hAnsi="Microsoft Sans Serif" ns0:cs="Microsoft Sans Serif"/>
          <ns0:spacing ns0:val="17"/>
          <ns0:sz ns0:val="14"/>
        </ns0:rPr>
        <ns0:t xml:space="preserve"> </ns0:t>
      </ns0:r>
      <ns0:r ns0:rsidR="009D56B4">
        <ns0:rPr>
          <ns0:sz ns0:val="18"/>
          <ns0:szCs ns0:val="24"/>
        </ns0:rPr>
        <ns0:t>{d.</ns0:t>
      </ns0:r>
      <ns0:r ns0:rsidRPr="00D70FBE" ns0:rsidR="009D56B4">
        <ns0:rPr>
          <ns0:sz ns0:val="18"/>
          <ns0:szCs ns0:val="24"/>
        </ns0:rPr>
        <ns0:t>Project.Datum</ns0:t>
      </ns0:r>
      <ns0:r ns0:rsidR="009D56B4">
        <ns0:rPr>
          <ns0:sz ns0:val="18"/>
          <ns0:szCs ns0:val="24"/>
        </ns0:rPr>
        <ns0:t>}</ns0:t>
      </ns0:r>
    </ns0:p>
    <ns0:p ns0:rsidR="00720181" ns0:rsidRPr="00A71A62" ns0:rsidP="00720181">
      <ns0:pPr>
        <ns0:widowControl ns0:val="0"/>
        <ns0:autoSpaceDE ns0:val="0"/>
        <ns0:autoSpaceDN ns0:val="0"/>
        <ns0:spacing ns0:before="124"/>
        <ns0:ind ns0:left="4991"/>
        <ns0:jc ns0:val="center"/>
        <ns0:rPr>
          <ns0:rFonts ns0:ascii="Microsoft Sans Serif" ns0:eastAsia="Microsoft Sans Serif" ns0:hAnsi="Microsoft Sans Serif" ns0:cs="Microsoft Sans Serif"/>
          <ns0:spacing ns0:val="-2"/>
          <ns0:sz ns0:val="10"/>
          <ns0:szCs ns0:val="22"/>
        </ns0:rPr>
      </ns0:pPr>
    </ns0:p>
    <ns0:p ns0:rsidR="00720181" ns0:rsidRPr="00A71A62" ns0:rsidP="00720181">
      <ns0:pPr>
        <ns0:widowControl ns0:val="0"/>
        <ns0:autoSpaceDE ns0:val="0"/>
        <ns0:autoSpaceDN ns0:val="0"/>
        <ns0:spacing ns0:before="124"/>
        <ns0:ind ns0:left="4991"/>
        <ns0:jc ns0:val="center"/>
        <ns0:rPr>
          <ns0:rFonts ns0:ascii="Microsoft Sans Serif" ns0:eastAsia="Microsoft Sans Serif" ns0:hAnsi="Microsoft Sans Serif" ns0:cs="Microsoft Sans Serif"/>
          <ns0:sz ns0:val="10"/>
          <ns0:szCs ns0:val="22"/>
        </ns0:rPr>
      </ns0:pPr>
      <ns0:r ns0:rsidRPr="00A71A62">
        <ns0:rPr>
          <ns0:rFonts ns0:ascii="Microsoft Sans Serif" ns0:eastAsia="Microsoft Sans Serif" ns0:hAnsi="Microsoft Sans Serif" ns0:cs="Microsoft Sans Serif"/>
          <ns0:spacing ns0:val="-2"/>
          <ns0:sz ns0:val="10"/>
          <ns0:szCs ns0:val="22"/>
        </ns0:rPr>
        <ns0:t>...........................................................................</ns0:t>
      </ns0:r>
    </ns0:p>
    <ns0:p ns0:rsidR="00720181" ns0:rsidRPr="00A71A62" ns0:rsidP="00720181">
      <ns0:pPr>
        <ns0:widowControl ns0:val="0"/>
        <ns0:autoSpaceDE ns0:val="0"/>
        <ns0:autoSpaceDN ns0:val="0"/>
        <ns0:spacing ns0:before="4"/>
        <ns0:ind ns0:left="4991" ns0:right="1"/>
        <ns0:jc ns0:val="center"/>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pacing ns0:val="-2"/>
          <ns0:sz ns0:val="14"/>
        </ns0:rPr>
        <ns0:t>ingatlantulajdonos</ns0:t>
      </ns0:r>
      <ns0:r ns0:rsidRPr="00A71A62">
        <ns0:rPr>
          <ns0:rFonts ns0:ascii="Microsoft Sans Serif" ns0:eastAsia="Microsoft Sans Serif" ns0:hAnsi="Microsoft Sans Serif" ns0:cs="Microsoft Sans Serif"/>
          <ns0:spacing ns0:val="13"/>
          <ns0:sz ns0:val="14"/>
        </ns0:rPr>
        <ns0:t xml:space="preserve"> </ns0:t>
      </ns0:r>
      <ns0:r ns0:rsidRPr="00A71A62">
        <ns0:rPr>
          <ns0:rFonts ns0:ascii="Microsoft Sans Serif" ns0:eastAsia="Microsoft Sans Serif" ns0:hAnsi="Microsoft Sans Serif" ns0:cs="Microsoft Sans Serif"/>
          <ns0:spacing ns0:val="-2"/>
          <ns0:sz ns0:val="14"/>
        </ns0:rPr>
        <ns0:t>aláírása</ns0:t>
      </ns0:r>
    </ns0:p>
    <ns0:p ns0:rsidR="00720181" ns0:rsidRPr="00A71A62" ns0:rsidP="00720181">
      <ns0:pPr>
        <ns0:widowControl ns0:val="0"/>
        <ns0:autoSpaceDE ns0:val="0"/>
        <ns0:autoSpaceDN ns0:val="0"/>
        <ns0:ind ns0:left="118"/>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Előttünk,</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mint</ns0:t>
      </ns0:r>
      <ns0:r ns0:rsidRPr="00A71A62">
        <ns0:rPr>
          <ns0:rFonts ns0:ascii="Microsoft Sans Serif" ns0:eastAsia="Microsoft Sans Serif" ns0:hAnsi="Microsoft Sans Serif" ns0:cs="Microsoft Sans Serif"/>
          <ns0:spacing ns0:val="-1"/>
          <ns0:sz ns0:val="14"/>
        </ns0:rPr>
        <ns0:t xml:space="preserve"> </ns0:t>
      </ns0:r>
      <ns0:r ns0:rsidRPr="00A71A62">
        <ns0:rPr>
          <ns0:rFonts ns0:ascii="Microsoft Sans Serif" ns0:eastAsia="Microsoft Sans Serif" ns0:hAnsi="Microsoft Sans Serif" ns0:cs="Microsoft Sans Serif"/>
          <ns0:sz ns0:val="14"/>
        </ns0:rPr>
        <ns0:t>tanúk</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pacing ns0:val="-2"/>
          <ns0:sz ns0:val="14"/>
        </ns0:rPr>
        <ns0:t>előtt:</ns0:t>
      </ns0:r>
    </ns0:p>
    <ns0:p ns0:rsidR="00720181" ns0:rsidRPr="00A71A62" ns0:rsidP="00720181">
      <ns0:pPr>
        <ns0:widowControl ns0:val="0"/>
        <ns0:autoSpaceDE ns0:val="0"/>
        <ns0:autoSpaceDN ns0:val="0"/>
        <ns0:rPr>
          <ns0:rFonts ns0:ascii="Microsoft Sans Serif" ns0:eastAsia="Microsoft Sans Serif" ns0:hAnsi="Microsoft Sans Serif" ns0:cs="Microsoft Sans Serif"/>
          <ns0:sz ns0:val="14"/>
        </ns0:rPr>
      </ns0:pPr>
      <ns0:r ns0:rsidRPr="00A71A62">
        <ns0:rPr>
          <ns0:noProof/>
          <ns0:sz ns0:val="22"/>
          <ns0:szCs ns0:val="24"/>
        </ns0:rPr>
        <ns0:drawing>
          <ns3:anchor distT="0" distB="0" distL="0" distR="0" simplePos="0" relativeHeight="251678720" behindDoc="1" locked="0" layoutInCell="1" allowOverlap="1">
            <ns3:simplePos x="0" y="0"/>
            <ns3:positionH relativeFrom="page">
              <ns3:posOffset>4817534</ns3:posOffset>
            </ns3:positionH>
            <ns3:positionV relativeFrom="paragraph">
              <ns3:posOffset>31962</ns3:posOffset>
            </ns3:positionV>
            <ns3:extent cx="1038225" cy="723900"/>
            <ns3:effectExtent l="0" t="0" r="9525" b="0"/>
            <ns3:wrapNone/>
            <ns3:docPr id="52" name="Kép 52"/>
            <ns3:cNvGraphicFramePr>
              <ns4:graphicFrameLocks noChangeAspect="1"/>
            </ns3:cNvGraphicFramePr>
            <ns4:graphic>
              <ns4:graphicData uri="http://schemas.openxmlformats.org/drawingml/2006/picture">
                <ns5:pic>
                  <ns5:nvPicPr>
                    <ns5:cNvPr id="52"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Pr>
          <ns0:noProof/>
          <ns0:sz ns0:val="22"/>
          <ns0:szCs ns0:val="24"/>
        </ns0:rPr>
        <ns0:drawing>
          <ns3:anchor distT="0" distB="0" distL="114300" distR="114300" simplePos="0" relativeHeight="251667456" behindDoc="1" locked="0" layoutInCell="1" allowOverlap="1">
            <ns3:simplePos x="0" y="0"/>
            <ns3:positionH relativeFrom="column">
              <ns3:posOffset>812800</ns3:posOffset>
            </ns3:positionH>
            <ns3:positionV relativeFrom="paragraph">
              <ns3:posOffset>44450</ns3:posOffset>
            </ns3:positionV>
            <ns3:extent cx="1485900" cy="445770"/>
            <ns3:effectExtent l="0" t="0" r="0" b="0"/>
            <ns3:wrapNone/>
            <ns3:docPr id="25" name="Kép 25" descr="signature"/>
            <ns3:cNvGraphicFramePr>
              <ns4:graphicFrameLocks noChangeAspect="1"/>
            </ns3:cNvGraphicFramePr>
            <ns4:graphic>
              <ns4:graphicData uri="http://schemas.openxmlformats.org/drawingml/2006/picture">
                <ns5:pic>
                  <ns5:nvPicPr>
                    <ns5:cNvPr id="25" name="Kép 35" descr="signature"/>
                    <ns5:cNvPicPr>
                      <ns4:picLocks noChangeAspect="1" noChangeArrowheads="1"/>
                    </ns5:cNvPicPr>
                  </ns5:nvPicPr>
                  <ns5:blipFill>
                    <ns4:blip ns2:embed="rId22" cstate="print">
                      <ns4:extLst>
                        <ns4:ext uri="{28A0092B-C50C-407E-A947-70E740481C1C}">
                          <ns6:useLocalDpi val="0"/>
                        </ns4:ext>
                      </ns4:extLst>
                    </ns4:blip>
                    <ns4:stretch>
                      <ns4:fillRect/>
                    </ns4:stretch>
                  </ns5:blipFill>
                  <ns5:spPr bwMode="auto">
                    <ns4:xfrm>
                      <ns4:off x="0" y="0"/>
                      <ns4:ext cx="1485900" cy="445770"/>
                    </ns4:xfrm>
                    <ns4:prstGeom prst="rect">
                      <ns4:avLst/>
                    </ns4:prstGeom>
                    <ns4:noFill/>
                  </ns5:spPr>
                </ns5:pic>
              </ns4:graphicData>
            </ns4:graphic>
            <ns7:sizeRelH relativeFrom="margin">
              <ns7:pctWidth>0</ns7:pctWidth>
            </ns7:sizeRelH>
            <ns7:sizeRelV relativeFrom="margin">
              <ns7:pctHeight>0</ns7:pctHeight>
            </ns7:sizeRelV>
          </ns3:anchor>
        </ns0:drawing>
      </ns0:r>
    </ns0:p>
    <ns0:p ns0:rsidR="00720181" ns0:rsidRPr="00A71A62" ns0:rsidP="00720181">
      <ns0:pPr>
        <ns0:widowControl ns0:val="0"/>
        <ns0:tabs>
          <ns0:tab ns0:val="left" ns0:pos="6356"/>
        </ns0:tabs>
        <ns0:autoSpaceDE ns0:val="0"/>
        <ns0:autoSpaceDN ns0:val="0"/>
        <ns0:ind ns0:left="685"/>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Név</ns0:t>
      </ns0:r>
      <ns0:r ns0:rsidRPr="00A71A62">
        <ns0:rPr>
          <ns0:rFonts ns0:ascii="Microsoft Sans Serif" ns0:eastAsia="Microsoft Sans Serif" ns0:hAnsi="Microsoft Sans Serif" ns0:cs="Microsoft Sans Serif"/>
          <ns0:spacing ns0:val="7"/>
          <ns0:sz ns0:val="14"/>
        </ns0:rPr>
        <ns0:t xml:space="preserve"> </ns0:t>
      </ns0:r>
      <ns0:r ns0:rsidRPr="00A71A62">
        <ns0:rPr>
          <ns0:rFonts ns0:ascii="Microsoft Sans Serif" ns0:eastAsia="Microsoft Sans Serif" ns0:hAnsi="Microsoft Sans Serif" ns0:cs="Microsoft Sans Serif"/>
          <ns0:sz ns0:val="14"/>
        </ns0:rPr>
        <ns0:t>és</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aláírás:</ns0:t>
      </ns0:r>
      <ns0:r ns0:rsidRPr="00A71A62">
        <ns0:rPr>
          <ns0:rFonts ns0:ascii="Microsoft Sans Serif" ns0:eastAsia="Microsoft Sans Serif" ns0:hAnsi="Microsoft Sans Serif" ns0:cs="Microsoft Sans Serif"/>
          <ns0:sz ns0:val="14"/>
        </ns0:rPr>
        <ns0:tab/>
        <ns0:t>Név</ns0:t>
      </ns0:r>
      <ns0:r ns0:rsidRPr="00A71A62">
        <ns0:rPr>
          <ns0:rFonts ns0:ascii="Microsoft Sans Serif" ns0:eastAsia="Microsoft Sans Serif" ns0:hAnsi="Microsoft Sans Serif" ns0:cs="Microsoft Sans Serif"/>
          <ns0:spacing ns0:val="8"/>
          <ns0:sz ns0:val="14"/>
        </ns0:rPr>
        <ns0:t xml:space="preserve"> </ns0:t>
      </ns0:r>
      <ns0:r ns0:rsidRPr="00A71A62">
        <ns0:rPr>
          <ns0:rFonts ns0:ascii="Microsoft Sans Serif" ns0:eastAsia="Microsoft Sans Serif" ns0:hAnsi="Microsoft Sans Serif" ns0:cs="Microsoft Sans Serif"/>
          <ns0:sz ns0:val="14"/>
        </ns0:rPr>
        <ns0:t>és</ns0:t>
      </ns0:r>
      <ns0:r ns0:rsidRPr="00A71A62">
        <ns0:rPr>
          <ns0:rFonts ns0:ascii="Microsoft Sans Serif" ns0:eastAsia="Microsoft Sans Serif" ns0:hAnsi="Microsoft Sans Serif" ns0:cs="Microsoft Sans Serif"/>
          <ns0:spacing ns0:val="-5"/>
          <ns0:sz ns0:val="14"/>
        </ns0:rPr>
        <ns0:t xml:space="preserve"> </ns0:t>
      </ns0:r>
      <ns0:r ns0:rsidRPr="00A71A62">
        <ns0:rPr>
          <ns0:rFonts ns0:ascii="Microsoft Sans Serif" ns0:eastAsia="Microsoft Sans Serif" ns0:hAnsi="Microsoft Sans Serif" ns0:cs="Microsoft Sans Serif"/>
          <ns0:sz ns0:val="14"/>
        </ns0:rPr>
        <ns0:t>aláírás:</ns0:t>
      </ns0:r>
    </ns0:p>
    <ns0:p ns0:rsidR="00720181" ns0:rsidRPr="00A71A62" ns0:rsidP="00720181">
      <ns0:pPr>
        <ns0:widowControl ns0:val="0"/>
        <ns0:tabs>
          <ns0:tab ns0:val="left" ns0:pos="6356"/>
        </ns0:tabs>
        <ns0:autoSpaceDE ns0:val="0"/>
        <ns0:autoSpaceDN ns0:val="0"/>
        <ns0:spacing ns0:before="124"/>
        <ns0:ind ns0:left="685"/>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Lakcím: 5820 Mezőhegyes, Kamaráspuszta major 22 2/a.</ns0:t>
      </ns0:r>
      <ns0:r ns0:rsidRPr="00A71A62">
        <ns0:rPr>
          <ns0:rFonts ns0:ascii="Microsoft Sans Serif" ns0:eastAsia="Microsoft Sans Serif" ns0:hAnsi="Microsoft Sans Serif" ns0:cs="Microsoft Sans Serif"/>
          <ns0:sz ns0:val="14"/>
        </ns0:rPr>
        <ns0:tab/>
        <ns0:t xml:space="preserve">Lakcím: </ns0:t>
      </ns0:r>
    </ns0:p>
    <ns0:p ns0:rsidR="00720181" ns0:rsidRPr="00A71A62" ns0:rsidP="00720181">
      <ns0:pPr>
        <ns0:widowControl ns0:val="0"/>
        <ns0:tabs>
          <ns0:tab ns0:val="left" ns0:pos="6356"/>
        </ns0:tabs>
        <ns0:autoSpaceDE ns0:val="0"/>
        <ns0:autoSpaceDN ns0:val="0"/>
        <ns0:spacing ns0:before="124"/>
        <ns0:ind ns0:left="685"/>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Anyja</ns0:t>
      </ns0:r>
      <ns0:r ns0:rsidRPr="00A71A62">
        <ns0:rPr>
          <ns0:rFonts ns0:ascii="Microsoft Sans Serif" ns0:eastAsia="Microsoft Sans Serif" ns0:hAnsi="Microsoft Sans Serif" ns0:cs="Microsoft Sans Serif"/>
          <ns0:spacing ns0:val="-3"/>
          <ns0:sz ns0:val="14"/>
        </ns0:rPr>
        <ns0:t xml:space="preserve"> </ns0:t>
      </ns0:r>
      <ns0:r ns0:rsidRPr="00A71A62">
        <ns0:rPr>
          <ns0:rFonts ns0:ascii="Microsoft Sans Serif" ns0:eastAsia="Microsoft Sans Serif" ns0:hAnsi="Microsoft Sans Serif" ns0:cs="Microsoft Sans Serif"/>
          <ns0:sz ns0:val="14"/>
        </ns0:rPr>
        <ns0:t>neve:</ns0:t>
      </ns0:r>
      <ns0:r ns0:rsidRPr="00A71A62">
        <ns0:rPr>
          <ns0:rFonts ns0:ascii="Microsoft Sans Serif" ns0:eastAsia="Microsoft Sans Serif" ns0:hAnsi="Microsoft Sans Serif" ns0:cs="Microsoft Sans Serif"/>
          <ns0:spacing ns0:val="-4"/>
          <ns0:sz ns0:val="14"/>
        </ns0:rPr>
        <ns0:t xml:space="preserve"> Varga Anikó</ns0:t>
      </ns0:r>
      <ns0:r ns0:rsidRPr="00A71A62">
        <ns0:rPr>
          <ns0:rFonts ns0:ascii="Microsoft Sans Serif" ns0:eastAsia="Microsoft Sans Serif" ns0:hAnsi="Microsoft Sans Serif" ns0:cs="Microsoft Sans Serif"/>
          <ns0:sz ns0:val="14"/>
        </ns0:rPr>
        <ns0:tab/>
        <ns0:t>Anyja</ns0:t>
      </ns0:r>
      <ns0:r ns0:rsidRPr="00A71A62">
        <ns0:rPr>
          <ns0:rFonts ns0:ascii="Microsoft Sans Serif" ns0:eastAsia="Microsoft Sans Serif" ns0:hAnsi="Microsoft Sans Serif" ns0:cs="Microsoft Sans Serif"/>
          <ns0:spacing ns0:val="-3"/>
          <ns0:sz ns0:val="14"/>
        </ns0:rPr>
        <ns0:t xml:space="preserve"> </ns0:t>
      </ns0:r>
      <ns0:r ns0:rsidRPr="00A71A62">
        <ns0:rPr>
          <ns0:rFonts ns0:ascii="Microsoft Sans Serif" ns0:eastAsia="Microsoft Sans Serif" ns0:hAnsi="Microsoft Sans Serif" ns0:cs="Microsoft Sans Serif"/>
          <ns0:sz ns0:val="14"/>
        </ns0:rPr>
        <ns0:t>neve:</ns0:t>
      </ns0:r>
      <ns0:r ns0:rsidRPr="00A71A62">
        <ns0:rPr>
          <ns0:rFonts ns0:ascii="Microsoft Sans Serif" ns0:eastAsia="Microsoft Sans Serif" ns0:hAnsi="Microsoft Sans Serif" ns0:cs="Microsoft Sans Serif"/>
          <ns0:spacing ns0:val="-3"/>
          <ns0:sz ns0:val="14"/>
        </ns0:rPr>
        <ns0:t xml:space="preserve"> </ns0:t>
      </ns0:r>
    </ns0:p>
    <ns0:p ns0:rsidR="00720181" ns0:rsidRPr="00A71A62" ns0:rsidP="00720181">
      <ns0:pPr>
        <ns0:widowControl ns0:val="0"/>
        <ns0:tabs>
          <ns0:tab ns0:val="left" ns0:pos="6356"/>
        </ns0:tabs>
        <ns0:autoSpaceDE ns0:val="0"/>
        <ns0:autoSpaceDN ns0:val="0"/>
        <ns0:spacing ns0:before="125"/>
        <ns0:ind ns0:left="685"/>
        <ns0:rPr>
          <ns0:rFonts ns0:ascii="Microsoft Sans Serif" ns0:eastAsia="Microsoft Sans Serif" ns0:hAnsi="Microsoft Sans Serif" ns0:cs="Microsoft Sans Serif"/>
          <ns0:sz ns0:val="14"/>
        </ns0:rPr>
      </ns0:pPr>
      <ns0:r ns0:rsidRPr="00A71A62">
        <ns0:rPr>
          <ns0:rFonts ns0:ascii="Microsoft Sans Serif" ns0:eastAsia="Microsoft Sans Serif" ns0:hAnsi="Microsoft Sans Serif" ns0:cs="Microsoft Sans Serif"/>
          <ns0:sz ns0:val="14"/>
        </ns0:rPr>
        <ns0:t>Születési</ns0:t>
      </ns0:r>
      <ns0:r ns0:rsidRPr="00A71A62">
        <ns0:rPr>
          <ns0:rFonts ns0:ascii="Microsoft Sans Serif" ns0:eastAsia="Microsoft Sans Serif" ns0:hAnsi="Microsoft Sans Serif" ns0:cs="Microsoft Sans Serif"/>
          <ns0:spacing ns0:val="1"/>
          <ns0:sz ns0:val="14"/>
        </ns0:rPr>
        <ns0:t xml:space="preserve"> </ns0:t>
      </ns0:r>
      <ns0:r ns0:rsidRPr="00A71A62">
        <ns0:rPr>
          <ns0:rFonts ns0:ascii="Microsoft Sans Serif" ns0:eastAsia="Microsoft Sans Serif" ns0:hAnsi="Microsoft Sans Serif" ns0:cs="Microsoft Sans Serif"/>
          <ns0:sz ns0:val="14"/>
        </ns0:rPr>
        <ns0:t>hely</ns0:t>
      </ns0:r>
      <ns0:r ns0:rsidRPr="00A71A62">
        <ns0:rPr>
          <ns0:rFonts ns0:ascii="Microsoft Sans Serif" ns0:eastAsia="Microsoft Sans Serif" ns0:hAnsi="Microsoft Sans Serif" ns0:cs="Microsoft Sans Serif"/>
          <ns0:spacing ns0:val="-2"/>
          <ns0:sz ns0:val="14"/>
        </ns0:rPr>
        <ns0:t xml:space="preserve"> </ns0:t>
      </ns0:r>
      <ns0:r ns0:rsidRPr="00A71A62">
        <ns0:rPr>
          <ns0:rFonts ns0:ascii="Microsoft Sans Serif" ns0:eastAsia="Microsoft Sans Serif" ns0:hAnsi="Microsoft Sans Serif" ns0:cs="Microsoft Sans Serif"/>
          <ns0:sz ns0:val="14"/>
        </ns0:rPr>
        <ns0:t>és</ns0:t>
      </ns0:r>
      <ns0:r ns0:rsidRPr="00A71A62">
        <ns0:rPr>
          <ns0:rFonts ns0:ascii="Microsoft Sans Serif" ns0:eastAsia="Microsoft Sans Serif" ns0:hAnsi="Microsoft Sans Serif" ns0:cs="Microsoft Sans Serif"/>
          <ns0:spacing ns0:val="-10"/>
          <ns0:sz ns0:val="14"/>
        </ns0:rPr>
        <ns0:t xml:space="preserve"> </ns0:t>
      </ns0:r>
      <ns0:r ns0:rsidRPr="00A71A62">
        <ns0:rPr>
          <ns0:rFonts ns0:ascii="Microsoft Sans Serif" ns0:eastAsia="Microsoft Sans Serif" ns0:hAnsi="Microsoft Sans Serif" ns0:cs="Microsoft Sans Serif"/>
          <ns0:sz ns0:val="14"/>
        </ns0:rPr>
        <ns0:t>idő:</ns0:t>
      </ns0:r>
      <ns0:r ns0:rsidRPr="00A71A62">
        <ns0:rPr>
          <ns0:rFonts ns0:ascii="Microsoft Sans Serif" ns0:eastAsia="Microsoft Sans Serif" ns0:hAnsi="Microsoft Sans Serif" ns0:cs="Microsoft Sans Serif"/>
          <ns0:spacing ns0:val="1"/>
          <ns0:sz ns0:val="14"/>
        </ns0:rPr>
        <ns0:t xml:space="preserve"> Szentes, 1988.02.06.</ns0:t>
      </ns0:r>
      <ns0:r ns0:rsidRPr="00A71A62">
        <ns0:rPr>
          <ns0:rFonts ns0:ascii="Microsoft Sans Serif" ns0:eastAsia="Microsoft Sans Serif" ns0:hAnsi="Microsoft Sans Serif" ns0:cs="Microsoft Sans Serif"/>
          <ns0:sz ns0:val="14"/>
        </ns0:rPr>
        <ns0:tab/>
        <ns0:t>Születési</ns0:t>
      </ns0:r>
      <ns0:r ns0:rsidRPr="00A71A62">
        <ns0:rPr>
          <ns0:rFonts ns0:ascii="Microsoft Sans Serif" ns0:eastAsia="Microsoft Sans Serif" ns0:hAnsi="Microsoft Sans Serif" ns0:cs="Microsoft Sans Serif"/>
          <ns0:spacing ns0:val="-2"/>
          <ns0:sz ns0:val="14"/>
        </ns0:rPr>
        <ns0:t xml:space="preserve"> </ns0:t>
      </ns0:r>
      <ns0:r ns0:rsidRPr="00A71A62">
        <ns0:rPr>
          <ns0:rFonts ns0:ascii="Microsoft Sans Serif" ns0:eastAsia="Microsoft Sans Serif" ns0:hAnsi="Microsoft Sans Serif" ns0:cs="Microsoft Sans Serif"/>
          <ns0:sz ns0:val="14"/>
        </ns0:rPr>
        <ns0:t>helye,</ns0:t>
      </ns0:r>
      <ns0:r ns0:rsidRPr="00A71A62">
        <ns0:rPr>
          <ns0:rFonts ns0:ascii="Microsoft Sans Serif" ns0:eastAsia="Microsoft Sans Serif" ns0:hAnsi="Microsoft Sans Serif" ns0:cs="Microsoft Sans Serif"/>
          <ns0:spacing ns0:val="-6"/>
          <ns0:sz ns0:val="14"/>
        </ns0:rPr>
        <ns0:t xml:space="preserve"> </ns0:t>
      </ns0:r>
      <ns0:r ns0:rsidRPr="00A71A62">
        <ns0:rPr>
          <ns0:rFonts ns0:ascii="Microsoft Sans Serif" ns0:eastAsia="Microsoft Sans Serif" ns0:hAnsi="Microsoft Sans Serif" ns0:cs="Microsoft Sans Serif"/>
          <ns0:sz ns0:val="14"/>
        </ns0:rPr>
        <ns0:t>idő:</ns0:t>
      </ns0:r>
      <ns0:r ns0:rsidRPr="00A71A62">
        <ns0:rPr>
          <ns0:rFonts ns0:ascii="Microsoft Sans Serif" ns0:eastAsia="Microsoft Sans Serif" ns0:hAnsi="Microsoft Sans Serif" ns0:cs="Microsoft Sans Serif"/>
          <ns0:spacing ns0:val="-9"/>
          <ns0:sz ns0:val="14"/>
        </ns0:rPr>
        <ns0:t xml:space="preserve"> </ns0:t>
      </ns0:r>
    </ns0:p>
    <ns0:p ns0:rsidR="00E450F8" ns0:rsidRPr="00A71A62" ns0:rsidP="00E450F8">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line="360" ns0:lineRule="auto"/>
        <ns0:jc ns0:val="both"/>
        <ns0:textAlignment ns0:val="baseline"/>
      </ns0:pPr>
      <ns0:r ns0:rsidRPr="00A71A62">
        <ns0:t>3.</ns0:t>
      </ns0:r>
      <ns0:r ns0:rsidRPr="00A71A62" ns0:rsidR="00DB1729">
        <ns0:t xml:space="preserve"> </ns0:t>
      </ns0:r>
      <ns0:r ns0:rsidRPr="00A71A62">
        <ns0:t>F</ns0:t>
      </ns0:r>
      <ns0:r ns0:rsidRPr="00A71A62" ns0:rsidR="009B1C09">
        <ns0:t>elhasználó</ns0:t>
      </ns0:r>
      <ns0:r ns0:rsidRPr="00A71A62">
        <ns0:t>i tulajdonú, méretlen vezeték (összekötő berendezés) használati nyilatkozat:</ns0:t>
      </ns0:r>
    </ns0:p>
    <ns0:p ns0:rsidR="002965A9" ns0:rsidRPr="00A71A62" ns0:rsidP="002965A9">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line="360" ns0:lineRule="auto"/>
        <ns0:jc ns0:val="both"/>
        <ns0:textAlignment ns0:val="baseline"/>
        <ns0:rPr>
          <ns0:sz ns0:val="18"/>
        </ns0:rPr>
      </ns0:pPr>
      <ns0:r ns0:rsidRPr="00A71A62">
        <ns0:rPr>
          <ns0:sz ns0:val="18"/>
        </ns0:rPr>
        <ns0:t>Hozzájárulunk az igénybejelentésen feltüntetett villamos teljesítmény-igény méretlen f</ns0:t>
      </ns0:r>
      <ns0:r ns0:rsidRPr="00A71A62" ns0:rsidR="009B1C09">
        <ns0:rPr>
          <ns0:sz ns0:val="18"/>
        </ns0:rPr>
        <ns0:t>elhasználói</ns0:t>
      </ns0:r>
      <ns0:r ns0:rsidRPr="00A71A62">
        <ns0:rPr>
          <ns0:sz ns0:val="18"/>
        </ns0:rPr>
        <ns0:t xml:space="preserve"> vezetékhálózatunkon keresztül történő kielégítéséhez.</ns0:t>
      </ns0:r>
    </ns0:p>
    <ns0:p ns0:rsidR="00737184" ns0:rsidRPr="00A71A62" ns0:rsidP="002965A9">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line="360" ns0:lineRule="auto"/>
        <ns0:jc ns0:val="both"/>
        <ns0:textAlignment ns0:val="baseline"/>
        <ns0:rPr>
          <ns0:sz ns0:val="18"/>
        </ns0:rPr>
      </ns0:pPr>
      <ns0:r ns0:rsidRPr="00A71A62">
        <ns0:rPr>
          <ns0:sz ns0:val="18"/>
        </ns0:rPr>
        <ns0:t xml:space="preserve">Név: </ns0:t>
      </ns0:r>
      <ns0:r ns0:rsidRPr="00A71A62">
        <ns0:rPr>
          <ns0:sz ns0:val="18"/>
        </ns0:rPr>
        <ns0:tab/>
      </ns0:r>
      <ns0:r ns0:rsidRPr="00A71A62">
        <ns0:rPr>
          <ns0:sz ns0:val="18"/>
        </ns0:rPr>
        <ns0:tab/>
      </ns0:r>
    </ns0:p>
    <ns0:p ns0:rsidR="00737184" ns0:rsidRPr="00A71A62">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jc ns0:val="both"/>
        <ns0:textAlignment ns0:val="baseline"/>
        <ns0:rPr>
          <ns0:sz ns0:val="18"/>
        </ns0:rPr>
      </ns0:pPr>
      <ns0:r ns0:rsidRPr="00A71A62">
        <ns0:rPr>
          <ns0:sz ns0:val="18"/>
        </ns0:rPr>
        <ns0:t xml:space="preserve">Lakcím: </ns0:t>
      </ns0:r>
      <ns0:r ns0:rsidRPr="00A71A62">
        <ns0:rPr>
          <ns0:sz ns0:val="18"/>
        </ns0:rPr>
        <ns0:tab/>
      </ns0:r>
    </ns0:p>
    <ns0:p ns0:rsidR="00737184" ns0:rsidRPr="00A71A62">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jc ns0:val="both"/>
        <ns0:textAlignment ns0:val="baseline"/>
        <ns0:rPr>
          <ns0:sz ns0:val="18"/>
        </ns0:rPr>
      </ns0:pPr>
      <ns0:r ns0:rsidRPr="00A71A62">
        <ns0:rPr>
          <ns0:sz ns0:val="18"/>
        </ns0:rPr>
        <ns0:t xml:space="preserve">Anyja neve: </ns0:t>
      </ns0:r>
      <ns0:r ns0:rsidRPr="00A71A62">
        <ns0:rPr>
          <ns0:sz ns0:val="18"/>
        </ns0:rPr>
        <ns0:tab/>
      </ns0:r>
    </ns0:p>
    <ns0:p ns0:rsidR="00737184" ns0:rsidRPr="00A71A62">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jc ns0:val="both"/>
        <ns0:textAlignment ns0:val="baseline"/>
        <ns0:rPr>
          <ns0:sz ns0:val="18"/>
        </ns0:rPr>
      </ns0:pPr>
      <ns0:r ns0:rsidRPr="00A71A62">
        <ns0:rPr>
          <ns0:sz ns0:val="18"/>
        </ns0:rPr>
        <ns0:t xml:space="preserve">Születési hely és idő: </ns0:t>
      </ns0:r>
      <ns0:r ns0:rsidRPr="00A71A62">
        <ns0:rPr>
          <ns0:sz ns0:val="18"/>
        </ns0:rPr>
        <ns0:tab/>
      </ns0:r>
    </ns0:p>
    <ns0:p ns0:rsidR="00737184" ns0:rsidRPr="00A71A62">
      <ns0:pPr>
        <ns0:tabs>
          <ns0:tab ns0:val="left" ns0:pos="567"/>
          <ns0:tab ns0:val="left" ns0:leader="dot" ns0:pos="4678"/>
          <ns0:tab ns0:val="left" ns0:pos="6237"/>
          <ns0:tab ns0:val="left" ns0:leader="dot" ns0:pos="10206"/>
        </ns0:tabs>
        <ns0:overflowPunct ns0:val="0"/>
        <ns0:autoSpaceDE ns0:val="0"/>
        <ns0:autoSpaceDN ns0:val="0"/>
        <ns0:adjustRightInd ns0:val="0"/>
        <ns0:spacing ns0:before="60" ns0:after="60"/>
        <ns0:jc ns0:val="both"/>
        <ns0:textAlignment ns0:val="baseline"/>
        <ns0:rPr>
          <ns0:sz ns0:val="18"/>
        </ns0:rPr>
      </ns0:pPr>
      <ns0:r ns0:rsidRPr="00A71A62">
        <ns0:rPr>
          <ns0:sz ns0:val="18"/>
        </ns0:rPr>
        <ns0:t>Adószám (csak cégnél)</ns0:t>
      </ns0:r>
      <ns0:r ns0:rsidRPr="00A71A62" ns0:rsidR="00DB1729">
        <ns0:rPr>
          <ns0:sz ns0:val="18"/>
        </ns0:rPr>
        <ns0:t>:</ns0:t>
      </ns0:r>
      <ns0:r ns0:rsidRPr="00A71A62">
        <ns0:rPr>
          <ns0:sz ns0:val="18"/>
        </ns0:rPr>
        <ns0:t xml:space="preserve"> </ns0:t>
      </ns0:r>
      <ns0:r ns0:rsidRPr="00A71A62">
        <ns0:rPr>
          <ns0:sz ns0:val="18"/>
        </ns0:rPr>
        <ns0:tab/>
      </ns0:r>
    </ns0:p>
    <ns0:p ns0:rsidR="00737184" ns0:rsidRPr="00A71A62">
      <ns0:pPr>
        <ns0:overflowPunct ns0:val="0"/>
        <ns0:autoSpaceDE ns0:val="0"/>
        <ns0:autoSpaceDN ns0:val="0"/>
        <ns0:adjustRightInd ns0:val="0"/>
        <ns0:jc ns0:val="both"/>
        <ns0:textAlignment ns0:val="baseline"/>
        <ns0:rPr>
          <ns0:sz ns0:val="18"/>
        </ns0:rPr>
      </ns0:pPr>
    </ns0:p>
    <ns0:p ns0:rsidR="00737184" ns0:rsidRPr="00A71A62">
      <ns0:pPr>
        <ns0:overflowPunct ns0:val="0"/>
        <ns0:autoSpaceDE ns0:val="0"/>
        <ns0:autoSpaceDN ns0:val="0"/>
        <ns0:adjustRightInd ns0:val="0"/>
        <ns0:jc ns0:val="both"/>
        <ns0:textAlignment ns0:val="baseline"/>
        <ns0:rPr>
          <ns0:sz ns0:val="18"/>
        </ns0:rPr>
      </ns0:pPr>
      <ns0:r ns0:rsidRPr="00A71A62">
        <ns0:rPr>
          <ns0:sz ns0:val="18"/>
        </ns0:rPr>
        <ns0:t>Kelt: ..................................................., ............. év .............................hónap ..............nap</ns0:t>
      </ns0:r>
    </ns0:p>
    <ns0:p ns0:rsidR="00737184" ns0:rsidRPr="00A71A62">
      <ns0:pPr>
        <ns0:overflowPunct ns0:val="0"/>
        <ns0:autoSpaceDE ns0:val="0"/>
        <ns0:autoSpaceDN ns0:val="0"/>
        <ns0:adjustRightInd ns0:val="0"/>
        <ns0:jc ns0:val="both"/>
        <ns0:textAlignment ns0:val="baseline"/>
        <ns0:rPr>
          <ns0:sz ns0:val="18"/>
        </ns0:rPr>
      </ns0:pPr>
    </ns0:p>
    <ns0:p ns0:rsidR="00737184" ns0:rsidRPr="00A71A62">
      <ns0:pPr>
        <ns0:tabs>
          <ns0:tab ns0:val="center" ns0:pos="7938"/>
        </ns0:tabs>
        <ns0:overflowPunct ns0:val="0"/>
        <ns0:autoSpaceDE ns0:val="0"/>
        <ns0:autoSpaceDN ns0:val="0"/>
        <ns0:adjustRightInd ns0:val="0"/>
        <ns0:jc ns0:val="both"/>
        <ns0:textAlignment ns0:val="baseline"/>
        <ns0:rPr>
          <ns0:sz ns0:val="18"/>
        </ns0:rPr>
      </ns0:pPr>
      <ns0:r ns0:rsidRPr="00A71A62">
        <ns0:rPr>
          <ns0:sz ns0:val="18"/>
        </ns0:rPr>
        <ns0:tab/>
        <ns0:t>...........................................................................</ns0:t>
      </ns0:r>
    </ns0:p>
    <ns0:p ns0:rsidR="0005488E" ns0:rsidP="0005488E">
      <ns0:pPr>
        <ns0:jc ns0:val="both"/>
        <ns0:rPr>
          <ns0:rFonts ns0:eastAsia="Calibri"/>
          <ns0:sz ns0:val="16"/>
          <ns0:szCs ns0:val="18"/>
          <ns0:lang ns0:eastAsia="en-US"/>
        </ns0:rPr>
      </ns0:pPr>
      <ns0:ins ns0:id="3" ns0:author="Tóth Huba" ns0:date="2020-12-17T14:21:00Z">
        <ns0:r ns0:rsidRPr="00A71A62">
          <ns0:rPr>
            <ns0:rFonts ns0:eastAsia="Calibri"/>
            <ns0:sz ns0:val="16"/>
            <ns0:szCs ns0:val="18"/>
            <ns0:lang ns0:eastAsia="en-US"/>
          </ns0:rPr>
          <ns0:t>A villamosenergia elosztás biztosítása, a csatlakozási-, és hálózathasználati szerződés teljesítése keretében kezelt személyes adatokra vonatkozó tájékoztatást a www.mvmnext.hu honlapon és az ügyfélszolgálati irodáinkban elérhető Általános Adatkezelési Tájékoztatóban találhatja meg. Az ügyintézés során készített hangfelvétellel összefüggésben kezelt személyes adatokra vonatkozó tájékoztatást a www.mvmnext.hu honlapon és az ügyfélszolgálati irodáinkban elérhető Hangfelvétel Rögzítésére Vonatkozó Adatkezelési Tájékoztatóban találhatja meg.</ns0:t>
        </ns0:r>
      </ns0:ins>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P="0005488E">
      <ns0:pPr>
        <ns0:jc ns0:val="both"/>
        <ns0:rPr>
          <ns0:rFonts ns0:eastAsia="Calibri"/>
          <ns0:sz ns0:val="16"/>
          <ns0:szCs ns0:val="18"/>
          <ns0:lang ns0:eastAsia="en-US"/>
        </ns0:rPr>
      </ns0:pPr>
    </ns0:p>
    <ns0:p ns0:rsidR="00BB3EF3" ns0:rsidRPr="00A71A62" ns0:rsidP="0005488E">
      <ns0:pPr>
        <ns0:jc ns0:val="both"/>
        <ns0:rPr>
          <ns0:ins ns0:id="4" ns0:author="Tóth Huba" ns0:date="2020-12-17T14:21:00Z"/>
          <ns0:rFonts ns0:eastAsia="Calibri"/>
          <ns0:sz ns0:val="16"/>
          <ns0:szCs ns0:val="18"/>
          <ns0:lang ns0:eastAsia="en-US"/>
        </ns0:rPr>
      </ns0:pPr>
    </ns0:p>
    <ns0:tbl>
      <ns0:tblPr>
        <ns0:tblW ns0:w="10773" ns0:type="dxa"/>
        <ns0:tblInd ns0:w="70" ns0:type="dxa"/>
        <ns0:tblBorders>
          <ns0:top ns0:val="single" ns0:sz="6" ns0:space="0" ns0:color="auto"/>
          <ns0:left ns0:val="single" ns0:sz="6" ns0:space="0" ns0:color="auto"/>
          <ns0:bottom ns0:val="single" ns0:sz="6" ns0:space="0" ns0:color="auto"/>
          <ns0:right ns0:val="single" ns0:sz="6" ns0:space="0" ns0:color="auto"/>
          <ns0:insideH ns0:val="single" ns0:sz="6" ns0:space="0" ns0:color="auto"/>
        </ns0:tblBorders>
        <ns0:tblLayout ns0:type="fixed"/>
        <ns0:tblCellMar>
          <ns0:left ns0:w="70" ns0:type="dxa"/>
          <ns0:right ns0:w="70" ns0:type="dxa"/>
        </ns0:tblCellMar>
        <ns0:tblLook ns0:val="0000"/>
      </ns0:tblPr>
      <ns0:tblGrid>
        <ns0:gridCol ns0:w="2410"/>
        <ns0:gridCol ns0:w="4819"/>
        <ns0:gridCol ns0:w="1418"/>
        <ns0:gridCol ns0:w="2126"/>
      </ns0:tblGrid>
      <ns0:tr ns0:rsidTr="00532CB8">
        <ns0:tblPrEx>
          <ns0:tblW ns0:w="10773" ns0:type="dxa"/>
          <ns0:tblInd ns0:w="70" ns0:type="dxa"/>
          <ns0:tblLayout ns0:type="fixed"/>
          <ns0:tblLook ns0:val="0000"/>
        </ns0:tblPrEx>
        <ns0:trPr>
          <ns0:cantSplit/>
          <ns0:trHeight ns0:val="340"/>
        </ns0:trPr>
        <ns0:tc>
          <ns0:tcPr>
            <ns0:tcW ns0:w="2410" ns0:type="dxa"/>
            <ns0:shd ns0:val="pct20" ns0:color="auto" ns0:fill="auto"/>
            <ns0:vAlign ns0:val="center"/>
          </ns0:tcPr>
          <ns0:p ns0:rsidR="0089540F" ns0:rsidRPr="00A71A62" ns0:rsidP="003332ED">
            <ns0:pPr>
              <ns0:overflowPunct ns0:val="0"/>
              <ns0:autoSpaceDE ns0:val="0"/>
              <ns0:autoSpaceDN ns0:val="0"/>
              <ns0:adjustRightInd ns0:val="0"/>
              <ns0:spacing ns0:before="40" ns0:after="40"/>
              <ns0:textAlignment ns0:val="baseline"/>
              <ns0:rPr>
                <ns0:sz ns0:val="18"/>
              </ns0:rPr>
            </ns0:pPr>
            <ns0:r ns0:rsidRPr="00A71A62">
              <ns0:rPr>
                <ns0:sz ns0:val="18"/>
              </ns0:rPr>
              <ns0:t>Felhasználási hely címe:</ns0:t>
            </ns0:r>
          </ns0:p>
        </ns0:tc>
        <ns0:tc>
          <ns0:tcPr>
            <ns0:tcW ns0:w="4819" ns0:type="dxa"/>
            <ns0:vAlign ns0:val="center"/>
          </ns0:tcPr>
          <ns0:p ns0:rsidR="0089540F" ns0:rsidRPr="00A71A62" ns0:rsidP="003332ED">
            <ns0:pPr>
              <ns0:overflowPunct ns0:val="0"/>
              <ns0:autoSpaceDE ns0:val="0"/>
              <ns0:autoSpaceDN ns0:val="0"/>
              <ns0:adjustRightInd ns0:val="0"/>
              <ns0:spacing ns0:before="40" ns0:after="40"/>
              <ns0:textAlignment ns0:val="baseline"/>
              <ns0:rPr>
                <ns0:sz ns0:val="18"/>
              </ns0:rPr>
            </ns0:pPr>
            <ns0:r ns0:rsidRPr="00A71A62">
              <ns0:rPr>
                <ns0:rFonts ns0:eastAsia="Arial"/>
                <ns0:color ns0:val="0000FF"/>
                <ns0:szCs ns0:val="22"/>
              </ns0:rPr>
              <ns0:t>{</ns0:t>
            </ns0:r>
            <ns0:r ns0:rsidRPr="00A71A62">
              <ns0:rPr>
                <ns0:rFonts ns0:eastAsia="Arial"/>
                <ns0:color ns0:val="0000FF"/>
                <ns0:sz ns0:val="18"/>
              </ns0:rPr>
              <ns0:t>d.Project.FelhasznalasiCim}</ns0:t>
            </ns0:r>
          </ns0:p>
        </ns0:tc>
        <ns0:tc>
          <ns0:tcPr>
            <ns0:tcW ns0:w="1418" ns0:type="dxa"/>
            <ns0:shd ns0:val="pct20" ns0:color="auto" ns0:fill="auto"/>
            <ns0:vAlign ns0:val="center"/>
          </ns0:tcPr>
          <ns0:p ns0:rsidR="0089540F" ns0:rsidRPr="00A71A62" ns0:rsidP="003332ED">
            <ns0:pPr>
              <ns0:overflowPunct ns0:val="0"/>
              <ns0:autoSpaceDE ns0:val="0"/>
              <ns0:autoSpaceDN ns0:val="0"/>
              <ns0:adjustRightInd ns0:val="0"/>
              <ns0:spacing ns0:before="40" ns0:after="40"/>
              <ns0:textAlignment ns0:val="baseline"/>
              <ns0:rPr>
                <ns0:sz ns0:val="18"/>
              </ns0:rPr>
            </ns0:pPr>
            <ns0:r ns0:rsidRPr="00A71A62">
              <ns0:rPr>
                <ns0:sz ns0:val="18"/>
              </ns0:rPr>
              <ns0:t>Azonosítója:</ns0:t>
            </ns0:r>
          </ns0:p>
        </ns0:tc>
        <ns0:tc>
          <ns0:tcPr>
            <ns0:tcW ns0:w="2126" ns0:type="dxa"/>
          </ns0:tcPr>
          <ns0:p ns0:rsidR="0089540F" ns0:rsidRPr="00A71A62" ns0:rsidP="0054252D">
            <ns0:pPr>
              <ns0:overflowPunct ns0:val="0"/>
              <ns0:autoSpaceDE ns0:val="0"/>
              <ns0:autoSpaceDN ns0:val="0"/>
              <ns0:adjustRightInd ns0:val="0"/>
              <ns0:spacing ns0:before="40" ns0:after="40"/>
              <ns0:jc ns0:val="both"/>
              <ns0:textAlignment ns0:val="baseline"/>
              <ns0:rPr>
                <ns0:sz ns0:val="18"/>
              </ns0:rPr>
            </ns0:pPr>
            <ns0:r ns0:rsidRPr="00A71A62">
              <ns0:rPr>
                <ns0:color ns0:val="0000FF"/>
                <ns0:szCs ns0:val="22"/>
              </ns0:rPr>
              <ns0:t>0400789654</ns0:t>
            </ns0:r>
          </ns0:p>
        </ns0:tc>
      </ns0:tr>
    </ns0:tbl>
    <ns0:p ns0:rsidR="0089540F" ns0:rsidRPr="00A71A62">
      <ns0:pPr>
        <ns0:keepNext/>
        <ns0:overflowPunct ns0:val="0"/>
        <ns0:autoSpaceDE ns0:val="0"/>
        <ns0:autoSpaceDN ns0:val="0"/>
        <ns0:adjustRightInd ns0:val="0"/>
        <ns0:spacing ns0:after="60"/>
        <ns0:jc ns0:val="both"/>
        <ns0:textAlignment ns0:val="baseline"/>
        <ns0:rPr>
          <ns0:sz ns0:val="6"/>
          <ns0:szCs ns0:val="8"/>
        </ns0:rPr>
      </ns0:pPr>
    </ns0:p>
    <ns0:p ns0:rsidR="000D3B22" ns0:rsidRPr="00A71A62">
      <ns0:pPr>
        <ns0:keepNext/>
        <ns0:overflowPunct ns0:val="0"/>
        <ns0:autoSpaceDE ns0:val="0"/>
        <ns0:autoSpaceDN ns0:val="0"/>
        <ns0:adjustRightInd ns0:val="0"/>
        <ns0:spacing ns0:after="60"/>
        <ns0:jc ns0:val="both"/>
        <ns0:textAlignment ns0:val="baseline"/>
      </ns0:pPr>
    </ns0:p>
    <ns0:p ns0:rsidR="000D3B22" ns0:rsidRPr="00A71A62">
      <ns0:pPr>
        <ns0:keepNext/>
        <ns0:overflowPunct ns0:val="0"/>
        <ns0:autoSpaceDE ns0:val="0"/>
        <ns0:autoSpaceDN ns0:val="0"/>
        <ns0:adjustRightInd ns0:val="0"/>
        <ns0:spacing ns0:after="60"/>
        <ns0:jc ns0:val="both"/>
        <ns0:textAlignment ns0:val="baseline"/>
      </ns0:pPr>
    </ns0:p>
    <ns0:p ns0:rsidR="00737184" ns0:rsidRPr="00A71A62">
      <ns0:pPr>
        <ns0:keepNext/>
        <ns0:overflowPunct ns0:val="0"/>
        <ns0:autoSpaceDE ns0:val="0"/>
        <ns0:autoSpaceDN ns0:val="0"/>
        <ns0:adjustRightInd ns0:val="0"/>
        <ns0:spacing ns0:after="60"/>
        <ns0:jc ns0:val="both"/>
        <ns0:textAlignment ns0:val="baseline"/>
        <ns0:rPr>
          <ns0:sz ns0:val="16"/>
        </ns0:rPr>
      </ns0:pPr>
      <ns0:r ns0:rsidRPr="00A71A62">
        <ns0:rPr>
          <ns0:sz ns0:val="18"/>
        </ns0:rPr>
        <ns0:t>4. Kivitelezői nyilatkozat a fogyasztásmérőszekrényről:</ns0:t>
      </ns0:r>
    </ns0:p>
    <ns0:p ns0:rsidR="00737184" ns0:rsidRPr="00A71A62">
      <ns0:pPr>
        <ns0:overflowPunct ns0:val="0"/>
        <ns0:autoSpaceDE ns0:val="0"/>
        <ns0:autoSpaceDN ns0:val="0"/>
        <ns0:adjustRightInd ns0:val="0"/>
        <ns0:jc ns0:val="both"/>
        <ns0:textAlignment ns0:val="baseline"/>
        <ns0:rPr>
          <ns0:sz ns0:val="16"/>
        </ns0:rPr>
      </ns0:pPr>
      <ns0:r ns0:rsidRPr="00A71A62">
        <ns0:rPr>
          <ns0:sz ns0:val="16"/>
        </ns0:rPr>
        <ns0:t>Büntetőjogi felelősségem tudatában kijelentem, hogy a fogyasztásmérőszekrény villamos szerelési munkálatait és annak érintésvédelmét kifogástalanul, az érvényben lévő létesítési és biztonsági szabványoknak megfelelően készítettem el.</ns0:t>
      </ns0:r>
    </ns0:p>
    <ns0:p ns0:rsidR="00A715EA" ns0:rsidRPr="00A71A62">
      <ns0:pPr>
        <ns0:tabs>
          <ns0:tab ns0:val="right" ns0:leader="dot" ns0:pos="10632"/>
        </ns0:tabs>
        <ns0:overflowPunct ns0:val="0"/>
        <ns0:autoSpaceDE ns0:val="0"/>
        <ns0:autoSpaceDN ns0:val="0"/>
        <ns0:adjustRightInd ns0:val="0"/>
        <ns0:spacing ns0:before="60" ns0:after="40"/>
        <ns0:jc ns0:val="both"/>
        <ns0:textAlignment ns0:val="baseline"/>
        <ns0:rPr>
          <ns0:color ns0:val="0000FF"/>
          <ns0:sz ns0:val="16"/>
        </ns0:rPr>
      </ns0:pPr>
      <ns0:r ns0:rsidRPr="00A71A62">
        <ns0:rPr>
          <ns0:sz ns0:val="16"/>
        </ns0:rPr>
        <ns0:t xml:space="preserve">- mérőszekrény típusa, speciális adatai: </ns0:t>
      </ns0:r>
      <ns0:r ns0:rsidRPr="00A71A62" ns0:rsidR="00C8006C">
        <ns0:rPr>
          <ns0:color ns0:val="0000FF"/>
          <ns0:sz ns0:val="16"/>
        </ns0:rPr>
        <ns0:t>{d.Project.</ns0:t>
      </ns0:r>
      <ns0:r ns0:rsidRPr="00A71A62" ns0:rsidR="00C8006C">
        <ns0:rPr>
          <ns0:color ns0:val="0000FF"/>
          <ns0:sz ns0:val="18"/>
          <ns0:szCs ns0:val="22"/>
        </ns0:rPr>
        <ns0:t xml:space="preserve"> JelenlegiMeroszekreny</ns0:t>
      </ns0:r>
      <ns0:r ns0:rsidRPr="00A71A62" ns0:rsidR="00C8006C">
        <ns0:rPr>
          <ns0:color ns0:val="0000FF"/>
          <ns0:sz ns0:val="16"/>
        </ns0:rPr>
        <ns0:t>}</ns0:t>
      </ns0:r>
      <ns0:r ns0:rsidRPr="00A71A62">
        <ns0:rPr>
          <ns0:color ns0:val="0000FF"/>
          <ns0:sz ns0:val="16"/>
        </ns0:rPr>
        <ns0:t>,{</ns0:t>
      </ns0:r>
      <ns0:r ns0:rsidRPr="00A71A62">
        <ns0:rPr>
          <ns0:color ns0:val="0000FF"/>
          <ns0:sz ns0:val="2"/>
          <ns0:szCs ns0:val="2"/>
        </ns0:rPr>
        <ns0:t>d.Project. MerooraHelyeJelenleg</ns0:t>
      </ns0:r>
      <ns0:r ns0:rsidRPr="00A71A62">
        <ns0:rPr>
          <ns0:color ns0:val="0000FF"/>
          <ns0:sz ns0:val="16"/>
        </ns0:rPr>
        <ns0:t>}</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az alkalmazott érintésvédelem: .</ns0:t>
      </ns0:r>
      <ns0:r ns0:rsidRPr="00A71A62" ns0:rsidR="00C8006C">
        <ns0:rPr>
          <ns0:color ns0:val="0000FF"/>
          <ns0:sz ns0:val="16"/>
        </ns0:rPr>
        <ns0:t>Nullázás</ns0:t>
      </ns0:r>
      <ns0:r ns0:rsidRPr="00A71A62">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noProof/>
          <ns0:sz ns0:val="22"/>
          <ns0:szCs ns0:val="24"/>
        </ns0:rPr>
        <ns0:drawing>
          <ns3:anchor distT="0" distB="0" distL="0" distR="0" simplePos="0" relativeHeight="251675648" behindDoc="1" locked="0" layoutInCell="1" allowOverlap="1">
            <ns3:simplePos x="0" y="0"/>
            <ns3:positionH relativeFrom="page">
              <ns3:posOffset>5845175</ns3:posOffset>
            </ns3:positionH>
            <ns3:positionV relativeFrom="paragraph">
              <ns3:posOffset>55245</ns3:posOffset>
            </ns3:positionV>
            <ns3:extent cx="1038225" cy="723900"/>
            <ns3:effectExtent l="0" t="0" r="9525" b="0"/>
            <ns3:wrapNone/>
            <ns3:docPr id="53" name="Kép 53"/>
            <ns3:cNvGraphicFramePr>
              <ns4:graphicFrameLocks noChangeAspect="1"/>
            </ns3:cNvGraphicFramePr>
            <ns4:graphic>
              <ns4:graphicData uri="http://schemas.openxmlformats.org/drawingml/2006/picture">
                <ns5:pic>
                  <ns5:nvPicPr>
                    <ns5:cNvPr id="53"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sidR="00B2048E">
        <ns0:rPr>
          <ns0:sz ns0:val="16"/>
        </ns0:rPr>
        <ns0:t>- kivitelező neve: ..............................</ns0:t>
      </ns0:r>
      <ns0:r ns0:rsidRPr="00A71A62" ns0:rsidR="00DB1729">
        <ns0:rPr>
          <ns0:sz ns0:val="16"/>
        </ns0:rPr>
        <ns0:t xml:space="preserve">.............................. </ns0:t>
      </ns0:r>
      <ns0:r ns0:rsidRPr="00A71A62" ns0:rsidR="00B2048E">
        <ns0:rPr>
          <ns0:sz ns0:val="16"/>
        </ns0:rPr>
        <ns0:t>...........................</ns0:t>
      </ns0:r>
      <ns0:r ns0:rsidRPr="00A71A62" ns0:rsidR="00DB1729">
        <ns0:rPr>
          <ns0:sz ns0:val="16"/>
        </ns0:rPr>
        <ns0:t xml:space="preserve"> </ns0:t>
      </ns0:r>
      <ns0:r ns0:rsidRPr="00A71A62" ns0:rsidR="00B2048E">
        <ns0:rPr>
          <ns0:sz ns0:val="16"/>
        </ns0:rPr>
        <ns0:t>anyja neve:</ns0:t>
      </ns0:r>
      <ns0:r ns0:rsidRPr="00A71A62" ns0:rsidR="00B2048E">
        <ns0:rPr>
          <ns0:sz ns0:val="16"/>
        </ns0:rPr>
        <ns0:tab/>
      </ns0:r>
    </ns0:p>
    <ns0:p ns0:rsidR="006C46A0" ns0:rsidRPr="00A71A62" ns0:rsidP="006C46A0">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xml:space="preserve">- az általam létesített berendezés károsodás nélkül fázisonként </ns0:t>
      </ns0:r>
      <ns0:r ns0:rsidRPr="00A71A62" ns0:rsidR="00EB1F5F">
        <ns0:rPr>
          <ns0:sz ns0:val="16"/>
        </ns0:rPr>
        <ns0:t xml:space="preserve">legfeljebb </ns0:t>
      </ns0:r>
      <ns0:r ns0:rsidRPr="00A71A62" ns0:rsidR="0028049E">
        <ns0:rPr>
          <ns0:color ns0:val="0000FF"/>
          <ns0:sz ns0:val="16"/>
        </ns0:rPr>
        <ns0:t>{</ns0:t>
      </ns0:r>
      <ns0:r ns0:rsidRPr="00A71A62" ns0:rsidR="0028049E">
        <ns0:rPr>
          <ns0:color ns0:val="0000FF"/>
          <ns0:sz ns0:val="2"/>
          <ns0:szCs ns0:val="2"/>
        </ns0:rPr>
        <ns0:t>d.Project.Iml1</ns0:t>
      </ns0:r>
      <ns0:r ns0:rsidRPr="00A71A62" ns0:rsidR="0028049E">
        <ns0:rPr>
          <ns0:color ns0:val="0000FF"/>
          <ns0:sz ns0:val="16"/>
        </ns0:rPr>
        <ns0:t>}</ns0:t>
      </ns0:r>
      <ns0:r ns0:rsidRPr="00A71A62" ns0:rsidR="0028049E">
        <ns0:rPr>
          <ns0:sz ns0:val="16"/>
        </ns0:rPr>
        <ns0:t>. A</ns0:t>
      </ns0:r>
      <ns0:r ns0:rsidR="0028049E">
        <ns0:rPr>
          <ns0:sz ns0:val="16"/>
        </ns0:rPr>
        <ns0:t xml:space="preserve"> + </ns0:t>
      </ns0:r>
      <ns0:r ns0:rsidRPr="00A71A62" ns0:rsidR="0028049E">
        <ns0:rPr>
          <ns0:color ns0:val="0000FF"/>
          <ns0:sz ns0:val="16"/>
        </ns0:rPr>
        <ns0:t>{</ns0:t>
      </ns0:r>
      <ns0:r ns0:rsidRPr="000802DA" ns0:rsidR="0028049E">
        <ns0:rPr>
          <ns0:color ns0:val="0000FF"/>
          <ns0:sz ns0:val="2"/>
          <ns0:szCs ns0:val="2"/>
        </ns0:rPr>
        <ns0:t>d.</ns0:t>
      </ns0:r>
      <ns0:r ns0:rsidRPr="00FB1A00" ns0:rsidR="0028049E">
        <ns0:rPr>
          <ns0:color ns0:val="0000FF"/>
          <ns0:sz ns0:val="2"/>
          <ns0:szCs ns0:val="2"/>
        </ns0:rPr>
        <ns0:t>Project.Ihl1</ns0:t>
      </ns0:r>
      <ns0:r ns0:rsidRPr="00A71A62" ns0:rsidR="0028049E">
        <ns0:rPr>
          <ns0:color ns0:val="0000FF"/>
          <ns0:sz ns0:val="16"/>
        </ns0:rPr>
        <ns0:t>}</ns0:t>
      </ns0:r>
      <ns0:r ns0:rsidRPr="00A71A62" ns0:rsidR="0028049E">
        <ns0:rPr>
          <ns0:sz ns0:val="16"/>
        </ns0:rPr>
        <ns0:t xml:space="preserve"> </ns0:t>
      </ns0:r>
      <ns0:r ns0:rsidR="0028049E">
        <ns0:rPr>
          <ns0:sz ns0:val="16"/>
        </ns0:rPr>
        <ns0:t xml:space="preserve">A H + </ns0:t>
      </ns0:r>
      <ns0:r ns0:rsidRPr="00A71A62" ns0:rsidR="0028049E">
        <ns0:rPr>
          <ns0:color ns0:val="0000FF"/>
          <ns0:sz ns0:val="16"/>
        </ns0:rPr>
        <ns0:t>{</ns0:t>
      </ns0:r>
      <ns0:r ns0:rsidRPr="000802DA" ns0:rsidR="0028049E">
        <ns0:rPr>
          <ns0:color ns0:val="0000FF"/>
          <ns0:sz ns0:val="2"/>
          <ns0:szCs ns0:val="2"/>
        </ns0:rPr>
        <ns0:t>d.</ns0:t>
      </ns0:r>
      <ns0:r ns0:rsidRPr="009D56B4" ns0:rsidR="0028049E">
        <ns0:rPr>
          <ns0:color ns0:val="0000FF"/>
          <ns0:sz ns0:val="2"/>
          <ns0:szCs ns0:val="2"/>
        </ns0:rPr>
        <ns0:t>Project.Ivl1</ns0:t>
      </ns0:r>
      <ns0:r ns0:rsidRPr="00A71A62" ns0:rsidR="0028049E">
        <ns0:rPr>
          <ns0:color ns0:val="0000FF"/>
          <ns0:sz ns0:val="16"/>
        </ns0:rPr>
        <ns0:t>}</ns0:t>
      </ns0:r>
      <ns0:r ns0:rsidR="0028049E">
        <ns0:rPr>
          <ns0:sz ns0:val="16"/>
        </ns0:rPr>
        <ns0:t>A</ns0:t>
      </ns0:r>
      <ns0:r ns0:rsidR="009D56B4">
        <ns0:rPr>
          <ns0:sz ns0:val="16"/>
        </ns0:rPr>
        <ns0:t xml:space="preserve"> V</ns0:t>
      </ns0:r>
      <ns0:r ns0:rsidRPr="00A71A62">
        <ns0:rPr>
          <ns0:sz ns0:val="16"/>
        </ns0:rPr>
        <ns0:t xml:space="preserve"> erősségű áram átvitelére alkalmas.</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Pr>
          <ns0:noProof/>
          <ns0:sz ns0:val="18"/>
        </ns0:rPr>
        <ns0:drawing>
          <ns3:anchor distT="0" distB="0" distL="114300" distR="114300" simplePos="0" relativeHeight="251683840" behindDoc="0" locked="0" layoutInCell="1" allowOverlap="1">
            <ns3:simplePos x="0" y="0"/>
            <ns3:positionH relativeFrom="column">
              <ns3:posOffset>1096010</ns3:posOffset>
            </ns3:positionH>
            <ns3:positionV relativeFrom="paragraph">
              <ns3:posOffset>19685</ns3:posOffset>
            </ns3:positionV>
            <ns3:extent cx="1609725" cy="647700"/>
            <ns3:effectExtent l="0" t="0" r="9525" b="0"/>
            <ns3:wrapNone/>
            <ns3:docPr id="61" name="Kép 61"/>
            <ns3:cNvGraphicFramePr>
              <ns4:graphicFrameLocks noChangeAspect="1"/>
            </ns3:cNvGraphicFramePr>
            <ns4:graphic>
              <ns4:graphicData uri="http://schemas.openxmlformats.org/drawingml/2006/picture">
                <ns5:pic>
                  <ns5:nvPicPr>
                    <ns5:cNvPr id="61"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sidR="00B2048E">
        <ns0:rPr>
          <ns0:sz ns0:val="16"/>
        </ns0:rPr>
        <ns0:t>- születési helye</ns0:t>
      </ns0:r>
      <ns0:r ns0:rsidRPr="00A71A62" ns0:rsidR="00E8687B">
        <ns0:rPr>
          <ns0:sz ns0:val="16"/>
        </ns0:rPr>
        <ns0:t xml:space="preserve">: </ns0:t>
      </ns0:r>
      <ns0:r ns0:rsidRPr="00A71A62" ns0:rsidR="00B2048E">
        <ns0:rPr>
          <ns0:sz ns0:val="16"/>
        </ns0:rPr>
        <ns0:t>............</ns0:t>
      </ns0:r>
      <ns0:r ns0:rsidRPr="00A71A62" ns0:rsidR="00835FCB">
        <ns0:rPr>
          <ns0:bCs/>
          <ns0:noProof/>
          <ns0:sz ns0:val="16"/>
        </ns0:rPr>
        <ns0:t xml:space="preserve"> </ns0:t>
      </ns0:r>
      <ns0:r ns0:rsidRPr="00A71A62" ns0:rsidR="00B2048E">
        <ns0:rPr>
          <ns0:sz ns0:val="16"/>
        </ns0:rPr>
        <ns0:t>..................</ns0:t>
      </ns0:r>
      <ns0:r ns0:rsidRPr="00507139" ns0:rsidR="00507139">
        <ns0:rPr>
          <ns0:bCs/>
          <ns0:noProof/>
          <ns0:color ns0:val="000000"/>
          <ns0:spacing ns0:val="-6"/>
          <ns0:sz ns0:val="18"/>
          <ns0:szCs ns0:val="22"/>
        </ns0:rPr>
        <ns0:t xml:space="preserve"> </ns0:t>
      </ns0:r>
      <ns0:r ns0:rsidRPr="00A71A62" ns0:rsidR="00B2048E">
        <ns0:rPr>
          <ns0:sz ns0:val="16"/>
        </ns0:rPr>
        <ns0:t>.......................................................... születési ideje</ns0:t>
      </ns0:r>
      <ns0:r ns0:rsidRPr="00A71A62" ns0:rsidR="00E8687B">
        <ns0:rPr>
          <ns0:sz ns0:val="16"/>
        </ns0:rPr>
        <ns0:t>:</ns0:t>
      </ns0:r>
      <ns0:r ns0:rsidRPr="00A71A62" ns0:rsidR="00B2048E">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kivitelező címe:</ns0:t>
      </ns0:r>
      <ns0:r ns0:rsidRPr="001249A3" ns0:rsidR="001249A3">
        <ns0:rPr>
          <ns0:bCs/>
          <ns0:noProof/>
          <ns0:sz ns0:val="18"/>
        </ns0:rPr>
        <ns0:t xml:space="preserve"> </ns0:t>
      </ns0:r>
      <ns0:r ns0:rsidRPr="00A71A62">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nyilatkozattétel jogcíme: .........................................................</ns0:t>
      </ns0:r>
      <ns0:r ns0:rsidRPr="00A71A62" ns0:rsidR="00DB1729">
        <ns0:rPr>
          <ns0:sz ns0:val="16"/>
        </ns0:rPr>
        <ns0:t>.....</ns0:t>
      </ns0:r>
      <ns0:r ns0:rsidRPr="00A71A62">
        <ns0:rPr>
          <ns0:sz ns0:val="16"/>
        </ns0:rPr>
        <ns0:t>........... szakképesítő irat száma:</ns0:t>
      </ns0:r>
      <ns0:r ns0:rsidRPr="00A71A62">
        <ns0:rPr>
          <ns0:sz ns0:val="16"/>
        </ns0:rPr>
        <ns0:tab/>
      </ns0:r>
    </ns0:p>
    <ns0:p ns0:rsidR="00737184"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Pr>
          <ns0:noProof/>
          <ns0:sz ns0:val="18"/>
        </ns0:rPr>
        <ns0:drawing>
          <ns3:anchor distT="0" distB="0" distL="114300" distR="114300" simplePos="0" relativeHeight="251684864" behindDoc="0" locked="0" layoutInCell="1" allowOverlap="1">
            <ns3:simplePos x="0" y="0"/>
            <ns3:positionH relativeFrom="column">
              <ns3:posOffset>4493260</ns3:posOffset>
            </ns3:positionH>
            <ns3:positionV relativeFrom="paragraph">
              <ns3:posOffset>17145</ns3:posOffset>
            </ns3:positionV>
            <ns3:extent cx="1609725" cy="647700"/>
            <ns3:effectExtent l="0" t="0" r="9525" b="0"/>
            <ns3:wrapNone/>
            <ns3:docPr id="62" name="Kép 62"/>
            <ns3:cNvGraphicFramePr>
              <ns4:graphicFrameLocks noChangeAspect="1"/>
            </ns3:cNvGraphicFramePr>
            <ns4:graphic>
              <ns4:graphicData uri="http://schemas.openxmlformats.org/drawingml/2006/picture">
                <ns5:pic>
                  <ns5:nvPicPr>
                    <ns5:cNvPr id="62"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sidR="00B2048E">
        <ns0:rPr>
          <ns0:sz ns0:val="16"/>
        </ns0:rPr>
        <ns0:t>- adószáma:</ns0:t>
      </ns0:r>
      <ns0:r ns0:rsidRPr="00A71A62" ns0:rsidR="00B2048E">
        <ns0:rPr>
          <ns0:sz ns0:val="16"/>
        </ns0:rPr>
        <ns0:tab/>
      </ns0:r>
    </ns0:p>
    <ns0:p ns0:rsidR="00737184"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xml:space="preserve">Kelt: </ns0:t>
      </ns0:r>
      <ns0:r ns0:rsidRPr="00A71A62" ns0:rsidR="00A715EA">
        <ns0:rPr>
          <ns0:color ns0:val="0000FF"/>
          <ns0:sz ns0:val="22"/>
          <ns0:szCs ns0:val="28"/>
        </ns0:rPr>
        <ns0:t>Mezőhegyes2026.04.25.</ns0:t>
      </ns0:r>
    </ns0:p>
    <ns0:p ns0:rsidR="00737184" ns0:rsidRPr="00A71A62">
      <ns0:pPr>
        <ns0:overflowPunct ns0:val="0"/>
        <ns0:autoSpaceDE ns0:val="0"/>
        <ns0:autoSpaceDN ns0:val="0"/>
        <ns0:adjustRightInd ns0:val="0"/>
        <ns0:jc ns0:val="both"/>
        <ns0:textAlignment ns0:val="baseline"/>
        <ns0:rPr>
          <ns0:sz ns0:val="16"/>
        </ns0:rPr>
      </ns0:pPr>
    </ns0:p>
    <ns0:p ns0:rsidR="00737184" ns0:rsidRPr="00A71A62">
      <ns0:pPr>
        <ns0:tabs>
          <ns0:tab ns0:val="center" ns0:pos="7938"/>
        </ns0:tabs>
        <ns0:overflowPunct ns0:val="0"/>
        <ns0:autoSpaceDE ns0:val="0"/>
        <ns0:autoSpaceDN ns0:val="0"/>
        <ns0:adjustRightInd ns0:val="0"/>
        <ns0:jc ns0:val="both"/>
        <ns0:textAlignment ns0:val="baseline"/>
        <ns0:rPr>
          <ns0:sz ns0:val="16"/>
        </ns0:rPr>
      </ns0:pPr>
      <ns0:r ns0:rsidRPr="00A71A62">
        <ns0:rPr>
          <ns0:sz ns0:val="16"/>
        </ns0:rPr>
        <ns0:tab/>
        <ns0:t>...........................................................................</ns0:t>
      </ns0:r>
    </ns0:p>
    <ns0:p ns0:rsidR="00737184" ns0:rsidRPr="00A71A62">
      <ns0:pPr>
        <ns0:tabs>
          <ns0:tab ns0:val="left" ns0:pos="4320"/>
          <ns0:tab ns0:val="right" ns0:pos="9000"/>
        </ns0:tabs>
        <ns0:overflowPunct ns0:val="0"/>
        <ns0:autoSpaceDE ns0:val="0"/>
        <ns0:autoSpaceDN ns0:val="0"/>
        <ns0:adjustRightInd ns0:val="0"/>
        <ns0:spacing ns0:line="360" ns0:lineRule="auto"/>
        <ns0:textAlignment ns0:val="baseline"/>
        <ns0:rPr>
          <ns0:sz ns0:val="18"/>
        </ns0:rPr>
      </ns0:pPr>
      <ns0:r ns0:rsidRPr="00A71A62">
        <ns0:rPr>
          <ns0:sz ns0:val="16"/>
        </ns0:rPr>
        <ns0:tab/>
      </ns0:r>
      <ns0:r ns0:rsidRPr="00A71A62">
        <ns0:rPr>
          <ns0:sz ns0:val="16"/>
        </ns0:rPr>
        <ns0:tab/>
        <ns0:t>kivitelező aláírása, bélyegző</ns0:t>
      </ns0:r>
    </ns0:p>
    <ns0:p ns0:rsidR="00BB3EF3" ns0:rsidP="001249A3">
      <ns0:pPr>
        <ns0:keepNext/>
        <ns0:tabs>
          <ns0:tab ns0:val="left" ns0:pos="8267"/>
        </ns0:tabs>
        <ns0:overflowPunct ns0:val="0"/>
        <ns0:autoSpaceDE ns0:val="0"/>
        <ns0:autoSpaceDN ns0:val="0"/>
        <ns0:adjustRightInd ns0:val="0"/>
        <ns0:spacing ns0:after="60"/>
        <ns0:jc ns0:val="both"/>
        <ns0:textAlignment ns0:val="baseline"/>
        <ns0:rPr>
          <ns0:sz ns0:val="18"/>
        </ns0:rPr>
      </ns0:pPr>
    </ns0:p>
    <ns0:p ns0:rsidR="00BB3EF3" ns0:rsidP="001249A3">
      <ns0:pPr>
        <ns0:keepNext/>
        <ns0:tabs>
          <ns0:tab ns0:val="left" ns0:pos="8267"/>
        </ns0:tabs>
        <ns0:overflowPunct ns0:val="0"/>
        <ns0:autoSpaceDE ns0:val="0"/>
        <ns0:autoSpaceDN ns0:val="0"/>
        <ns0:adjustRightInd ns0:val="0"/>
        <ns0:spacing ns0:after="60"/>
        <ns0:jc ns0:val="both"/>
        <ns0:textAlignment ns0:val="baseline"/>
        <ns0:rPr>
          <ns0:sz ns0:val="18"/>
        </ns0:rPr>
      </ns0:pPr>
    </ns0:p>
    <ns0:p ns0:rsidR="00BB3EF3" ns0:rsidP="001249A3">
      <ns0:pPr>
        <ns0:keepNext/>
        <ns0:tabs>
          <ns0:tab ns0:val="left" ns0:pos="8267"/>
        </ns0:tabs>
        <ns0:overflowPunct ns0:val="0"/>
        <ns0:autoSpaceDE ns0:val="0"/>
        <ns0:autoSpaceDN ns0:val="0"/>
        <ns0:adjustRightInd ns0:val="0"/>
        <ns0:spacing ns0:after="60"/>
        <ns0:jc ns0:val="both"/>
        <ns0:textAlignment ns0:val="baseline"/>
        <ns0:rPr>
          <ns0:sz ns0:val="18"/>
        </ns0:rPr>
      </ns0:pPr>
    </ns0:p>
    <ns0:p ns0:rsidR="00BB3EF3" ns0:rsidP="001249A3">
      <ns0:pPr>
        <ns0:keepNext/>
        <ns0:tabs>
          <ns0:tab ns0:val="left" ns0:pos="8267"/>
        </ns0:tabs>
        <ns0:overflowPunct ns0:val="0"/>
        <ns0:autoSpaceDE ns0:val="0"/>
        <ns0:autoSpaceDN ns0:val="0"/>
        <ns0:adjustRightInd ns0:val="0"/>
        <ns0:spacing ns0:after="60"/>
        <ns0:jc ns0:val="both"/>
        <ns0:textAlignment ns0:val="baseline"/>
        <ns0:rPr>
          <ns0:sz ns0:val="18"/>
        </ns0:rPr>
      </ns0:pPr>
    </ns0:p>
    <ns0:p ns0:rsidR="00737184" ns0:rsidRPr="00A71A62" ns0:rsidP="001249A3">
      <ns0:pPr>
        <ns0:keepNext/>
        <ns0:tabs>
          <ns0:tab ns0:val="left" ns0:pos="8267"/>
        </ns0:tabs>
        <ns0:overflowPunct ns0:val="0"/>
        <ns0:autoSpaceDE ns0:val="0"/>
        <ns0:autoSpaceDN ns0:val="0"/>
        <ns0:adjustRightInd ns0:val="0"/>
        <ns0:spacing ns0:after="60"/>
        <ns0:jc ns0:val="both"/>
        <ns0:textAlignment ns0:val="baseline"/>
        <ns0:rPr>
          <ns0:sz ns0:val="16"/>
        </ns0:rPr>
      </ns0:pPr>
      <ns0:r ns0:rsidRPr="00A71A62">
        <ns0:rPr>
          <ns0:sz ns0:val="18"/>
        </ns0:rPr>
        <ns0:t>5. Kivitelezői nyilatkozat a csatlakozóvezetékről:</ns0:t>
      </ns0:r>
      <ns0:r ns0:rsidR="001249A3">
        <ns0:rPr>
          <ns0:sz ns0:val="18"/>
        </ns0:rPr>
        <ns0:tab/>
      </ns0:r>
    </ns0:p>
    <ns0:p ns0:rsidR="00737184" ns0:rsidRPr="00A71A62">
      <ns0:pPr>
        <ns0:overflowPunct ns0:val="0"/>
        <ns0:autoSpaceDE ns0:val="0"/>
        <ns0:autoSpaceDN ns0:val="0"/>
        <ns0:adjustRightInd ns0:val="0"/>
        <ns0:jc ns0:val="both"/>
        <ns0:textAlignment ns0:val="baseline"/>
        <ns0:rPr>
          <ns0:sz ns0:val="16"/>
        </ns0:rPr>
      </ns0:pPr>
      <ns0:r ns0:rsidRPr="00A71A62">
        <ns0:rPr>
          <ns0:sz ns0:val="16"/>
        </ns0:rPr>
        <ns0:t>Büntetőjogi felelősségem tudatában kijelentem, hogy a csatlakozóvezeték villamos szerelési munkálatait és annak érintésvédelmét kifogástalanul, az érvényben lévő létesítési és biztonsági szabványoknak megfelelően készítettem el.</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xml:space="preserve">- az alkalmazott érintésvédelem: </ns0:t>
      </ns0:r>
      <ns0:r ns0:rsidRPr="00A71A62" ns0:rsidR="00C8006C">
        <ns0:rPr>
          <ns0:color ns0:val="0000FF"/>
          <ns0:sz ns0:val="16"/>
        </ns0:rPr>
        <ns0:t>Nullázás</ns0:t>
      </ns0:r>
      <ns0:r ns0:rsidRPr="00A71A62">
        <ns0:rPr>
          <ns0:sz ns0:val="16"/>
        </ns0:rPr>
        <ns0:t>.</ns0:t>
      </ns0:r>
      <ns0:r ns0:rsidRPr="00A71A62">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kivitelező neve: .........................................................................................anyja neve:</ns0:t>
      </ns0:r>
      <ns0:r ns0:rsidRPr="00A71A62">
        <ns0:rPr>
          <ns0:sz ns0:val="16"/>
        </ns0:rPr>
        <ns0:tab/>
      </ns0:r>
    </ns0:p>
    <ns0:p ns0:rsidR="003A5733"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Pr>
          <ns0:noProof/>
          <ns0:sz ns0:val="18"/>
        </ns0:rPr>
        <ns0:drawing>
          <ns3:anchor distT="0" distB="0" distL="114300" distR="114300" simplePos="0" relativeHeight="251685888" behindDoc="0" locked="0" layoutInCell="1" allowOverlap="1">
            <ns3:simplePos x="0" y="0"/>
            <ns3:positionH relativeFrom="column">
              <ns3:posOffset>1094740</ns3:posOffset>
            </ns3:positionH>
            <ns3:positionV relativeFrom="paragraph">
              <ns3:posOffset>123825</ns3:posOffset>
            </ns3:positionV>
            <ns3:extent cx="1609725" cy="647700"/>
            <ns3:effectExtent l="0" t="0" r="9525" b="0"/>
            <ns3:wrapNone/>
            <ns3:docPr id="63" name="Kép 63"/>
            <ns3:cNvGraphicFramePr>
              <ns4:graphicFrameLocks noChangeAspect="1"/>
            </ns3:cNvGraphicFramePr>
            <ns4:graphic>
              <ns4:graphicData uri="http://schemas.openxmlformats.org/drawingml/2006/picture">
                <ns5:pic>
                  <ns5:nvPicPr>
                    <ns5:cNvPr id="63"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sidR="001C1CE3">
        <ns0:rPr>
          <ns0:noProof/>
          <ns0:sz ns0:val="22"/>
          <ns0:szCs ns0:val="24"/>
        </ns0:rPr>
        <ns0:drawing>
          <ns3:anchor distT="0" distB="0" distL="0" distR="0" simplePos="0" relativeHeight="251676672" behindDoc="1" locked="0" layoutInCell="1" allowOverlap="1">
            <ns3:simplePos x="0" y="0"/>
            <ns3:positionH relativeFrom="page">
              <ns3:posOffset>5826125</ns3:posOffset>
            </ns3:positionH>
            <ns3:positionV relativeFrom="paragraph">
              <ns3:posOffset>46355</ns3:posOffset>
            </ns3:positionV>
            <ns3:extent cx="1038225" cy="723900"/>
            <ns3:effectExtent l="0" t="0" r="9525" b="0"/>
            <ns3:wrapNone/>
            <ns3:docPr id="54" name="Kép 54"/>
            <ns3:cNvGraphicFramePr>
              <ns4:graphicFrameLocks noChangeAspect="1"/>
            </ns3:cNvGraphicFramePr>
            <ns4:graphic>
              <ns4:graphicData uri="http://schemas.openxmlformats.org/drawingml/2006/picture">
                <ns5:pic>
                  <ns5:nvPicPr>
                    <ns5:cNvPr id="54"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sidR="00B2048E">
        <ns0:rPr>
          <ns0:sz ns0:val="16"/>
        </ns0:rPr>
        <ns0:t xml:space="preserve">- az általam létesített berendezés károsodás nélkül </ns0:t>
      </ns0:r>
      <ns0:r ns0:rsidRPr="00A71A62" ns0:rsidR="000A7017">
        <ns0:rPr>
          <ns0:sz ns0:val="16"/>
        </ns0:rPr>
        <ns0:t xml:space="preserve">fázisonként </ns0:t>
      </ns0:r>
      <ns0:r ns0:rsidRPr="00A71A62" ns0:rsidR="00B2048E">
        <ns0:rPr>
          <ns0:sz ns0:val="16"/>
        </ns0:rPr>
        <ns0:t>legfeljebb</ns0:t>
      </ns0:r>
      <ns0:r ns0:rsidR="00FB1A00">
        <ns0:rPr>
          <ns0:sz ns0:val="16"/>
        </ns0:rPr>
        <ns0:t xml:space="preserve"> </ns0:t>
      </ns0:r>
      <ns0:r ns0:rsidRPr="00A71A62" ns0:rsidR="0028049E">
        <ns0:rPr>
          <ns0:color ns0:val="0000FF"/>
          <ns0:sz ns0:val="16"/>
        </ns0:rPr>
        <ns0:t>{</ns0:t>
      </ns0:r>
      <ns0:r ns0:rsidRPr="00A71A62" ns0:rsidR="0028049E">
        <ns0:rPr>
          <ns0:color ns0:val="0000FF"/>
          <ns0:sz ns0:val="2"/>
          <ns0:szCs ns0:val="2"/>
        </ns0:rPr>
        <ns0:t>d.Project.Iml1</ns0:t>
      </ns0:r>
      <ns0:r ns0:rsidRPr="00A71A62" ns0:rsidR="0028049E">
        <ns0:rPr>
          <ns0:color ns0:val="0000FF"/>
          <ns0:sz ns0:val="16"/>
        </ns0:rPr>
        <ns0:t>}</ns0:t>
      </ns0:r>
      <ns0:r ns0:rsidRPr="00A71A62" ns0:rsidR="0028049E">
        <ns0:rPr>
          <ns0:sz ns0:val="16"/>
        </ns0:rPr>
        <ns0:t>. A</ns0:t>
      </ns0:r>
      <ns0:r ns0:rsidR="0028049E">
        <ns0:rPr>
          <ns0:sz ns0:val="16"/>
        </ns0:rPr>
        <ns0:t xml:space="preserve"> + </ns0:t>
      </ns0:r>
      <ns0:r ns0:rsidRPr="00A71A62" ns0:rsidR="0028049E">
        <ns0:rPr>
          <ns0:color ns0:val="0000FF"/>
          <ns0:sz ns0:val="16"/>
        </ns0:rPr>
        <ns0:t>{</ns0:t>
      </ns0:r>
      <ns0:r ns0:rsidRPr="000802DA" ns0:rsidR="0028049E">
        <ns0:rPr>
          <ns0:color ns0:val="0000FF"/>
          <ns0:sz ns0:val="2"/>
          <ns0:szCs ns0:val="2"/>
        </ns0:rPr>
        <ns0:t>d.</ns0:t>
      </ns0:r>
      <ns0:r ns0:rsidRPr="00FB1A00" ns0:rsidR="0028049E">
        <ns0:rPr>
          <ns0:color ns0:val="0000FF"/>
          <ns0:sz ns0:val="2"/>
          <ns0:szCs ns0:val="2"/>
        </ns0:rPr>
        <ns0:t>Project.Ihl1</ns0:t>
      </ns0:r>
      <ns0:r ns0:rsidRPr="00A71A62" ns0:rsidR="0028049E">
        <ns0:rPr>
          <ns0:color ns0:val="0000FF"/>
          <ns0:sz ns0:val="16"/>
        </ns0:rPr>
        <ns0:t>}</ns0:t>
      </ns0:r>
      <ns0:r ns0:rsidRPr="00A71A62" ns0:rsidR="0028049E">
        <ns0:rPr>
          <ns0:sz ns0:val="16"/>
        </ns0:rPr>
        <ns0:t xml:space="preserve"> </ns0:t>
      </ns0:r>
      <ns0:r ns0:rsidR="0028049E">
        <ns0:rPr>
          <ns0:sz ns0:val="16"/>
        </ns0:rPr>
        <ns0:t xml:space="preserve">A H + </ns0:t>
      </ns0:r>
      <ns0:r ns0:rsidRPr="00A71A62" ns0:rsidR="0028049E">
        <ns0:rPr>
          <ns0:color ns0:val="0000FF"/>
          <ns0:sz ns0:val="16"/>
        </ns0:rPr>
        <ns0:t>{</ns0:t>
      </ns0:r>
      <ns0:r ns0:rsidRPr="000802DA" ns0:rsidR="0028049E">
        <ns0:rPr>
          <ns0:color ns0:val="0000FF"/>
          <ns0:sz ns0:val="2"/>
          <ns0:szCs ns0:val="2"/>
        </ns0:rPr>
        <ns0:t>d.</ns0:t>
      </ns0:r>
      <ns0:r ns0:rsidRPr="009D56B4" ns0:rsidR="0028049E">
        <ns0:rPr>
          <ns0:color ns0:val="0000FF"/>
          <ns0:sz ns0:val="2"/>
          <ns0:szCs ns0:val="2"/>
        </ns0:rPr>
        <ns0:t>Project.Ivl1</ns0:t>
      </ns0:r>
      <ns0:r ns0:rsidRPr="00A71A62" ns0:rsidR="0028049E">
        <ns0:rPr>
          <ns0:color ns0:val="0000FF"/>
          <ns0:sz ns0:val="16"/>
        </ns0:rPr>
        <ns0:t>}</ns0:t>
      </ns0:r>
      <ns0:r ns0:rsidR="0028049E">
        <ns0:rPr>
          <ns0:sz ns0:val="16"/>
        </ns0:rPr>
        <ns0:t>A</ns0:t>
      </ns0:r>
      <ns0:r ns0:rsidR="00FB1A00">
        <ns0:rPr>
          <ns0:sz ns0:val="16"/>
        </ns0:rPr>
        <ns0:t xml:space="preserve"> V</ns0:t>
      </ns0:r>
      <ns0:r ns0:rsidRPr="00A71A62" ns0:rsidR="00FB1A00">
        <ns0:rPr>
          <ns0:sz ns0:val="16"/>
        </ns0:rPr>
        <ns0:t xml:space="preserve"> </ns0:t>
      </ns0:r>
      <ns0:r ns0:rsidRPr="00A71A62" ns0:rsidR="00B2048E">
        <ns0:rPr>
          <ns0:sz ns0:val="16"/>
        </ns0:rPr>
        <ns0:t>erősségű áram átvitelére alkalmas.</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születési helye</ns0:t>
      </ns0:r>
      <ns0:r ns0:rsidRPr="00A71A62" ns0:rsidR="00E8687B">
        <ns0:rPr>
          <ns0:sz ns0:val="16"/>
        </ns0:rPr>
        <ns0:t xml:space="preserve">: </ns0:t>
      </ns0:r>
      <ns0:r ns0:rsidRPr="00A71A62">
        <ns0:rPr>
          <ns0:sz ns0:val="16"/>
        </ns0:rPr>
        <ns0:t>..........................................................</ns0:t>
      </ns0:r>
      <ns0:r ns0:rsidRPr="00A71A62" ns0:rsidR="00E8687B">
        <ns0:rPr>
          <ns0:sz ns0:val="16"/>
        </ns0:rPr>
        <ns0:t>..............................</ns0:t>
      </ns0:r>
      <ns0:r ns0:rsidRPr="00A71A62">
        <ns0:rPr>
          <ns0:sz ns0:val="16"/>
        </ns0:rPr>
        <ns0:t xml:space="preserve"> születési ideje</ns0:t>
      </ns0:r>
      <ns0:r ns0:rsidRPr="00A71A62" ns0:rsidR="00E8687B">
        <ns0:rPr>
          <ns0:sz ns0:val="16"/>
        </ns0:rPr>
        <ns0:t>:</ns0:t>
      </ns0:r>
      <ns0:r ns0:rsidRPr="00A71A62">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kivitelező címe:</ns0:t>
      </ns0:r>
      <ns0:r ns0:rsidRPr="00A71A62" ns0:rsidR="00835FCB">
        <ns0:rPr>
          <ns0:bCs/>
          <ns0:noProof/>
          <ns0:sz ns0:val="16"/>
        </ns0:rPr>
        <ns0:t xml:space="preserve"> </ns0:t>
      </ns0:r>
      <ns0:r ns0:rsidRPr="00A71A62">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Pr>
          <ns0:noProof/>
          <ns0:sz ns0:val="18"/>
        </ns0:rPr>
        <ns0:drawing>
          <ns3:anchor distT="0" distB="0" distL="114300" distR="114300" simplePos="0" relativeHeight="251686912" behindDoc="0" locked="0" layoutInCell="1" allowOverlap="1">
            <ns3:simplePos x="0" y="0"/>
            <ns3:positionH relativeFrom="column">
              <ns3:posOffset>4057015</ns3:posOffset>
            </ns3:positionH>
            <ns3:positionV relativeFrom="paragraph">
              <ns3:posOffset>108585</ns3:posOffset>
            </ns3:positionV>
            <ns3:extent cx="1609725" cy="647700"/>
            <ns3:effectExtent l="0" t="0" r="9525" b="0"/>
            <ns3:wrapNone/>
            <ns3:docPr id="1440865728" name="Kép 1440865728"/>
            <ns3:cNvGraphicFramePr>
              <ns4:graphicFrameLocks noChangeAspect="1"/>
            </ns3:cNvGraphicFramePr>
            <ns4:graphic>
              <ns4:graphicData uri="http://schemas.openxmlformats.org/drawingml/2006/picture">
                <ns5:pic>
                  <ns5:nvPicPr>
                    <ns5:cNvPr id="1440865728"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ns0:drawing>
      </ns0:r>
      <ns0:r ns0:rsidRPr="00A71A62" ns0:rsidR="00B2048E">
        <ns0:rPr>
          <ns0:sz ns0:val="16"/>
        </ns0:rPr>
        <ns0:t>- nyilatkozattétel jogcíme: ...........................................</ns0:t>
      </ns0:r>
      <ns0:r ns0:rsidRPr="00A71A62" ns0:rsidR="00DB1729">
        <ns0:rPr>
          <ns0:sz ns0:val="16"/>
        </ns0:rPr>
        <ns0:t>...</ns0:t>
      </ns0:r>
      <ns0:r ns0:rsidRPr="00A71A62" ns0:rsidR="00B2048E">
        <ns0:rPr>
          <ns0:sz ns0:val="16"/>
        </ns0:rPr>
        <ns0:t>.......................... szakképesítő irat száma:</ns0:t>
      </ns0:r>
      <ns0:r ns0:rsidRPr="00A71A62" ns0:rsidR="00E8687B">
        <ns0:rPr>
          <ns0:sz ns0:val="16"/>
        </ns0:rPr>
        <ns0:t xml:space="preserve"> </ns0:t>
      </ns0:r>
      <ns0:r ns0:rsidRPr="00A71A62" ns0:rsidR="00B2048E">
        <ns0:rPr>
          <ns0:sz ns0:val="16"/>
        </ns0:rPr>
        <ns0:tab/>
      </ns0:r>
    </ns0:p>
    <ns0:p ns0:rsidR="00737184"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adószáma:</ns0:t>
      </ns0:r>
      <ns0:r ns0:rsidRPr="001249A3" ns0:rsidR="001249A3">
        <ns0:rPr>
          <ns0:bCs/>
          <ns0:noProof/>
          <ns0:sz ns0:val="18"/>
        </ns0:rPr>
        <ns0:t xml:space="preserve"> </ns0:t>
      </ns0:r>
      <ns0:r ns0:rsidRPr="00A71A62">
        <ns0:rPr>
          <ns0:sz ns0:val="16"/>
        </ns0:rPr>
        <ns0:tab/>
      </ns0:r>
    </ns0:p>
    <ns0:p ns0:rsidR="00737184" ns0:rsidRPr="00A71A62" ns0:rsidP="00A715EA">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xml:space="preserve">Kelt: </ns0:t>
      </ns0:r>
      <ns0:r ns0:rsidRPr="00A71A62" ns0:rsidR="00A715EA">
        <ns0:rPr>
          <ns0:color ns0:val="0000FF"/>
          <ns0:sz ns0:val="22"/>
          <ns0:szCs ns0:val="28"/>
        </ns0:rPr>
        <ns0:t>Mezőhegyes2026.04.25.</ns0:t>
      </ns0:r>
      <ns0:r ns0:rsidRPr="00A71A62">
        <ns0:rPr>
          <ns0:sz ns0:val="16"/>
        </ns0:rPr>
        <ns0:tab/>
        <ns0:t>...........................................................................</ns0:t>
      </ns0:r>
    </ns0:p>
    <ns0:p ns0:rsidR="00737184" ns0:rsidRPr="00A71A62">
      <ns0:pPr>
        <ns0:tabs>
          <ns0:tab ns0:val="left" ns0:pos="4320"/>
          <ns0:tab ns0:val="right" ns0:pos="9000"/>
        </ns0:tabs>
        <ns0:overflowPunct ns0:val="0"/>
        <ns0:autoSpaceDE ns0:val="0"/>
        <ns0:autoSpaceDN ns0:val="0"/>
        <ns0:adjustRightInd ns0:val="0"/>
        <ns0:spacing ns0:line="360" ns0:lineRule="auto"/>
        <ns0:textAlignment ns0:val="baseline"/>
        <ns0:rPr>
          <ns0:sz ns0:val="18"/>
        </ns0:rPr>
      </ns0:pPr>
      <ns0:r ns0:rsidRPr="00A71A62">
        <ns0:rPr>
          <ns0:sz ns0:val="16"/>
        </ns0:rPr>
        <ns0:tab/>
      </ns0:r>
      <ns0:r ns0:rsidRPr="00A71A62">
        <ns0:rPr>
          <ns0:sz ns0:val="16"/>
        </ns0:rPr>
        <ns0:tab/>
        <ns0:t>kivitelező aláírása, bélyegző</ns0:t>
      </ns0:r>
    </ns0:p>
    <ns0:p ns0:rsidR="00BB3EF3" ns0:rsidP="001249A3">
      <ns0:pPr>
        <ns0:keepNext/>
        <ns0:tabs>
          <ns0:tab ns0:val="left" ns0:pos="8353"/>
        </ns0:tabs>
        <ns0:overflowPunct ns0:val="0"/>
        <ns0:autoSpaceDE ns0:val="0"/>
        <ns0:autoSpaceDN ns0:val="0"/>
        <ns0:adjustRightInd ns0:val="0"/>
        <ns0:spacing ns0:after="60"/>
        <ns0:jc ns0:val="both"/>
        <ns0:textAlignment ns0:val="baseline"/>
        <ns0:rPr>
          <ns0:sz ns0:val="18"/>
        </ns0:rPr>
      </ns0:pPr>
    </ns0:p>
    <ns0:p ns0:rsidR="00BB3EF3" ns0:rsidP="001249A3">
      <ns0:pPr>
        <ns0:keepNext/>
        <ns0:tabs>
          <ns0:tab ns0:val="left" ns0:pos="8353"/>
        </ns0:tabs>
        <ns0:overflowPunct ns0:val="0"/>
        <ns0:autoSpaceDE ns0:val="0"/>
        <ns0:autoSpaceDN ns0:val="0"/>
        <ns0:adjustRightInd ns0:val="0"/>
        <ns0:spacing ns0:after="60"/>
        <ns0:jc ns0:val="both"/>
        <ns0:textAlignment ns0:val="baseline"/>
        <ns0:rPr>
          <ns0:sz ns0:val="18"/>
        </ns0:rPr>
      </ns0:pPr>
    </ns0:p>
    <ns0:p ns0:rsidR="00737184" ns0:rsidRPr="00A71A62" ns0:rsidP="001249A3">
      <ns0:pPr>
        <ns0:keepNext/>
        <ns0:tabs>
          <ns0:tab ns0:val="left" ns0:pos="8353"/>
        </ns0:tabs>
        <ns0:overflowPunct ns0:val="0"/>
        <ns0:autoSpaceDE ns0:val="0"/>
        <ns0:autoSpaceDN ns0:val="0"/>
        <ns0:adjustRightInd ns0:val="0"/>
        <ns0:spacing ns0:after="60"/>
        <ns0:jc ns0:val="both"/>
        <ns0:textAlignment ns0:val="baseline"/>
        <ns0:rPr>
          <ns0:sz ns0:val="18"/>
        </ns0:rPr>
      </ns0:pPr>
      <ns0:r ns0:rsidRPr="00A71A62">
        <ns0:rPr>
          <ns0:sz ns0:val="18"/>
        </ns0:rPr>
        <ns0:t>6. Kivitelezői nyilatkozat a mért fővezetékről és f</ns0:t>
      </ns0:r>
      <ns0:r ns0:rsidRPr="00A71A62" ns0:rsidR="009B1C09">
        <ns0:rPr>
          <ns0:sz ns0:val="18"/>
        </ns0:rPr>
        <ns0:t>elhasználói</ns0:t>
      </ns0:r>
      <ns0:r ns0:rsidRPr="00A71A62">
        <ns0:rPr>
          <ns0:sz ns0:val="18"/>
        </ns0:rPr>
        <ns0:t xml:space="preserve"> főelosztóról:</ns0:t>
      </ns0:r>
      <ns0:r ns0:rsidR="001249A3">
        <ns0:rPr>
          <ns0:sz ns0:val="18"/>
        </ns0:rPr>
        <ns0:tab/>
      </ns0:r>
    </ns0:p>
    <ns0:p ns0:rsidR="00737184" ns0:rsidRPr="00A71A62">
      <ns0:pPr>
        <ns0:overflowPunct ns0:val="0"/>
        <ns0:autoSpaceDE ns0:val="0"/>
        <ns0:autoSpaceDN ns0:val="0"/>
        <ns0:adjustRightInd ns0:val="0"/>
        <ns0:jc ns0:val="both"/>
        <ns0:textAlignment ns0:val="baseline"/>
        <ns0:rPr>
          <ns0:sz ns0:val="16"/>
        </ns0:rPr>
      </ns0:pPr>
      <ns0:r ns0:rsidRPr="00A71A62">
        <ns0:rPr>
          <ns0:sz ns0:val="16"/>
        </ns0:rPr>
        <ns0:t>Büntetőjogi felelősségem tudatában kijelentem, hogy a mért fővezeték és a f</ns0:t>
      </ns0:r>
      <ns0:r ns0:rsidRPr="00A71A62" ns0:rsidR="009B1C09">
        <ns0:rPr>
          <ns0:sz ns0:val="16"/>
        </ns0:rPr>
        <ns0:t>elhasználói</ns0:t>
      </ns0:r>
      <ns0:r ns0:rsidRPr="00A71A62">
        <ns0:rPr>
          <ns0:sz ns0:val="16"/>
        </ns0:rPr>
        <ns0:t xml:space="preserve"> főelosztóró</ns0:t>
      </ns0:r>
      <ns0:r ns0:rsidRPr="00A71A62" ns0:rsidR="002F60C6">
        <ns0:rPr>
          <ns0:sz ns0:val="16"/>
        </ns0:rPr>
        <ns0:t>l</ns0:t>
      </ns0:r>
      <ns0:r ns0:rsidRPr="00A71A62">
        <ns0:rPr>
          <ns0:sz ns0:val="16"/>
        </ns0:rPr>
        <ns0:t xml:space="preserve"> villamos szerelési munkálatait és annak érintésvédelmét kifogástalanul, az érvényben lévő létesítési és biztonsági szabványoknak megfelelően készítettem el.</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xml:space="preserve">- az alkalmazott érintésvédelem: </ns0:t>
      </ns0:r>
      <ns0:r ns0:rsidRPr="00A71A62" ns0:rsidR="00C8006C">
        <ns0:rPr>
          <ns0:color ns0:val="0000FF"/>
          <ns0:sz ns0:val="16"/>
        </ns0:rPr>
        <ns0:t>Nullázás</ns0:t>
      </ns0:r>
      <ns0:r ns0:rsidRPr="00A71A62">
        <ns0:rPr>
          <ns0:sz ns0:val="16"/>
        </ns0:rPr>
        <ns0:t>.</ns0:t>
      </ns0:r>
      <ns0:r ns0:rsidRPr="00A71A62">
        <ns0:rPr>
          <ns0:sz ns0:val="16"/>
        </ns0:rPr>
        <ns0:tab/>
      </ns0:r>
    </ns0:p>
    <ns0:p ns0:rsidR="003A5733"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noProof/>
          <ns0:sz ns0:val="22"/>
          <ns0:szCs ns0:val="24"/>
        </ns0:rPr>
        <ns0:drawing>
          <ns3:anchor distT="0" distB="0" distL="0" distR="0" simplePos="0" relativeHeight="251673600" behindDoc="1" locked="0" layoutInCell="1" allowOverlap="1">
            <ns3:simplePos x="0" y="0"/>
            <ns3:positionH relativeFrom="margin">
              <ns3:posOffset>1133475</ns3:posOffset>
            </ns3:positionH>
            <ns3:positionV relativeFrom="paragraph">
              <ns3:posOffset>7620</ns3:posOffset>
            </ns3:positionV>
            <ns3:extent cx="1676400" cy="1168866"/>
            <ns3:effectExtent l="0" t="0" r="0" b="0"/>
            <ns3:wrapNone/>
            <ns3:docPr id="30" name="Kép 30"/>
            <ns3:cNvGraphicFramePr>
              <ns4:graphicFrameLocks noChangeAspect="1"/>
            </ns3:cNvGraphicFramePr>
            <ns4:graphic>
              <ns4:graphicData uri="http://schemas.openxmlformats.org/drawingml/2006/picture">
                <ns5:pic>
                  <ns5:nvPicPr>
                    <ns5:cNvPr id="30"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676400" cy="1168866"/>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sidR="00B2048E">
        <ns0:rPr>
          <ns0:sz ns0:val="16"/>
        </ns0:rPr>
        <ns0:t xml:space="preserve">- az általam létesített berendezés károsodás nélkül </ns0:t>
      </ns0:r>
      <ns0:r ns0:rsidRPr="00A71A62" ns0:rsidR="000A7017">
        <ns0:rPr>
          <ns0:sz ns0:val="16"/>
        </ns0:rPr>
        <ns0:t xml:space="preserve">fázisonként </ns0:t>
      </ns0:r>
      <ns0:r ns0:rsidRPr="00A71A62" ns0:rsidR="00B2048E">
        <ns0:rPr>
          <ns0:sz ns0:val="16"/>
        </ns0:rPr>
        <ns0:t xml:space="preserve">legfeljebb </ns0:t>
      </ns0:r>
      <ns0:r ns0:rsidRPr="00A71A62" ns0:rsidR="0028049E">
        <ns0:rPr>
          <ns0:color ns0:val="0000FF"/>
          <ns0:sz ns0:val="16"/>
        </ns0:rPr>
        <ns0:t>{</ns0:t>
      </ns0:r>
      <ns0:r ns0:rsidRPr="00A71A62" ns0:rsidR="0028049E">
        <ns0:rPr>
          <ns0:color ns0:val="0000FF"/>
          <ns0:sz ns0:val="2"/>
          <ns0:szCs ns0:val="2"/>
        </ns0:rPr>
        <ns0:t>d.Project.Iml1</ns0:t>
      </ns0:r>
      <ns0:r ns0:rsidRPr="00A71A62" ns0:rsidR="0028049E">
        <ns0:rPr>
          <ns0:color ns0:val="0000FF"/>
          <ns0:sz ns0:val="16"/>
        </ns0:rPr>
        <ns0:t>}</ns0:t>
      </ns0:r>
      <ns0:r ns0:rsidRPr="00A71A62" ns0:rsidR="0028049E">
        <ns0:rPr>
          <ns0:sz ns0:val="16"/>
        </ns0:rPr>
        <ns0:t>. A</ns0:t>
      </ns0:r>
      <ns0:r ns0:rsidR="0028049E">
        <ns0:rPr>
          <ns0:sz ns0:val="16"/>
        </ns0:rPr>
        <ns0:t xml:space="preserve"> + </ns0:t>
      </ns0:r>
      <ns0:r ns0:rsidRPr="00A71A62" ns0:rsidR="0028049E">
        <ns0:rPr>
          <ns0:color ns0:val="0000FF"/>
          <ns0:sz ns0:val="16"/>
        </ns0:rPr>
        <ns0:t>{</ns0:t>
      </ns0:r>
      <ns0:r ns0:rsidRPr="000802DA" ns0:rsidR="0028049E">
        <ns0:rPr>
          <ns0:color ns0:val="0000FF"/>
          <ns0:sz ns0:val="2"/>
          <ns0:szCs ns0:val="2"/>
        </ns0:rPr>
        <ns0:t>d.</ns0:t>
      </ns0:r>
      <ns0:r ns0:rsidRPr="00FB1A00" ns0:rsidR="0028049E">
        <ns0:rPr>
          <ns0:color ns0:val="0000FF"/>
          <ns0:sz ns0:val="2"/>
          <ns0:szCs ns0:val="2"/>
        </ns0:rPr>
        <ns0:t>Project.Ihl1</ns0:t>
      </ns0:r>
      <ns0:r ns0:rsidRPr="00A71A62" ns0:rsidR="0028049E">
        <ns0:rPr>
          <ns0:color ns0:val="0000FF"/>
          <ns0:sz ns0:val="16"/>
        </ns0:rPr>
        <ns0:t>}</ns0:t>
      </ns0:r>
      <ns0:r ns0:rsidRPr="00A71A62" ns0:rsidR="0028049E">
        <ns0:rPr>
          <ns0:sz ns0:val="16"/>
        </ns0:rPr>
        <ns0:t xml:space="preserve"> </ns0:t>
      </ns0:r>
      <ns0:r ns0:rsidR="0028049E">
        <ns0:rPr>
          <ns0:sz ns0:val="16"/>
        </ns0:rPr>
        <ns0:t xml:space="preserve">A H + </ns0:t>
      </ns0:r>
      <ns0:r ns0:rsidRPr="00A71A62" ns0:rsidR="0028049E">
        <ns0:rPr>
          <ns0:color ns0:val="0000FF"/>
          <ns0:sz ns0:val="16"/>
        </ns0:rPr>
        <ns0:t>{</ns0:t>
      </ns0:r>
      <ns0:r ns0:rsidRPr="000802DA" ns0:rsidR="0028049E">
        <ns0:rPr>
          <ns0:color ns0:val="0000FF"/>
          <ns0:sz ns0:val="2"/>
          <ns0:szCs ns0:val="2"/>
        </ns0:rPr>
        <ns0:t>d.</ns0:t>
      </ns0:r>
      <ns0:r ns0:rsidRPr="009D56B4" ns0:rsidR="0028049E">
        <ns0:rPr>
          <ns0:color ns0:val="0000FF"/>
          <ns0:sz ns0:val="2"/>
          <ns0:szCs ns0:val="2"/>
        </ns0:rPr>
        <ns0:t>Project.Ivl1</ns0:t>
      </ns0:r>
      <ns0:r ns0:rsidRPr="00A71A62" ns0:rsidR="0028049E">
        <ns0:rPr>
          <ns0:color ns0:val="0000FF"/>
          <ns0:sz ns0:val="16"/>
        </ns0:rPr>
        <ns0:t>}</ns0:t>
      </ns0:r>
      <ns0:r ns0:rsidR="0028049E">
        <ns0:rPr>
          <ns0:sz ns0:val="16"/>
        </ns0:rPr>
        <ns0:t xml:space="preserve">A </ns0:t>
      </ns0:r>
      <ns0:r ns0:rsidR="00FB1A00">
        <ns0:rPr>
          <ns0:sz ns0:val="16"/>
        </ns0:rPr>
        <ns0:t>V</ns0:t>
      </ns0:r>
      <ns0:r ns0:rsidRPr="00A71A62" ns0:rsidR="00FB1A00">
        <ns0:rPr>
          <ns0:sz ns0:val="16"/>
        </ns0:rPr>
        <ns0:t xml:space="preserve"> </ns0:t>
      </ns0:r>
      <ns0:r ns0:rsidRPr="00A71A62" ns0:rsidR="00B2048E">
        <ns0:rPr>
          <ns0:sz ns0:val="16"/>
        </ns0:rPr>
        <ns0:t>erősségű áram átvitelére alkalmas.</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kivitelező neve: .........................................................................................anyja neve:</ns0:t>
      </ns0:r>
      <ns0:r ns0:rsidRPr="00A71A62" ns0:rsidR="00D05FD4">
        <ns0:rPr>
          <ns0:sz ns0:val="16"/>
        </ns0:rPr>
        <ns0:t xml:space="preserve">   Oravecz Zsuzsanna</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születési helye</ns0:t>
      </ns0:r>
      <ns0:r ns0:rsidRPr="00A71A62" ns0:rsidR="00E8687B">
        <ns0:rPr>
          <ns0:sz ns0:val="16"/>
        </ns0:rPr>
        <ns0:t xml:space="preserve">: </ns0:t>
      </ns0:r>
      <ns0:r ns0:rsidRPr="00A71A62">
        <ns0:rPr>
          <ns0:sz ns0:val="16"/>
        </ns0:rPr>
        <ns0:t>..........................................................</ns0:t>
      </ns0:r>
      <ns0:r ns0:rsidRPr="00A71A62" ns0:rsidR="00E8687B">
        <ns0:rPr>
          <ns0:sz ns0:val="16"/>
        </ns0:rPr>
        <ns0:t>...............................</ns0:t>
      </ns0:r>
      <ns0:r ns0:rsidRPr="00A71A62">
        <ns0:rPr>
          <ns0:sz ns0:val="16"/>
        </ns0:rPr>
        <ns0:t>születési ideje</ns0:t>
      </ns0:r>
      <ns0:r ns0:rsidRPr="00A71A62" ns0:rsidR="00E8687B">
        <ns0:rPr>
          <ns0:sz ns0:val="16"/>
        </ns0:rPr>
        <ns0:t>:</ns0:t>
      </ns0:r>
      <ns0:r ns0:rsidRPr="00A71A62" ns0:rsidR="00D05FD4">
        <ns0:rPr>
          <ns0:sz ns0:val="16"/>
        </ns0:rPr>
        <ns0:t>1971 01. 11.</ns0:t>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noProof/>
          <ns0:sz ns0:val="22"/>
          <ns0:szCs ns0:val="24"/>
        </ns0:rPr>
        <ns0:drawing>
          <ns3:anchor distT="0" distB="0" distL="0" distR="0" simplePos="0" relativeHeight="251674624" behindDoc="1" locked="0" layoutInCell="1" allowOverlap="1">
            <ns3:simplePos x="0" y="0"/>
            <ns3:positionH relativeFrom="margin">
              <ns3:posOffset>4260850</ns3:posOffset>
            </ns3:positionH>
            <ns3:positionV relativeFrom="paragraph">
              <ns3:posOffset>118745</ns3:posOffset>
            </ns3:positionV>
            <ns3:extent cx="1676400" cy="1168866"/>
            <ns3:effectExtent l="0" t="0" r="0" b="0"/>
            <ns3:wrapNone/>
            <ns3:docPr id="31" name="Kép 31"/>
            <ns3:cNvGraphicFramePr>
              <ns4:graphicFrameLocks noChangeAspect="1"/>
            </ns3:cNvGraphicFramePr>
            <ns4:graphic>
              <ns4:graphicData uri="http://schemas.openxmlformats.org/drawingml/2006/picture">
                <ns5:pic>
                  <ns5:nvPicPr>
                    <ns5:cNvPr id="31"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676400" cy="1168866"/>
                    </ns4:xfrm>
                    <ns4:prstGeom prst="rect">
                      <ns4:avLst/>
                    </ns4:prstGeom>
                    <ns4:noFill/>
                  </ns5:spPr>
                </ns5:pic>
              </ns4:graphicData>
            </ns4:graphic>
            <ns7:sizeRelH relativeFrom="margin">
              <ns7:pctWidth>0</ns7:pctWidth>
            </ns7:sizeRelH>
            <ns7:sizeRelV relativeFrom="margin">
              <ns7:pctHeight>0</ns7:pctHeight>
            </ns7:sizeRelV>
          </ns3:anchor>
        </ns0:drawing>
      </ns0:r>
      <ns0:r ns0:rsidRPr="00A71A62" ns0:rsidR="00B2048E">
        <ns0:rPr>
          <ns0:sz ns0:val="16"/>
        </ns0:rPr>
        <ns0:t>- kivitelező címe:</ns0:t>
      </ns0:r>
      <ns0:r ns0:rsidRPr="00A71A62" ns0:rsidR="00835FCB">
        <ns0:rPr>
          <ns0:bCs/>
          <ns0:noProof/>
          <ns0:sz ns0:val="16"/>
        </ns0:rPr>
        <ns0:t xml:space="preserve"> </ns0:t>
      </ns0:r>
      <ns0:r ns0:rsidRPr="00A71A62" ns0:rsidR="00B2048E">
        <ns0:rPr>
          <ns0:sz ns0:val="16"/>
        </ns0:rPr>
        <ns0:tab/>
      </ns0:r>
    </ns0:p>
    <ns0:p ns0:rsidR="00737184" ns0:rsidRPr="00A71A62">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nyilatkozattétel jogcíme</ns0:t>
      </ns0:r>
      <ns0:r>
        <ns0:rPr>
          <ns0:sz ns0:val="16"/>
        </ns0:rPr>
        <ns0:footnoteReference ns0:customMarkFollows="1" ns0:id="2"/>
        <ns0:t xml:space="preserve">*: </ns0:t>
      </ns0:r>
      <ns0:r ns0:rsidRPr="00A71A62" ns0:rsidR="00DB1729">
        <ns0:rPr>
          <ns0:sz ns0:val="16"/>
        </ns0:rPr>
        <ns0:t>….</ns0:t>
      </ns0:r>
      <ns0:r ns0:rsidRPr="00A71A62">
        <ns0:rPr>
          <ns0:sz ns0:val="16"/>
        </ns0:rPr>
        <ns0:t>.................................................................... szakképesítő irat száma:</ns0:t>
      </ns0:r>
      <ns0:r ns0:rsidRPr="00A71A62" ns0:rsidR="00E8687B">
        <ns0:rPr>
          <ns0:sz ns0:val="16"/>
        </ns0:rPr>
        <ns0:t xml:space="preserve"> </ns0:t>
      </ns0:r>
      <ns0:r ns0:rsidRPr="00A71A62" ns0:rsidR="00D05FD4">
        <ns0:rPr>
          <ns0:sz ns0:val="16"/>
        </ns0:rPr>
        <ns0:t>Vetr.:08371</ns0:t>
      </ns0:r>
    </ns0:p>
    <ns0:p ns0:rsidR="00737184" ns0:rsidRPr="00A71A62" ns0:rsidP="003A5733">
      <ns0:pPr>
        <ns0:tabs>
          <ns0:tab ns0:val="right" ns0:leader="dot" ns0:pos="10632"/>
        </ns0:tabs>
        <ns0:overflowPunct ns0:val="0"/>
        <ns0:autoSpaceDE ns0:val="0"/>
        <ns0:autoSpaceDN ns0:val="0"/>
        <ns0:adjustRightInd ns0:val="0"/>
        <ns0:spacing ns0:before="60" ns0:after="40"/>
        <ns0:jc ns0:val="both"/>
        <ns0:textAlignment ns0:val="baseline"/>
        <ns0:rPr>
          <ns0:sz ns0:val="16"/>
        </ns0:rPr>
      </ns0:pPr>
      <ns0:r ns0:rsidRPr="00A71A62">
        <ns0:rPr>
          <ns0:sz ns0:val="16"/>
        </ns0:rPr>
        <ns0:t>- adószáma:</ns0:t>
      </ns0:r>
      <ns0:r ns0:rsidRPr="00A71A62">
        <ns0:rPr>
          <ns0:sz ns0:val="16"/>
        </ns0:rPr>
        <ns0:tab/>
      </ns0:r>
    </ns0:p>
    <ns0:p ns0:rsidR="00737184" ns0:rsidRPr="00A71A62" ns0:rsidP="00C8006C">
      <ns0:pPr>
        <ns0:tabs>
          <ns0:tab ns0:val="right" ns0:leader="dot" ns0:pos="10632"/>
        </ns0:tabs>
        <ns0:overflowPunct ns0:val="0"/>
        <ns0:autoSpaceDE ns0:val="0"/>
        <ns0:autoSpaceDN ns0:val="0"/>
        <ns0:adjustRightInd ns0:val="0"/>
        <ns0:spacing ns0:before="60" ns0:after="40"/>
        <ns0:jc ns0:val="both"/>
        <ns0:textAlignment ns0:val="baseline"/>
        <ns0:rPr>
          <ns0:sz ns0:val="14"/>
          <ns0:szCs ns0:val="18"/>
        </ns0:rPr>
      </ns0:pPr>
      <ns0:r ns0:rsidRPr="00A71A62">
        <ns0:rPr>
          <ns0:sz ns0:val="16"/>
        </ns0:rPr>
        <ns0:t>Kelt: .</ns0:t>
      </ns0:r>
      <ns0:r ns0:rsidRPr="00A71A62" ns0:rsidR="00C8006C">
        <ns0:rPr>
          <ns0:color ns0:val="0000FF"/>
          <ns0:sz ns0:val="16"/>
        </ns0:rPr>
        <ns0:t xml:space="preserve"> </ns0:t>
      </ns0:r>
      <ns0:r ns0:rsidRPr="00A71A62" ns0:rsidR="00C8006C">
        <ns0:rPr>
          <ns0:color ns0:val="0000FF"/>
          <ns0:sz ns0:val="22"/>
          <ns0:szCs ns0:val="28"/>
        </ns0:rPr>
        <ns0:t>Mezőhegyes</ns0:t>
      </ns0:r>
      <ns0:r ns0:rsidRPr="00A71A62" ns0:rsidR="00C8006C">
        <ns0:rPr>
          <ns0:color ns0:val="0000FF"/>
          <ns0:sz ns0:val="16"/>
        </ns0:rPr>
        <ns0:t xml:space="preserve"> </ns0:t>
      </ns0:r>
      <ns0:r ns0:rsidRPr="00A71A62" ns0:rsidR="00C8006C">
        <ns0:rPr>
          <ns0:color ns0:val="0000FF"/>
          <ns0:sz ns0:val="22"/>
          <ns0:szCs ns0:val="28"/>
        </ns0:rPr>
        <ns0:t>2026.04.25.</ns0:t>
      </ns0:r>
    </ns0:p>
    <ns0:p ns0:rsidR="00737184" ns0:rsidRPr="00A71A62">
      <ns0:pPr>
        <ns0:tabs>
          <ns0:tab ns0:val="center" ns0:pos="7938"/>
        </ns0:tabs>
        <ns0:overflowPunct ns0:val="0"/>
        <ns0:autoSpaceDE ns0:val="0"/>
        <ns0:autoSpaceDN ns0:val="0"/>
        <ns0:adjustRightInd ns0:val="0"/>
        <ns0:jc ns0:val="both"/>
        <ns0:textAlignment ns0:val="baseline"/>
        <ns0:rPr>
          <ns0:sz ns0:val="14"/>
          <ns0:szCs ns0:val="18"/>
        </ns0:rPr>
      </ns0:pPr>
      <ns0:r ns0:rsidRPr="00A71A62">
        <ns0:rPr>
          <ns0:sz ns0:val="14"/>
          <ns0:szCs ns0:val="18"/>
        </ns0:rPr>
        <ns0:tab/>
        <ns0:t>...........................................................................</ns0:t>
      </ns0:r>
    </ns0:p>
    <ns0:p ns0:rsidR="006866A3" ns0:rsidRPr="00A71A62">
      <ns0:pPr>
        <ns0:tabs>
          <ns0:tab ns0:val="center" ns0:pos="7938"/>
        </ns0:tabs>
        <ns0:overflowPunct ns0:val="0"/>
        <ns0:autoSpaceDE ns0:val="0"/>
        <ns0:autoSpaceDN ns0:val="0"/>
        <ns0:adjustRightInd ns0:val="0"/>
        <ns0:jc ns0:val="both"/>
        <ns0:textAlignment ns0:val="baseline"/>
        <ns0:rPr>
          <ns0:sz ns0:val="14"/>
          <ns0:szCs ns0:val="18"/>
        </ns0:rPr>
      </ns0:pPr>
    </ns0:p>
    <ns0:p ns0:rsidR="00CA6E98" ns0:rsidRPr="00A53FD8" ns0:rsidP="00A53FD8">
      <ns0:pPr>
        <ns0:tabs>
          <ns0:tab ns0:val="left" ns0:pos="4320"/>
          <ns0:tab ns0:val="right" ns0:pos="9000"/>
        </ns0:tabs>
        <ns0:overflowPunct ns0:val="0"/>
        <ns0:autoSpaceDE ns0:val="0"/>
        <ns0:autoSpaceDN ns0:val="0"/>
        <ns0:adjustRightInd ns0:val="0"/>
        <ns0:textAlignment ns0:val="baseline"/>
        <ns0:rPr>
          <ns0:sz ns0:val="16"/>
        </ns0:rPr>
      </ns0:pPr>
      <ns0:r ns0:rsidRPr="00A71A62">
        <ns0:rPr>
          <ns0:sz ns0:val="16"/>
        </ns0:rPr>
        <ns0:tab/>
      </ns0:r>
      <ns0:r ns0:rsidRPr="00A71A62">
        <ns0:rPr>
          <ns0:sz ns0:val="16"/>
        </ns0:rPr>
        <ns0:tab/>
        <ns0:t>kivitelező aláírása, bélyegző</ns0:t>
      </ns0:r>
    </ns0:p>
    <ns0:p ns0:rsidR="00BB3EF3" ns0:rsidP="008D35C1">
      <ns0:pPr>
        <ns0:tabs>
          <ns0:tab ns0:val="left" ns0:pos="4320"/>
          <ns0:tab ns0:val="right" ns0:pos="9000"/>
        </ns0:tabs>
        <ns0:rPr>
          <ns0:sz ns0:val="18"/>
        </ns0:rPr>
      </ns0:pPr>
    </ns0:p>
    <ns0:p ns0:rsidR="00BB3EF3" ns0:rsidP="008D35C1">
      <ns0:pPr>
        <ns0:tabs>
          <ns0:tab ns0:val="left" ns0:pos="4320"/>
          <ns0:tab ns0:val="right" ns0:pos="9000"/>
        </ns0:tabs>
        <ns0:rPr>
          <ns0:sz ns0:val="18"/>
        </ns0:rPr>
      </ns0:pPr>
    </ns0:p>
    <ns0:p ns0:rsidR="00BB3EF3" ns0:rsidP="008D35C1">
      <ns0:pPr>
        <ns0:tabs>
          <ns0:tab ns0:val="left" ns0:pos="4320"/>
          <ns0:tab ns0:val="right" ns0:pos="9000"/>
        </ns0:tabs>
        <ns0:rPr>
          <ns0:sz ns0:val="18"/>
        </ns0:rPr>
      </ns0:pPr>
    </ns0:p>
    <ns0:p ns0:rsidR="00BB3EF3" ns0:rsidP="008D35C1">
      <ns0:pPr>
        <ns0:tabs>
          <ns0:tab ns0:val="left" ns0:pos="4320"/>
          <ns0:tab ns0:val="right" ns0:pos="9000"/>
        </ns0:tabs>
        <ns0:rPr>
          <ns0:sz ns0:val="18"/>
        </ns0:rPr>
      </ns0:pPr>
    </ns0:p>
    <ns0:p ns0:rsidR="00BB3EF3" ns0:rsidP="008D35C1">
      <ns0:pPr>
        <ns0:tabs>
          <ns0:tab ns0:val="left" ns0:pos="4320"/>
          <ns0:tab ns0:val="right" ns0:pos="9000"/>
        </ns0:tabs>
        <ns0:rPr>
          <ns0:sz ns0:val="18"/>
        </ns0:rPr>
      </ns0:pPr>
    </ns0:p>
    <ns0:p ns0:rsidR="00BB3EF3" ns0:rsidP="008D35C1">
      <ns0:pPr>
        <ns0:tabs>
          <ns0:tab ns0:val="left" ns0:pos="4320"/>
          <ns0:tab ns0:val="right" ns0:pos="9000"/>
        </ns0:tabs>
        <ns0:rPr>
          <ns0:sz ns0:val="18"/>
        </ns0:rPr>
      </ns0:pPr>
    </ns0:p>
    <ns0:p ns0:rsidR="008D35C1" ns0:rsidRPr="00A71A62" ns0:rsidP="008D35C1">
      <ns0:pPr>
        <ns0:tabs>
          <ns0:tab ns0:val="left" ns0:pos="4320"/>
          <ns0:tab ns0:val="right" ns0:pos="9000"/>
        </ns0:tabs>
        <ns0:rPr>
          <ns0:sz ns0:val="16"/>
        </ns0:rPr>
      </ns0:pPr>
      <ns0:r ns0:rsidRPr="00A71A62">
        <ns0:rPr>
          <ns0:sz ns0:val="18"/>
        </ns0:rPr>
        <ns0:t>7. Kivitelezői nyilatkozat a felhasználói tulajdonú tetőtartóról, falitartóról, falihorogról, és tartozékairól (esővető lemez, esővédő sapka, végfeszítő szerelvény rögzítő elemekkel) és a méretlen fővezeték védőcsövezéséről és annak kialakításáról*:</ns0:t>
      </ns0:r>
      <ns0:r ns0:rsidRPr="00A71A62">
        <ns0:rPr>
          <ns0:sz ns0:val="16"/>
        </ns0:rPr>
        <ns0:t xml:space="preserve"> </ns0:t>
      </ns0:r>
    </ns0:p>
    <ns0:p ns0:rsidR="008D35C1" ns0:rsidRPr="00A71A62" ns0:rsidP="008D35C1">
      <ns0:pPr>
        <ns0:tabs>
          <ns0:tab ns0:val="left" ns0:pos="4320"/>
          <ns0:tab ns0:val="right" ns0:pos="9000"/>
        </ns0:tabs>
        <ns0:rPr>
          <ns0:sz ns0:val="16"/>
        </ns0:rPr>
      </ns0:pPr>
      <ns0:r ns0:rsidRPr="00A71A62">
        <ns0:rPr>
          <ns0:sz ns0:val="16"/>
        </ns0:rPr>
        <ns0:t xml:space="preserve">Büntetőjogi felelősségem tudatában kijelentem, hogy a tetőtartót, falitartót, falihorgot és tartozékait (esővető lemezt, esővédő sapkát, végfeszítőt szerelvény rögzítő elemeket) kifogástalanul, az érvényben lévő létesítési és biztonsági szabványoknak megfelelően készítettem el. </ns0:t>
      </ns0:r>
    </ns0:p>
    <ns0:p ns0:rsidR="008D35C1" ns0:rsidRPr="00A71A62" ns0:rsidP="008D35C1">
      <ns0:pPr>
        <ns0:tabs>
          <ns0:tab ns0:val="left" ns0:pos="4320"/>
          <ns0:tab ns0:val="right" ns0:pos="9000"/>
        </ns0:tabs>
        <ns0:rPr>
          <ns0:color ns0:val="0000FF"/>
          <ns0:sz ns0:val="22"/>
          <ns0:szCs ns0:val="28"/>
        </ns0:rPr>
      </ns0:pPr>
      <ns0:r ns0:rsidRPr="00A71A62">
        <ns0:rPr>
          <ns0:rFonts ns0:ascii="Arial" ns0:hAnsi="Arial" ns0:cs="Arial"/>
          <ns0:noProof/>
          <ns0:sz ns0:val="14"/>
          <ns0:szCs ns0:val="18"/>
        </ns0:rPr>
        <ns0:drawing>
          <ns3:anchor distT="0" distB="0" distL="114300" distR="114300" simplePos="0" relativeHeight="251668480" behindDoc="1" locked="0" layoutInCell="1" allowOverlap="1">
            <ns3:simplePos x="0" y="0"/>
            <ns3:positionH relativeFrom="page">
              <ns3:align>left</ns3:align>
            </ns3:positionH>
            <ns3:positionV relativeFrom="paragraph">
              <ns3:posOffset>557543</ns3:posOffset>
            </ns3:positionV>
            <ns3:extent cx="1958340" cy="1236345"/>
            <ns3:effectExtent l="0" t="0" r="3810" b="1905"/>
            <ns3:wrapNone/>
            <ns3:docPr id="3" name="Kép 3"/>
            <ns3:cNvGraphicFramePr>
              <ns4:graphicFrameLocks noChangeAspect="1"/>
            </ns3:cNvGraphicFramePr>
            <ns4:graphic>
              <ns4:graphicData uri="http://schemas.openxmlformats.org/drawingml/2006/picture">
                <ns5:pic>
                  <ns5:nvPicPr>
                    <ns5:cNvPr id="3" name="HZ aláírással.png"/>
                    <ns5:cNvPicPr/>
                  </ns5:nvPicPr>
                  <ns5:blipFill>
                    <ns4:blip ns2:embed="rId23" cstate="print">
                      <ns4:extLst>
                        <ns4:ext uri="{28A0092B-C50C-407E-A947-70E740481C1C}">
                          <ns6:useLocalDpi val="0"/>
                        </ns4:ext>
                      </ns4:extLst>
                    </ns4:blip>
                    <ns4:stretch>
                      <ns4:fillRect/>
                    </ns4:stretch>
                  </ns5:blipFill>
                  <ns5:spPr>
                    <ns4:xfrm>
                      <ns4:off x="0" y="0"/>
                      <ns4:ext cx="1958340" cy="1236345"/>
                    </ns4:xfrm>
                    <ns4:prstGeom prst="rect">
                      <ns4:avLst/>
                    </ns4:prstGeom>
                  </ns5:spPr>
                </ns5:pic>
              </ns4:graphicData>
            </ns4:graphic>
            <ns7:sizeRelH relativeFrom="page">
              <ns7:pctWidth>0</ns7:pctWidth>
            </ns7:sizeRelH>
            <ns7:sizeRelV relativeFrom="page">
              <ns7:pctHeight>0</ns7:pctHeight>
            </ns7:sizeRelV>
          </ns3:anchor>
        </ns0:drawing>
      </ns0:r>
      <ns0:r ns0:rsidRPr="00A71A62">
        <ns0:rPr>
          <ns0:sz ns0:val="16"/>
        </ns0:rPr>
        <ns0:t xml:space="preserve">- kivitelező neve: ..........Hajdu Zoltan...................................................................anyja neve: ........Oravecz Zsuzsanna........................ </ns0:t>
      </ns0:r>
      <ns0:r ns0:rsidRPr="00A71A62">
        <ns0:rPr>
          <ns0:sz ns0:val="16"/>
        </ns0:rPr>
        <ns0:br/>
        <ns0:t xml:space="preserve">- születési helye: .....Medgyesegyháza...............................................születési ideje: ........1971.01.11........................ </ns0:t>
      </ns0:r>
      <ns0:r ns0:rsidRPr="00A71A62">
        <ns0:rPr>
          <ns0:sz ns0:val="16"/>
        </ns0:rPr>
        <ns0:br/>
        <ns0:t xml:space="preserve">- kivitelező címe: ...5820 Mezőhegyes, Tavasz utca 4....................................................................................................................... </ns0:t>
      </ns0:r>
      <ns0:r ns0:rsidRPr="00A71A62">
        <ns0:rPr>
          <ns0:sz ns0:val="16"/>
        </ns0:rPr>
        <ns0:br/>
        <ns0:t xml:space="preserve">- nyilatkozattétel jogcíme*: …regisztrált villanyszerelő........................... szakképesítő irat száma: ...VETr 08371.............. </ns0:t>
      </ns0:r>
      <ns0:r ns0:rsidRPr="00A71A62">
        <ns0:rPr>
          <ns0:sz ns0:val="16"/>
        </ns0:rPr>
        <ns0:br/>
        <ns0:t>- adószáma: ........69524385-2-24........................................................................................................</ns0:t>
      </ns0:r>
      <ns0:r ns0:rsidRPr="00A71A62">
        <ns0:rPr>
          <ns0:sz ns0:val="16"/>
        </ns0:rPr>
        <ns0:br/>
        <ns0:t xml:space="preserve">Kelt: </ns0:t>
      </ns0:r>
      <ns0:r ns0:rsidRPr="00A71A62">
        <ns0:rPr>
          <ns0:color ns0:val="0000FF"/>
          <ns0:sz ns0:val="22"/>
          <ns0:szCs ns0:val="28"/>
        </ns0:rPr>
        <ns0:t>{d.Project.</ns0:t>
      </ns0:r>
      <ns0:r ns0:rsidRPr="00A71A62">
        <ns0:rPr>
          <ns0:rFonts ns0:asciiTheme="minorHAnsi" ns0:hAnsiTheme="minorHAnsi" ns0:cstheme="minorBidi"/>
          <ns0:color ns0:val="0000FF"/>
          <ns0:sz ns0:val="22"/>
          <ns0:szCs ns0:val="28"/>
        </ns0:rPr>
        <ns0:t xml:space="preserve"> Varos</ns0:t>
      </ns0:r>
      <ns0:r ns0:rsidRPr="00A71A62">
        <ns0:rPr>
          <ns0:color ns0:val="0000FF"/>
          <ns0:sz ns0:val="22"/>
          <ns0:szCs ns0:val="28"/>
        </ns0:rPr>
        <ns0:t>}</ns0:t>
      </ns0:r>
      <ns0:r ns0:rsidRPr="00A71A62">
        <ns0:rPr>
          <ns0:color ns0:val="0000FF"/>
          <ns0:sz ns0:val="16"/>
        </ns0:rPr>
        <ns0:t xml:space="preserve"> </ns0:t>
      </ns0:r>
      <ns0:r ns0:rsidRPr="00A71A62">
        <ns0:rPr>
          <ns0:color ns0:val="0000FF"/>
          <ns0:sz ns0:val="22"/>
          <ns0:szCs ns0:val="28"/>
        </ns0:rPr>
        <ns0:t>{d.Project.</ns0:t>
      </ns0:r>
      <ns0:r ns0:rsidRPr="00A71A62">
        <ns0:rPr>
          <ns0:rFonts ns0:asciiTheme="minorHAnsi" ns0:hAnsiTheme="minorHAnsi" ns0:cstheme="minorBidi"/>
          <ns0:color ns0:val="0000FF"/>
          <ns0:sz ns0:val="22"/>
          <ns0:szCs ns0:val="28"/>
        </ns0:rPr>
        <ns0:t xml:space="preserve"> Datum</ns0:t>
      </ns0:r>
      <ns0:r ns0:rsidRPr="00A71A62">
        <ns0:rPr>
          <ns0:color ns0:val="0000FF"/>
          <ns0:sz ns0:val="22"/>
          <ns0:szCs ns0:val="28"/>
        </ns0:rPr>
        <ns0:t>}</ns0:t>
      </ns0:r>
    </ns0:p>
    <ns0:p ns0:rsidR="008D35C1" ns0:rsidRPr="00A71A62" ns0:rsidP="008D35C1">
      <ns0:pPr>
        <ns0:tabs>
          <ns0:tab ns0:val="left" ns0:pos="4320"/>
          <ns0:tab ns0:val="right" ns0:pos="9000"/>
        </ns0:tabs>
        <ns0:rPr>
          <ns0:color ns0:val="0000FF"/>
          <ns0:sz ns0:val="22"/>
          <ns0:szCs ns0:val="28"/>
        </ns0:rPr>
      </ns0:pPr>
    </ns0:p>
    <ns0:p ns0:rsidR="008D35C1" ns0:rsidRPr="00A71A62" ns0:rsidP="008D35C1">
      <ns0:pPr>
        <ns0:tabs>
          <ns0:tab ns0:val="left" ns0:pos="4320"/>
          <ns0:tab ns0:val="right" ns0:pos="9000"/>
        </ns0:tabs>
        <ns0:rPr>
          <ns0:sz ns0:val="16"/>
        </ns0:rPr>
      </ns0:pPr>
    </ns0:p>
    <ns0:p ns0:rsidR="008D35C1" ns0:rsidRPr="00A71A62" ns0:rsidP="008D35C1">
      <ns0:pPr>
        <ns0:tabs>
          <ns0:tab ns0:val="left" ns0:pos="4320"/>
          <ns0:tab ns0:val="right" ns0:pos="9000"/>
        </ns0:tabs>
        <ns0:rPr>
          <ns0:sz ns0:val="16"/>
        </ns0:rPr>
      </ns0:pPr>
    </ns0:p>
    <ns0:p ns0:rsidR="008D35C1" ns0:rsidRPr="00A71A62" ns0:rsidP="006064D0">
      <ns0:pPr>
        <ns0:tabs>
          <ns0:tab ns0:val="left" ns0:pos="1900"/>
        </ns0:tabs>
        <ns0:rPr>
          <ns0:sz ns0:val="16"/>
        </ns0:rPr>
      </ns0:pPr>
      <ns0:r ns0:rsidRPr="00A71A62">
        <ns0:rPr>
          <ns0:sz ns0:val="16"/>
        </ns0:rPr>
        <ns0:tab/>
      </ns0:r>
    </ns0:p>
    <ns0:p ns0:rsidR="008D35C1" ns0:rsidRPr="00A71A62" ns0:rsidP="008D35C1">
      <ns0:pPr>
        <ns0:tabs>
          <ns0:tab ns0:val="left" ns0:pos="4320"/>
          <ns0:tab ns0:val="right" ns0:pos="9000"/>
        </ns0:tabs>
        <ns0:rPr>
          <ns0:sz ns0:val="16"/>
        </ns0:rPr>
      </ns0:pPr>
      <ns0:r ns0:rsidRPr="00A71A62">
        <ns0:rPr>
          <ns0:sz ns0:val="16"/>
        </ns0:rPr>
        <ns0:t xml:space="preserve">........................................................................... kivitelező aláírása, bélyegző </ns0:t>
      </ns0:r>
    </ns0:p>
    <ns0:p ns0:rsidR="008D35C1" ns0:rsidRPr="00A71A62" ns0:rsidP="008D35C1">
      <ns0:pPr>
        <ns0:tabs>
          <ns0:tab ns0:val="left" ns0:pos="4320"/>
          <ns0:tab ns0:val="right" ns0:pos="9000"/>
        </ns0:tabs>
        <ns0:rPr>
          <ns0:sz ns0:val="16"/>
        </ns0:rPr>
      </ns0:pPr>
    </ns0:p>
    <ns0:p ns0:rsidR="005530C6" ns0:rsidRPr="00B71BF4" ns0:rsidP="00B71BF4">
      <ns0:pPr>
        <ns0:tabs>
          <ns0:tab ns0:val="left" ns0:pos="4320"/>
          <ns0:tab ns0:val="right" ns0:pos="9000"/>
        </ns0:tabs>
        <ns0:rPr>
          <ns0:rFonts ns0:ascii="Arial" ns0:hAnsi="Arial" ns0:cs="Arial"/>
          <ns0:sz ns0:val="18"/>
        </ns0:rPr>
        <ns0:sectPr ns0:rsidSect="00B94C3E">
          <ns0:headerReference ns0:type="default" ns2:id="rId24"/>
          <ns0:footerReference ns0:type="default" ns2:id="rId25"/>
          <ns0:pgSz ns0:w="11910" ns0:h="16840"/>
          <ns0:pgMar ns0:top="1120" ns0:right="500" ns0:bottom="1080" ns0:left="280" ns0:header="461" ns0:footer="899" ns0:gutter="0"/>
          <ns0:pgNumType ns0:start="1"/>
          <ns0:cols ns0:space="708"/>
        </ns0:sectPr>
      </ns0:pPr>
      <ns0:r ns0:rsidRPr="00A71A62">
        <ns0:rPr>
          <ns0:sz ns0:val="16"/>
        </ns0:rPr>
        <ns0:t>* Megjegyzés: A 7. pont kitöltése abban az esetben szükséges, amennyiben új légvezetékes csatlakozóvezeték kiépítése történik, valamint légvezetékes csatlakozóvezeték cseréje szükséges vagy beavatkozás történik a 7. pontot érintő berendezéseken.</ns0:t>
      </ns0:r>
      <ns0:bookmarkStart ns0:id="11" ns0:name="_GoBack"/>
      <ns0:bookmarkEnd ns0:id="11"/>
    </ns0:p>
    <ns0:p ns0:rsidR="003715FA">
      <ns0:pPr>
        <ns0:widowControl ns0:val="0"/>
        <ns0:autoSpaceDE ns0:val="0"/>
        <ns0:autoSpaceDN ns0:val="0"/>
        <ns0:ind ns0:left="165"/>
        <ns0:rPr>
          <ns0:rFonts ns0:ascii="Times New Roman" ns0:eastAsia="Arial" ns0:hAnsi="Arial" ns0:cs="Arial"/>
          <ns0:sz ns0:val="20"/>
          <ns0:szCs ns0:val="22"/>
          <ns0:lang ns0:val="hu-HU" ns0:eastAsia="en-US" ns0:bidi="ar-SA"/>
        </ns0:rPr>
      </ns0:pPr>
      <ns0:r>
        <ns0:rPr>
          <ns0:rFonts ns0:ascii="Times New Roman"/>
          <ns0:noProof/>
          <ns0:sz ns0:val="20"/>
          <ns0:lang ns0:eastAsia="hu-HU"/>
        </ns0:rPr>
        <ns0:drawing>
          <ns3:inline distT="0" distB="0" distL="0" distR="0">
            <ns3:extent cx="1000546" cy="480059"/>
            <ns3:effectExtent l="0" t="0" r="0" b="0"/>
            <ns3:docPr id="1152604726" name="Image 3"/>
            <ns3:cNvGraphicFramePr/>
            <ns4:graphic>
              <ns4:graphicData uri="http://schemas.openxmlformats.org/drawingml/2006/picture">
                <ns5:pic>
                  <ns5:nvPicPr>
                    <ns5:cNvPr id="1152604726" name="Image 3"/>
                    <ns5:cNvPicPr/>
                  </ns5:nvPicPr>
                  <ns5:blipFill>
                    <ns4:blip ns2:embed="rId26" cstate="print"/>
                    <ns4:stretch>
                      <ns4:fillRect/>
                    </ns4:stretch>
                  </ns5:blipFill>
                  <ns5:spPr>
                    <ns4:xfrm>
                      <ns4:off x="0" y="0"/>
                      <ns4:ext cx="1000546" cy="480059"/>
                    </ns4:xfrm>
                    <ns4:prstGeom prst="rect">
                      <ns4:avLst/>
                    </ns4:prstGeom>
                  </ns5:spPr>
                </ns5:pic>
              </ns4:graphicData>
            </ns4:graphic>
          </ns3:inline>
        </ns0:drawing>
      </ns0:r>
    </ns0:p>
    <ns0:p ns0:rsidR="003715FA">
      <ns0:pPr>
        <ns0:pStyle ns0:val="Heading1"/>
        <ns0:widowControl ns0:val="0"/>
        <ns0:autoSpaceDE ns0:val="0"/>
        <ns0:autoSpaceDN ns0:val="0"/>
        <ns0:spacing ns0:before="247" ns0:line="344" ns0:lineRule="exact"/>
        <ns0:ind ns0:left="143" ns0:firstLine="0"/>
        <ns0:rPr>
          <ns0:rFonts ns0:ascii="Arial" ns0:eastAsia="Arial" ns0:hAnsi="Arial" ns0:cs="Arial"/>
          <ns0:b/>
          <ns0:bCs/>
          <ns0:sz ns0:val="30"/>
          <ns0:szCs ns0:val="30"/>
          <ns0:lang ns0:val="hu-HU" ns0:eastAsia="en-US" ns0:bidi="ar-SA"/>
        </ns0:rPr>
      </ns0:pPr>
      <ns0:r>
        <ns0:rPr>
          <ns0:rFonts ns0:ascii="Arial" ns0:eastAsia="Arial" ns0:hAnsi="Arial" ns0:cs="Arial"/>
          <ns0:b/>
          <ns0:bCs/>
          <ns0:spacing ns0:val="-12"/>
          <ns0:sz ns0:val="30"/>
          <ns0:szCs ns0:val="30"/>
          <ns0:lang ns0:val="hu-HU" ns0:eastAsia="en-US" ns0:bidi="ar-SA"/>
        </ns0:rPr>
        <ns0:t>ÁRAMHÁLÓZATI</ns0:t>
      </ns0:r>
      <ns0:r>
        <ns0:rPr>
          <ns0:rFonts ns0:ascii="Arial" ns0:eastAsia="Arial" ns0:hAnsi="Arial" ns0:cs="Arial"/>
          <ns0:b/>
          <ns0:bCs/>
          <ns0:sz ns0:val="30"/>
          <ns0:szCs ns0:val="30"/>
          <ns0:lang ns0:val="hu-HU" ns0:eastAsia="en-US" ns0:bidi="ar-SA"/>
        </ns0:rPr>
        <ns0:t xml:space="preserve"> </ns0:t>
      </ns0:r>
      <ns0:r>
        <ns0:rPr>
          <ns0:rFonts ns0:ascii="Arial" ns0:eastAsia="Arial" ns0:hAnsi="Arial" ns0:cs="Arial"/>
          <ns0:b/>
          <ns0:bCs/>
          <ns0:spacing ns0:val="-12"/>
          <ns0:sz ns0:val="30"/>
          <ns0:szCs ns0:val="30"/>
          <ns0:lang ns0:val="hu-HU" ns0:eastAsia="en-US" ns0:bidi="ar-SA"/>
        </ns0:rPr>
        <ns0:t>TELJESÍTMÉNYIGÉNY</ns0:t>
      </ns0:r>
      <ns0:r>
        <ns0:rPr>
          <ns0:rFonts ns0:ascii="Arial" ns0:eastAsia="Arial" ns0:hAnsi="Arial" ns0:cs="Arial"/>
          <ns0:b/>
          <ns0:bCs/>
          <ns0:spacing ns0:val="-6"/>
          <ns0:sz ns0:val="30"/>
          <ns0:szCs ns0:val="30"/>
          <ns0:lang ns0:val="hu-HU" ns0:eastAsia="en-US" ns0:bidi="ar-SA"/>
        </ns0:rPr>
        <ns0:t xml:space="preserve"> </ns0:t>
      </ns0:r>
      <ns0:r>
        <ns0:rPr>
          <ns0:rFonts ns0:ascii="Arial" ns0:eastAsia="Arial" ns0:hAnsi="Arial" ns0:cs="Arial"/>
          <ns0:b/>
          <ns0:bCs/>
          <ns0:spacing ns0:val="-12"/>
          <ns0:sz ns0:val="30"/>
          <ns0:szCs ns0:val="30"/>
          <ns0:lang ns0:val="hu-HU" ns0:eastAsia="en-US" ns0:bidi="ar-SA"/>
        </ns0:rPr>
        <ns0:t>BEJELENTÉSE</ns0:t>
      </ns0:r>
    </ns0:p>
    <ns0:p ns0:rsidR="003715FA">
      <ns0:pPr>
        <ns0:widowControl ns0:val="0"/>
        <ns0:autoSpaceDE ns0:val="0"/>
        <ns0:autoSpaceDN ns0:val="0"/>
        <ns0:spacing ns0:line="252" ns0:lineRule="exact"/>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Kérjük,</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nyomtatott</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nagybetűkkel</ns0:t>
      </ns0:r>
      <ns0:r>
        <ns0:rPr>
          <ns0:rFonts ns0:ascii="Arial" ns0:eastAsia="Arial" ns0:hAnsi="Arial" ns0:cs="Arial"/>
          <ns0:spacing ns0:val="-1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töltse</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pacing ns0:val="-5"/>
          <ns0:sz ns0:val="22"/>
          <ns0:szCs ns0:val="22"/>
          <ns0:lang ns0:val="hu-HU" ns0:eastAsia="en-US" ns0:bidi="ar-SA"/>
        </ns0:rPr>
        <ns0:t>ki.</ns0:t>
      </ns0:r>
    </ns0:p>
    <ns0:p ns0:rsidR="003715FA">
      <ns0:pPr>
        <ns0:widowControl ns0:val="0"/>
        <ns0:autoSpaceDE ns0:val="0"/>
        <ns0:autoSpaceDN ns0:val="0"/>
        <ns0:rPr>
          <ns0:rFonts ns0:ascii="Arial" ns0:eastAsia="Arial" ns0:hAnsi="Arial" ns0:cs="Arial"/>
          <ns0:sz ns0:val="22"/>
          <ns0:szCs ns0:val="22"/>
          <ns0:lang ns0:val="hu-HU" ns0:eastAsia="en-US" ns0:bidi="ar-SA"/>
        </ns0:rPr>
      </ns0:pPr>
    </ns0:p>
    <ns0:p ns0:rsidR="003715FA">
      <ns0:pPr>
        <ns0:widowControl ns0:val="0"/>
        <ns0:autoSpaceDE ns0:val="0"/>
        <ns0:autoSpaceDN ns0:val="0"/>
        <ns0:spacing ns0:before="1"/>
        <ns0:rPr>
          <ns0:rFonts ns0:ascii="Arial" ns0:eastAsia="Arial" ns0:hAnsi="Arial" ns0:cs="Arial"/>
          <ns0:sz ns0:val="22"/>
          <ns0:szCs ns0:val="22"/>
          <ns0:lang ns0:val="hu-HU" ns0:eastAsia="en-US" ns0:bidi="ar-SA"/>
        </ns0:rPr>
      </ns0:pPr>
    </ns0:p>
    <ns0:p ns0:rsidR="003715FA">
      <ns0:pPr>
        <ns0:widowControl ns0:val="0"/>
        <ns0:autoSpaceDE ns0:val="0"/>
        <ns0:autoSpaceDN ns0:val="0"/>
        <ns0:spacing ns0:before="1" ns0:line="252" ns0:lineRule="exact"/>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Felhasználó</ns0:t>
      </ns0:r>
      <ns0:r>
        <ns0:rPr>
          <ns0:rFonts ns0:ascii="Arial" ns0:eastAsia="Arial" ns0:hAnsi="Arial" ns0:cs="Arial"/>
          <ns0:spacing ns0:val="-12"/>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azonosítója:</ns0:t>
      </ns0:r>
      <ns0:r ns0:rsidR="00A451FF">
        <ns0:rPr>
          <ns0:rFonts ns0:ascii="Arial" ns0:eastAsia="Arial" ns0:hAnsi="Arial" ns0:cs="Arial"/>
          <ns0:spacing ns0:val="-2"/>
          <ns0:sz ns0:val="22"/>
          <ns0:szCs ns0:val="22"/>
          <ns0:lang ns0:val="hu-HU" ns0:eastAsia="en-US" ns0:bidi="ar-SA"/>
        </ns0:rPr>
        <ns0:t xml:space="preserve">     </ns0:t>
      </ns0:r>
      <ns0:r ns0:rsidRPr="00A451FF" ns0:rsidR="00A451FF">
        <ns0:rPr>
          <ns0:rFonts ns0:ascii="Arial" ns0:eastAsia="Arial" ns0:hAnsi="Arial" ns0:cs="Arial"/>
          <ns0:color ns0:val="0070C0"/>
          <ns0:spacing ns0:val="-2"/>
          <ns0:sz ns0:val="28"/>
          <ns0:szCs ns0:val="28"/>
          <ns0:lang ns0:val="hu-HU" ns0:eastAsia="en-US" ns0:bidi="ar-SA"/>
        </ns0:rPr>
        <ns0:t>{</ns0:t>
      </ns0:r>
      <ns0:r ns0:rsidR="00AD1620">
        <ns0:rPr>
          <ns0:rFonts ns0:ascii="Arial" ns0:eastAsia="Arial" ns0:hAnsi="Arial" ns0:cs="Arial"/>
          <ns0:color ns0:val="0070C0"/>
          <ns0:spacing ns0:val="-2"/>
          <ns0:sz ns0:val="28"/>
          <ns0:szCs ns0:val="28"/>
          <ns0:lang ns0:val="hu-HU" ns0:eastAsia="en-US" ns0:bidi="ar-SA"/>
        </ns0:rPr>
        <ns0:t>d.</ns0:t>
      </ns0:r>
      <ns0:r ns0:rsidRPr="00A451FF" ns0:rsidR="00A451FF">
        <ns0:rPr>
          <ns0:rFonts ns0:ascii="Arial" ns0:eastAsia="Arial" ns0:hAnsi="Arial" ns0:cs="Arial"/>
          <ns0:color ns0:val="0070C0"/>
          <ns0:spacing ns0:val="-2"/>
          <ns0:sz ns0:val="28"/>
          <ns0:szCs ns0:val="28"/>
          <ns0:lang ns0:val="hu-HU" ns0:eastAsia="en-US" ns0:bidi="ar-SA"/>
        </ns0:rPr>
        <ns0:t>Project.Fha</ns0:t>
      </ns0:r>
      <ns0:r ns0:rsidRPr="00A451FF" ns0:rsidR="00A451FF">
        <ns0:rPr>
          <ns0:rFonts ns0:ascii="Arial" ns0:eastAsia="Arial" ns0:hAnsi="Arial" ns0:cs="Arial"/>
          <ns0:color ns0:val="0070C0"/>
          <ns0:spacing ns0:val="-2"/>
          <ns0:sz ns0:val="28"/>
          <ns0:szCs ns0:val="28"/>
          <ns0:lang ns0:val="hu-HU" ns0:eastAsia="en-US" ns0:bidi="ar-SA"/>
        </ns0:rPr>
        <ns0:t>}</ns0:t>
      </ns0:r>
    </ns0:p>
    <ns0:p ns0:rsidR="003715FA">
      <ns0:pPr>
        <ns0:widowControl ns0:val="0"/>
        <ns0:autoSpaceDE ns0:val="0"/>
        <ns0:autoSpaceDN ns0:val="0"/>
        <ns0:spacing ns0:line="480" ns0:lineRule="auto"/>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(Kérjük,</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elosztói</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azonosítót</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adjon</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hálózatcsatlakozási</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vagy</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hálózathasználati</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 xml:space="preserve">szerződésről.) Mérési pont azonosítója: </ns0:t>
      </ns0:r>
      <ns0:r>
        <ns0:rPr>
          <ns0:rFonts ns0:ascii="Arial" ns0:eastAsia="Arial" ns0:hAnsi="Arial" ns0:cs="Arial"/>
          <ns0:sz ns0:val="22"/>
          <ns0:szCs ns0:val="22"/>
          <ns0:lang ns0:val="hu-HU" ns0:eastAsia="en-US" ns0:bidi="ar-SA"/>
        </ns0:rPr>
        <ns0:t>HU000</ns0:t>
      </ns0:r>
      <ns0:r>
        <ns0:rPr>
          <ns0:rFonts ns0:ascii="Arial" ns0:eastAsia="Arial" ns0:hAnsi="Arial" ns0:cs="Arial"/>
          <ns0:spacing ns0:val="4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z ns0:val="22"/>
          <ns0:szCs ns0:val="22"/>
          <ns0:lang ns0:val="hu-HU" ns0:eastAsia="en-US" ns0:bidi="ar-SA"/>
        </ns0:rPr>
        <ns0:t>...........................................................................</ns0:t>
      </ns0:r>
    </ns0:p>
    <ns0:p ns0:rsidR="003715FA">
      <ns0:pPr>
        <ns0:pStyle ns0:val="Heading3"/>
        <ns0:keepNext ns0:val="0"/>
        <ns0:keepLines ns0:val="0"/>
        <ns0:widowControl ns0:val="0"/>
        <ns0:numPr>
          <ns0:ilvl ns0:val="0"/>
          <ns0:numId ns0:val="15"/>
        </ns0:numPr>
        <ns0:tabs>
          <ns0:tab ns0:val="left" ns0:pos="575"/>
        </ns0:tabs>
        <ns0:autoSpaceDE ns0:val="0"/>
        <ns0:autoSpaceDN ns0:val="0"/>
        <ns0:spacing ns0:before="66" ns0:after="0" ns0:line="298" ns0:lineRule="exact"/>
        <ns0:ind ns0:left="575" ns0:hanging="432"/>
        <ns0:jc ns0:val="left"/>
        <ns0:rPr>
          <ns0:rFonts ns0:ascii="Arial" ns0:eastAsia="Arial" ns0:hAnsi="Arial" ns0:cs="Arial"/>
          <ns0:b/>
          <ns0:bCs/>
          <ns0:i ns0:val="0"/>
          <ns0:iCs ns0:val="0"/>
          <ns0:sz ns0:val="25"/>
          <ns0:szCs ns0:val="25"/>
          <ns0:lang ns0:val="hu-HU" ns0:eastAsia="en-US" ns0:bidi="ar-SA"/>
        </ns0:rPr>
      </ns0:pPr>
      <ns0:r>
        <ns0:rPr>
          <ns0:rFonts ns0:ascii="Arial" ns0:eastAsia="Arial" ns0:hAnsi="Arial" ns0:cs="Arial"/>
          <ns0:b/>
          <ns0:bCs/>
          <ns0:i ns0:val="0"/>
          <ns0:iCs ns0:val="0"/>
          <ns0:sz ns0:val="25"/>
          <ns0:szCs ns0:val="25"/>
          <ns0:lang ns0:val="hu-HU" ns0:eastAsia="en-US" ns0:bidi="ar-SA"/>
        </ns0:rPr>
        <ns0:t>Igénybejelentő</ns0:t>
      </ns0:r>
      <ns0:r>
        <ns0:rPr>
          <ns0:rFonts ns0:ascii="Arial" ns0:eastAsia="Arial" ns0:hAnsi="Arial" ns0:cs="Arial"/>
          <ns0:b/>
          <ns0:bCs/>
          <ns0:i ns0:val="0"/>
          <ns0:iCs ns0:val="0"/>
          <ns0:spacing ns0:val="-12"/>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adatai</ns0:t>
      </ns0:r>
      <ns0:r>
        <ns0:rPr>
          <ns0:rFonts ns0:ascii="Arial" ns0:eastAsia="Arial" ns0:hAnsi="Arial" ns0:cs="Arial"/>
          <ns0:b/>
          <ns0:bCs/>
          <ns0:i ns0:val="0"/>
          <ns0:iCs ns0:val="0"/>
          <ns0:spacing ns0:val="-10"/>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(Válasszon,</ns0:t>
      </ns0:r>
      <ns0:r>
        <ns0:rPr>
          <ns0:rFonts ns0:ascii="Arial" ns0:eastAsia="Arial" ns0:hAnsi="Arial" ns0:cs="Arial"/>
          <ns0:b/>
          <ns0:bCs/>
          <ns0:i ns0:val="0"/>
          <ns0:iCs ns0:val="0"/>
          <ns0:spacing ns0:val="-12"/>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hogy</ns0:t>
      </ns0:r>
      <ns0:r>
        <ns0:rPr>
          <ns0:rFonts ns0:ascii="Arial" ns0:eastAsia="Arial" ns0:hAnsi="Arial" ns0:cs="Arial"/>
          <ns0:b/>
          <ns0:bCs/>
          <ns0:i ns0:val="0"/>
          <ns0:iCs ns0:val="0"/>
          <ns0:spacing ns0:val="-14"/>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magánszemély</ns0:t>
      </ns0:r>
      <ns0:r>
        <ns0:rPr>
          <ns0:rFonts ns0:ascii="Arial" ns0:eastAsia="Arial" ns0:hAnsi="Arial" ns0:cs="Arial"/>
          <ns0:b/>
          <ns0:bCs/>
          <ns0:i ns0:val="0"/>
          <ns0:iCs ns0:val="0"/>
          <ns0:spacing ns0:val="-11"/>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vagy</ns0:t>
      </ns0:r>
      <ns0:r>
        <ns0:rPr>
          <ns0:rFonts ns0:ascii="Arial" ns0:eastAsia="Arial" ns0:hAnsi="Arial" ns0:cs="Arial"/>
          <ns0:b/>
          <ns0:bCs/>
          <ns0:i ns0:val="0"/>
          <ns0:iCs ns0:val="0"/>
          <ns0:spacing ns0:val="-14"/>
          <ns0:sz ns0:val="25"/>
          <ns0:szCs ns0:val="25"/>
          <ns0:lang ns0:val="hu-HU" ns0:eastAsia="en-US" ns0:bidi="ar-SA"/>
        </ns0:rPr>
        <ns0:t xml:space="preserve"> </ns0:t>
      </ns0:r>
      <ns0:r>
        <ns0:rPr>
          <ns0:rFonts ns0:ascii="Arial" ns0:eastAsia="Arial" ns0:hAnsi="Arial" ns0:cs="Arial"/>
          <ns0:b/>
          <ns0:bCs/>
          <ns0:i ns0:val="0"/>
          <ns0:iCs ns0:val="0"/>
          <ns0:sz ns0:val="25"/>
          <ns0:szCs ns0:val="25"/>
          <ns0:lang ns0:val="hu-HU" ns0:eastAsia="en-US" ns0:bidi="ar-SA"/>
        </ns0:rPr>
        <ns0:t>jogi</ns0:t>
      </ns0:r>
      <ns0:r>
        <ns0:rPr>
          <ns0:rFonts ns0:ascii="Arial" ns0:eastAsia="Arial" ns0:hAnsi="Arial" ns0:cs="Arial"/>
          <ns0:b/>
          <ns0:bCs/>
          <ns0:i ns0:val="0"/>
          <ns0:iCs ns0:val="0"/>
          <ns0:spacing ns0:val="-13"/>
          <ns0:sz ns0:val="25"/>
          <ns0:szCs ns0:val="25"/>
          <ns0:lang ns0:val="hu-HU" ns0:eastAsia="en-US" ns0:bidi="ar-SA"/>
        </ns0:rPr>
        <ns0:t xml:space="preserve"> </ns0:t>
      </ns0:r>
      <ns0:r>
        <ns0:rPr>
          <ns0:rFonts ns0:ascii="Arial" ns0:eastAsia="Arial" ns0:hAnsi="Arial" ns0:cs="Arial"/>
          <ns0:b/>
          <ns0:bCs/>
          <ns0:i ns0:val="0"/>
          <ns0:iCs ns0:val="0"/>
          <ns0:spacing ns0:val="-2"/>
          <ns0:sz ns0:val="25"/>
          <ns0:szCs ns0:val="25"/>
          <ns0:lang ns0:val="hu-HU" ns0:eastAsia="en-US" ns0:bidi="ar-SA"/>
        </ns0:rPr>
        <ns0:t>személy!)</ns0:t>
      </ns0:r>
    </ns0:p>
    <ns0:p ns0:rsidR="003715FA">
      <ns0:pPr>
        <ns0:pStyle ns0:val="Heading4"/>
        <ns0:keepNext ns0:val="0"/>
        <ns0:widowControl ns0:val="0"/>
        <ns0:numPr>
          <ns0:ilvl ns0:val="1"/>
          <ns0:numId ns0:val="15"/>
        </ns0:numPr>
        <ns0:tabs>
          <ns0:tab ns0:val="left" ns0:pos="710"/>
        </ns0:tabs>
        <ns0:autoSpaceDE ns0:val="0"/>
        <ns0:autoSpaceDN ns0:val="0"/>
        <ns0:spacing ns0:line="252" ns0:lineRule="exact"/>
        <ns0:ind ns0:left="710" ns0:hanging="567"/>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pacing ns0:val="-2"/>
          <ns0:sz ns0:val="22"/>
          <ns0:szCs ns0:val="22"/>
          <ns0:lang ns0:val="hu-HU" ns0:eastAsia="en-US" ns0:bidi="ar-SA"/>
        </ns0:rPr>
        <ns0:t>Magánszemély</ns0:t>
      </ns0:r>
    </ns0:p>
    <ns0:p ns0:rsidR="003715FA">
      <ns0:pPr>
        <ns0:widowControl ns0:val="0"/>
        <ns0:autoSpaceDE ns0:val="0"/>
        <ns0:autoSpaceDN ns0:val="0"/>
        <ns0:rPr>
          <ns0:rFonts ns0:ascii="Arial" ns0:eastAsia="Arial" ns0:hAnsi="Arial" ns0:cs="Arial"/>
          <ns0:b/>
          <ns0:sz ns0:val="22"/>
          <ns0:szCs ns0:val="22"/>
          <ns0:lang ns0:val="hu-HU" ns0:eastAsia="en-US" ns0:bidi="ar-SA"/>
        </ns0:rPr>
      </ns0:pPr>
    </ns0:p>
    <ns0:p ns0:rsidR="003715FA" ns0:rsidRPr="00574D85" ns0:rsidP="00574D85">
      <ns0:pPr>
        <ns0:widowControl ns0:val="0"/>
        <ns0:tabs>
          <ns0:tab ns0:val="left" ns0:pos="4963"/>
        </ns0:tabs>
        <ns0:autoSpaceDE ns0:val="0"/>
        <ns0:autoSpaceDN ns0:val="0"/>
        <ns0:spacing ns0:before="1"/>
        <ns0:ind ns0:left="143"/>
        <ns0:rPr>
          <ns0:rFonts ns0:ascii="Arial" ns0:eastAsia="Arial" ns0:hAnsi="Arial" ns0:cs="Arial"/>
          <ns0:color ns0:val="0070C0"/>
          <ns0:sz ns0:val="22"/>
          <ns0:szCs ns0:val="22"/>
          <ns0:lang ns0:val="hu-HU" ns0:eastAsia="en-US" ns0:bidi="ar-SA"/>
        </ns0:rPr>
      </ns0:pPr>
      <ns0:r>
        <ns0:rPr>
          <ns0:rFonts ns0:ascii="Arial" ns0:eastAsia="Arial" ns0:hAnsi="Arial" ns0:cs="Arial"/>
          <ns0:sz ns0:val="22"/>
          <ns0:szCs ns0:val="22"/>
          <ns0:lang ns0:val="hu-HU" ns0:eastAsia="en-US" ns0:bidi="ar-SA"/>
        </ns0:rPr>
        <ns0:t>Neve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pacing ns0:val="-23"/>
          <ns0:sz ns0:val="22"/>
          <ns0:szCs ns0:val="22"/>
          <ns0:lang ns0:val="hu-HU" ns0:eastAsia="en-US" ns0:bidi="ar-SA"/>
        </ns0:rPr>
        <ns0:t xml:space="preserve"> </ns0:t>
      </ns0:r>
      <ns0:r>
        <ns0:rPr>
          <ns0:rFonts ns0:ascii="Arial" ns0:eastAsia="Arial" ns0:hAnsi="Arial" ns0:cs="Arial"/>
          <ns0:sz ns0:val="22"/>
          <ns0:szCs ns0:val="22"/>
          <ns0:vertAlign ns0:val="superscript"/>
          <ns0:lang ns0:val="hu-HU" ns0:eastAsia="en-US" ns0:bidi="ar-SA"/>
        </ns0:rPr>
        <ns0:t>1a</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5"/>
          <ns0:sz ns0:val="22"/>
          <ns0:szCs ns0:val="22"/>
          <ns0:lang ns0:val="hu-HU" ns0:eastAsia="en-US" ns0:bidi="ar-SA"/>
        </ns0:rPr>
        <ns0:t xml:space="preserve"> </ns0:t>
      </ns0:r>
      <ns0:r ns0:rsidRPr="00574D85" ns0:rsidR="00574D85">
        <ns0:rPr>
          <ns0:rFonts ns0:ascii="Arial" ns0:eastAsia="Arial" ns0:hAnsi="Arial" ns0:cs="Arial"/>
          <ns0:color ns0:val="0070C0"/>
          <ns0:spacing ns0:val="-5"/>
          <ns0:sz ns0:val="22"/>
          <ns0:szCs ns0:val="22"/>
          <ns0:lang ns0:val="hu-HU" ns0:eastAsia="en-US" ns0:bidi="ar-SA"/>
        </ns0:rPr>
        <ns0:t>{</ns0:t>
      </ns0:r>
      <ns0:r ns0:rsidR="00AC5E1D">
        <ns0:rPr>
          <ns0:rFonts ns0:ascii="Arial" ns0:eastAsia="Arial" ns0:hAnsi="Arial" ns0:cs="Arial"/>
          <ns0:color ns0:val="0070C0"/>
          <ns0:spacing ns0:val="-5"/>
          <ns0:sz ns0:val="22"/>
          <ns0:szCs ns0:val="22"/>
          <ns0:lang ns0:val="hu-HU" ns0:eastAsia="en-US" ns0:bidi="ar-SA"/>
        </ns0:rPr>
        <ns0:t>d</ns0:t>
      </ns0:r>
      <ns0:r ns0:rsidR="00AC5E1D">
        <ns0:rPr>
          <ns0:rFonts ns0:ascii="Arial" ns0:eastAsia="Arial" ns0:hAnsi="Arial" ns0:cs="Arial"/>
          <ns0:color ns0:val="0070C0"/>
          <ns0:spacing ns0:val="-5"/>
          <ns0:sz ns0:val="22"/>
          <ns0:szCs ns0:val="22"/>
          <ns0:lang ns0:val="hu-HU" ns0:eastAsia="en-US" ns0:bidi="ar-SA"/>
        </ns0:rPr>
        <ns0:t>.</ns0:t>
      </ns0:r>
      <ns0:r ns0:rsidRPr="00574D85" ns0:rsidR="00574D85">
        <ns0:rPr>
          <ns0:rFonts ns0:ascii="Arial" ns0:eastAsia="Arial" ns0:hAnsi="Arial" ns0:cs="Arial"/>
          <ns0:color ns0:val="0070C0"/>
          <ns0:spacing ns0:val="-5"/>
          <ns0:sz ns0:val="22"/>
          <ns0:szCs ns0:val="22"/>
          <ns0:lang ns0:val="hu-HU" ns0:eastAsia="en-US" ns0:bidi="ar-SA"/>
        </ns0:rPr>
        <ns0:t>Project</ns0:t>
      </ns0:r>
      <ns0:r ns0:rsidRPr="00574D85" ns0:rsidR="00574D85">
        <ns0:rPr>
          <ns0:rFonts ns0:ascii="Arial" ns0:eastAsia="Arial" ns0:hAnsi="Arial" ns0:cs="Arial"/>
          <ns0:color ns0:val="0070C0"/>
          <ns0:spacing ns0:val="-5"/>
          <ns0:sz ns0:val="22"/>
          <ns0:szCs ns0:val="22"/>
          <ns0:lang ns0:val="hu-HU" ns0:eastAsia="en-US" ns0:bidi="ar-SA"/>
        </ns0:rPr>
        <ns0:t>.Nev</ns0:t>
      </ns0:r>
      <ns0:r ns0:rsidRPr="00574D85" ns0:rsidR="00574D85">
        <ns0:rPr>
          <ns0:rFonts ns0:ascii="Arial" ns0:eastAsia="Arial" ns0:hAnsi="Arial" ns0:cs="Arial"/>
          <ns0:color ns0:val="0070C0"/>
          <ns0:spacing ns0:val="-5"/>
          <ns0:sz ns0:val="22"/>
          <ns0:szCs ns0:val="22"/>
          <ns0:lang ns0:val="hu-HU" ns0:eastAsia="en-US" ns0:bidi="ar-SA"/>
        </ns0:rPr>
        <ns0:t>}</ns0:t>
      </ns0:r>
      <ns0:r ns0:rsidR="00574D85">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Születési</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neve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45"/>
          <ns0:sz ns0:val="22"/>
          <ns0:szCs ns0:val="22"/>
          <ns0:lang ns0:val="hu-HU" ns0:eastAsia="en-US" ns0:bidi="ar-SA"/>
        </ns0:rPr>
        <ns0:t xml:space="preserve"> </ns0:t>
      </ns0:r>
      <ns0:r ns0:rsidR="00574D85">
        <ns0:rPr>
          <ns0:rFonts ns0:ascii="Arial" ns0:eastAsia="Arial" ns0:hAnsi="Arial" ns0:cs="Arial"/>
          <ns0:spacing ns0:val="45"/>
          <ns0:sz ns0:val="22"/>
          <ns0:szCs ns0:val="22"/>
          <ns0:lang ns0:val="hu-HU" ns0:eastAsia="en-US" ns0:bidi="ar-SA"/>
        </ns0:rPr>
        <ns0:t xml:space="preserve"> </ns0:t>
      </ns0:r>
      <ns0:r ns0:rsidRPr="00574D85" ns0:rsidR="00574D85">
        <ns0:rPr>
          <ns0:rFonts ns0:ascii="Arial" ns0:eastAsia="Arial" ns0:hAnsi="Arial" ns0:cs="Arial"/>
          <ns0:color ns0:val="0070C0"/>
          <ns0:spacing ns0:val="45"/>
          <ns0:sz ns0:val="22"/>
          <ns0:szCs ns0:val="22"/>
          <ns0:lang ns0:val="hu-HU" ns0:eastAsia="en-US" ns0:bidi="ar-SA"/>
        </ns0:rPr>
        <ns0:t>{</ns0:t>
      </ns0:r>
      <ns0:r ns0:rsidR="00AC5E1D">
        <ns0:rPr>
          <ns0:rFonts ns0:ascii="Arial" ns0:eastAsia="Arial" ns0:hAnsi="Arial" ns0:cs="Arial"/>
          <ns0:color ns0:val="0070C0"/>
          <ns0:spacing ns0:val="45"/>
          <ns0:sz ns0:val="22"/>
          <ns0:szCs ns0:val="22"/>
          <ns0:lang ns0:val="hu-HU" ns0:eastAsia="en-US" ns0:bidi="ar-SA"/>
        </ns0:rPr>
        <ns0:t>d.</ns0:t>
      </ns0:r>
      <ns0:r ns0:rsidRPr="00574D85" ns0:rsidR="00574D85">
        <ns0:rPr>
          <ns0:rFonts ns0:ascii="Arial" ns0:eastAsia="Arial" ns0:hAnsi="Arial" ns0:cs="Arial"/>
          <ns0:color ns0:val="0070C0"/>
          <ns0:spacing ns0:val="-2"/>
          <ns0:sz ns0:val="22"/>
          <ns0:szCs ns0:val="22"/>
          <ns0:lang ns0:val="hu-HU" ns0:eastAsia="en-US" ns0:bidi="ar-SA"/>
        </ns0:rPr>
        <ns0:t>Project.SzuletesiNev</ns0:t>
      </ns0:r>
      <ns0:r ns0:rsidRPr="00574D85" ns0:rsidR="00574D85">
        <ns0:rPr>
          <ns0:rFonts ns0:ascii="Arial" ns0:eastAsia="Arial" ns0:hAnsi="Arial" ns0:cs="Arial"/>
          <ns0:color ns0:val="0070C0"/>
          <ns0:spacing ns0:val="-2"/>
          <ns0:sz ns0:val="22"/>
          <ns0:szCs ns0:val="22"/>
          <ns0:lang ns0:val="hu-HU" ns0:eastAsia="en-US" ns0:bidi="ar-SA"/>
        </ns0:rPr>
        <ns0:t>}</ns0:t>
      </ns0:r>
    </ns0:p>
    <ns0:p ns0:rsidR="003715FA" ns0:rsidRPr="00574D85">
      <ns0:pPr>
        <ns0:widowControl ns0:val="0"/>
        <ns0:tabs>
          <ns0:tab ns0:val="left" ns0:pos="4963"/>
        </ns0:tabs>
        <ns0:autoSpaceDE ns0:val="0"/>
        <ns0:autoSpaceDN ns0:val="0"/>
        <ns0:ind ns0:left="143"/>
        <ns0:rPr>
          <ns0:rFonts ns0:ascii="Arial" ns0:eastAsia="Arial" ns0:hAnsi="Arial" ns0:cs="Arial"/>
          <ns0:b/>
          <ns0:sz ns0:val="22"/>
          <ns0:szCs ns0:val="22"/>
          <ns0:lang ns0:val="hu-HU" ns0:eastAsia="en-US" ns0:bidi="ar-SA"/>
        </ns0:rPr>
      </ns0:pPr>
      <ns0:r>
        <ns0:rPr>
          <ns0:rFonts ns0:ascii="Arial" ns0:eastAsia="Arial" ns0:hAnsi="Arial" ns0:cs="Arial"/>
          <ns0:sz ns0:val="22"/>
          <ns0:szCs ns0:val="22"/>
          <ns0:lang ns0:val="hu-HU" ns0:eastAsia="en-US" ns0:bidi="ar-SA"/>
        </ns0:rPr>
        <ns0:t>Anyja</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neve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31"/>
          <ns0:sz ns0:val="22"/>
          <ns0:szCs ns0:val="22"/>
          <ns0:lang ns0:val="hu-HU" ns0:eastAsia="en-US" ns0:bidi="ar-SA"/>
        </ns0:rPr>
        <ns0:t xml:space="preserve"> </ns0:t>
      </ns0:r>
      <ns0:r ns0:rsidRPr="00574D85" ns0:rsidR="00574D85">
        <ns0:rPr>
          <ns0:rFonts ns0:ascii="Arial" ns0:eastAsia="Arial" ns0:hAnsi="Arial" ns0:cs="Arial"/>
          <ns0:color ns0:val="0070C0"/>
          <ns0:spacing ns0:val="31"/>
          <ns0:sz ns0:val="20"/>
          <ns0:szCs ns0:val="20"/>
          <ns0:lang ns0:val="hu-HU" ns0:eastAsia="en-US" ns0:bidi="ar-SA"/>
        </ns0:rPr>
        <ns0:t>{</ns0:t>
      </ns0:r>
      <ns0:r ns0:rsidR="00AC5E1D">
        <ns0:rPr>
          <ns0:rFonts ns0:ascii="Arial" ns0:eastAsia="Arial" ns0:hAnsi="Arial" ns0:cs="Arial"/>
          <ns0:color ns0:val="0070C0"/>
          <ns0:spacing ns0:val="31"/>
          <ns0:sz ns0:val="20"/>
          <ns0:szCs ns0:val="20"/>
          <ns0:lang ns0:val="hu-HU" ns0:eastAsia="en-US" ns0:bidi="ar-SA"/>
        </ns0:rPr>
        <ns0:t>d</ns0:t>
      </ns0:r>
      <ns0:r ns0:rsidR="00AC5E1D">
        <ns0:rPr>
          <ns0:rFonts ns0:ascii="Arial" ns0:eastAsia="Arial" ns0:hAnsi="Arial" ns0:cs="Arial"/>
          <ns0:color ns0:val="0070C0"/>
          <ns0:spacing ns0:val="31"/>
          <ns0:sz ns0:val="20"/>
          <ns0:szCs ns0:val="20"/>
          <ns0:lang ns0:val="hu-HU" ns0:eastAsia="en-US" ns0:bidi="ar-SA"/>
        </ns0:rPr>
        <ns0:t>.</ns0:t>
      </ns0:r>
      <ns0:r ns0:rsidRPr="00574D85" ns0:rsidR="00574D85">
        <ns0:rPr>
          <ns0:rFonts ns0:ascii="Arial" ns0:eastAsia="Arial" ns0:hAnsi="Arial" ns0:cs="Arial"/>
          <ns0:color ns0:val="0070C0"/>
          <ns0:spacing ns0:val="31"/>
          <ns0:sz ns0:val="10"/>
          <ns0:szCs ns0:val="10"/>
          <ns0:lang ns0:val="hu-HU" ns0:eastAsia="en-US" ns0:bidi="ar-SA"/>
        </ns0:rPr>
        <ns0:t>Project</ns0:t>
      </ns0:r>
      <ns0:r ns0:rsidRPr="00574D85" ns0:rsidR="00574D85">
        <ns0:rPr>
          <ns0:rFonts ns0:ascii="Arial" ns0:eastAsia="Arial" ns0:hAnsi="Arial" ns0:cs="Arial"/>
          <ns0:color ns0:val="0070C0"/>
          <ns0:spacing ns0:val="31"/>
          <ns0:sz ns0:val="10"/>
          <ns0:szCs ns0:val="10"/>
          <ns0:lang ns0:val="hu-HU" ns0:eastAsia="en-US" ns0:bidi="ar-SA"/>
        </ns0:rPr>
        <ns0:t>.AnyjaNeve</ns0:t>
      </ns0:r>
      <ns0:r ns0:rsidRPr="00574D85" ns0:rsidR="00574D85">
        <ns0:rPr>
          <ns0:rFonts ns0:ascii="Arial" ns0:eastAsia="Arial" ns0:hAnsi="Arial" ns0:cs="Arial"/>
          <ns0:color ns0:val="0070C0"/>
          <ns0:spacing ns0:val="31"/>
          <ns0:sz ns0:val="20"/>
          <ns0:szCs ns0:val="20"/>
          <ns0:lang ns0:val="hu-HU" ns0:eastAsia="en-US" ns0:bidi="ar-SA"/>
        </ns0:rPr>
        <ns0:t>}</ns0:t>
      </ns0:r>
      <ns0:r>
        <ns0:rPr>
          <ns0:rFonts ns0:ascii="Arial" ns0:eastAsia="Arial" ns0:hAnsi="Arial" ns0:cs="Arial"/>
          <ns0:sz ns0:val="22"/>
          <ns0:szCs ns0:val="22"/>
          <ns0:lang ns0:val="hu-HU" ns0:eastAsia="en-US" ns0:bidi="ar-SA"/>
        </ns0:rPr>
        <ns0:t>Születési</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helye,</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ideje</ns0:t>
      </ns0:r>
      <ns0:r>
        <ns0:rPr>
          <ns0:rFonts ns0:ascii="Arial" ns0:eastAsia="Arial" ns0:hAnsi="Arial" ns0:cs="Arial"/>
          <ns0:sz ns0:val="22"/>
          <ns0:szCs ns0:val="22"/>
          <ns0:vertAlign ns0:val="superscript"/>
          <ns0:lang ns0:val="hu-HU" ns0:eastAsia="en-US" ns0:bidi="ar-SA"/>
        </ns0:rPr>
        <ns0:t>1</ns0:t>
      </ns0:r>
      <ns0:r ns0:rsidRPr="00574D85">
        <ns0:rPr>
          <ns0:rFonts ns0:ascii="Arial" ns0:eastAsia="Arial" ns0:hAnsi="Arial" ns0:cs="Arial"/>
          <ns0:color ns0:val="0070C0"/>
          <ns0:sz ns0:val="22"/>
          <ns0:szCs ns0:val="22"/>
          <ns0:lang ns0:val="hu-HU" ns0:eastAsia="en-US" ns0:bidi="ar-SA"/>
        </ns0:rPr>
        <ns0:t>:</ns0:t>
      </ns0:r>
      <ns0:r ns0:rsidRPr="00574D85" ns0:rsidR="00574D85">
        <ns0:rPr>
          <ns0:rFonts ns0:ascii="Arial" ns0:eastAsia="Arial" ns0:hAnsi="Arial" ns0:cs="Arial"/>
          <ns0:color ns0:val="0070C0"/>
          <ns0:spacing ns0:val="32"/>
          <ns0:sz ns0:val="20"/>
          <ns0:szCs ns0:val="20"/>
          <ns0:lang ns0:val="hu-HU" ns0:eastAsia="en-US" ns0:bidi="ar-SA"/>
        </ns0:rPr>
        <ns0:t>{</ns0:t>
      </ns0:r>
      <ns0:r ns0:rsidR="00AC5E1D">
        <ns0:rPr>
          <ns0:rFonts ns0:ascii="Arial" ns0:eastAsia="Arial" ns0:hAnsi="Arial" ns0:cs="Arial"/>
          <ns0:color ns0:val="0070C0"/>
          <ns0:spacing ns0:val="32"/>
          <ns0:sz ns0:val="20"/>
          <ns0:szCs ns0:val="20"/>
          <ns0:lang ns0:val="hu-HU" ns0:eastAsia="en-US" ns0:bidi="ar-SA"/>
        </ns0:rPr>
        <ns0:t>d.</ns0:t>
      </ns0:r>
      <ns0:r ns0:rsidRPr="00574D85" ns0:rsidR="00574D85">
        <ns0:rPr>
          <ns0:rFonts ns0:ascii="Arial" ns0:eastAsia="Arial" ns0:hAnsi="Arial" ns0:cs="Arial"/>
          <ns0:color ns0:val="0070C0"/>
          <ns0:spacing ns0:val="32"/>
          <ns0:sz ns0:val="10"/>
          <ns0:szCs ns0:val="10"/>
          <ns0:lang ns0:val="hu-HU" ns0:eastAsia="en-US" ns0:bidi="ar-SA"/>
        </ns0:rPr>
        <ns0:t>Project.SzuletesiHely</ns0:t>
      </ns0:r>
      <ns0:r ns0:rsidRPr="00574D85" ns0:rsidR="00574D85">
        <ns0:rPr>
          <ns0:rFonts ns0:ascii="Arial" ns0:eastAsia="Arial" ns0:hAnsi="Arial" ns0:cs="Arial"/>
          <ns0:color ns0:val="0070C0"/>
          <ns0:spacing ns0:val="32"/>
          <ns0:sz ns0:val="20"/>
          <ns0:szCs ns0:val="20"/>
          <ns0:lang ns0:val="hu-HU" ns0:eastAsia="en-US" ns0:bidi="ar-SA"/>
        </ns0:rPr>
        <ns0:t>},{</ns0:t>
      </ns0:r>
      <ns0:r ns0:rsidR="00AC5E1D">
        <ns0:rPr>
          <ns0:rFonts ns0:ascii="Arial" ns0:eastAsia="Arial" ns0:hAnsi="Arial" ns0:cs="Arial"/>
          <ns0:color ns0:val="0070C0"/>
          <ns0:spacing ns0:val="32"/>
          <ns0:sz ns0:val="20"/>
          <ns0:szCs ns0:val="20"/>
          <ns0:lang ns0:val="hu-HU" ns0:eastAsia="en-US" ns0:bidi="ar-SA"/>
        </ns0:rPr>
        <ns0:t>d.</ns0:t>
      </ns0:r>
      <ns0:r ns0:rsidRPr="00574D85" ns0:rsidR="00574D85">
        <ns0:rPr>
          <ns0:rFonts ns0:ascii="Arial" ns0:eastAsia="Arial" ns0:hAnsi="Arial" ns0:cs="Arial"/>
          <ns0:color ns0:val="0070C0"/>
          <ns0:spacing ns0:val="32"/>
          <ns0:sz ns0:val="10"/>
          <ns0:szCs ns0:val="10"/>
          <ns0:lang ns0:val="hu-HU" ns0:eastAsia="en-US" ns0:bidi="ar-SA"/>
        </ns0:rPr>
        <ns0:t>Project.SzuletesiIdo</ns0:t>
      </ns0:r>
      <ns0:r ns0:rsidRPr="00574D85" ns0:rsidR="00574D85">
        <ns0:rPr>
          <ns0:rFonts ns0:ascii="Arial" ns0:eastAsia="Arial" ns0:hAnsi="Arial" ns0:cs="Arial"/>
          <ns0:color ns0:val="0070C0"/>
          <ns0:spacing ns0:val="32"/>
          <ns0:sz ns0:val="20"/>
          <ns0:szCs ns0:val="20"/>
          <ns0:lang ns0:val="hu-HU" ns0:eastAsia="en-US" ns0:bidi="ar-SA"/>
        </ns0:rPr>
        <ns0:t>}</ns0:t>
      </ns0:r>
    </ns0:p>
    <ns0:p ns0:rsidR="003715FA">
      <ns0:pPr>
        <ns0:widowControl ns0:val="0"/>
        <ns0:autoSpaceDE ns0:val="0"/>
        <ns0:autoSpaceDN ns0:val="0"/>
        <ns0:rPr>
          <ns0:rFonts ns0:ascii="Arial" ns0:eastAsia="Arial" ns0:hAnsi="Arial" ns0:cs="Arial"/>
          <ns0:sz ns0:val="22"/>
          <ns0:szCs ns0:val="22"/>
          <ns0:lang ns0:val="hu-HU" ns0:eastAsia="en-US" ns0:bidi="ar-SA"/>
        </ns0:rPr>
      </ns0:pPr>
    </ns0:p>
    <ns0:p ns0:rsidR="003715FA">
      <ns0:pPr>
        <ns0:widowControl ns0:val="0"/>
        <ns0:autoSpaceDE ns0:val="0"/>
        <ns0:autoSpaceDN ns0:val="0"/>
        <ns0:spacing ns0:before="1"/>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Állandó</ns0:t>
      </ns0:r>
      <ns0:r>
        <ns0:rPr>
          <ns0:rFonts ns0:ascii="Arial" ns0:eastAsia="Arial" ns0:hAnsi="Arial" ns0:cs="Arial"/>
          <ns0:spacing ns0:val="5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lakcíme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pacing ns0:val="12"/>
          <ns0:sz ns0:val="22"/>
          <ns0:szCs ns0:val="22"/>
          <ns0:lang ns0:val="hu-HU" ns0:eastAsia="en-US" ns0:bidi="ar-SA"/>
        </ns0:rPr>
        <ns0:t xml:space="preserve"> </ns0:t>
      </ns0:r>
      <ns0:r>
        <ns0:rPr>
          <ns0:rFonts ns0:ascii="Arial" ns0:eastAsia="Arial" ns0:hAnsi="Arial" ns0:cs="Arial"/>
          <ns0:sz ns0:val="22"/>
          <ns0:szCs ns0:val="22"/>
          <ns0:vertAlign ns0:val="superscript"/>
          <ns0:lang ns0:val="hu-HU" ns0:eastAsia="en-US" ns0:bidi="ar-SA"/>
        </ns0:rPr>
        <ns0:t>1a</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79"/>
          <ns0:w ns0:val="150"/>
          <ns0:sz ns0:val="22"/>
          <ns0:szCs ns0:val="22"/>
          <ns0:lang ns0:val="hu-HU" ns0:eastAsia="en-US" ns0:bidi="ar-SA"/>
        </ns0:rPr>
        <ns0:t xml:space="preserve"> </ns0:t>
      </ns0:r>
      <ns0:r ns0:rsidRPr="004C6C63" ns0:rsidR="00DB44B6">
        <ns0:rPr>
          <ns0:rFonts ns0:ascii="Arial" ns0:eastAsia="Arial" ns0:hAnsi="Arial" ns0:cs="Arial"/>
          <ns0:color ns0:val="0070C0"/>
          <ns0:spacing ns0:val="-2"/>
          <ns0:sz ns0:val="22"/>
          <ns0:szCs ns0:val="22"/>
          <ns0:lang ns0:val="hu-HU" ns0:eastAsia="en-US" ns0:bidi="ar-SA"/>
        </ns0:rPr>
        <ns0:t>{</ns0:t>
      </ns0:r>
      <ns0:r ns0:rsidR="00AC5E1D">
        <ns0:rPr>
          <ns0:rFonts ns0:ascii="Arial" ns0:eastAsia="Arial" ns0:hAnsi="Arial" ns0:cs="Arial"/>
          <ns0:color ns0:val="0070C0"/>
          <ns0:spacing ns0:val="-2"/>
          <ns0:sz ns0:val="22"/>
          <ns0:szCs ns0:val="22"/>
          <ns0:lang ns0:val="hu-HU" ns0:eastAsia="en-US" ns0:bidi="ar-SA"/>
        </ns0:rPr>
        <ns0:t>d</ns0:t>
      </ns0:r>
      <ns0:r ns0:rsidR="00AC5E1D">
        <ns0:rPr>
          <ns0:rFonts ns0:ascii="Arial" ns0:eastAsia="Arial" ns0:hAnsi="Arial" ns0:cs="Arial"/>
          <ns0:color ns0:val="0070C0"/>
          <ns0:spacing ns0:val="-2"/>
          <ns0:sz ns0:val="22"/>
          <ns0:szCs ns0:val="22"/>
          <ns0:lang ns0:val="hu-HU" ns0:eastAsia="en-US" ns0:bidi="ar-SA"/>
        </ns0:rPr>
        <ns0:t>.</ns0:t>
      </ns0:r>
      <ns0:r ns0:rsidRPr="004C6C63" ns0:rsidR="00DB44B6">
        <ns0:rPr>
          <ns0:rFonts ns0:ascii="Arial" ns0:eastAsia="Arial" ns0:hAnsi="Arial" ns0:cs="Arial"/>
          <ns0:color ns0:val="0070C0"/>
          <ns0:spacing ns0:val="-2"/>
          <ns0:sz ns0:val="22"/>
          <ns0:szCs ns0:val="22"/>
          <ns0:lang ns0:val="hu-HU" ns0:eastAsia="en-US" ns0:bidi="ar-SA"/>
        </ns0:rPr>
        <ns0:t>Project</ns0:t>
      </ns0:r>
      <ns0:r ns0:rsidRPr="004C6C63" ns0:rsidR="00DB44B6">
        <ns0:rPr>
          <ns0:rFonts ns0:ascii="Arial" ns0:eastAsia="Arial" ns0:hAnsi="Arial" ns0:cs="Arial"/>
          <ns0:color ns0:val="0070C0"/>
          <ns0:spacing ns0:val="-2"/>
          <ns0:sz ns0:val="22"/>
          <ns0:szCs ns0:val="22"/>
          <ns0:lang ns0:val="hu-HU" ns0:eastAsia="en-US" ns0:bidi="ar-SA"/>
        </ns0:rPr>
        <ns0:t>.UgyfelLakcime</ns0:t>
      </ns0:r>
      <ns0:r ns0:rsidRPr="004C6C63" ns0:rsidR="00DB44B6">
        <ns0:rPr>
          <ns0:rFonts ns0:ascii="Arial" ns0:eastAsia="Arial" ns0:hAnsi="Arial" ns0:cs="Arial"/>
          <ns0:color ns0:val="0070C0"/>
          <ns0:spacing ns0:val="-2"/>
          <ns0:sz ns0:val="22"/>
          <ns0:szCs ns0:val="22"/>
          <ns0:lang ns0:val="hu-HU" ns0:eastAsia="en-US" ns0:bidi="ar-SA"/>
        </ns0:rPr>
        <ns0:t>}</ns0:t>
      </ns0:r>
    </ns0:p>
    <ns0:p ns0:rsidR="003715FA">
      <ns0:pPr>
        <ns0:widowControl ns0:val="0"/>
        <ns0:autoSpaceDE ns0:val="0"/>
        <ns0:autoSpaceDN ns0:val="0"/>
        <ns0:spacing ns0:before="251"/>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Levelezési</ns0:t>
      </ns0:r>
      <ns0:r>
        <ns0:rPr>
          <ns0:rFonts ns0:ascii="Arial" ns0:eastAsia="Arial" ns0:hAnsi="Arial" ns0:cs="Arial"/>
          <ns0:spacing ns0:val="2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címe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pacing ns0:val="2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(ha</ns0:t>
      </ns0:r>
      <ns0:r>
        <ns0:rPr>
          <ns0:rFonts ns0:ascii="Arial" ns0:eastAsia="Arial" ns0:hAnsi="Arial" ns0:cs="Arial"/>
          <ns0:spacing ns0:val="2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eltér):</ns0:t>
      </ns0:r>
      <ns0:r>
        <ns0:rPr>
          <ns0:rFonts ns0:ascii="Arial" ns0:eastAsia="Arial" ns0:hAnsi="Arial" ns0:cs="Arial"/>
          <ns0:spacing ns0:val="57"/>
          <ns0:w ns0:val="150"/>
          <ns0:sz ns0:val="22"/>
          <ns0:szCs ns0:val="22"/>
          <ns0:lang ns0:val="hu-HU" ns0:eastAsia="en-US" ns0:bidi="ar-SA"/>
        </ns0:rPr>
        <ns0:t xml:space="preserve"> </ns0:t>
      </ns0:r>
      <ns0:r ns0:rsidRPr="004C6C63" ns0:rsidR="00DB44B6">
        <ns0:rPr>
          <ns0:rFonts ns0:ascii="Arial" ns0:eastAsia="Arial" ns0:hAnsi="Arial" ns0:cs="Arial"/>
          <ns0:color ns0:val="0070C0"/>
          <ns0:spacing ns0:val="-2"/>
          <ns0:sz ns0:val="22"/>
          <ns0:szCs ns0:val="22"/>
          <ns0:lang ns0:val="hu-HU" ns0:eastAsia="en-US" ns0:bidi="ar-SA"/>
        </ns0:rPr>
        <ns0:t>{</ns0:t>
      </ns0:r>
      <ns0:r ns0:rsidR="00AC5E1D">
        <ns0:rPr>
          <ns0:rFonts ns0:ascii="Arial" ns0:eastAsia="Arial" ns0:hAnsi="Arial" ns0:cs="Arial"/>
          <ns0:color ns0:val="0070C0"/>
          <ns0:spacing ns0:val="-2"/>
          <ns0:sz ns0:val="22"/>
          <ns0:szCs ns0:val="22"/>
          <ns0:lang ns0:val="hu-HU" ns0:eastAsia="en-US" ns0:bidi="ar-SA"/>
        </ns0:rPr>
        <ns0:t>d</ns0:t>
      </ns0:r>
      <ns0:r ns0:rsidR="00AC5E1D">
        <ns0:rPr>
          <ns0:rFonts ns0:ascii="Arial" ns0:eastAsia="Arial" ns0:hAnsi="Arial" ns0:cs="Arial"/>
          <ns0:color ns0:val="0070C0"/>
          <ns0:spacing ns0:val="-2"/>
          <ns0:sz ns0:val="22"/>
          <ns0:szCs ns0:val="22"/>
          <ns0:lang ns0:val="hu-HU" ns0:eastAsia="en-US" ns0:bidi="ar-SA"/>
        </ns0:rPr>
        <ns0:t>.</ns0:t>
      </ns0:r>
      <ns0:r ns0:rsidRPr="004C6C63" ns0:rsidR="00DB44B6">
        <ns0:rPr>
          <ns0:rFonts ns0:ascii="Arial" ns0:eastAsia="Arial" ns0:hAnsi="Arial" ns0:cs="Arial"/>
          <ns0:color ns0:val="0070C0"/>
          <ns0:spacing ns0:val="-2"/>
          <ns0:sz ns0:val="22"/>
          <ns0:szCs ns0:val="22"/>
          <ns0:lang ns0:val="hu-HU" ns0:eastAsia="en-US" ns0:bidi="ar-SA"/>
        </ns0:rPr>
        <ns0:t>Project</ns0:t>
      </ns0:r>
      <ns0:r ns0:rsidRPr="004C6C63" ns0:rsidR="00DB44B6">
        <ns0:rPr>
          <ns0:rFonts ns0:ascii="Arial" ns0:eastAsia="Arial" ns0:hAnsi="Arial" ns0:cs="Arial"/>
          <ns0:color ns0:val="0070C0"/>
          <ns0:spacing ns0:val="-2"/>
          <ns0:sz ns0:val="22"/>
          <ns0:szCs ns0:val="22"/>
          <ns0:lang ns0:val="hu-HU" ns0:eastAsia="en-US" ns0:bidi="ar-SA"/>
        </ns0:rPr>
        <ns0:t>.UgyfelLakcime</ns0:t>
      </ns0:r>
      <ns0:r ns0:rsidRPr="004C6C63" ns0:rsidR="00DB44B6">
        <ns0:rPr>
          <ns0:rFonts ns0:ascii="Arial" ns0:eastAsia="Arial" ns0:hAnsi="Arial" ns0:cs="Arial"/>
          <ns0:color ns0:val="0070C0"/>
          <ns0:spacing ns0:val="-2"/>
          <ns0:sz ns0:val="22"/>
          <ns0:szCs ns0:val="22"/>
          <ns0:lang ns0:val="hu-HU" ns0:eastAsia="en-US" ns0:bidi="ar-SA"/>
        </ns0:rPr>
        <ns0:t>}</ns0:t>
      </ns0:r>
    </ns0:p>
    <ns0:p ns0:rsidR="003715FA">
      <ns0:pPr>
        <ns0:widowControl ns0:val="0"/>
        <ns0:autoSpaceDE ns0:val="0"/>
        <ns0:autoSpaceDN ns0:val="0"/>
        <ns0:rPr>
          <ns0:rFonts ns0:ascii="Arial" ns0:eastAsia="Arial" ns0:hAnsi="Arial" ns0:cs="Arial"/>
          <ns0:sz ns0:val="22"/>
          <ns0:szCs ns0:val="22"/>
          <ns0:lang ns0:val="hu-HU" ns0:eastAsia="en-US" ns0:bidi="ar-SA"/>
        </ns0:rPr>
      </ns0:pPr>
    </ns0:p>
    <ns0:p ns0:rsidR="003715FA" ns0:rsidP="004C6C63">
      <ns0:pPr>
        <ns0:widowControl ns0:val="0"/>
        <ns0:autoSpaceDE ns0:val="0"/>
        <ns0:autoSpaceDN ns0:val="0"/>
        <ns0:ind ns0:left="143"/>
        <ns0:rPr>
          <ns0:rFonts ns0:ascii="Arial" ns0:eastAsia="Arial" ns0:hAnsi="Arial" ns0:cs="Arial"/>
          <ns0:color ns0:val="0070C0"/>
          <ns0:sz ns0:val="26"/>
          <ns0:szCs ns0:val="26"/>
          <ns0:lang ns0:val="hu-HU" ns0:eastAsia="en-US" ns0:bidi="ar-SA"/>
        </ns0:rPr>
      </ns0:pPr>
      <ns0:r>
        <ns0:rPr>
          <ns0:rFonts ns0:ascii="Arial" ns0:eastAsia="Arial" ns0:hAnsi="Arial" ns0:cs="Arial"/>
          <ns0:sz ns0:val="22"/>
          <ns0:szCs ns0:val="22"/>
          <ns0:lang ns0:val="hu-HU" ns0:eastAsia="en-US" ns0:bidi="ar-SA"/>
        </ns0:rPr>
        <ns0:t>Telefonszáma</ns0:t>
      </ns0:r>
      <ns0:r>
        <ns0:rPr>
          <ns0:rFonts ns0:ascii="Arial" ns0:eastAsia="Arial" ns0:hAnsi="Arial" ns0:cs="Arial"/>
          <ns0:sz ns0:val="22"/>
          <ns0:szCs ns0:val="22"/>
          <ns0:vertAlign ns0:val="superscript"/>
          <ns0:lang ns0:val="hu-HU" ns0:eastAsia="en-US" ns0:bidi="ar-SA"/>
        </ns0:rPr>
        <ns0:t>3</ns0:t>
      </ns0:r>
      <ns0:r>
        <ns0:rPr>
          <ns0:rFonts ns0:ascii="Arial" ns0:eastAsia="Arial" ns0:hAnsi="Arial" ns0:cs="Arial"/>
          <ns0:spacing ns0:val="-1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kényelmes</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ügyintézéshez):</ns0:t>
      </ns0:r>
      <ns0:r>
        <ns0:rPr>
          <ns0:rFonts ns0:ascii="Arial" ns0:eastAsia="Arial" ns0:hAnsi="Arial" ns0:cs="Arial"/>
          <ns0:spacing ns0:val="4"/>
          <ns0:sz ns0:val="22"/>
          <ns0:szCs ns0:val="22"/>
          <ns0:lang ns0:val="hu-HU" ns0:eastAsia="en-US" ns0:bidi="ar-SA"/>
        </ns0:rPr>
        <ns0:t xml:space="preserve"> </ns0:t>
      </ns0:r>
      <ns0:r ns0:rsidRPr="004C6C63" ns0:rsidR="004C6C63">
        <ns0:rPr>
          <ns0:rFonts ns0:ascii="Arial" ns0:eastAsia="Arial" ns0:hAnsi="Arial" ns0:cs="Arial"/>
          <ns0:color ns0:val="0070C0"/>
          <ns0:sz ns0:val="26"/>
          <ns0:szCs ns0:val="26"/>
          <ns0:lang ns0:val="hu-HU" ns0:eastAsia="en-US" ns0:bidi="ar-SA"/>
        </ns0:rPr>
        <ns0:t>{</ns0:t>
      </ns0:r>
      <ns0:r ns0:rsidR="00950287">
        <ns0:rPr>
          <ns0:rFonts ns0:ascii="Arial" ns0:eastAsia="Arial" ns0:hAnsi="Arial" ns0:cs="Arial"/>
          <ns0:color ns0:val="0070C0"/>
          <ns0:sz ns0:val="26"/>
          <ns0:szCs ns0:val="26"/>
          <ns0:lang ns0:val="hu-HU" ns0:eastAsia="en-US" ns0:bidi="ar-SA"/>
        </ns0:rPr>
        <ns0:t>d</ns0:t>
      </ns0:r>
      <ns0:r ns0:rsidR="00950287">
        <ns0:rPr>
          <ns0:rFonts ns0:ascii="Arial" ns0:eastAsia="Arial" ns0:hAnsi="Arial" ns0:cs="Arial"/>
          <ns0:color ns0:val="0070C0"/>
          <ns0:sz ns0:val="26"/>
          <ns0:szCs ns0:val="26"/>
          <ns0:lang ns0:val="hu-HU" ns0:eastAsia="en-US" ns0:bidi="ar-SA"/>
        </ns0:rPr>
        <ns0:t>.</ns0:t>
      </ns0:r>
      <ns0:r ns0:rsidRPr="004C6C63" ns0:rsidR="004C6C63">
        <ns0:rPr>
          <ns0:rFonts ns0:ascii="Arial" ns0:eastAsia="Arial" ns0:hAnsi="Arial" ns0:cs="Arial"/>
          <ns0:color ns0:val="0070C0"/>
          <ns0:sz ns0:val="26"/>
          <ns0:szCs ns0:val="26"/>
          <ns0:lang ns0:val="hu-HU" ns0:eastAsia="en-US" ns0:bidi="ar-SA"/>
        </ns0:rPr>
        <ns0:t>Person</ns0:t>
      </ns0:r>
      <ns0:r ns0:rsidRPr="004C6C63" ns0:rsidR="004C6C63">
        <ns0:rPr>
          <ns0:rFonts ns0:ascii="Arial" ns0:eastAsia="Arial" ns0:hAnsi="Arial" ns0:cs="Arial"/>
          <ns0:color ns0:val="0070C0"/>
          <ns0:sz ns0:val="26"/>
          <ns0:szCs ns0:val="26"/>
          <ns0:lang ns0:val="hu-HU" ns0:eastAsia="en-US" ns0:bidi="ar-SA"/>
        </ns0:rPr>
        <ns0:t>.Phone</ns0:t>
      </ns0:r>
      <ns0:r ns0:rsidRPr="004C6C63" ns0:rsidR="004C6C63">
        <ns0:rPr>
          <ns0:rFonts ns0:ascii="Arial" ns0:eastAsia="Arial" ns0:hAnsi="Arial" ns0:cs="Arial"/>
          <ns0:color ns0:val="0070C0"/>
          <ns0:sz ns0:val="26"/>
          <ns0:szCs ns0:val="26"/>
          <ns0:lang ns0:val="hu-HU" ns0:eastAsia="en-US" ns0:bidi="ar-SA"/>
        </ns0:rPr>
        <ns0:t>}</ns0:t>
      </ns0:r>
    </ns0:p>
    <ns0:p ns0:rsidR="00A742BE" ns0:rsidP="004C6C63">
      <ns0:pPr>
        <ns0:widowControl ns0:val="0"/>
        <ns0:autoSpaceDE ns0:val="0"/>
        <ns0:autoSpaceDN ns0:val="0"/>
        <ns0:ind ns0:left="143"/>
        <ns0:rPr>
          <ns0:rFonts ns0:ascii="Arial" ns0:eastAsia="Arial" ns0:hAnsi="Arial" ns0:cs="Arial"/>
          <ns0:sz ns0:val="22"/>
          <ns0:szCs ns0:val="22"/>
          <ns0:lang ns0:val="hu-HU" ns0:eastAsia="en-US" ns0:bidi="ar-SA"/>
        </ns0:rPr>
      </ns0:pPr>
    </ns0:p>
    <ns0:p ns0:rsidR="003715FA" ns0:rsidP="004C6C63">
      <ns0:pPr>
        <ns0:widowControl ns0:val="0"/>
        <ns0:autoSpaceDE ns0:val="0"/>
        <ns0:autoSpaceDN ns0:val="0"/>
        <ns0:ind ns0:left="143"/>
        <ns0:rPr>
          <ns0:rFonts ns0:ascii="Arial" ns0:eastAsia="Arial" ns0:hAnsi="Arial" ns0:cs="Arial"/>
          <ns0:color ns0:val="0070C0"/>
          <ns0:sz ns0:val="26"/>
          <ns0:szCs ns0:val="26"/>
          <ns0:lang ns0:val="hu-HU" ns0:eastAsia="en-US" ns0:bidi="ar-SA"/>
        </ns0:rPr>
      </ns0:pPr>
      <ns0:r>
        <ns0:rPr>
          <ns0:rFonts ns0:ascii="Arial" ns0:eastAsia="Arial" ns0:hAnsi="Arial" ns0:cs="Arial"/>
          <ns0:sz ns0:val="22"/>
          <ns0:szCs ns0:val="22"/>
          <ns0:lang ns0:val="hu-HU" ns0:eastAsia="en-US" ns0:bidi="ar-SA"/>
        </ns0:rPr>
        <ns0:t>E-mail-címe</ns0:t>
      </ns0:r>
      <ns0:r>
        <ns0:rPr>
          <ns0:rFonts ns0:ascii="Arial" ns0:eastAsia="Arial" ns0:hAnsi="Arial" ns0:cs="Arial"/>
          <ns0:sz ns0:val="22"/>
          <ns0:szCs ns0:val="22"/>
          <ns0:vertAlign ns0:val="superscript"/>
          <ns0:lang ns0:val="hu-HU" ns0:eastAsia="en-US" ns0:bidi="ar-SA"/>
        </ns0:rPr>
        <ns0:t>3</ns0:t>
      </ns0:r>
      <ns0:r>
        <ns0:rPr>
          <ns0:rFonts ns0:ascii="Arial" ns0:eastAsia="Arial" ns0:hAnsi="Arial" ns0:cs="Arial"/>
          <ns0:spacing ns0:val="-11"/>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kényelmes</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ügyintézéshez):</ns0:t>
      </ns0:r>
      <ns0:r>
        <ns0:rPr>
          <ns0:rFonts ns0:ascii="Arial" ns0:eastAsia="Arial" ns0:hAnsi="Arial" ns0:cs="Arial"/>
          <ns0:spacing ns0:val="25"/>
          <ns0:sz ns0:val="22"/>
          <ns0:szCs ns0:val="22"/>
          <ns0:lang ns0:val="hu-HU" ns0:eastAsia="en-US" ns0:bidi="ar-SA"/>
        </ns0:rPr>
        <ns0:t xml:space="preserve"> </ns0:t>
      </ns0:r>
      <ns0:r ns0:rsidRPr="004C6C63" ns0:rsidR="004C6C63">
        <ns0:rPr>
          <ns0:rFonts ns0:ascii="Arial" ns0:eastAsia="Arial" ns0:hAnsi="Arial" ns0:cs="Arial"/>
          <ns0:color ns0:val="0070C0"/>
          <ns0:sz ns0:val="26"/>
          <ns0:szCs ns0:val="26"/>
          <ns0:lang ns0:val="hu-HU" ns0:eastAsia="en-US" ns0:bidi="ar-SA"/>
        </ns0:rPr>
        <ns0:t>{</ns0:t>
      </ns0:r>
      <ns0:r ns0:rsidR="00950287">
        <ns0:rPr>
          <ns0:rFonts ns0:ascii="Arial" ns0:eastAsia="Arial" ns0:hAnsi="Arial" ns0:cs="Arial"/>
          <ns0:color ns0:val="0070C0"/>
          <ns0:sz ns0:val="26"/>
          <ns0:szCs ns0:val="26"/>
          <ns0:lang ns0:val="hu-HU" ns0:eastAsia="en-US" ns0:bidi="ar-SA"/>
        </ns0:rPr>
        <ns0:t>d</ns0:t>
      </ns0:r>
      <ns0:r ns0:rsidR="00950287">
        <ns0:rPr>
          <ns0:rFonts ns0:ascii="Arial" ns0:eastAsia="Arial" ns0:hAnsi="Arial" ns0:cs="Arial"/>
          <ns0:color ns0:val="0070C0"/>
          <ns0:sz ns0:val="26"/>
          <ns0:szCs ns0:val="26"/>
          <ns0:lang ns0:val="hu-HU" ns0:eastAsia="en-US" ns0:bidi="ar-SA"/>
        </ns0:rPr>
        <ns0:t>.</ns0:t>
      </ns0:r>
      <ns0:r ns0:rsidR="00B0665F">
        <ns0:rPr>
          <ns0:rFonts ns0:ascii="Arial" ns0:eastAsia="Arial" ns0:hAnsi="Arial" ns0:cs="Arial"/>
          <ns0:color ns0:val="0070C0"/>
          <ns0:sz ns0:val="26"/>
          <ns0:szCs ns0:val="26"/>
          <ns0:lang ns0:val="hu-HU" ns0:eastAsia="en-US" ns0:bidi="ar-SA"/>
        </ns0:rPr>
        <ns0:t>Person</ns0:t>
      </ns0:r>
      <ns0:r ns0:rsidR="00B0665F">
        <ns0:rPr>
          <ns0:rFonts ns0:ascii="Arial" ns0:eastAsia="Arial" ns0:hAnsi="Arial" ns0:cs="Arial"/>
          <ns0:color ns0:val="0070C0"/>
          <ns0:sz ns0:val="26"/>
          <ns0:szCs ns0:val="26"/>
          <ns0:lang ns0:val="hu-HU" ns0:eastAsia="en-US" ns0:bidi="ar-SA"/>
        </ns0:rPr>
        <ns0:t>.Email</ns0:t>
      </ns0:r>
      <ns0:r ns0:rsidRPr="004C6C63" ns0:rsidR="004C6C63">
        <ns0:rPr>
          <ns0:rFonts ns0:ascii="Arial" ns0:eastAsia="Arial" ns0:hAnsi="Arial" ns0:cs="Arial"/>
          <ns0:color ns0:val="0070C0"/>
          <ns0:sz ns0:val="26"/>
          <ns0:szCs ns0:val="26"/>
          <ns0:lang ns0:val="hu-HU" ns0:eastAsia="en-US" ns0:bidi="ar-SA"/>
        </ns0:rPr>
        <ns0:t>}</ns0:t>
      </ns0:r>
    </ns0:p>
    <ns0:p ns0:rsidR="00A742BE" ns0:rsidP="004C6C63">
      <ns0:pPr>
        <ns0:widowControl ns0:val="0"/>
        <ns0:autoSpaceDE ns0:val="0"/>
        <ns0:autoSpaceDN ns0:val="0"/>
        <ns0:ind ns0:left="143"/>
        <ns0:rPr>
          <ns0:rFonts ns0:ascii="Arial" ns0:eastAsia="Arial" ns0:hAnsi="Arial" ns0:cs="Arial"/>
          <ns0:sz ns0:val="22"/>
          <ns0:szCs ns0:val="22"/>
          <ns0:lang ns0:val="hu-HU" ns0:eastAsia="en-US" ns0:bidi="ar-SA"/>
        </ns0:rPr>
      </ns0:pPr>
    </ns0:p>
    <ns0:p ns0:rsidR="004C6C63" ns0:rsidP="004C6C63">
      <ns0:pPr>
        <ns0:widowControl ns0:val="0"/>
        <ns0:autoSpaceDE ns0:val="0"/>
        <ns0:autoSpaceDN ns0:val="0"/>
        <ns0:spacing ns0:line="252" ns0:lineRule="exact"/>
        <ns0:ind ns0:left="143"/>
        <ns0:rPr>
          <ns0:rFonts ns0:ascii="Arial" ns0:eastAsia="Arial" ns0:hAnsi="Arial" ns0:cs="Arial"/>
          <ns0:sz ns0:val="18"/>
          <ns0:szCs ns0:val="22"/>
          <ns0:lang ns0:val="hu-HU" ns0:eastAsia="en-US" ns0:bidi="ar-SA"/>
        </ns0:rPr>
      </ns0:pPr>
      <ns0:r>
        <ns0:rPr>
          <ns0:rFonts ns0:ascii="Arial" ns0:eastAsia="Arial" ns0:hAnsi="Arial" ns0:cs="Arial"/>
          <ns0:sz ns0:val="22"/>
          <ns0:szCs ns0:val="22"/>
          <ns0:lang ns0:val="hu-HU" ns0:eastAsia="en-US" ns0:bidi="ar-SA"/>
        </ns0:rPr>
        <ns0:t>E-mail</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címe</ns0:t>
      </ns0:r>
      <ns0:r>
        <ns0:rPr>
          <ns0:rFonts ns0:ascii="Arial" ns0:eastAsia="Arial" ns0:hAnsi="Arial" ns0:cs="Arial"/>
          <ns0:spacing ns0:val="-2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e-számla</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küldéséhez:</ns0:t>
      </ns0:r>
      <ns0:r>
        <ns0:rPr>
          <ns0:rFonts ns0:ascii="Arial" ns0:eastAsia="Arial" ns0:hAnsi="Arial" ns0:cs="Arial"/>
          <ns0:spacing ns0:val="53"/>
          <ns0:sz ns0:val="22"/>
          <ns0:szCs ns0:val="22"/>
          <ns0:lang ns0:val="hu-HU" ns0:eastAsia="en-US" ns0:bidi="ar-SA"/>
        </ns0:rPr>
        <ns0:t xml:space="preserve"> </ns0:t>
      </ns0:r>
      <ns0:r ns0:rsidRPr="004C6C63">
        <ns0:rPr>
          <ns0:rFonts ns0:ascii="Arial" ns0:eastAsia="Arial" ns0:hAnsi="Arial" ns0:cs="Arial"/>
          <ns0:color ns0:val="0070C0"/>
          <ns0:sz ns0:val="26"/>
          <ns0:szCs ns0:val="26"/>
          <ns0:lang ns0:val="hu-HU" ns0:eastAsia="en-US" ns0:bidi="ar-SA"/>
        </ns0:rPr>
        <ns0:t>{</ns0:t>
      </ns0:r>
      <ns0:r ns0:rsidR="00950287">
        <ns0:rPr>
          <ns0:rFonts ns0:ascii="Arial" ns0:eastAsia="Arial" ns0:hAnsi="Arial" ns0:cs="Arial"/>
          <ns0:color ns0:val="0070C0"/>
          <ns0:sz ns0:val="26"/>
          <ns0:szCs ns0:val="26"/>
          <ns0:lang ns0:val="hu-HU" ns0:eastAsia="en-US" ns0:bidi="ar-SA"/>
        </ns0:rPr>
        <ns0:t>d</ns0:t>
      </ns0:r>
      <ns0:r ns0:rsidR="00950287">
        <ns0:rPr>
          <ns0:rFonts ns0:ascii="Arial" ns0:eastAsia="Arial" ns0:hAnsi="Arial" ns0:cs="Arial"/>
          <ns0:color ns0:val="0070C0"/>
          <ns0:sz ns0:val="26"/>
          <ns0:szCs ns0:val="26"/>
          <ns0:lang ns0:val="hu-HU" ns0:eastAsia="en-US" ns0:bidi="ar-SA"/>
        </ns0:rPr>
        <ns0:t>.</ns0:t>
      </ns0:r>
      <ns0:r ns0:rsidR="00B0665F">
        <ns0:rPr>
          <ns0:rFonts ns0:ascii="Arial" ns0:eastAsia="Arial" ns0:hAnsi="Arial" ns0:cs="Arial"/>
          <ns0:color ns0:val="0070C0"/>
          <ns0:sz ns0:val="26"/>
          <ns0:szCs ns0:val="26"/>
          <ns0:lang ns0:val="hu-HU" ns0:eastAsia="en-US" ns0:bidi="ar-SA"/>
        </ns0:rPr>
        <ns0:t>Person</ns0:t>
      </ns0:r>
      <ns0:r ns0:rsidR="00B0665F">
        <ns0:rPr>
          <ns0:rFonts ns0:ascii="Arial" ns0:eastAsia="Arial" ns0:hAnsi="Arial" ns0:cs="Arial"/>
          <ns0:color ns0:val="0070C0"/>
          <ns0:sz ns0:val="26"/>
          <ns0:szCs ns0:val="26"/>
          <ns0:lang ns0:val="hu-HU" ns0:eastAsia="en-US" ns0:bidi="ar-SA"/>
        </ns0:rPr>
        <ns0:t>.Email</ns0:t>
      </ns0:r>
      <ns0:r ns0:rsidRPr="004C6C63">
        <ns0:rPr>
          <ns0:rFonts ns0:ascii="Arial" ns0:eastAsia="Arial" ns0:hAnsi="Arial" ns0:cs="Arial"/>
          <ns0:color ns0:val="0070C0"/>
          <ns0:sz ns0:val="26"/>
          <ns0:szCs ns0:val="26"/>
          <ns0:lang ns0:val="hu-HU" ns0:eastAsia="en-US" ns0:bidi="ar-SA"/>
        </ns0:rPr>
        <ns0:t>}</ns0:t>
      </ns0:r>
      <ns0:r ns0:rsidRPr="004C6C63">
        <ns0:rPr>
          <ns0:rFonts ns0:ascii="Arial" ns0:eastAsia="Arial" ns0:hAnsi="Arial" ns0:cs="Arial"/>
          <ns0:color ns0:val="0070C0"/>
          <ns0:sz ns0:val="18"/>
          <ns0:szCs ns0:val="22"/>
          <ns0:lang ns0:val="hu-HU" ns0:eastAsia="en-US" ns0:bidi="ar-SA"/>
        </ns0:rPr>
        <ns0:t xml:space="preserve"> </ns0:t>
      </ns0:r>
    </ns0:p>
    <ns0:p ns0:rsidR="003715FA" ns0:rsidP="004C6C63">
      <ns0:pPr>
        <ns0:widowControl ns0:val="0"/>
        <ns0:autoSpaceDE ns0:val="0"/>
        <ns0:autoSpaceDN ns0:val="0"/>
        <ns0:spacing ns0:line="252" ns0:lineRule="exact"/>
        <ns0:ind ns0:left="143"/>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(amennyiben</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megadja</ns0:t>
      </ns0:r>
      <ns0:r>
        <ns0:rPr>
          <ns0:rFonts ns0:ascii="Arial" ns0:eastAsia="Arial" ns0:hAnsi="Arial" ns0:cs="Arial"/>
          <ns0:spacing ns0:val="-1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email</ns0:t>
      </ns0:r>
      <ns0:r>
        <ns0:rPr>
          <ns0:rFonts ns0:ascii="Arial" ns0:eastAsia="Arial" ns0:hAnsi="Arial" ns0:cs="Arial"/>
          <ns0:spacing ns0:val="-10"/>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címét,</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azzal</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hozzájárul,</ns0:t>
      </ns0:r>
      <ns0:r>
        <ns0:rPr>
          <ns0:rFonts ns0:ascii="Arial" ns0:eastAsia="Arial" ns0:hAnsi="Arial" ns0:cs="Arial"/>
          <ns0:spacing ns0:val="-10"/>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hogy</ns0:t>
      </ns0:r>
      <ns0:r>
        <ns0:rPr>
          <ns0:rFonts ns0:ascii="Arial" ns0:eastAsia="Arial" ns0:hAnsi="Arial" ns0:cs="Arial"/>
          <ns0:spacing ns0:val="-1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számláit</ns0:t>
      </ns0:r>
      <ns0:r>
        <ns0:rPr>
          <ns0:rFonts ns0:ascii="Arial" ns0:eastAsia="Arial" ns0:hAnsi="Arial" ns0:cs="Arial"/>
          <ns0:spacing ns0:val="-10"/>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elektronikus</ns0:t>
      </ns0:r>
      <ns0:r>
        <ns0:rPr>
          <ns0:rFonts ns0:ascii="Arial" ns0:eastAsia="Arial" ns0:hAnsi="Arial" ns0:cs="Arial"/>
          <ns0:spacing ns0:val="-10"/>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úton</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küldjük)</ns0:t>
      </ns0:r>
    </ns0:p>
    <ns0:p ns0:rsidR="003715FA">
      <ns0:pPr>
        <ns0:widowControl ns0:val="0"/>
        <ns0:autoSpaceDE ns0:val="0"/>
        <ns0:autoSpaceDN ns0:val="0"/>
        <ns0:spacing ns0:before="48"/>
        <ns0:rPr>
          <ns0:rFonts ns0:ascii="Arial" ns0:eastAsia="Arial" ns0:hAnsi="Arial" ns0:cs="Arial"/>
          <ns0:sz ns0:val="18"/>
          <ns0:szCs ns0:val="22"/>
          <ns0:lang ns0:val="hu-HU" ns0:eastAsia="en-US" ns0:bidi="ar-SA"/>
        </ns0:rPr>
      </ns0:pPr>
    </ns0:p>
    <ns0:p ns0:rsidR="00A742BE" ns0:rsidP="00A742BE">
      <ns0:pPr>
        <ns0:widowControl ns0:val="0"/>
        <ns0:autoSpaceDE ns0:val="0"/>
        <ns0:autoSpaceDN ns0:val="0"/>
        <ns0:spacing ns0:line="252" ns0:lineRule="exact"/>
        <ns0:ind ns0:left="143"/>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22"/>
          <ns0:szCs ns0:val="22"/>
          <ns0:lang ns0:val="hu-HU" ns0:eastAsia="en-US" ns0:bidi="ar-SA"/>
        </ns0:rPr>
        <ns0:t>Egyéni</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vállalkozó</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adószáma</ns0:t>
      </ns0:r>
      <ns0:r>
        <ns0:rPr>
          <ns0:rFonts ns0:ascii="Arial" ns0:eastAsia="Arial" ns0:hAnsi="Arial" ns0:cs="Arial"/>
          <ns0:sz ns0:val="22"/>
          <ns0:szCs ns0:val="22"/>
          <ns0:vertAlign ns0:val="superscript"/>
          <ns0:lang ns0:val="hu-HU" ns0:eastAsia="en-US" ns0:bidi="ar-SA"/>
        </ns0:rPr>
        <ns0:t>1a</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15"/>
          <ns0:sz ns0:val="22"/>
          <ns0:szCs ns0:val="22"/>
          <ns0:lang ns0:val="hu-HU" ns0:eastAsia="en-US" ns0:bidi="ar-SA"/>
        </ns0:rPr>
        <ns0:t xml:space="preserve"> </ns0:t>
      </ns0:r>
      <ns0:r ns0:rsidRPr="00A742BE">
        <ns0:rPr>
          <ns0:rFonts ns0:ascii="Arial" ns0:eastAsia="Arial" ns0:hAnsi="Arial" ns0:cs="Arial"/>
          <ns0:color ns0:val="0070C0"/>
          <ns0:spacing ns0:val="13"/>
          <ns0:sz ns0:val="18"/>
          <ns0:szCs ns0:val="18"/>
          <ns0:lang ns0:val="hu-HU" ns0:eastAsia="en-US" ns0:bidi="ar-SA"/>
        </ns0:rPr>
        <ns0:t>{</ns0:t>
      </ns0:r>
      <ns0:r ns0:rsidR="00AC5E1D">
        <ns0:rPr>
          <ns0:rFonts ns0:ascii="Arial" ns0:eastAsia="Arial" ns0:hAnsi="Arial" ns0:cs="Arial"/>
          <ns0:color ns0:val="0070C0"/>
          <ns0:spacing ns0:val="13"/>
          <ns0:sz ns0:val="18"/>
          <ns0:szCs ns0:val="18"/>
          <ns0:lang ns0:val="hu-HU" ns0:eastAsia="en-US" ns0:bidi="ar-SA"/>
        </ns0:rPr>
        <ns0:t>d</ns0:t>
      </ns0:r>
      <ns0:r ns0:rsidR="00AC5E1D">
        <ns0:rPr>
          <ns0:rFonts ns0:ascii="Arial" ns0:eastAsia="Arial" ns0:hAnsi="Arial" ns0:cs="Arial"/>
          <ns0:color ns0:val="0070C0"/>
          <ns0:spacing ns0:val="13"/>
          <ns0:sz ns0:val="18"/>
          <ns0:szCs ns0:val="18"/>
          <ns0:lang ns0:val="hu-HU" ns0:eastAsia="en-US" ns0:bidi="ar-SA"/>
        </ns0:rPr>
        <ns0:t>.</ns0:t>
      </ns0:r>
      <ns0:r ns0:rsidRPr="00A742BE">
        <ns0:rPr>
          <ns0:rFonts ns0:ascii="Arial" ns0:eastAsia="Arial" ns0:hAnsi="Arial" ns0:cs="Arial"/>
          <ns0:color ns0:val="0070C0"/>
          <ns0:spacing ns0:val="-2"/>
          <ns0:sz ns0:val="18"/>
          <ns0:szCs ns0:val="18"/>
          <ns0:lang ns0:val="hu-HU" ns0:eastAsia="en-US" ns0:bidi="ar-SA"/>
        </ns0:rPr>
        <ns0:t>Project</ns0:t>
      </ns0:r>
      <ns0:r ns0:rsidRPr="00A742BE">
        <ns0:rPr>
          <ns0:rFonts ns0:ascii="Arial" ns0:eastAsia="Arial" ns0:hAnsi="Arial" ns0:cs="Arial"/>
          <ns0:color ns0:val="0070C0"/>
          <ns0:spacing ns0:val="-2"/>
          <ns0:sz ns0:val="18"/>
          <ns0:szCs ns0:val="18"/>
          <ns0:lang ns0:val="hu-HU" ns0:eastAsia="en-US" ns0:bidi="ar-SA"/>
        </ns0:rPr>
        <ns0:t>.Adoszam</ns0:t>
      </ns0:r>
      <ns0:r ns0:rsidRPr="00A742BE">
        <ns0:rPr>
          <ns0:rFonts ns0:ascii="Arial" ns0:eastAsia="Arial" ns0:hAnsi="Arial" ns0:cs="Arial"/>
          <ns0:color ns0:val="0070C0"/>
          <ns0:spacing ns0:val="-2"/>
          <ns0:sz ns0:val="18"/>
          <ns0:szCs ns0:val="18"/>
          <ns0:lang ns0:val="hu-HU" ns0:eastAsia="en-US" ns0:bidi="ar-SA"/>
        </ns0:rPr>
        <ns0:t>}</ns0:t>
      </ns0:r>
      <ns0:r>
        <ns0:rPr>
          <ns0:rFonts ns0:ascii="Arial" ns0:eastAsia="Arial" ns0:hAnsi="Arial" ns0:cs="Arial"/>
          <ns0:spacing ns0:val="-3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nyilvántartási</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száma</ns0:t>
      </ns0:r>
      <ns0:r>
        <ns0:rPr>
          <ns0:rFonts ns0:ascii="Arial" ns0:eastAsia="Arial" ns0:hAnsi="Arial" ns0:cs="Arial"/>
          <ns0:sz ns0:val="22"/>
          <ns0:szCs ns0:val="22"/>
          <ns0:vertAlign ns0:val="superscript"/>
          <ns0:lang ns0:val="hu-HU" ns0:eastAsia="en-US" ns0:bidi="ar-SA"/>
        </ns0:rPr>
        <ns0:t>1a</ns0:t>
      </ns0:r>
      <ns0:r>
        <ns0:rPr>
          <ns0:rFonts ns0:ascii="Arial" ns0:eastAsia="Arial" ns0:hAnsi="Arial" ns0:cs="Arial"/>
          <ns0:sz ns0:val="22"/>
          <ns0:szCs ns0:val="22"/>
          <ns0:lang ns0:val="hu-HU" ns0:eastAsia="en-US" ns0:bidi="ar-SA"/>
        </ns0:rPr>
        <ns0:t>:</ns0:t>
      </ns0:r>
      <ns0:r ns0:rsidRPr="00A742BE">
        <ns0:rPr>
          <ns0:rFonts ns0:ascii="Arial" ns0:eastAsia="Arial" ns0:hAnsi="Arial" ns0:cs="Arial"/>
          <ns0:color ns0:val="0070C0"/>
          <ns0:sz ns0:val="18"/>
          <ns0:szCs ns0:val="18"/>
          <ns0:lang ns0:val="hu-HU" ns0:eastAsia="en-US" ns0:bidi="ar-SA"/>
        </ns0:rPr>
        <ns0:t>{</ns0:t>
      </ns0:r>
      <ns0:r ns0:rsidR="00AC5E1D">
        <ns0:rPr>
          <ns0:rFonts ns0:ascii="Arial" ns0:eastAsia="Arial" ns0:hAnsi="Arial" ns0:cs="Arial"/>
          <ns0:color ns0:val="0070C0"/>
          <ns0:sz ns0:val="18"/>
          <ns0:szCs ns0:val="18"/>
          <ns0:lang ns0:val="hu-HU" ns0:eastAsia="en-US" ns0:bidi="ar-SA"/>
        </ns0:rPr>
        <ns0:t>d.</ns0:t>
      </ns0:r>
      <ns0:r ns0:rsidRPr="00A742BE">
        <ns0:rPr>
          <ns0:rFonts ns0:ascii="Arial" ns0:eastAsia="Arial" ns0:hAnsi="Arial" ns0:cs="Arial"/>
          <ns0:color ns0:val="0070C0"/>
          <ns0:spacing ns0:val="-2"/>
          <ns0:sz ns0:val="18"/>
          <ns0:szCs ns0:val="18"/>
          <ns0:lang ns0:val="hu-HU" ns0:eastAsia="en-US" ns0:bidi="ar-SA"/>
        </ns0:rPr>
        <ns0:t>Project.Cegjegyzekszam</ns0:t>
      </ns0:r>
      <ns0:r ns0:rsidRPr="00A742BE">
        <ns0:rPr>
          <ns0:rFonts ns0:ascii="Arial" ns0:eastAsia="Arial" ns0:hAnsi="Arial" ns0:cs="Arial"/>
          <ns0:color ns0:val="0070C0"/>
          <ns0:spacing ns0:val="-2"/>
          <ns0:sz ns0:val="18"/>
          <ns0:szCs ns0:val="18"/>
          <ns0:lang ns0:val="hu-HU" ns0:eastAsia="en-US" ns0:bidi="ar-SA"/>
        </ns0:rPr>
        <ns0:t>}</ns0:t>
      </ns0:r>
    </ns0:p>
    <ns0:p ns0:rsidR="003715FA" ns0:rsidP="00A742BE">
      <ns0:pPr>
        <ns0:widowControl ns0:val="0"/>
        <ns0:autoSpaceDE ns0:val="0"/>
        <ns0:autoSpaceDN ns0:val="0"/>
        <ns0:spacing ns0:line="252" ns0:lineRule="exact"/>
        <ns0:ind ns0:left="143"/>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(ha</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felhasználási</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helyen</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egyéni</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vállalkozóként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üzleti</ns0:t>
      </ns0:r>
      <ns0:r>
        <ns0:rPr>
          <ns0:rFonts ns0:ascii="Arial" ns0:eastAsia="Arial" ns0:hAnsi="Arial" ns0:cs="Arial"/>
          <ns0:spacing ns0:val="-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tevékenységet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végez)</ns0:t>
      </ns0:r>
    </ns0:p>
    <ns0:p ns0:rsidR="003715FA">
      <ns0:pPr>
        <ns0:widowControl ns0:val="0"/>
        <ns0:autoSpaceDE ns0:val="0"/>
        <ns0:autoSpaceDN ns0:val="0"/>
        <ns0:spacing ns0:before="36"/>
        <ns0:rPr>
          <ns0:rFonts ns0:ascii="Arial" ns0:eastAsia="Arial" ns0:hAnsi="Arial" ns0:cs="Arial"/>
          <ns0:sz ns0:val="18"/>
          <ns0:szCs ns0:val="22"/>
          <ns0:lang ns0:val="hu-HU" ns0:eastAsia="en-US" ns0:bidi="ar-SA"/>
        </ns0:rPr>
      </ns0:pPr>
    </ns0:p>
    <ns0:p ns0:rsidR="003715FA">
      <ns0:pPr>
        <ns0:pStyle ns0:val="Heading4"/>
        <ns0:keepNext ns0:val="0"/>
        <ns0:widowControl ns0:val="0"/>
        <ns0:numPr>
          <ns0:ilvl ns0:val="1"/>
          <ns0:numId ns0:val="15"/>
        </ns0:numPr>
        <ns0:tabs>
          <ns0:tab ns0:val="left" ns0:pos="710"/>
        </ns0:tabs>
        <ns0:autoSpaceDE ns0:val="0"/>
        <ns0:autoSpaceDN ns0:val="0"/>
        <ns0:ind ns0:left="710" ns0:hanging="567"/>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Jogi</ns0:t>
      </ns0:r>
      <ns0:r>
        <ns0:rPr>
          <ns0:rFonts ns0:ascii="Arial" ns0:eastAsia="Arial" ns0:hAnsi="Arial" ns0:cs="Arial"/>
          <ns0:b/>
          <ns0:bCs/>
          <ns0:spacing ns0:val="-2"/>
          <ns0:sz ns0:val="22"/>
          <ns0:szCs ns0:val="22"/>
          <ns0:lang ns0:val="hu-HU" ns0:eastAsia="en-US" ns0:bidi="ar-SA"/>
        </ns0:rPr>
        <ns0:t xml:space="preserve"> személy</ns0:t>
      </ns0:r>
    </ns0:p>
    <ns0:p ns0:rsidR="003715FA">
      <ns0:pPr>
        <ns0:widowControl ns0:val="0"/>
        <ns0:autoSpaceDE ns0:val="0"/>
        <ns0:autoSpaceDN ns0:val="0"/>
        <ns0:spacing ns0:before="251"/>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Cég</ns0:t>
      </ns0:r>
      <ns0:r>
        <ns0:rPr>
          <ns0:rFonts ns0:ascii="Arial" ns0:eastAsia="Arial" ns0:hAnsi="Arial" ns0:cs="Arial"/>
          <ns0:spacing ns0:val="7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neve</ns0:t>
      </ns0:r>
      <ns0:r>
        <ns0:rPr>
          <ns0:rFonts ns0:ascii="Arial" ns0:eastAsia="Arial" ns0:hAnsi="Arial" ns0:cs="Arial"/>
          <ns0:sz ns0:val="22"/>
          <ns0:szCs ns0:val="22"/>
          <ns0:vertAlign ns0:val="superscript"/>
          <ns0:lang ns0:val="hu-HU" ns0:eastAsia="en-US" ns0:bidi="ar-SA"/>
        </ns0:rPr>
        <ns0:t>2</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71"/>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ns0:t>
      </ns0:r>
      <ns0:r>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1"/>
        <ns0:rPr>
          <ns0:rFonts ns0:ascii="Arial" ns0:eastAsia="Arial" ns0:hAnsi="Arial" ns0:cs="Arial"/>
          <ns0:sz ns0:val="22"/>
          <ns0:szCs ns0:val="22"/>
          <ns0:lang ns0:val="hu-HU" ns0:eastAsia="en-US" ns0:bidi="ar-SA"/>
        </ns0:rPr>
      </ns0:pPr>
    </ns0:p>
    <ns0:p ns0:rsidR="003715FA" ns0:rsidP="00A742BE">
      <ns0:pPr>
        <ns0:widowControl ns0:val="0"/>
        <ns0:autoSpaceDE ns0:val="0"/>
        <ns0:autoSpaceDN ns0:val="0"/>
        <ns0:ind ns0:left="143"/>
        <ns0:rPr>
          <ns0:rFonts ns0:ascii="Arial" ns0:eastAsia="Arial" ns0:hAnsi="Arial" ns0:cs="Arial"/>
          <ns0:color ns0:val="0070C0"/>
          <ns0:spacing ns0:val="-2"/>
          <ns0:sz ns0:val="22"/>
          <ns0:szCs ns0:val="22"/>
          <ns0:lang ns0:val="hu-HU" ns0:eastAsia="en-US" ns0:bidi="ar-SA"/>
        </ns0:rPr>
      </ns0:pPr>
      <ns0:r>
        <ns0:rPr>
          <ns0:rFonts ns0:ascii="Arial" ns0:eastAsia="Arial" ns0:hAnsi="Arial" ns0:cs="Arial"/>
          <ns0:sz ns0:val="22"/>
          <ns0:szCs ns0:val="22"/>
          <ns0:lang ns0:val="hu-HU" ns0:eastAsia="en-US" ns0:bidi="ar-SA"/>
        </ns0:rPr>
        <ns0:t>Székhely</ns0:t>
      </ns0:r>
      <ns0:r>
        <ns0:rPr>
          <ns0:rFonts ns0:ascii="Arial" ns0:eastAsia="Arial" ns0:hAnsi="Arial" ns0:cs="Arial"/>
          <ns0:spacing ns0:val="62"/>
          <ns0:w ns0:val="15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címe</ns0:t>
      </ns0:r>
      <ns0:r>
        <ns0:rPr>
          <ns0:rFonts ns0:ascii="Arial" ns0:eastAsia="Arial" ns0:hAnsi="Arial" ns0:cs="Arial"/>
          <ns0:sz ns0:val="22"/>
          <ns0:szCs ns0:val="22"/>
          <ns0:vertAlign ns0:val="superscript"/>
          <ns0:lang ns0:val="hu-HU" ns0:eastAsia="en-US" ns0:bidi="ar-SA"/>
        </ns0:rPr>
        <ns0:t>2</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78"/>
          <ns0:w ns0:val="150"/>
          <ns0:sz ns0:val="22"/>
          <ns0:szCs ns0:val="22"/>
          <ns0:lang ns0:val="hu-HU" ns0:eastAsia="en-US" ns0:bidi="ar-SA"/>
        </ns0:rPr>
        <ns0:t xml:space="preserve"> </ns0:t>
      </ns0:r>
    </ns0:p>
    <ns0:p ns0:rsidR="00A742BE" ns0:rsidP="00A742BE">
      <ns0:pPr>
        <ns0:widowControl ns0:val="0"/>
        <ns0:autoSpaceDE ns0:val="0"/>
        <ns0:autoSpaceDN ns0:val="0"/>
        <ns0:ind ns0:left="143"/>
        <ns0:rPr>
          <ns0:rFonts ns0:ascii="Arial" ns0:eastAsia="Arial" ns0:hAnsi="Arial" ns0:cs="Arial"/>
          <ns0:sz ns0:val="22"/>
          <ns0:szCs ns0:val="22"/>
          <ns0:lang ns0:val="hu-HU" ns0:eastAsia="en-US" ns0:bidi="ar-SA"/>
        </ns0:rPr>
      </ns0:pPr>
    </ns0:p>
    <ns0:p ns0:rsidR="003715FA">
      <ns0:pPr>
        <ns0:widowControl ns0:val="0"/>
        <ns0:autoSpaceDE ns0:val="0"/>
        <ns0:autoSpaceDN ns0:val="0"/>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Levelezési</ns0:t>
      </ns0:r>
      <ns0:r>
        <ns0:rPr>
          <ns0:rFonts ns0:ascii="Arial" ns0:eastAsia="Arial" ns0:hAnsi="Arial" ns0:cs="Arial"/>
          <ns0:spacing ns0:val="2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címe</ns0:t>
      </ns0:r>
      <ns0:r>
        <ns0:rPr>
          <ns0:rFonts ns0:ascii="Arial" ns0:eastAsia="Arial" ns0:hAnsi="Arial" ns0:cs="Arial"/>
          <ns0:sz ns0:val="22"/>
          <ns0:szCs ns0:val="22"/>
          <ns0:vertAlign ns0:val="superscript"/>
          <ns0:lang ns0:val="hu-HU" ns0:eastAsia="en-US" ns0:bidi="ar-SA"/>
        </ns0:rPr>
        <ns0:t>1</ns0:t>
      </ns0:r>
      <ns0:r>
        <ns0:rPr>
          <ns0:rFonts ns0:ascii="Arial" ns0:eastAsia="Arial" ns0:hAnsi="Arial" ns0:cs="Arial"/>
          <ns0:spacing ns0:val="2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(ha</ns0:t>
      </ns0:r>
      <ns0:r>
        <ns0:rPr>
          <ns0:rFonts ns0:ascii="Arial" ns0:eastAsia="Arial" ns0:hAnsi="Arial" ns0:cs="Arial"/>
          <ns0:spacing ns0:val="2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eltér)</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59"/>
          <ns0:w ns0:val="150"/>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ns0:t>
      </ns0:r>
      <ns0:r>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1"/>
        <ns0:rPr>
          <ns0:rFonts ns0:ascii="Arial" ns0:eastAsia="Arial" ns0:hAnsi="Arial" ns0:cs="Arial"/>
          <ns0:sz ns0:val="22"/>
          <ns0:szCs ns0:val="22"/>
          <ns0:lang ns0:val="hu-HU" ns0:eastAsia="en-US" ns0:bidi="ar-SA"/>
        </ns0:rPr>
      </ns0:pPr>
    </ns0:p>
    <ns0:p ns0:rsidR="003715FA" ns0:rsidP="00A742BE">
      <ns0:pPr>
        <ns0:widowControl ns0:val="0"/>
        <ns0:autoSpaceDE ns0:val="0"/>
        <ns0:autoSpaceDN ns0:val="0"/>
        <ns0:ind ns0:left="143"/>
        <ns0:jc ns0:val="both"/>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Számlavezető pénzintézet</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neve,</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számlaszámuk</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20"/>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ns0:t>
      </ns0:r>
      <ns0:r>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rPr>
          <ns0:rFonts ns0:ascii="Arial" ns0:eastAsia="Arial" ns0:hAnsi="Arial" ns0:cs="Arial"/>
          <ns0:sz ns0:val="22"/>
          <ns0:szCs ns0:val="22"/>
          <ns0:lang ns0:val="hu-HU" ns0:eastAsia="en-US" ns0:bidi="ar-SA"/>
        </ns0:rPr>
      </ns0:pPr>
    </ns0:p>
    <ns0:p ns0:rsidR="00A742BE" ns0:rsidP="00A742BE">
      <ns0:pPr>
        <ns0:widowControl ns0:val="0"/>
        <ns0:tabs>
          <ns0:tab ns0:val="left" ns0:pos="4820"/>
        </ns0:tabs>
        <ns0:autoSpaceDE ns0:val="0"/>
        <ns0:autoSpaceDN ns0:val="0"/>
        <ns0:ind ns0:right="177"/>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Adószáma</ns0:t>
      </ns0:r>
      <ns0:r ns0:rsidR="00C400B7">
        <ns0:rPr>
          <ns0:rFonts ns0:ascii="Arial" ns0:eastAsia="Arial" ns0:hAnsi="Arial" ns0:cs="Arial"/>
          <ns0:sz ns0:val="22"/>
          <ns0:szCs ns0:val="22"/>
          <ns0:vertAlign ns0:val="superscript"/>
          <ns0:lang ns0:val="hu-HU" ns0:eastAsia="en-US" ns0:bidi="ar-SA"/>
        </ns0:rPr>
        <ns0:t>2</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13"/>
          <ns0:sz ns0:val="22"/>
          <ns0:szCs ns0:val="22"/>
          <ns0:lang ns0:val="hu-HU" ns0:eastAsia="en-US" ns0:bidi="ar-SA"/>
        </ns0:rPr>
        <ns0:t xml:space="preserve"> </ns0:t>
      </ns0:r>
      <ns0:r ns0:rsidRPr="00A742BE">
        <ns0:rPr>
          <ns0:rFonts ns0:ascii="Arial" ns0:eastAsia="Arial" ns0:hAnsi="Arial" ns0:cs="Arial"/>
          <ns0:color ns0:val="0070C0"/>
          <ns0:spacing ns0:val="13"/>
          <ns0:sz ns0:val="22"/>
          <ns0:szCs ns0:val="22"/>
          <ns0:lang ns0:val="hu-HU" ns0:eastAsia="en-US" ns0:bidi="ar-SA"/>
        </ns0:rPr>
        <ns0:t>{</ns0:t>
      </ns0:r>
      <ns0:r ns0:rsidR="00AC5E1D">
        <ns0:rPr>
          <ns0:rFonts ns0:ascii="Arial" ns0:eastAsia="Arial" ns0:hAnsi="Arial" ns0:cs="Arial"/>
          <ns0:color ns0:val="0070C0"/>
          <ns0:spacing ns0:val="13"/>
          <ns0:sz ns0:val="22"/>
          <ns0:szCs ns0:val="22"/>
          <ns0:lang ns0:val="hu-HU" ns0:eastAsia="en-US" ns0:bidi="ar-SA"/>
        </ns0:rPr>
        <ns0:t>d</ns0:t>
      </ns0:r>
      <ns0:r ns0:rsidR="00AC5E1D">
        <ns0:rPr>
          <ns0:rFonts ns0:ascii="Arial" ns0:eastAsia="Arial" ns0:hAnsi="Arial" ns0:cs="Arial"/>
          <ns0:color ns0:val="0070C0"/>
          <ns0:spacing ns0:val="13"/>
          <ns0:sz ns0:val="22"/>
          <ns0:szCs ns0:val="22"/>
          <ns0:lang ns0:val="hu-HU" ns0:eastAsia="en-US" ns0:bidi="ar-SA"/>
        </ns0:rPr>
        <ns0:t>.</ns0:t>
      </ns0:r>
      <ns0:r ns0:rsidRPr="00A742BE">
        <ns0:rPr>
          <ns0:rFonts ns0:ascii="Arial" ns0:eastAsia="Arial" ns0:hAnsi="Arial" ns0:cs="Arial"/>
          <ns0:color ns0:val="0070C0"/>
          <ns0:spacing ns0:val="-2"/>
          <ns0:sz ns0:val="22"/>
          <ns0:szCs ns0:val="22"/>
          <ns0:lang ns0:val="hu-HU" ns0:eastAsia="en-US" ns0:bidi="ar-SA"/>
        </ns0:rPr>
        <ns0:t>Project</ns0:t>
      </ns0:r>
      <ns0:r ns0:rsidRPr="00A742BE">
        <ns0:rPr>
          <ns0:rFonts ns0:ascii="Arial" ns0:eastAsia="Arial" ns0:hAnsi="Arial" ns0:cs="Arial"/>
          <ns0:color ns0:val="0070C0"/>
          <ns0:spacing ns0:val="-2"/>
          <ns0:sz ns0:val="22"/>
          <ns0:szCs ns0:val="22"/>
          <ns0:lang ns0:val="hu-HU" ns0:eastAsia="en-US" ns0:bidi="ar-SA"/>
        </ns0:rPr>
        <ns0:t>.Adoszam</ns0:t>
      </ns0:r>
      <ns0:r ns0:rsidRPr="00A742BE">
        <ns0:rPr>
          <ns0:rFonts ns0:ascii="Arial" ns0:eastAsia="Arial" ns0:hAnsi="Arial" ns0:cs="Arial"/>
          <ns0:color ns0:val="0070C0"/>
          <ns0:spacing ns0:val="-2"/>
          <ns0:sz ns0:val="22"/>
          <ns0:szCs ns0:val="22"/>
          <ns0:lang ns0:val="hu-HU" ns0:eastAsia="en-US" ns0:bidi="ar-SA"/>
        </ns0:rPr>
        <ns0:t>}</ns0:t>
      </ns0:r>
      <ns0:r ns0:rsidR="00C400B7">
        <ns0:rPr>
          <ns0:rFonts ns0:ascii="Arial" ns0:eastAsia="Arial" ns0:hAnsi="Arial" ns0:cs="Arial"/>
          <ns0:sz ns0:val="22"/>
          <ns0:szCs ns0:val="22"/>
          <ns0:lang ns0:val="hu-HU" ns0:eastAsia="en-US" ns0:bidi="ar-SA"/>
        </ns0:rPr>
        <ns0:tab/>
        <ns0:t>Cégjegyzék</ns0:t>
      </ns0:r>
      <ns0:r ns0:rsidR="00C400B7">
        <ns0:rPr>
          <ns0:rFonts ns0:ascii="Arial" ns0:eastAsia="Arial" ns0:hAnsi="Arial" ns0:cs="Arial"/>
          <ns0:spacing ns0:val="-9"/>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száma</ns0:t>
      </ns0:r>
      <ns0:r ns0:rsidR="00C400B7">
        <ns0:rPr>
          <ns0:rFonts ns0:ascii="Arial" ns0:eastAsia="Arial" ns0:hAnsi="Arial" ns0:cs="Arial"/>
          <ns0:sz ns0:val="22"/>
          <ns0:szCs ns0:val="22"/>
          <ns0:vertAlign ns0:val="superscript"/>
          <ns0:lang ns0:val="hu-HU" ns0:eastAsia="en-US" ns0:bidi="ar-SA"/>
        </ns0:rPr>
        <ns0:t>2</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4"/>
          <ns0:sz ns0:val="22"/>
          <ns0:szCs ns0:val="22"/>
          <ns0:lang ns0:val="hu-HU" ns0:eastAsia="en-US" ns0:bidi="ar-SA"/>
        </ns0:rPr>
        <ns0:t xml:space="preserve"> </ns0:t>
      </ns0:r>
      <ns0:r ns0:rsidRPr="00A742BE">
        <ns0:rPr>
          <ns0:rFonts ns0:ascii="Arial" ns0:eastAsia="Arial" ns0:hAnsi="Arial" ns0:cs="Arial"/>
          <ns0:color ns0:val="0070C0"/>
          <ns0:sz ns0:val="18"/>
          <ns0:szCs ns0:val="18"/>
          <ns0:lang ns0:val="hu-HU" ns0:eastAsia="en-US" ns0:bidi="ar-SA"/>
        </ns0:rPr>
        <ns0:t>{</ns0:t>
      </ns0:r>
      <ns0:r ns0:rsidR="00AC5E1D">
        <ns0:rPr>
          <ns0:rFonts ns0:ascii="Arial" ns0:eastAsia="Arial" ns0:hAnsi="Arial" ns0:cs="Arial"/>
          <ns0:color ns0:val="0070C0"/>
          <ns0:sz ns0:val="18"/>
          <ns0:szCs ns0:val="18"/>
          <ns0:lang ns0:val="hu-HU" ns0:eastAsia="en-US" ns0:bidi="ar-SA"/>
        </ns0:rPr>
        <ns0:t>d.</ns0:t>
      </ns0:r>
      <ns0:r ns0:rsidRPr="00A742BE">
        <ns0:rPr>
          <ns0:rFonts ns0:ascii="Arial" ns0:eastAsia="Arial" ns0:hAnsi="Arial" ns0:cs="Arial"/>
          <ns0:color ns0:val="0070C0"/>
          <ns0:spacing ns0:val="-2"/>
          <ns0:sz ns0:val="18"/>
          <ns0:szCs ns0:val="18"/>
          <ns0:lang ns0:val="hu-HU" ns0:eastAsia="en-US" ns0:bidi="ar-SA"/>
        </ns0:rPr>
        <ns0:t>Project.Cegjegyzekszam</ns0:t>
      </ns0:r>
      <ns0:r ns0:rsidRPr="00A742BE">
        <ns0:rPr>
          <ns0:rFonts ns0:ascii="Arial" ns0:eastAsia="Arial" ns0:hAnsi="Arial" ns0:cs="Arial"/>
          <ns0:color ns0:val="0070C0"/>
          <ns0:spacing ns0:val="-2"/>
          <ns0:sz ns0:val="18"/>
          <ns0:szCs ns0:val="18"/>
          <ns0:lang ns0:val="hu-HU" ns0:eastAsia="en-US" ns0:bidi="ar-SA"/>
        </ns0:rPr>
        <ns0:t>}</ns0:t>
      </ns0:r>
    </ns0:p>
    <ns0:p ns0:rsidR="00A742BE" ns0:rsidP="00A742BE">
      <ns0:pPr>
        <ns0:widowControl ns0:val="0"/>
        <ns0:tabs>
          <ns0:tab ns0:val="left" ns0:pos="4820"/>
        </ns0:tabs>
        <ns0:autoSpaceDE ns0:val="0"/>
        <ns0:autoSpaceDN ns0:val="0"/>
        <ns0:ind ns0:right="177"/>
        <ns0:rPr>
          <ns0:rFonts ns0:ascii="Arial" ns0:eastAsia="Arial" ns0:hAnsi="Arial" ns0:cs="Arial"/>
          <ns0:color ns0:val="0070C0"/>
          <ns0:spacing ns0:val="-2"/>
          <ns0:sz ns0:val="18"/>
          <ns0:szCs ns0:val="18"/>
          <ns0:lang ns0:val="hu-HU" ns0:eastAsia="en-US" ns0:bidi="ar-SA"/>
        </ns0:rPr>
      </ns0:pPr>
    </ns0:p>
    <ns0:p ns0:rsidR="00A742BE" ns0:rsidP="00A742BE">
      <ns0:pPr>
        <ns0:widowControl ns0:val="0"/>
        <ns0:tabs>
          <ns0:tab ns0:val="left" ns0:pos="4820"/>
        </ns0:tabs>
        <ns0:autoSpaceDE ns0:val="0"/>
        <ns0:autoSpaceDN ns0:val="0"/>
        <ns0:ind ns0:right="177"/>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E-mail címe</ns0:t>
      </ns0:r>
      <ns0:r ns0:rsidR="00C400B7">
        <ns0:rPr>
          <ns0:rFonts ns0:ascii="Arial" ns0:eastAsia="Arial" ns0:hAnsi="Arial" ns0:cs="Arial"/>
          <ns0:spacing ns0:val="-17"/>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e-számla küldéséhez (kötelező adat)</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40"/>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 xml:space="preserve"> </ns0:t>
      </ns0:r>
    </ns0:p>
    <ns0:p ns0:rsidR="00A742BE" ns0:rsidP="00A742BE">
      <ns0:pPr>
        <ns0:widowControl ns0:val="0"/>
        <ns0:tabs>
          <ns0:tab ns0:val="left" ns0:pos="4820"/>
        </ns0:tabs>
        <ns0:autoSpaceDE ns0:val="0"/>
        <ns0:autoSpaceDN ns0:val="0"/>
        <ns0:ind ns0:right="177"/>
        <ns0:rPr>
          <ns0:rFonts ns0:ascii="Arial" ns0:eastAsia="Arial" ns0:hAnsi="Arial" ns0:cs="Arial"/>
          <ns0:sz ns0:val="22"/>
          <ns0:szCs ns0:val="22"/>
          <ns0:lang ns0:val="hu-HU" ns0:eastAsia="en-US" ns0:bidi="ar-SA"/>
        </ns0:rPr>
      </ns0:pPr>
    </ns0:p>
    <ns0:p ns0:rsidR="003715FA" ns0:rsidP="00A742BE">
      <ns0:pPr>
        <ns0:widowControl ns0:val="0"/>
        <ns0:tabs>
          <ns0:tab ns0:val="left" ns0:pos="4820"/>
        </ns0:tabs>
        <ns0:autoSpaceDE ns0:val="0"/>
        <ns0:autoSpaceDN ns0:val="0"/>
        <ns0:ind ns0:right="177"/>
        <ns0:rPr>
          <ns0:rFonts ns0:ascii="Arial" ns0:eastAsia="Arial" ns0:hAnsi="Arial" ns0:cs="Arial"/>
          <ns0:spacing ns0:val="-2"/>
          <ns0:sz ns0:val="22"/>
          <ns0:szCs ns0:val="22"/>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Kapcsolattartó</ns0:t>
      </ns0:r>
      <ns0:r ns0:rsidR="00C400B7">
        <ns0:rPr>
          <ns0:rFonts ns0:ascii="Arial" ns0:eastAsia="Arial" ns0:hAnsi="Arial" ns0:cs="Arial"/>
          <ns0:spacing ns0:val="32"/>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neve</ns0:t>
      </ns0:r>
      <ns0:r ns0:rsidR="00C400B7">
        <ns0:rPr>
          <ns0:rFonts ns0:ascii="Arial" ns0:eastAsia="Arial" ns0:hAnsi="Arial" ns0:cs="Arial"/>
          <ns0:sz ns0:val="22"/>
          <ns0:szCs ns0:val="22"/>
          <ns0:vertAlign ns0:val="superscript"/>
          <ns0:lang ns0:val="hu-HU" ns0:eastAsia="en-US" ns0:bidi="ar-SA"/>
        </ns0:rPr>
        <ns0:t>1a,</ns0:t>
      </ns0:r>
      <ns0:r ns0:rsidR="00C400B7">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vertAlign ns0:val="superscript"/>
          <ns0:lang ns0:val="hu-HU" ns0:eastAsia="en-US" ns0:bidi="ar-SA"/>
        </ns0:rPr>
        <ns0:t>2,</ns0:t>
      </ns0:r>
      <ns0:r ns0:rsidR="00C400B7">
        <ns0:rPr>
          <ns0:rFonts ns0:ascii="Arial" ns0:eastAsia="Arial" ns0:hAnsi="Arial" ns0:cs="Arial"/>
          <ns0:spacing ns0:val="3"/>
          <ns0:sz ns0:val="22"/>
          <ns0:szCs ns0:val="22"/>
          <ns0:lang ns0:val="hu-HU" ns0:eastAsia="en-US" ns0:bidi="ar-SA"/>
        </ns0:rPr>
        <ns0:t xml:space="preserve"> </ns0:t>
      </ns0:r>
      <ns0:r ns0:rsidR="00C400B7">
        <ns0:rPr>
          <ns0:rFonts ns0:ascii="Arial" ns0:eastAsia="Arial" ns0:hAnsi="Arial" ns0:cs="Arial"/>
          <ns0:sz ns0:val="22"/>
          <ns0:szCs ns0:val="22"/>
          <ns0:vertAlign ns0:val="superscript"/>
          <ns0:lang ns0:val="hu-HU" ns0:eastAsia="en-US" ns0:bidi="ar-SA"/>
        </ns0:rPr>
        <ns0:t>4</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69"/>
          <ns0:w ns0:val="150"/>
          <ns0:sz ns0:val="22"/>
          <ns0:szCs ns0:val="22"/>
          <ns0:lang ns0:val="hu-HU" ns0:eastAsia="en-US" ns0:bidi="ar-SA"/>
        </ns0:rPr>
        <ns0:t xml:space="preserve"> </ns0:t>
      </ns0:r>
      <ns0:r ns0:rsidR="00C400B7">
        <ns0:rPr>
          <ns0:rFonts ns0:ascii="Arial" ns0:eastAsia="Arial" ns0:hAnsi="Arial" ns0:cs="Arial"/>
          <ns0:spacing ns0:val="-2"/>
          <ns0:sz ns0:val="22"/>
          <ns0:szCs ns0:val="22"/>
          <ns0:lang ns0:val="hu-HU" ns0:eastAsia="en-US" ns0:bidi="ar-SA"/>
        </ns0:rPr>
        <ns0:t>..</ns0:t>
      </ns0:r>
      <ns0:r ns0:rsidR="00C400B7">
        <ns0:rPr>
          <ns0:rFonts ns0:ascii="Arial" ns0:eastAsia="Arial" ns0:hAnsi="Arial" ns0:cs="Arial"/>
          <ns0:spacing ns0:val="-2"/>
          <ns0:sz ns0:val="22"/>
          <ns0:szCs ns0:val="22"/>
          <ns0:lang ns0:val="hu-HU" ns0:eastAsia="en-US" ns0:bidi="ar-SA"/>
        </ns0:rPr>
        <ns0:t>..........................................................................................................</ns0:t>
      </ns0:r>
    </ns0:p>
    <ns0:p ns0:rsidR="00A742BE" ns0:rsidP="00A742BE">
      <ns0:pPr>
        <ns0:widowControl ns0:val="0"/>
        <ns0:tabs>
          <ns0:tab ns0:val="left" ns0:pos="4820"/>
        </ns0:tabs>
        <ns0:autoSpaceDE ns0:val="0"/>
        <ns0:autoSpaceDN ns0:val="0"/>
        <ns0:ind ns0:right="177"/>
        <ns0:rPr>
          <ns0:rFonts ns0:ascii="Arial" ns0:eastAsia="Arial" ns0:hAnsi="Arial" ns0:cs="Arial"/>
          <ns0:sz ns0:val="22"/>
          <ns0:szCs ns0:val="22"/>
          <ns0:lang ns0:val="hu-HU" ns0:eastAsia="en-US" ns0:bidi="ar-SA"/>
        </ns0:rPr>
      </ns0:pPr>
    </ns0:p>
    <ns0:p ns0:rsidR="003715FA" ns0:rsidP="00A742BE">
      <ns0:pPr>
        <ns0:widowControl ns0:val="0"/>
        <ns0:autoSpaceDE ns0:val="0"/>
        <ns0:autoSpaceDN ns0:val="0"/>
        <ns0:spacing ns0:before="1"/>
        <ns0:ind ns0:right="177"/>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Értesítési</ns0:t>
      </ns0:r>
      <ns0:r ns0:rsidR="00C400B7">
        <ns0:rPr>
          <ns0:rFonts ns0:ascii="Arial" ns0:eastAsia="Arial" ns0:hAnsi="Arial" ns0:cs="Arial"/>
          <ns0:spacing ns0:val="-8"/>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címe</ns0:t>
      </ns0:r>
      <ns0:r ns0:rsidR="00C400B7">
        <ns0:rPr>
          <ns0:rFonts ns0:ascii="Arial" ns0:eastAsia="Arial" ns0:hAnsi="Arial" ns0:cs="Arial"/>
          <ns0:sz ns0:val="22"/>
          <ns0:szCs ns0:val="22"/>
          <ns0:vertAlign ns0:val="superscript"/>
          <ns0:lang ns0:val="hu-HU" ns0:eastAsia="en-US" ns0:bidi="ar-SA"/>
        </ns0:rPr>
        <ns0:t>1</ns0:t>
      </ns0:r>
      <ns0:r ns0:rsidR="00C400B7">
        <ns0:rPr>
          <ns0:rFonts ns0:ascii="Arial" ns0:eastAsia="Arial" ns0:hAnsi="Arial" ns0:cs="Arial"/>
          <ns0:spacing ns0:val="-4"/>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(ha</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eltér</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a</ns0:t>
      </ns0:r>
      <ns0:r ns0:rsidR="00C400B7">
        <ns0:rPr>
          <ns0:rFonts ns0:ascii="Arial" ns0:eastAsia="Arial" ns0:hAnsi="Arial" ns0:cs="Arial"/>
          <ns0:spacing ns0:val="-4"/>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székhely</ns0:t>
      </ns0:r>
      <ns0:r ns0:rsidR="00C400B7">
        <ns0:rPr>
          <ns0:rFonts ns0:ascii="Arial" ns0:eastAsia="Arial" ns0:hAnsi="Arial" ns0:cs="Arial"/>
          <ns0:spacing ns0:val="-4"/>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levelezési</ns0:t>
      </ns0:r>
      <ns0:r ns0:rsidR="00C400B7">
        <ns0:rPr>
          <ns0:rFonts ns0:ascii="Arial" ns0:eastAsia="Arial" ns0:hAnsi="Arial" ns0:cs="Arial"/>
          <ns0:spacing ns0:val="-4"/>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címtől)</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34"/>
          <ns0:sz ns0:val="22"/>
          <ns0:szCs ns0:val="22"/>
          <ns0:lang ns0:val="hu-HU" ns0:eastAsia="en-US" ns0:bidi="ar-SA"/>
        </ns0:rPr>
        <ns0:t xml:space="preserve"> </ns0:t>
      </ns0:r>
      <ns0:r ns0:rsidR="00C400B7">
        <ns0:rPr>
          <ns0:rFonts ns0:ascii="Arial" ns0:eastAsia="Arial" ns0:hAnsi="Arial" ns0:cs="Arial"/>
          <ns0:spacing ns0:val="-2"/>
          <ns0:sz ns0:val="22"/>
          <ns0:szCs ns0:val="22"/>
          <ns0:lang ns0:val="hu-HU" ns0:eastAsia="en-US" ns0:bidi="ar-SA"/>
        </ns0:rPr>
        <ns0:t>..</ns0:t>
      </ns0:r>
      <ns0:r ns0:rsidR="00C400B7">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1"/>
        <ns0:rPr>
          <ns0:rFonts ns0:ascii="Arial" ns0:eastAsia="Arial" ns0:hAnsi="Arial" ns0:cs="Arial"/>
          <ns0:sz ns0:val="22"/>
          <ns0:szCs ns0:val="22"/>
          <ns0:lang ns0:val="hu-HU" ns0:eastAsia="en-US" ns0:bidi="ar-SA"/>
        </ns0:rPr>
      </ns0:pPr>
    </ns0:p>
    <ns0:p ns0:rsidR="003715FA" ns0:rsidP="00A742BE">
      <ns0:pPr>
        <ns0:widowControl ns0:val="0"/>
        <ns0:autoSpaceDE ns0:val="0"/>
        <ns0:autoSpaceDN ns0:val="0"/>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Telefonszáma</ns0:t>
      </ns0:r>
      <ns0:r ns0:rsidR="00C400B7">
        <ns0:rPr>
          <ns0:rFonts ns0:ascii="Arial" ns0:eastAsia="Arial" ns0:hAnsi="Arial" ns0:cs="Arial"/>
          <ns0:sz ns0:val="22"/>
          <ns0:szCs ns0:val="22"/>
          <ns0:vertAlign ns0:val="superscript"/>
          <ns0:lang ns0:val="hu-HU" ns0:eastAsia="en-US" ns0:bidi="ar-SA"/>
        </ns0:rPr>
        <ns0:t>4</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38"/>
          <ns0:sz ns0:val="22"/>
          <ns0:szCs ns0:val="22"/>
          <ns0:lang ns0:val="hu-HU" ns0:eastAsia="en-US" ns0:bidi="ar-SA"/>
        </ns0:rPr>
        <ns0:t xml:space="preserve"> </ns0:t>
      </ns0:r>
    </ns0:p>
    <ns0:p ns0:rsidR="003715FA">
      <ns0:pPr>
        <ns0:widowControl ns0:val="0"/>
        <ns0:autoSpaceDE ns0:val="0"/>
        <ns0:autoSpaceDN ns0:val="0"/>
        <ns0:rPr>
          <ns0:rFonts ns0:ascii="Arial" ns0:eastAsia="Arial" ns0:hAnsi="Arial" ns0:cs="Arial"/>
          <ns0:sz ns0:val="22"/>
          <ns0:szCs ns0:val="22"/>
          <ns0:lang ns0:val="hu-HU" ns0:eastAsia="en-US" ns0:bidi="ar-SA"/>
        </ns0:rPr>
      </ns0:pPr>
    </ns0:p>
    <ns0:p ns0:rsidR="00997166" ns0:rsidP="00997166">
      <ns0:pPr>
        <ns0:widowControl ns0:val="0"/>
        <ns0:autoSpaceDE ns0:val="0"/>
        <ns0:autoSpaceDN ns0:val="0"/>
        <ns0:rPr>
          <ns0:rFonts ns0:ascii="Arial" ns0:eastAsia="Arial" ns0:hAnsi="Arial" ns0:cs="Arial"/>
          <ns0:color ns0:val="0070C0"/>
          <ns0:sz ns0:val="26"/>
          <ns0:szCs ns0:val="26"/>
          <ns0:lang ns0:val="hu-HU" ns0:eastAsia="en-US" ns0:bidi="ar-SA"/>
        </ns0:rPr>
      </ns0:pPr>
      <ns0:r>
        <ns0:rPr>
          <ns0:rFonts ns0:ascii="Arial" ns0:eastAsia="Arial" ns0:hAnsi="Arial" ns0:cs="Arial"/>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E-mail-címe</ns0:t>
      </ns0:r>
      <ns0:r ns0:rsidR="00C400B7">
        <ns0:rPr>
          <ns0:rFonts ns0:ascii="Arial" ns0:eastAsia="Arial" ns0:hAnsi="Arial" ns0:cs="Arial"/>
          <ns0:sz ns0:val="22"/>
          <ns0:szCs ns0:val="22"/>
          <ns0:vertAlign ns0:val="superscript"/>
          <ns0:lang ns0:val="hu-HU" ns0:eastAsia="en-US" ns0:bidi="ar-SA"/>
        </ns0:rPr>
        <ns0:t>4</ns0:t>
      </ns0:r>
      <ns0:r ns0:rsidR="00C400B7">
        <ns0:rPr>
          <ns0:rFonts ns0:ascii="Arial" ns0:eastAsia="Arial" ns0:hAnsi="Arial" ns0:cs="Arial"/>
          <ns0:sz ns0:val="22"/>
          <ns0:szCs ns0:val="22"/>
          <ns0:lang ns0:val="hu-HU" ns0:eastAsia="en-US" ns0:bidi="ar-SA"/>
        </ns0:rPr>
        <ns0:t>:</ns0:t>
      </ns0:r>
      <ns0:r ns0:rsidR="00C400B7">
        <ns0:rPr>
          <ns0:rFonts ns0:ascii="Arial" ns0:eastAsia="Arial" ns0:hAnsi="Arial" ns0:cs="Arial"/>
          <ns0:spacing ns0:val="71"/>
          <ns0:sz ns0:val="22"/>
          <ns0:szCs ns0:val="22"/>
          <ns0:lang ns0:val="hu-HU" ns0:eastAsia="en-US" ns0:bidi="ar-SA"/>
        </ns0:rPr>
        <ns0:t xml:space="preserve"> </ns0:t>
      </ns0:r>
      <ns0:r>
        <ns0:rPr>
          <ns0:rFonts ns0:ascii="Arial" ns0:eastAsia="Arial" ns0:hAnsi="Arial" ns0:cs="Arial"/>
          <ns0:color ns0:val="0070C0"/>
          <ns0:sz ns0:val="26"/>
          <ns0:szCs ns0:val="26"/>
          <ns0:lang ns0:val="hu-HU" ns0:eastAsia="en-US" ns0:bidi="ar-SA"/>
        </ns0:rPr>
        <ns0:t xml:space="preserve">                                                             </ns0:t>
      </ns0:r>
    </ns0:p>
    <ns0:p ns0:rsidR="00997166" ns0:rsidP="00997166">
      <ns0:pPr>
        <ns0:widowControl ns0:val="0"/>
        <ns0:autoSpaceDE ns0:val="0"/>
        <ns0:autoSpaceDN ns0:val="0"/>
        <ns0:rPr>
          <ns0:rFonts ns0:ascii="Arial" ns0:eastAsia="Arial" ns0:hAnsi="Arial" ns0:cs="Arial"/>
          <ns0:color ns0:val="0070C0"/>
          <ns0:sz ns0:val="26"/>
          <ns0:szCs ns0:val="26"/>
          <ns0:lang ns0:val="hu-HU" ns0:eastAsia="en-US" ns0:bidi="ar-SA"/>
        </ns0:rPr>
      </ns0:pPr>
    </ns0:p>
    <ns0:p ns0:rsidR="003715FA" ns0:rsidP="00997166">
      <ns0:pPr>
        <ns0:widowControl ns0:val="0"/>
        <ns0:autoSpaceDE ns0:val="0"/>
        <ns0:autoSpaceDN ns0:val="0"/>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Felhasználási</ns0:t>
      </ns0:r>
      <ns0:r>
        <ns0:rPr>
          <ns0:rFonts ns0:ascii="Arial" ns0:eastAsia="Arial" ns0:hAnsi="Arial" ns0:cs="Arial"/>
          <ns0:spacing ns0:val="-1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hely</ns0:t>
      </ns0:r>
      <ns0:r>
        <ns0:rPr>
          <ns0:rFonts ns0:ascii="Arial" ns0:eastAsia="Arial" ns0:hAnsi="Arial" ns0:cs="Arial"/>
          <ns0:spacing ns0:val="-11"/>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adatai</ns0:t>
      </ns0:r>
    </ns0:p>
    <ns0:p ns0:rsidR="003715FA">
      <ns0:pPr>
        <ns0:pStyle ns0:val="Heading4"/>
        <ns0:keepNext ns0:val="0"/>
        <ns0:widowControl ns0:val="0"/>
        <ns0:numPr>
          <ns0:ilvl ns0:val="1"/>
          <ns0:numId ns0:val="15"/>
        </ns0:numPr>
        <ns0:tabs>
          <ns0:tab ns0:val="left" ns0:pos="851"/>
        </ns0:tabs>
        <ns0:autoSpaceDE ns0:val="0"/>
        <ns0:autoSpaceDN ns0:val="0"/>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pacing ns0:val="-4"/>
          <ns0:sz ns0:val="22"/>
          <ns0:szCs ns0:val="22"/>
          <ns0:lang ns0:val="hu-HU" ns0:eastAsia="en-US" ns0:bidi="ar-SA"/>
        </ns0:rPr>
        <ns0:t>Címe</ns0:t>
      </ns0:r>
    </ns0:p>
    <ns0:p ns0:rsidR="003715FA">
      <ns0:pPr>
        <ns0:widowControl ns0:val="0"/>
        <ns0:autoSpaceDE ns0:val="0"/>
        <ns0:autoSpaceDN ns0:val="0"/>
        <ns0:spacing ns0:before="29"/>
        <ns0:rPr>
          <ns0:rFonts ns0:ascii="Arial" ns0:eastAsia="Arial" ns0:hAnsi="Arial" ns0:cs="Arial"/>
          <ns0:b/>
          <ns0:sz ns0:val="22"/>
          <ns0:szCs ns0:val="22"/>
          <ns0:lang ns0:val="hu-HU" ns0:eastAsia="en-US" ns0:bidi="ar-SA"/>
        </ns0:rPr>
      </ns0:pPr>
    </ns0:p>
    <ns0:p ns0:rsidR="003715FA" ns0:rsidRPr="00153C36" ns0:rsidP="00623D59">
      <ns0:pPr>
        <ns0:widowControl ns0:val="0"/>
        <ns0:tabs>
          <ns0:tab ns0:val="left" ns0:pos="4029"/>
          <ns0:tab ns0:val="left" ns0:pos="8711"/>
        </ns0:tabs>
        <ns0:autoSpaceDE ns0:val="0"/>
        <ns0:autoSpaceDN ns0:val="0"/>
        <ns0:spacing ns0:before="1" ns0:line="252" ns0:lineRule="exact"/>
        <ns0:rPr>
          <ns0:rFonts ns0:ascii="Arial" ns0:eastAsia="Arial" ns0:hAnsi="Arial" ns0:cs="Arial"/>
          <ns0:color ns0:val="0070C0"/>
          <ns0:sz ns0:val="22"/>
          <ns0:szCs ns0:val="22"/>
          <ns0:lang ns0:val="hu-HU" ns0:eastAsia="en-US" ns0:bidi="ar-SA"/>
        </ns0:rPr>
      </ns0:pPr>
      <ns0:r ns0:rsidRPr="00153C36">
        <ns0:rPr>
          <ns0:rFonts ns0:ascii="Arial" ns0:eastAsia="Arial" ns0:hAnsi="Arial" ns0:cs="Arial"/>
          <ns0:b/>
          <ns0:color ns0:val="0070C0"/>
          <ns0:spacing ns0:val="-2"/>
          <ns0:sz ns0:val="22"/>
          <ns0:szCs ns0:val="22"/>
          <ns0:lang ns0:val="hu-HU" ns0:eastAsia="en-US" ns0:bidi="ar-SA"/>
        </ns0:rPr>
        <ns0:t>{</ns0:t>
      </ns0:r>
      <ns0:r ns0:rsidR="00AC5E1D">
        <ns0:rPr>
          <ns0:rFonts ns0:ascii="Arial" ns0:eastAsia="Arial" ns0:hAnsi="Arial" ns0:cs="Arial"/>
          <ns0:b/>
          <ns0:color ns0:val="0070C0"/>
          <ns0:spacing ns0:val="-2"/>
          <ns0:sz ns0:val="22"/>
          <ns0:szCs ns0:val="22"/>
          <ns0:lang ns0:val="hu-HU" ns0:eastAsia="en-US" ns0:bidi="ar-SA"/>
        </ns0:rPr>
        <ns0:t>d</ns0:t>
      </ns0:r>
      <ns0:r ns0:rsidR="00AC5E1D">
        <ns0:rPr>
          <ns0:rFonts ns0:ascii="Arial" ns0:eastAsia="Arial" ns0:hAnsi="Arial" ns0:cs="Arial"/>
          <ns0:b/>
          <ns0:color ns0:val="0070C0"/>
          <ns0:spacing ns0:val="-2"/>
          <ns0:sz ns0:val="22"/>
          <ns0:szCs ns0:val="22"/>
          <ns0:lang ns0:val="hu-HU" ns0:eastAsia="en-US" ns0:bidi="ar-SA"/>
        </ns0:rPr>
        <ns0:t>.</ns0:t>
      </ns0:r>
      <ns0:r ns0:rsidRPr="00153C36">
        <ns0:rPr>
          <ns0:rFonts ns0:ascii="Arial" ns0:eastAsia="Arial" ns0:hAnsi="Arial" ns0:cs="Arial"/>
          <ns0:color ns0:val="0070C0"/>
          <ns0:spacing ns0:val="-2"/>
          <ns0:sz ns0:val="8"/>
          <ns0:szCs ns0:val="8"/>
          <ns0:lang ns0:val="hu-HU" ns0:eastAsia="en-US" ns0:bidi="ar-SA"/>
        </ns0:rPr>
        <ns0:t>Project</ns0:t>
      </ns0:r>
      <ns0:r ns0:rsidRPr="00153C36">
        <ns0:rPr>
          <ns0:rFonts ns0:ascii="Arial" ns0:eastAsia="Arial" ns0:hAnsi="Arial" ns0:cs="Arial"/>
          <ns0:color ns0:val="0070C0"/>
          <ns0:spacing ns0:val="-2"/>
          <ns0:sz ns0:val="8"/>
          <ns0:szCs ns0:val="8"/>
          <ns0:lang ns0:val="hu-HU" ns0:eastAsia="en-US" ns0:bidi="ar-SA"/>
        </ns0:rPr>
        <ns0:t>.IranyitoSzam</ns0:t>
      </ns0:r>
      <ns0:r ns0:rsidRPr="00153C36">
        <ns0:rPr>
          <ns0:rFonts ns0:ascii="Arial" ns0:eastAsia="Arial" ns0:hAnsi="Arial" ns0:cs="Arial"/>
          <ns0:color ns0:val="0070C0"/>
          <ns0:spacing ns0:val="-2"/>
          <ns0:sz ns0:val="22"/>
          <ns0:szCs ns0:val="22"/>
          <ns0:lang ns0:val="hu-HU" ns0:eastAsia="en-US" ns0:bidi="ar-SA"/>
        </ns0:rPr>
        <ns0:t xml:space="preserve">}           </ns0:t>
      </ns0:r>
      <ns0:r ns0:rsidR="00B0665F">
        <ns0:rPr>
          <ns0:rFonts ns0:ascii="Arial" ns0:eastAsia="Arial" ns0:hAnsi="Arial" ns0:cs="Arial"/>
          <ns0:color ns0:val="0070C0"/>
          <ns0:spacing ns0:val="-2"/>
          <ns0:sz ns0:val="22"/>
          <ns0:szCs ns0:val="22"/>
          <ns0:lang ns0:val="hu-HU" ns0:eastAsia="en-US" ns0:bidi="ar-SA"/>
        </ns0:rPr>
        <ns0:t xml:space="preserve">        </ns0:t>
      </ns0:r>
      <ns0:r ns0:rsidRPr="00153C36">
        <ns0:rPr>
          <ns0:rFonts ns0:ascii="Arial" ns0:eastAsia="Arial" ns0:hAnsi="Arial" ns0:cs="Arial"/>
          <ns0:color ns0:val="0070C0"/>
          <ns0:spacing ns0:val="-2"/>
          <ns0:sz ns0:val="22"/>
          <ns0:szCs ns0:val="22"/>
          <ns0:lang ns0:val="hu-HU" ns0:eastAsia="en-US" ns0:bidi="ar-SA"/>
        </ns0:rPr>
        <ns0:t xml:space="preserve">  {</ns0:t>
      </ns0:r>
      <ns0:r ns0:rsidR="00AC5E1D">
        <ns0:rPr>
          <ns0:rFonts ns0:ascii="Arial" ns0:eastAsia="Arial" ns0:hAnsi="Arial" ns0:cs="Arial"/>
          <ns0:color ns0:val="0070C0"/>
          <ns0:spacing ns0:val="-2"/>
          <ns0:sz ns0:val="22"/>
          <ns0:szCs ns0:val="22"/>
          <ns0:lang ns0:val="hu-HU" ns0:eastAsia="en-US" ns0:bidi="ar-SA"/>
        </ns0:rPr>
        <ns0:t>d.</ns0:t>
      </ns0:r>
      <ns0:r ns0:rsidRPr="00153C36">
        <ns0:rPr>
          <ns0:rFonts ns0:ascii="Arial" ns0:eastAsia="Arial" ns0:hAnsi="Arial" ns0:cs="Arial"/>
          <ns0:color ns0:val="0070C0"/>
          <ns0:spacing ns0:val="-2"/>
          <ns0:sz ns0:val="22"/>
          <ns0:szCs ns0:val="22"/>
          <ns0:lang ns0:val="hu-HU" ns0:eastAsia="en-US" ns0:bidi="ar-SA"/>
        </ns0:rPr>
        <ns0:t>Project.Varos</ns0:t>
      </ns0:r>
      <ns0:r ns0:rsidRPr="00153C36">
        <ns0:rPr>
          <ns0:rFonts ns0:ascii="Arial" ns0:eastAsia="Arial" ns0:hAnsi="Arial" ns0:cs="Arial"/>
          <ns0:color ns0:val="0070C0"/>
          <ns0:spacing ns0:val="-2"/>
          <ns0:sz ns0:val="22"/>
          <ns0:szCs ns0:val="22"/>
          <ns0:lang ns0:val="hu-HU" ns0:eastAsia="en-US" ns0:bidi="ar-SA"/>
        </ns0:rPr>
        <ns0:t>}</ns0:t>
      </ns0:r>
      <ns0:r ns0:rsidRPr="00153C36" ns0:rsidR="00C400B7">
        <ns0:rPr>
          <ns0:rFonts ns0:ascii="Arial" ns0:eastAsia="Arial" ns0:hAnsi="Arial" ns0:cs="Arial"/>
          <ns0:color ns0:val="0070C0"/>
          <ns0:sz ns0:val="22"/>
          <ns0:szCs ns0:val="22"/>
          <ns0:lang ns0:val="hu-HU" ns0:eastAsia="en-US" ns0:bidi="ar-SA"/>
        </ns0:rPr>
        <ns0:tab/>
      </ns0:r>
      <ns0:r ns0:rsidRPr="00153C36">
        <ns0:rPr>
          <ns0:rFonts ns0:ascii="Arial" ns0:eastAsia="Arial" ns0:hAnsi="Arial" ns0:cs="Arial"/>
          <ns0:color ns0:val="0070C0"/>
          <ns0:sz ns0:val="22"/>
          <ns0:szCs ns0:val="22"/>
          <ns0:lang ns0:val="hu-HU" ns0:eastAsia="en-US" ns0:bidi="ar-SA"/>
        </ns0:rPr>
        <ns0:t xml:space="preserve">        {</ns0:t>
      </ns0:r>
      <ns0:r ns0:rsidR="00AC5E1D">
        <ns0:rPr>
          <ns0:rFonts ns0:ascii="Arial" ns0:eastAsia="Arial" ns0:hAnsi="Arial" ns0:cs="Arial"/>
          <ns0:color ns0:val="0070C0"/>
          <ns0:sz ns0:val="22"/>
          <ns0:szCs ns0:val="22"/>
          <ns0:lang ns0:val="hu-HU" ns0:eastAsia="en-US" ns0:bidi="ar-SA"/>
        </ns0:rPr>
        <ns0:t>d.</ns0:t>
      </ns0:r>
      <ns0:r ns0:rsidRPr="00153C36">
        <ns0:rPr>
          <ns0:rFonts ns0:ascii="Arial" ns0:eastAsia="Arial" ns0:hAnsi="Arial" ns0:cs="Arial"/>
          <ns0:color ns0:val="0070C0"/>
          <ns0:sz ns0:val="22"/>
          <ns0:szCs ns0:val="22"/>
          <ns0:lang ns0:val="hu-HU" ns0:eastAsia="en-US" ns0:bidi="ar-SA"/>
        </ns0:rPr>
        <ns0:t>Project.Utca</ns0:t>
      </ns0:r>
      <ns0:r ns0:rsidRPr="00153C36">
        <ns0:rPr>
          <ns0:rFonts ns0:ascii="Arial" ns0:eastAsia="Arial" ns0:hAnsi="Arial" ns0:cs="Arial"/>
          <ns0:color ns0:val="0070C0"/>
          <ns0:sz ns0:val="22"/>
          <ns0:szCs ns0:val="22"/>
          <ns0:lang ns0:val="hu-HU" ns0:eastAsia="en-US" ns0:bidi="ar-SA"/>
        </ns0:rPr>
        <ns0:t>}</ns0:t>
      </ns0:r>
      <ns0:r ns0:rsidRPr="00153C36" ns0:rsidR="00C400B7">
        <ns0:rPr>
          <ns0:rFonts ns0:ascii="Arial" ns0:eastAsia="Arial" ns0:hAnsi="Arial" ns0:cs="Arial"/>
          <ns0:color ns0:val="0070C0"/>
          <ns0:spacing ns0:val="46"/>
          <ns0:sz ns0:val="22"/>
          <ns0:szCs ns0:val="22"/>
          <ns0:lang ns0:val="hu-HU" ns0:eastAsia="en-US" ns0:bidi="ar-SA"/>
        </ns0:rPr>
        <ns0:t xml:space="preserve">  </ns0:t>
      </ns0:r>
      <ns0:r ns0:rsidRPr="00153C36">
        <ns0:rPr>
          <ns0:rFonts ns0:ascii="Arial" ns0:eastAsia="Arial" ns0:hAnsi="Arial" ns0:cs="Arial"/>
          <ns0:color ns0:val="0070C0"/>
          <ns0:spacing ns0:val="46"/>
          <ns0:sz ns0:val="22"/>
          <ns0:szCs ns0:val="22"/>
          <ns0:lang ns0:val="hu-HU" ns0:eastAsia="en-US" ns0:bidi="ar-SA"/>
        </ns0:rPr>
        <ns0:t>{</ns0:t>
      </ns0:r>
      <ns0:r ns0:rsidR="00AC5E1D">
        <ns0:rPr>
          <ns0:rFonts ns0:ascii="Arial" ns0:eastAsia="Arial" ns0:hAnsi="Arial" ns0:cs="Arial"/>
          <ns0:color ns0:val="0070C0"/>
          <ns0:spacing ns0:val="46"/>
          <ns0:sz ns0:val="22"/>
          <ns0:szCs ns0:val="22"/>
          <ns0:lang ns0:val="hu-HU" ns0:eastAsia="en-US" ns0:bidi="ar-SA"/>
        </ns0:rPr>
        <ns0:t>d.</ns0:t>
      </ns0:r>
      <ns0:r ns0:rsidRPr="00153C36">
        <ns0:rPr>
          <ns0:rFonts ns0:ascii="Arial" ns0:eastAsia="Arial" ns0:hAnsi="Arial" ns0:cs="Arial"/>
          <ns0:color ns0:val="0070C0"/>
          <ns0:spacing ns0:val="46"/>
          <ns0:sz ns0:val="2"/>
          <ns0:szCs ns0:val="2"/>
          <ns0:lang ns0:val="hu-HU" ns0:eastAsia="en-US" ns0:bidi="ar-SA"/>
        </ns0:rPr>
        <ns0:t>Project.Hazszam</ns0:t>
      </ns0:r>
      <ns0:r ns0:rsidRPr="00153C36">
        <ns0:rPr>
          <ns0:rFonts ns0:ascii="Arial" ns0:eastAsia="Arial" ns0:hAnsi="Arial" ns0:cs="Arial"/>
          <ns0:color ns0:val="0070C0"/>
          <ns0:spacing ns0:val="46"/>
          <ns0:sz ns0:val="22"/>
          <ns0:szCs ns0:val="22"/>
          <ns0:lang ns0:val="hu-HU" ns0:eastAsia="en-US" ns0:bidi="ar-SA"/>
        </ns0:rPr>
        <ns0:t>}{</ns0:t>
      </ns0:r>
      <ns0:r ns0:rsidR="00AC5E1D">
        <ns0:rPr>
          <ns0:rFonts ns0:ascii="Arial" ns0:eastAsia="Arial" ns0:hAnsi="Arial" ns0:cs="Arial"/>
          <ns0:color ns0:val="0070C0"/>
          <ns0:spacing ns0:val="46"/>
          <ns0:sz ns0:val="22"/>
          <ns0:szCs ns0:val="22"/>
          <ns0:lang ns0:val="hu-HU" ns0:eastAsia="en-US" ns0:bidi="ar-SA"/>
        </ns0:rPr>
        <ns0:t>d.</ns0:t>
      </ns0:r>
      <ns0:r ns0:rsidRPr="00153C36">
        <ns0:rPr>
          <ns0:rFonts ns0:ascii="Arial" ns0:eastAsia="Arial" ns0:hAnsi="Arial" ns0:cs="Arial"/>
          <ns0:color ns0:val="0070C0"/>
          <ns0:spacing ns0:val="46"/>
          <ns0:sz ns0:val="2"/>
          <ns0:szCs ns0:val="2"/>
          <ns0:lang ns0:val="hu-HU" ns0:eastAsia="en-US" ns0:bidi="ar-SA"/>
        </ns0:rPr>
        <ns0:t>Project.EmeletAjto</ns0:t>
      </ns0:r>
      <ns0:r ns0:rsidRPr="00153C36">
        <ns0:rPr>
          <ns0:rFonts ns0:ascii="Arial" ns0:eastAsia="Arial" ns0:hAnsi="Arial" ns0:cs="Arial"/>
          <ns0:color ns0:val="0070C0"/>
          <ns0:spacing ns0:val="46"/>
          <ns0:sz ns0:val="22"/>
          <ns0:szCs ns0:val="22"/>
          <ns0:lang ns0:val="hu-HU" ns0:eastAsia="en-US" ns0:bidi="ar-SA"/>
        </ns0:rPr>
        <ns0:t>}</ns0:t>
      </ns0:r>
      <ns0:r ns0:rsidRPr="00153C36" ns0:rsidR="00C400B7">
        <ns0:rPr>
          <ns0:rFonts ns0:ascii="Arial" ns0:eastAsia="Arial" ns0:hAnsi="Arial" ns0:cs="Arial"/>
          <ns0:color ns0:val="0070C0"/>
          <ns0:sz ns0:val="22"/>
          <ns0:szCs ns0:val="22"/>
          <ns0:lang ns0:val="hu-HU" ns0:eastAsia="en-US" ns0:bidi="ar-SA"/>
        </ns0:rPr>
        <ns0:tab/>
      </ns0:r>
      <ns0:r ns0:rsidRPr="00153C36" ns0:rsidR="00C400B7">
        <ns0:rPr>
          <ns0:rFonts ns0:ascii="Arial" ns0:eastAsia="Arial" ns0:hAnsi="Arial" ns0:cs="Arial"/>
          <ns0:color ns0:val="0070C0"/>
          <ns0:spacing ns0:val="-2"/>
          <ns0:sz ns0:val="22"/>
          <ns0:szCs ns0:val="22"/>
          <ns0:lang ns0:val="hu-HU" ns0:eastAsia="en-US" ns0:bidi="ar-SA"/>
        </ns0:rPr>
        <ns0:t>...</ns0:t>
      </ns0:r>
    </ns0:p>
    <ns0:p ns0:rsidR="003715FA" ns0:rsidP="00623D59">
      <ns0:pPr>
        <ns0:widowControl ns0:val="0"/>
        <ns0:tabs>
          <ns0:tab ns0:val="left" ns0:pos="2220"/>
          <ns0:tab ns0:val="left" ns0:pos="4757"/>
          <ns0:tab ns0:val="left" ns0:pos="6793"/>
          <ns0:tab ns0:val="left" ns0:pos="8838"/>
        </ns0:tabs>
        <ns0:autoSpaceDE ns0:val="0"/>
        <ns0:autoSpaceDN ns0:val="0"/>
        <ns0:spacing ns0:line="252" ns0:lineRule="exact"/>
        <ns0:rPr>
          <ns0:rFonts ns0:ascii="Arial" ns0:eastAsia="Arial" ns0:hAnsi="Arial"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Irsz</ns0:t>
      </ns0:r>
      <ns0:r>
        <ns0:rPr>
          <ns0:rFonts ns0:ascii="Arial" ns0:eastAsia="Arial" ns0:hAnsi="Arial" ns0:cs="Arial"/>
          <ns0:spacing ns0:val="-2"/>
          <ns0:sz ns0:val="22"/>
          <ns0:szCs ns0:val="22"/>
          <ns0:lang ns0:val="hu-HU" ns0:eastAsia="en-US" ns0:bidi="ar-SA"/>
        </ns0:rPr>
        <ns0:t>.</ns0:t>
      </ns0:r>
      <ns0:r ns0:rsidR="00623D59">
        <ns0:rPr>
          <ns0:rFonts ns0:ascii="Arial" ns0:eastAsia="Arial" ns0:hAnsi="Arial" ns0:cs="Arial"/>
          <ns0:sz ns0:val="22"/>
          <ns0:szCs ns0:val="22"/>
          <ns0:lang ns0:val="hu-HU" ns0:eastAsia="en-US" ns0:bidi="ar-SA"/>
        </ns0:rPr>
        <ns0:t xml:space="preserve">         </ns0:t>
      </ns0:r>
      <ns0:r ns0:rsidR="00623D59">
        <ns0:rPr>
          <ns0:rFonts ns0:ascii="Arial" ns0:eastAsia="Arial" ns0:hAnsi="Arial" ns0:cs="Arial"/>
          <ns0:sz ns0:val="22"/>
          <ns0:szCs ns0:val="22"/>
          <ns0:lang ns0:val="hu-HU" ns0:eastAsia="en-US" ns0:bidi="ar-SA"/>
        </ns0:rPr>
        <ns0:tab/>
      </ns0:r>
      <ns0:r>
        <ns0:rPr>
          <ns0:rFonts ns0:ascii="Arial" ns0:eastAsia="Arial" ns0:hAnsi="Arial" ns0:cs="Arial"/>
          <ns0:spacing ns0:val="-2"/>
          <ns0:sz ns0:val="22"/>
          <ns0:szCs ns0:val="22"/>
          <ns0:lang ns0:val="hu-HU" ns0:eastAsia="en-US" ns0:bidi="ar-SA"/>
        </ns0:rPr>
        <ns0:t>Település</ns0:t>
      </ns0:r>
      <ns0:r>
        <ns0:rPr>
          <ns0:rFonts ns0:ascii="Arial" ns0:eastAsia="Arial" ns0:hAnsi="Arial" ns0:cs="Arial"/>
          <ns0:sz ns0:val="22"/>
          <ns0:szCs ns0:val="22"/>
          <ns0:lang ns0:val="hu-HU" ns0:eastAsia="en-US" ns0:bidi="ar-SA"/>
        </ns0:rPr>
        <ns0:tab/>
      </ns0:r>
      <ns0:r>
        <ns0:rPr>
          <ns0:rFonts ns0:ascii="Arial" ns0:eastAsia="Arial" ns0:hAnsi="Arial" ns0:cs="Arial"/>
          <ns0:spacing ns0:val="-2"/>
          <ns0:sz ns0:val="22"/>
          <ns0:szCs ns0:val="22"/>
          <ns0:lang ns0:val="hu-HU" ns0:eastAsia="en-US" ns0:bidi="ar-SA"/>
        </ns0:rPr>
        <ns0:t>út/utca/</ns0:t>
      </ns0:r>
      <ns0:r>
        <ns0:rPr>
          <ns0:rFonts ns0:ascii="Arial" ns0:eastAsia="Arial" ns0:hAnsi="Arial" ns0:cs="Arial"/>
          <ns0:spacing ns0:val="-2"/>
          <ns0:sz ns0:val="22"/>
          <ns0:szCs ns0:val="22"/>
          <ns0:lang ns0:val="hu-HU" ns0:eastAsia="en-US" ns0:bidi="ar-SA"/>
        </ns0:rPr>
        <ns0:t>tér</ns0:t>
      </ns0:r>
      <ns0:r ns0:rsidR="00623D59">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házszám</ns0:t>
      </ns0:r>
      <ns0:r>
        <ns0:rPr>
          <ns0:rFonts ns0:ascii="Arial" ns0:eastAsia="Arial" ns0:hAnsi="Arial" ns0:cs="Arial"/>
          <ns0:spacing ns0:val="71"/>
          <ns0:w ns0:val="150"/>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em./fsz.</ns0:t>
      </ns0:r>
      <ns0:r ns0:rsidR="00623D59">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hrsz</ns0:t>
      </ns0:r>
      <ns0:r>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67"/>
        <ns0:rPr>
          <ns0:rFonts ns0:ascii="Arial" ns0:eastAsia="Arial" ns0:hAnsi="Arial" ns0:cs="Arial"/>
          <ns0:sz ns0:val="22"/>
          <ns0:szCs ns0:val="22"/>
          <ns0:lang ns0:val="hu-HU" ns0:eastAsia="en-US" ns0:bidi="ar-SA"/>
        </ns0:rPr>
      </ns0:pPr>
    </ns0:p>
    <ns0:p ns0:rsidR="003715FA">
      <ns0:pPr>
        <ns0:pStyle ns0:val="Heading4"/>
        <ns0:keepNext ns0:val="0"/>
        <ns0:widowControl ns0:val="0"/>
        <ns0:numPr>
          <ns0:ilvl ns0:val="1"/>
          <ns0:numId ns0:val="15"/>
        </ns0:numPr>
        <ns0:tabs>
          <ns0:tab ns0:val="left" ns0:pos="851"/>
        </ns0:tabs>
        <ns0:autoSpaceDE ns0:val="0"/>
        <ns0:autoSpaceDN ns0:val="0"/>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Felhasználási</ns0:t>
      </ns0:r>
      <ns0:r>
        <ns0:rPr>
          <ns0:rFonts ns0:ascii="Arial" ns0:eastAsia="Arial" ns0:hAnsi="Arial" ns0:cs="Arial"/>
          <ns0:b/>
          <ns0:bCs/>
          <ns0:spacing ns0:val="-7"/>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hely</ns0:t>
      </ns0:r>
      <ns0:r>
        <ns0:rPr>
          <ns0:rFonts ns0:ascii="Arial" ns0:eastAsia="Arial" ns0:hAnsi="Arial" ns0:cs="Arial"/>
          <ns0:b/>
          <ns0:bCs/>
          <ns0:spacing ns0:val="-9"/>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rendeltetése</ns0:t>
      </ns0:r>
    </ns0:p>
    <ns0:p ns0:rsidR="003715FA">
      <ns0:pPr>
        <ns0:widowControl ns0:val="0"/>
        <ns0:autoSpaceDE ns0:val="0"/>
        <ns0:autoSpaceDN ns0:val="0"/>
        <ns0:spacing ns0:before="2"/>
        <ns0:rPr>
          <ns0:rFonts ns0:ascii="Arial" ns0:eastAsia="Arial" ns0:hAnsi="Arial" ns0:cs="Arial"/>
          <ns0:b/>
          <ns0:sz ns0:val="7"/>
          <ns0:szCs ns0:val="22"/>
          <ns0:lang ns0:val="hu-HU" ns0:eastAsia="en-US" ns0:bidi="ar-SA"/>
        </ns0:rPr>
      </ns0:pPr>
    </ns0:p>
    <ns0:tbl>
      <ns0:tblPr>
        <ns0:tblStyle ns0:val="TableNormal00"/>
        <ns0:tblW ns0:w="0" ns0:type="auto"/>
        <ns0:tblInd ns0:w="101" ns0:type="dxa"/>
        <ns0:tblLayout ns0:type="fixed"/>
        <ns0:tblLook ns0:val="01E0"/>
      </ns0:tblPr>
      <ns0:tblGrid>
        <ns0:gridCol ns0:w="2702"/>
        <ns0:gridCol ns0:w="2916"/>
        <ns0:gridCol ns0:w="2307"/>
      </ns0:tblGrid>
      <ns0:tr>
        <ns0:tblPrEx>
          <ns0:tblW ns0:w="0" ns0:type="auto"/>
          <ns0:tblInd ns0:w="101" ns0:type="dxa"/>
          <ns0:tblLayout ns0:type="fixed"/>
          <ns0:tblLook ns0:val="01E0"/>
        </ns0:tblPrEx>
        <ns0:trPr>
          <ns0:trHeight ns0:val="266"/>
        </ns0:trPr>
        <ns0:tc>
          <ns0:tcPr>
            <ns0:tcW ns0:w="2702" ns0:type="dxa"/>
          </ns0:tcPr>
          <ns0:p ns0:rsidR="003715FA" ns0:rsidP="009A2079">
            <ns0:pPr>
              <ns0:tabs>
                <ns0:tab ns0:val="left" ns0:pos="320"/>
              </ns0:tabs>
              <ns0:spacing ns0:line="246" ns0:lineRule="exact"/>
              <ns0:ind ns0:left="49"/>
              <ns0:rPr>
                <ns0:rFonts ns0:ascii="Arial" ns0:eastAsia="Arial" ns0:hAnsi="Arial" ns0:cs="Arial"/>
                <ns0:lang ns0:val="hu-HU" ns0:bidi="ar-SA"/>
              </ns0:rPr>
            </ns0:pPr>
            <ns0:r>
              <ns0:rPr>
                <ns0:rFonts ns0:ascii="Arial" ns0:eastAsia="Arial" ns0:hAnsi="Arial" ns0:cs="Arial"/>
                <ns0:lang ns0:val="hu-HU" ns0:bidi="ar-SA"/>
              </ns0:rPr>
              <ns0:t>X</ns0:t>
            </ns0:r>
            <ns0:r ns0:rsidR="00C400B7">
              <ns0:rPr>
                <ns0:rFonts ns0:ascii="Arial" ns0:eastAsia="Arial" ns0:hAnsi="Arial" ns0:cs="Arial"/>
                <ns0:lang ns0:val="hu-HU" ns0:bidi="ar-SA"/>
              </ns0:rPr>
              <ns0:t>Lakás</ns0:t>
            </ns0:r>
            <ns0:r ns0:rsidR="00C400B7">
              <ns0:rPr>
                <ns0:rFonts ns0:ascii="Arial" ns0:eastAsia="Arial" ns0:hAnsi="Arial" ns0:cs="Arial"/>
                <ns0:spacing ns0:val="-3"/>
                <ns0:lang ns0:val="hu-HU" ns0:bidi="ar-SA"/>
              </ns0:rPr>
              <ns0:t xml:space="preserve"> </ns0:t>
            </ns0:r>
            <ns0:r ns0:rsidR="00C400B7">
              <ns0:rPr>
                <ns0:rFonts ns0:ascii="Arial" ns0:eastAsia="Arial" ns0:hAnsi="Arial" ns0:cs="Arial"/>
                <ns0:lang ns0:val="hu-HU" ns0:bidi="ar-SA"/>
              </ns0:rPr>
              <ns0:t>/</ns0:t>
            </ns0:r>
            <ns0:r ns0:rsidR="00C400B7">
              <ns0:rPr>
                <ns0:rFonts ns0:ascii="Arial" ns0:eastAsia="Arial" ns0:hAnsi="Arial" ns0:cs="Arial"/>
                <ns0:spacing ns0:val="1"/>
                <ns0:lang ns0:val="hu-HU" ns0:bidi="ar-SA"/>
              </ns0:rPr>
              <ns0:t xml:space="preserve"> </ns0:t>
            </ns0:r>
            <ns0:r ns0:rsidR="00C400B7">
              <ns0:rPr>
                <ns0:rFonts ns0:ascii="Arial" ns0:eastAsia="Arial" ns0:hAnsi="Arial" ns0:cs="Arial"/>
                <ns0:spacing ns0:val="-5"/>
                <ns0:lang ns0:val="hu-HU" ns0:bidi="ar-SA"/>
              </ns0:rPr>
              <ns0:t>ház</ns0:t>
            </ns0:r>
          </ns0:p>
        </ns0:tc>
        <ns0:tc>
          <ns0:tcPr>
            <ns0:tcW ns0:w="2916" ns0:type="dxa"/>
          </ns0:tcPr>
          <ns0:p ns0:rsidR="003715FA">
            <ns0:pPr>
              <ns0:numPr>
                <ns0:ilvl ns0:val="0"/>
                <ns0:numId ns0:val="16"/>
              </ns0:numPr>
              <ns0:tabs>
                <ns0:tab ns0:val="left" ns0:pos="464"/>
              </ns0:tabs>
              <ns0:spacing ns0:line="246" ns0:lineRule="exact"/>
              <ns0:ind ns0:left="464" ns0:hanging="282"/>
              <ns0:rPr>
                <ns0:rFonts ns0:ascii="Arial" ns0:eastAsia="Arial" ns0:hAnsi="Arial" ns0:cs="Arial"/>
                <ns0:lang ns0:val="hu-HU" ns0:bidi="ar-SA"/>
              </ns0:rPr>
            </ns0:pPr>
            <ns0:r>
              <ns0:rPr>
                <ns0:rFonts ns0:ascii="Arial" ns0:eastAsia="Arial" ns0:hAnsi="Arial" ns0:cs="Arial"/>
                <ns0:lang ns0:val="hu-HU" ns0:bidi="ar-SA"/>
              </ns0:rPr>
              <ns0:t>Iroda</ns0:t>
            </ns0:r>
            <ns0:r>
              <ns0:rPr>
                <ns0:rFonts ns0:ascii="Arial" ns0:eastAsia="Arial" ns0:hAnsi="Arial" ns0:cs="Arial"/>
                <ns0:spacing ns0:val="-4"/>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3"/>
                <ns0:lang ns0:val="hu-HU" ns0:bidi="ar-SA"/>
              </ns0:rPr>
              <ns0:t xml:space="preserve"> </ns0:t>
            </ns0:r>
            <ns0:r>
              <ns0:rPr>
                <ns0:rFonts ns0:ascii="Arial" ns0:eastAsia="Arial" ns0:hAnsi="Arial" ns0:cs="Arial"/>
                <ns0:lang ns0:val="hu-HU" ns0:bidi="ar-SA"/>
              </ns0:rPr>
              <ns0:t>üzlet</ns0:t>
            </ns0:r>
            <ns0:r>
              <ns0:rPr>
                <ns0:rFonts ns0:ascii="Arial" ns0:eastAsia="Arial" ns0:hAnsi="Arial" ns0:cs="Arial"/>
                <ns0:spacing ns0:val="-3"/>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3"/>
                <ns0:lang ns0:val="hu-HU" ns0:bidi="ar-SA"/>
              </ns0:rPr>
              <ns0:t xml:space="preserve"> </ns0:t>
            </ns0:r>
            <ns0:r>
              <ns0:rPr>
                <ns0:rFonts ns0:ascii="Arial" ns0:eastAsia="Arial" ns0:hAnsi="Arial" ns0:cs="Arial"/>
                <ns0:spacing ns0:val="-2"/>
                <ns0:lang ns0:val="hu-HU" ns0:bidi="ar-SA"/>
              </ns0:rPr>
              <ns0:t>rendelő</ns0:t>
            </ns0:r>
          </ns0:p>
        </ns0:tc>
        <ns0:tc>
          <ns0:tcPr>
            <ns0:tcW ns0:w="2307" ns0:type="dxa"/>
          </ns0:tcPr>
          <ns0:p ns0:rsidR="003715FA">
            <ns0:pPr>
              <ns0:numPr>
                <ns0:ilvl ns0:val="0"/>
                <ns0:numId ns0:val="17"/>
              </ns0:numPr>
              <ns0:tabs>
                <ns0:tab ns0:val="left" ns0:pos="386"/>
              </ns0:tabs>
              <ns0:spacing ns0:line="246" ns0:lineRule="exact"/>
              <ns0:ind ns0:left="386" ns0:hanging="282"/>
              <ns0:rPr>
                <ns0:rFonts ns0:ascii="Arial" ns0:eastAsia="Arial" ns0:hAnsi="Arial" ns0:cs="Arial"/>
                <ns0:lang ns0:val="hu-HU" ns0:bidi="ar-SA"/>
              </ns0:rPr>
            </ns0:pPr>
            <ns0:r>
              <ns0:rPr>
                <ns0:rFonts ns0:ascii="Arial" ns0:eastAsia="Arial" ns0:hAnsi="Arial" ns0:cs="Arial"/>
                <ns0:lang ns0:val="hu-HU" ns0:bidi="ar-SA"/>
              </ns0:rPr>
              <ns0:t>Ipari</ns0:t>
            </ns0:r>
            <ns0:r>
              <ns0:rPr>
                <ns0:rFonts ns0:ascii="Arial" ns0:eastAsia="Arial" ns0:hAnsi="Arial" ns0:cs="Arial"/>
                <ns0:spacing ns0:val="-7"/>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2"/>
                <ns0:lang ns0:val="hu-HU" ns0:bidi="ar-SA"/>
              </ns0:rPr>
              <ns0:t xml:space="preserve"> </ns0:t>
            </ns0:r>
            <ns0:r>
              <ns0:rPr>
                <ns0:rFonts ns0:ascii="Arial" ns0:eastAsia="Arial" ns0:hAnsi="Arial" ns0:cs="Arial"/>
                <ns0:lang ns0:val="hu-HU" ns0:bidi="ar-SA"/>
              </ns0:rPr>
              <ns0:t>üzemi</ns0:t>
            </ns0:r>
            <ns0:r>
              <ns0:rPr>
                <ns0:rFonts ns0:ascii="Arial" ns0:eastAsia="Arial" ns0:hAnsi="Arial" ns0:cs="Arial"/>
                <ns0:spacing ns0:val="-6"/>
                <ns0:lang ns0:val="hu-HU" ns0:bidi="ar-SA"/>
              </ns0:rPr>
              <ns0:t xml:space="preserve"> </ns0:t>
            </ns0:r>
            <ns0:r>
              <ns0:rPr>
                <ns0:rFonts ns0:ascii="Arial" ns0:eastAsia="Arial" ns0:hAnsi="Arial" ns0:cs="Arial"/>
                <ns0:spacing ns0:val="-2"/>
                <ns0:lang ns0:val="hu-HU" ns0:bidi="ar-SA"/>
              </ns0:rPr>
              <ns0:t>terület</ns0:t>
            </ns0:r>
          </ns0:p>
        </ns0:tc>
      </ns0:tr>
      <ns0:tr>
        <ns0:tblPrEx>
          <ns0:tblW ns0:w="0" ns0:type="auto"/>
          <ns0:tblInd ns0:w="101" ns0:type="dxa"/>
          <ns0:tblLayout ns0:type="fixed"/>
          <ns0:tblLook ns0:val="01E0"/>
        </ns0:tblPrEx>
        <ns0:trPr>
          <ns0:trHeight ns0:val="285"/>
        </ns0:trPr>
        <ns0:tc>
          <ns0:tcPr>
            <ns0:tcW ns0:w="2702" ns0:type="dxa"/>
          </ns0:tcPr>
          <ns0:p ns0:rsidR="003715FA">
            <ns0:pPr>
              <ns0:numPr>
                <ns0:ilvl ns0:val="0"/>
                <ns0:numId ns0:val="18"/>
              </ns0:numPr>
              <ns0:tabs>
                <ns0:tab ns0:val="left" ns0:pos="332"/>
              </ns0:tabs>
              <ns0:spacing ns0:line="266" ns0:lineRule="exact"/>
              <ns0:ind ns0:left="332" ns0:hanging="282"/>
              <ns0:rPr>
                <ns0:rFonts ns0:ascii="Arial" ns0:eastAsia="Arial" ns0:hAnsi="Arial" ns0:cs="Arial"/>
                <ns0:lang ns0:val="hu-HU" ns0:bidi="ar-SA"/>
              </ns0:rPr>
            </ns0:pPr>
            <ns0:r>
              <ns0:rPr>
                <ns0:rFonts ns0:ascii="Arial" ns0:eastAsia="Arial" ns0:hAnsi="Arial" ns0:cs="Arial"/>
                <ns0:lang ns0:val="hu-HU" ns0:bidi="ar-SA"/>
              </ns0:rPr>
              <ns0:t>Zártkert</ns0:t>
            </ns0:r>
            <ns0:r>
              <ns0:rPr>
                <ns0:rFonts ns0:ascii="Arial" ns0:eastAsia="Arial" ns0:hAnsi="Arial" ns0:cs="Arial"/>
                <ns0:spacing ns0:val="-5"/>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4"/>
                <ns0:lang ns0:val="hu-HU" ns0:bidi="ar-SA"/>
              </ns0:rPr>
              <ns0:t xml:space="preserve"> </ns0:t>
            </ns0:r>
            <ns0:r>
              <ns0:rPr>
                <ns0:rFonts ns0:ascii="Arial" ns0:eastAsia="Arial" ns0:hAnsi="Arial" ns0:cs="Arial"/>
                <ns0:lang ns0:val="hu-HU" ns0:bidi="ar-SA"/>
              </ns0:rPr>
              <ns0:t>pince</ns0:t>
            </ns0:r>
            <ns0:r>
              <ns0:rPr>
                <ns0:rFonts ns0:ascii="Arial" ns0:eastAsia="Arial" ns0:hAnsi="Arial" ns0:cs="Arial"/>
                <ns0:spacing ns0:val="-5"/>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4"/>
                <ns0:lang ns0:val="hu-HU" ns0:bidi="ar-SA"/>
              </ns0:rPr>
              <ns0:t xml:space="preserve"> tanya</ns0:t>
            </ns0:r>
          </ns0:p>
        </ns0:tc>
        <ns0:tc>
          <ns0:tcPr>
            <ns0:tcW ns0:w="2916" ns0:type="dxa"/>
          </ns0:tcPr>
          <ns0:p ns0:rsidR="003715FA">
            <ns0:pPr>
              <ns0:numPr>
                <ns0:ilvl ns0:val="0"/>
                <ns0:numId ns0:val="19"/>
              </ns0:numPr>
              <ns0:tabs>
                <ns0:tab ns0:val="left" ns0:pos="464"/>
              </ns0:tabs>
              <ns0:spacing ns0:line="266" ns0:lineRule="exact"/>
              <ns0:ind ns0:left="464" ns0:hanging="282"/>
              <ns0:rPr>
                <ns0:rFonts ns0:ascii="Arial" ns0:eastAsia="Arial" ns0:hAnsi="Arial" ns0:cs="Arial"/>
                <ns0:lang ns0:val="hu-HU" ns0:bidi="ar-SA"/>
              </ns0:rPr>
            </ns0:pPr>
            <ns0:r>
              <ns0:rPr>
                <ns0:rFonts ns0:ascii="Arial" ns0:eastAsia="Arial" ns0:hAnsi="Arial" ns0:cs="Arial"/>
                <ns0:lang ns0:val="hu-HU" ns0:bidi="ar-SA"/>
              </ns0:rPr>
              <ns0:t>Üdülő</ns0:t>
            </ns0:r>
            <ns0:r>
              <ns0:rPr>
                <ns0:rFonts ns0:ascii="Arial" ns0:eastAsia="Arial" ns0:hAnsi="Arial" ns0:cs="Arial"/>
                <ns0:spacing ns0:val="-3"/>
                <ns0:lang ns0:val="hu-HU" ns0:bidi="ar-SA"/>
              </ns0:rPr>
              <ns0:t xml:space="preserve"> </ns0:t>
            </ns0:r>
            <ns0:r>
              <ns0:rPr>
                <ns0:rFonts ns0:ascii="Arial" ns0:eastAsia="Arial" ns0:hAnsi="Arial" ns0:cs="Arial"/>
                <ns0:lang ns0:val="hu-HU" ns0:bidi="ar-SA"/>
              </ns0:rPr>
              <ns0:t>/</ns0:t>
            </ns0:r>
            <ns0:r>
              <ns0:rPr>
                <ns0:rFonts ns0:ascii="Arial" ns0:eastAsia="Arial" ns0:hAnsi="Arial" ns0:cs="Arial"/>
                <ns0:spacing ns0:val="-3"/>
                <ns0:lang ns0:val="hu-HU" ns0:bidi="ar-SA"/>
              </ns0:rPr>
              <ns0:t xml:space="preserve"> </ns0:t>
            </ns0:r>
            <ns0:r>
              <ns0:rPr>
                <ns0:rFonts ns0:ascii="Arial" ns0:eastAsia="Arial" ns0:hAnsi="Arial" ns0:cs="Arial"/>
                <ns0:spacing ns0:val="-2"/>
                <ns0:lang ns0:val="hu-HU" ns0:bidi="ar-SA"/>
              </ns0:rPr>
              <ns0:t>nyaraló</ns0:t>
            </ns0:r>
          </ns0:p>
        </ns0:tc>
        <ns0:tc>
          <ns0:tcPr>
            <ns0:tcW ns0:w="2307" ns0:type="dxa"/>
          </ns0:tcPr>
          <ns0:p ns0:rsidR="003715FA">
            <ns0:pPr>
              <ns0:numPr>
                <ns0:ilvl ns0:val="0"/>
                <ns0:numId ns0:val="20"/>
              </ns0:numPr>
              <ns0:tabs>
                <ns0:tab ns0:val="left" ns0:pos="384"/>
              </ns0:tabs>
              <ns0:spacing ns0:line="266" ns0:lineRule="exact"/>
              <ns0:ind ns0:left="384" ns0:hanging="280"/>
              <ns0:rPr>
                <ns0:rFonts ns0:ascii="Arial" ns0:eastAsia="Arial" ns0:hAnsi="Arial" ns0:cs="Arial"/>
                <ns0:lang ns0:val="hu-HU" ns0:bidi="ar-SA"/>
              </ns0:rPr>
            </ns0:pPr>
            <ns0:r>
              <ns0:rPr>
                <ns0:rFonts ns0:ascii="Arial" ns0:eastAsia="Arial" ns0:hAnsi="Arial" ns0:cs="Arial"/>
                <ns0:spacing ns0:val="-2"/>
                <ns0:lang ns0:val="hu-HU" ns0:bidi="ar-SA"/>
              </ns0:rPr>
              <ns0:t>Garázs</ns0:t>
            </ns0:r>
          </ns0:p>
        </ns0:tc>
      </ns0:tr>
      <ns0:tr>
        <ns0:tblPrEx>
          <ns0:tblW ns0:w="0" ns0:type="auto"/>
          <ns0:tblInd ns0:w="101" ns0:type="dxa"/>
          <ns0:tblLayout ns0:type="fixed"/>
          <ns0:tblLook ns0:val="01E0"/>
        </ns0:tblPrEx>
        <ns0:trPr>
          <ns0:trHeight ns0:val="266"/>
        </ns0:trPr>
        <ns0:tc>
          <ns0:tcPr>
            <ns0:tcW ns0:w="2702" ns0:type="dxa"/>
          </ns0:tcPr>
          <ns0:p ns0:rsidR="003715FA">
            <ns0:pPr>
              <ns0:numPr>
                <ns0:ilvl ns0:val="0"/>
                <ns0:numId ns0:val="21"/>
              </ns0:numPr>
              <ns0:tabs>
                <ns0:tab ns0:val="left" ns0:pos="332"/>
              </ns0:tabs>
              <ns0:spacing ns0:line="246" ns0:lineRule="exact"/>
              <ns0:ind ns0:left="332" ns0:hanging="282"/>
              <ns0:rPr>
                <ns0:rFonts ns0:ascii="Arial" ns0:eastAsia="Arial" ns0:hAnsi="Arial" ns0:cs="Arial"/>
                <ns0:lang ns0:val="hu-HU" ns0:bidi="ar-SA"/>
              </ns0:rPr>
            </ns0:pPr>
            <ns0:r>
              <ns0:rPr>
                <ns0:rFonts ns0:ascii="Arial" ns0:eastAsia="Arial" ns0:hAnsi="Arial" ns0:cs="Arial"/>
                <ns0:lang ns0:val="hu-HU" ns0:bidi="ar-SA"/>
              </ns0:rPr>
              <ns0:t>Társasházi</ns0:t>
            </ns0:r>
            <ns0:r>
              <ns0:rPr>
                <ns0:rFonts ns0:ascii="Arial" ns0:eastAsia="Arial" ns0:hAnsi="Arial" ns0:cs="Arial"/>
                <ns0:spacing ns0:val="-11"/>
                <ns0:lang ns0:val="hu-HU" ns0:bidi="ar-SA"/>
              </ns0:rPr>
              <ns0:t xml:space="preserve"> </ns0:t>
            </ns0:r>
            <ns0:r>
              <ns0:rPr>
                <ns0:rFonts ns0:ascii="Arial" ns0:eastAsia="Arial" ns0:hAnsi="Arial" ns0:cs="Arial"/>
                <ns0:spacing ns0:val="-2"/>
                <ns0:lang ns0:val="hu-HU" ns0:bidi="ar-SA"/>
              </ns0:rPr>
              <ns0:t>közösség</ns0:t>
            </ns0:r>
          </ns0:p>
        </ns0:tc>
        <ns0:tc>
          <ns0:tcPr>
            <ns0:tcW ns0:w="2916" ns0:type="dxa"/>
          </ns0:tcPr>
          <ns0:p ns0:rsidR="003715FA">
            <ns0:pPr>
              <ns0:numPr>
                <ns0:ilvl ns0:val="0"/>
                <ns0:numId ns0:val="22"/>
              </ns0:numPr>
              <ns0:tabs>
                <ns0:tab ns0:val="left" ns0:pos="464"/>
              </ns0:tabs>
              <ns0:spacing ns0:line="246" ns0:lineRule="exact"/>
              <ns0:ind ns0:left="464" ns0:hanging="282"/>
              <ns0:rPr>
                <ns0:rFonts ns0:ascii="Arial" ns0:eastAsia="Arial" ns0:hAnsi="Arial" ns0:cs="Arial"/>
                <ns0:lang ns0:val="hu-HU" ns0:bidi="ar-SA"/>
              </ns0:rPr>
            </ns0:pPr>
            <ns0:r>
              <ns0:rPr>
                <ns0:rFonts ns0:ascii="Arial" ns0:eastAsia="Arial" ns0:hAnsi="Arial" ns0:cs="Arial"/>
                <ns0:lang ns0:val="hu-HU" ns0:bidi="ar-SA"/>
              </ns0:rPr>
              <ns0:t>Egyéb</ns0:t>
            </ns0:r>
            <ns0:r>
              <ns0:rPr>
                <ns0:rFonts ns0:ascii="Arial" ns0:eastAsia="Arial" ns0:hAnsi="Arial" ns0:cs="Arial"/>
                <ns0:lang ns0:val="hu-HU" ns0:bidi="ar-SA"/>
              </ns0:rPr>
              <ns0:t>:</ns0:t>
            </ns0:r>
            <ns0:r>
              <ns0:rPr>
                <ns0:rFonts ns0:ascii="Arial" ns0:eastAsia="Arial" ns0:hAnsi="Arial" ns0:cs="Arial"/>
                <ns0:spacing ns0:val="-5"/>
                <ns0:lang ns0:val="hu-HU" ns0:bidi="ar-SA"/>
              </ns0:rPr>
              <ns0:t xml:space="preserve"> </ns0:t>
            </ns0:r>
            <ns0:r>
              <ns0:rPr>
                <ns0:rFonts ns0:ascii="Arial" ns0:eastAsia="Arial" ns0:hAnsi="Arial" ns0:cs="Arial"/>
                <ns0:spacing ns0:val="-2"/>
                <ns0:lang ns0:val="hu-HU" ns0:bidi="ar-SA"/>
              </ns0:rPr>
              <ns0:t>…</ns0:t>
            </ns0:r>
            <ns0:r>
              <ns0:rPr>
                <ns0:rFonts ns0:ascii="Arial" ns0:eastAsia="Arial" ns0:hAnsi="Arial" ns0:cs="Arial"/>
                <ns0:spacing ns0:val="-2"/>
                <ns0:lang ns0:val="hu-HU" ns0:bidi="ar-SA"/>
              </ns0:rPr>
              <ns0:t/>
            </ns0:r>
          </ns0:p>
        </ns0:tc>
        <ns0:tc>
          <ns0:tcPr>
            <ns0:tcW ns0:w="2307" ns0:type="dxa"/>
          </ns0:tcPr>
          <ns0:p ns0:rsidR="003715FA">
            <ns0:pPr>
              <ns0:rPr>
                <ns0:rFonts ns0:ascii="Times New Roman" ns0:eastAsia="Arial" ns0:hAnsi="Arial" ns0:cs="Arial"/>
                <ns0:sz ns0:val="18"/>
                <ns0:lang ns0:val="hu-HU" ns0:bidi="ar-SA"/>
              </ns0:rPr>
            </ns0:pPr>
          </ns0:p>
        </ns0:tc>
      </ns0:tr>
    </ns0:tbl>
    <ns0:p ns0:rsidR="003715FA">
      <ns0:pPr>
        <ns0:widowControl ns0:val="0"/>
        <ns0:autoSpaceDE ns0:val="0"/>
        <ns0:autoSpaceDN ns0:val="0"/>
        <ns0:spacing ns0:before="76"/>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Csoportos</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mérőhely</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esetén</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felhasználási</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helyek</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száma</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pacing ns0:val="-4"/>
          <ns0:sz ns0:val="22"/>
          <ns0:szCs ns0:val="22"/>
          <ns0:lang ns0:val="hu-HU" ns0:eastAsia="en-US" ns0:bidi="ar-SA"/>
        </ns0:rPr>
        <ns0:t> db</ns0:t>
      </ns0:r>
    </ns0:p>
    <ns0:p ns0:rsidR="003715FA">
      <ns0:pPr>
        <ns0:widowControl ns0:val="0"/>
        <ns0:autoSpaceDE ns0:val="0"/>
        <ns0:autoSpaceDN ns0:val="0"/>
        <ns0:spacing ns0:before="68"/>
        <ns0:rPr>
          <ns0:rFonts ns0:ascii="Arial" ns0:eastAsia="Arial" ns0:hAnsi="Arial" ns0:cs="Arial"/>
          <ns0:sz ns0:val="22"/>
          <ns0:szCs ns0:val="22"/>
          <ns0:lang ns0:val="hu-HU" ns0:eastAsia="en-US" ns0:bidi="ar-SA"/>
        </ns0:rPr>
      </ns0:pPr>
    </ns0:p>
    <ns0:p ns0:rsidR="003715FA">
      <ns0:pPr>
        <ns0:pStyle ns0:val="Heading4"/>
        <ns0:keepNext ns0:val="0"/>
        <ns0:widowControl ns0:val="0"/>
        <ns0:numPr>
          <ns0:ilvl ns0:val="1"/>
          <ns0:numId ns0:val="15"/>
        </ns0:numPr>
        <ns0:tabs>
          <ns0:tab ns0:val="left" ns0:pos="851"/>
        </ns0:tabs>
        <ns0:autoSpaceDE ns0:val="0"/>
        <ns0:autoSpaceDN ns0:val="0"/>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Igénybejelentő</ns0:t>
      </ns0:r>
      <ns0:r>
        <ns0:rPr>
          <ns0:rFonts ns0:ascii="Arial" ns0:eastAsia="Arial" ns0:hAnsi="Arial" ns0:cs="Arial"/>
          <ns0:b/>
          <ns0:bCs/>
          <ns0:spacing ns0:val="-8"/>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jogcíme</ns0:t>
      </ns0:r>
      <ns0:r>
        <ns0:rPr>
          <ns0:rFonts ns0:ascii="Arial" ns0:eastAsia="Arial" ns0:hAnsi="Arial" ns0:cs="Arial"/>
          <ns0:b/>
          <ns0:bCs/>
          <ns0:spacing ns0:val="-8"/>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a</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felhasználási</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helyen</ns0:t>
      </ns0:r>
    </ns0:p>
    <ns0:p ns0:rsidR="003715FA" ns0:rsidP="009A2079">
      <ns0:pPr>
        <ns0:pStyle ns0:val="ListParagraph"/>
        <ns0:widowControl ns0:val="0"/>
        <ns0:tabs>
          <ns0:tab ns0:val="left" ns0:pos="425"/>
          <ns0:tab ns0:val="left" ns0:pos="2978"/>
          <ns0:tab ns0:val="left" ns0:pos="5815"/>
        </ns0:tabs>
        <ns0:autoSpaceDE ns0:val="0"/>
        <ns0:autoSpaceDN ns0:val="0"/>
        <ns0:spacing ns0:before="63"/>
        <ns0:ind ns0:left="425" ns0:firstLine="0"/>
        <ns0:rPr>
          <ns0:rFonts ns0:ascii="MS Gothic" ns0:eastAsia="Arial" ns0:hAnsi="MS Gothic"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X</ns0:t>
      </ns0:r>
      <ns0:r ns0:rsidR="00C400B7">
        <ns0:rPr>
          <ns0:rFonts ns0:ascii="Arial" ns0:eastAsia="Arial" ns0:hAnsi="Arial" ns0:cs="Arial"/>
          <ns0:spacing ns0:val="-2"/>
          <ns0:sz ns0:val="22"/>
          <ns0:szCs ns0:val="22"/>
          <ns0:lang ns0:val="hu-HU" ns0:eastAsia="en-US" ns0:bidi="ar-SA"/>
        </ns0:rPr>
        <ns0:t>Tulajdonos</ns0:t>
      </ns0:r>
      <ns0:r ns0:rsidR="00C400B7">
        <ns0:rPr>
          <ns0:rFonts ns0:ascii="Arial" ns0:eastAsia="Arial" ns0:hAnsi="Arial" ns0:cs="Arial"/>
          <ns0:sz ns0:val="22"/>
          <ns0:szCs ns0:val="22"/>
          <ns0:lang ns0:val="hu-HU" ns0:eastAsia="en-US" ns0:bidi="ar-SA"/>
        </ns0:rPr>
        <ns0:tab/>
      </ns0:r>
      <ns0:r ns0:rsidR="00C400B7">
        <ns0:rPr>
          <ns0:rFonts ns0:ascii="MS Gothic" ns0:eastAsia="Arial" ns0:hAnsi="MS Gothic" ns0:cs="Arial"/>
          <ns0:sz ns0:val="22"/>
          <ns0:szCs ns0:val="22"/>
          <ns0:lang ns0:val="hu-HU" ns0:eastAsia="en-US" ns0:bidi="ar-SA"/>
        </ns0:rPr>
        <ns0:t/>
      </ns0:r>
      <ns0:r ns0:rsidR="00C400B7">
        <ns0:rPr>
          <ns0:rFonts ns0:ascii="MS Gothic" ns0:eastAsia="Arial" ns0:hAnsi="MS Gothic" ns0:cs="Arial"/>
          <ns0:spacing ns0:val="-50"/>
          <ns0:sz ns0:val="22"/>
          <ns0:szCs ns0:val="22"/>
          <ns0:lang ns0:val="hu-HU" ns0:eastAsia="en-US" ns0:bidi="ar-SA"/>
        </ns0:rPr>
        <ns0:t xml:space="preserve"> </ns0:t>
      </ns0:r>
      <ns0:r ns0:rsidR="00C400B7">
        <ns0:rPr>
          <ns0:rFonts ns0:ascii="Arial" ns0:eastAsia="Arial" ns0:hAnsi="Arial" ns0:cs="Arial"/>
          <ns0:spacing ns0:val="-2"/>
          <ns0:sz ns0:val="22"/>
          <ns0:szCs ns0:val="22"/>
          <ns0:lang ns0:val="hu-HU" ns0:eastAsia="en-US" ns0:bidi="ar-SA"/>
        </ns0:rPr>
        <ns0:t>Bérlő</ns0:t>
      </ns0:r>
      <ns0:r ns0:rsidR="00C400B7">
        <ns0:rPr>
          <ns0:rFonts ns0:ascii="Arial" ns0:eastAsia="Arial" ns0:hAnsi="Arial" ns0:cs="Arial"/>
          <ns0:sz ns0:val="22"/>
          <ns0:szCs ns0:val="22"/>
          <ns0:lang ns0:val="hu-HU" ns0:eastAsia="en-US" ns0:bidi="ar-SA"/>
        </ns0:rPr>
        <ns0:tab/>
      </ns0:r>
      <ns0:r ns0:rsidR="00C400B7">
        <ns0:rPr>
          <ns0:rFonts ns0:ascii="MS Gothic" ns0:eastAsia="Arial" ns0:hAnsi="MS Gothic" ns0:cs="Arial"/>
          <ns0:sz ns0:val="22"/>
          <ns0:szCs ns0:val="22"/>
          <ns0:lang ns0:val="hu-HU" ns0:eastAsia="en-US" ns0:bidi="ar-SA"/>
        </ns0:rPr>
        <ns0:t/>
      </ns0:r>
      <ns0:r ns0:rsidR="00C400B7">
        <ns0:rPr>
          <ns0:rFonts ns0:ascii="MS Gothic" ns0:eastAsia="Arial" ns0:hAnsi="MS Gothic" ns0:cs="Arial"/>
          <ns0:spacing ns0:val="-50"/>
          <ns0:sz ns0:val="22"/>
          <ns0:szCs ns0:val="22"/>
          <ns0:lang ns0:val="hu-HU" ns0:eastAsia="en-US" ns0:bidi="ar-SA"/>
        </ns0:rPr>
        <ns0:t xml:space="preserve"> </ns0:t>
      </ns0:r>
      <ns0:r ns0:rsidR="00C400B7">
        <ns0:rPr>
          <ns0:rFonts ns0:ascii="Arial" ns0:eastAsia="Arial" ns0:hAnsi="Arial" ns0:cs="Arial"/>
          <ns0:spacing ns0:val="-2"/>
          <ns0:sz ns0:val="22"/>
          <ns0:szCs ns0:val="22"/>
          <ns0:lang ns0:val="hu-HU" ns0:eastAsia="en-US" ns0:bidi="ar-SA"/>
        </ns0:rPr>
        <ns0:t>Haszonélvező</ns0:t>
      </ns0:r>
    </ns0:p>
    <ns0:p ns0:rsidR="003715FA">
      <ns0:pPr>
        <ns0:pStyle ns0:val="ListParagraph"/>
        <ns0:widowControl ns0:val="0"/>
        <ns0:numPr>
          <ns0:ilvl ns0:val="2"/>
          <ns0:numId ns0:val="15"/>
        </ns0:numPr>
        <ns0:tabs>
          <ns0:tab ns0:val="left" ns0:pos="425"/>
          <ns0:tab ns0:val="left" ns0:pos="2978"/>
        </ns0:tabs>
        <ns0:autoSpaceDE ns0:val="0"/>
        <ns0:autoSpaceDN ns0:val="0"/>
        <ns0:spacing ns0:before="3"/>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Kezelő</ns0:t>
      </ns0:r>
      <ns0:r>
        <ns0:rPr>
          <ns0:rFonts ns0:ascii="Arial" ns0:eastAsia="Arial" ns0:hAnsi="Arial" ns0:cs="Arial"/>
          <ns0:sz ns0:val="22"/>
          <ns0:szCs ns0:val="22"/>
          <ns0:lang ns0:val="hu-HU" ns0:eastAsia="en-US" ns0:bidi="ar-SA"/>
        </ns0:rPr>
        <ns0:tab/>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4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Egyéb</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ns0:t>
      </ns0:r>
      <ns0:r>
        <ns0:rPr>
          <ns0:rFonts ns0:ascii="Arial" ns0:eastAsia="Arial" ns0:hAnsi="Arial" ns0:cs="Arial"/>
          <ns0:spacing ns0:val="-2"/>
          <ns0:sz ns0:val="22"/>
          <ns0:szCs ns0:val="22"/>
          <ns0:lang ns0:val="hu-HU" ns0:eastAsia="en-US" ns0:bidi="ar-SA"/>
        </ns0:rPr>
        <ns0:t/>
      </ns0:r>
    </ns0:p>
    <ns0:p ns0:rsidR="003715FA">
      <ns0:pPr>
        <ns0:widowControl ns0:val="0"/>
        <ns0:autoSpaceDE ns0:val="0"/>
        <ns0:autoSpaceDN ns0:val="0"/>
        <ns0:spacing ns0:before="65"/>
        <ns0:rPr>
          <ns0:rFonts ns0:ascii="Arial" ns0:eastAsia="Arial" ns0:hAnsi="Arial" ns0:cs="Arial"/>
          <ns0:sz ns0:val="22"/>
          <ns0:szCs ns0:val="22"/>
          <ns0:lang ns0:val="hu-HU" ns0:eastAsia="en-US" ns0:bidi="ar-SA"/>
        </ns0:rPr>
      </ns0:pPr>
    </ns0:p>
    <ns0:p ns0:rsidR="003715FA">
      <ns0:pPr>
        <ns0:pStyle ns0:val="Heading2"/>
        <ns0:widowControl ns0:val="0"/>
        <ns0:numPr>
          <ns0:ilvl ns0:val="0"/>
          <ns0:numId ns0:val="15"/>
        </ns0:numPr>
        <ns0:tabs>
          <ns0:tab ns0:val="left" ns0:pos="575"/>
        </ns0:tabs>
        <ns0:autoSpaceDE ns0:val="0"/>
        <ns0:autoSpaceDN ns0:val="0"/>
        <ns0:spacing ns0:before="1"/>
        <ns0:ind ns0:left="575" ns0:hanging="432"/>
        <ns0:jc ns0:val="left"/>
        <ns0:rPr>
          <ns0:rFonts ns0:ascii="Arial" ns0:eastAsia="Arial" ns0:hAnsi="Arial" ns0:cs="Arial"/>
          <ns0:b/>
          <ns0:bCs/>
          <ns0:sz ns0:val="26"/>
          <ns0:szCs ns0:val="26"/>
          <ns0:lang ns0:val="hu-HU" ns0:eastAsia="en-US" ns0:bidi="ar-SA"/>
        </ns0:rPr>
      </ns0:pPr>
      <ns0:r>
        <ns0:rPr>
          <ns0:rFonts ns0:ascii="Arial" ns0:eastAsia="Arial" ns0:hAnsi="Arial" ns0:cs="Arial"/>
          <ns0:b/>
          <ns0:bCs/>
          <ns0:spacing ns0:val="-2"/>
          <ns0:sz ns0:val="26"/>
          <ns0:szCs ns0:val="26"/>
          <ns0:lang ns0:val="hu-HU" ns0:eastAsia="en-US" ns0:bidi="ar-SA"/>
        </ns0:rPr>
        <ns0:t>Teljesítményigény</ns0:t>
      </ns0:r>
      <ns0:r>
        <ns0:rPr>
          <ns0:rFonts ns0:ascii="Arial" ns0:eastAsia="Arial" ns0:hAnsi="Arial" ns0:cs="Arial"/>
          <ns0:b/>
          <ns0:bCs/>
          <ns0:spacing ns0:val="12"/>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adatai</ns0:t>
      </ns0:r>
    </ns0:p>
    <ns0:p ns0:rsidR="003715FA">
      <ns0:pPr>
        <ns0:pStyle ns0:val="Heading4"/>
        <ns0:keepNext ns0:val="0"/>
        <ns0:widowControl ns0:val="0"/>
        <ns0:numPr>
          <ns0:ilvl ns0:val="1"/>
          <ns0:numId ns0:val="15"/>
        </ns0:numPr>
        <ns0:tabs>
          <ns0:tab ns0:val="left" ns0:pos="851"/>
        </ns0:tabs>
        <ns0:autoSpaceDE ns0:val="0"/>
        <ns0:autoSpaceDN ns0:val="0"/>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Igény</ns0:t>
      </ns0:r>
      <ns0:r>
        <ns0:rPr>
          <ns0:rFonts ns0:ascii="Arial" ns0:eastAsia="Arial" ns0:hAnsi="Arial" ns0:cs="Arial"/>
          <ns0:b/>
          <ns0:bCs/>
          <ns0:spacing ns0:val="-5"/>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jellege</ns0:t>
      </ns0:r>
    </ns0:p>
    <ns0:p ns0:rsidR="003715FA">
      <ns0:pPr>
        <ns0:pStyle ns0:val="ListParagraph"/>
        <ns0:widowControl ns0:val="0"/>
        <ns0:numPr>
          <ns0:ilvl ns0:val="2"/>
          <ns0:numId ns0:val="15"/>
        </ns0:numPr>
        <ns0:tabs>
          <ns0:tab ns0:val="left" ns0:pos="425"/>
          <ns0:tab ns0:val="left" ns0:pos="2978"/>
          <ns0:tab ns0:val="left" ns0:pos="6526"/>
        </ns0:tabs>
        <ns0:autoSpaceDE ns0:val="0"/>
        <ns0:autoSpaceDN ns0:val="0"/>
        <ns0:spacing ns0:before="64"/>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Új</ns0:t>
      </ns0:r>
      <ns0:r>
        <ns0:rPr>
          <ns0:rFonts ns0:ascii="Arial" ns0:eastAsia="Arial" ns0:hAnsi="Arial" ns0:cs="Arial"/>
          <ns0:spacing ns0:val="-2"/>
          <ns0:sz ns0:val="22"/>
          <ns0:szCs ns0:val="22"/>
          <ns0:lang ns0:val="hu-HU" ns0:eastAsia="en-US" ns0:bidi="ar-SA"/>
        </ns0:rPr>
        <ns0:t xml:space="preserve"> bekapcsolás</ns0:t>
      </ns0:r>
      <ns0:r>
        <ns0:rPr>
          <ns0:rFonts ns0:ascii="Arial" ns0:eastAsia="Arial" ns0:hAnsi="Arial" ns0:cs="Arial"/>
          <ns0:sz ns0:val="22"/>
          <ns0:szCs ns0:val="22"/>
          <ns0:lang ns0:val="hu-HU" ns0:eastAsia="en-US" ns0:bidi="ar-SA"/>
        </ns0:rPr>
        <ns0:tab/>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5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Teljesítménynövelés</ns0:t>
      </ns0:r>
      <ns0:r>
        <ns0:rPr>
          <ns0:rFonts ns0:ascii="Arial" ns0:eastAsia="Arial" ns0:hAnsi="Arial" ns0:cs="Arial"/>
          <ns0:spacing ns0:val="-1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bővítés</ns0:t>
      </ns0:r>
      <ns0:r>
        <ns0:rPr>
          <ns0:rFonts ns0:ascii="Arial" ns0:eastAsia="Arial" ns0:hAnsi="Arial" ns0:cs="Arial"/>
          <ns0:sz ns0:val="22"/>
          <ns0:szCs ns0:val="22"/>
          <ns0:lang ns0:val="hu-HU" ns0:eastAsia="en-US" ns0:bidi="ar-SA"/>
        </ns0:rPr>
        <ns0:tab/>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5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Teljesítmény</ns0:t>
      </ns0:r>
      <ns0:r>
        <ns0:rPr>
          <ns0:rFonts ns0:ascii="Arial" ns0:eastAsia="Arial" ns0:hAnsi="Arial" ns0:cs="Arial"/>
          <ns0:spacing ns0:val="-12"/>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csökkentése</ns0:t>
      </ns0:r>
    </ns0:p>
    <ns0:p ns0:rsidR="003715FA">
      <ns0:pPr>
        <ns0:pStyle ns0:val="ListParagraph"/>
        <ns0:widowControl ns0:val="0"/>
        <ns0:numPr>
          <ns0:ilvl ns0:val="2"/>
          <ns0:numId ns0:val="15"/>
        </ns0:numPr>
        <ns0:tabs>
          <ns0:tab ns0:val="left" ns0:pos="425"/>
        </ns0:tabs>
        <ns0:autoSpaceDE ns0:val="0"/>
        <ns0:autoSpaceDN ns0:val="0"/>
        <ns0:spacing ns0:before="4"/>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XCsatlakozóvezeték</ns0:t>
      </ns0:r>
      <ns0:r>
        <ns0:rPr>
          <ns0:rFonts ns0:ascii="Arial" ns0:eastAsia="Arial" ns0:hAnsi="Arial" ns0:cs="Arial"/>
          <ns0:spacing ns0:val="-1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áthelyezése</ns0:t>
      </ns0:r>
      <ns0:r>
        <ns0:rPr>
          <ns0:rFonts ns0:ascii="Arial" ns0:eastAsia="Arial" ns0:hAnsi="Arial" ns0:cs="Arial"/>
          <ns0:spacing ns0:val="-15"/>
          <ns0:sz ns0:val="22"/>
          <ns0:szCs ns0:val="22"/>
          <ns0:lang ns0:val="hu-HU" ns0:eastAsia="en-US" ns0:bidi="ar-SA"/>
        </ns0:rPr>
        <ns0:t xml:space="preserve"> </ns0:t>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5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Csatlakozóvezeték</ns0:t>
      </ns0:r>
      <ns0:r>
        <ns0:rPr>
          <ns0:rFonts ns0:ascii="Arial" ns0:eastAsia="Arial" ns0:hAnsi="Arial" ns0:cs="Arial"/>
          <ns0:spacing ns0:val="-1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cseréje</ns0:t>
      </ns0:r>
      <ns0:r>
        <ns0:rPr>
          <ns0:rFonts ns0:ascii="Arial" ns0:eastAsia="Arial" ns0:hAnsi="Arial" ns0:cs="Arial"/>
          <ns0:spacing ns0:val="-12"/>
          <ns0:sz ns0:val="22"/>
          <ns0:szCs ns0:val="22"/>
          <ns0:lang ns0:val="hu-HU" ns0:eastAsia="en-US" ns0:bidi="ar-SA"/>
        </ns0:rPr>
        <ns0:t xml:space="preserve"> </ns0:t>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4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Csatlakozási</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mód</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váltása</ns0:t>
      </ns0:r>
    </ns0:p>
    <ns0:p ns0:rsidR="003715FA">
      <ns0:pPr>
        <ns0:pStyle ns0:val="ListParagraph"/>
        <ns0:widowControl ns0:val="0"/>
        <ns0:numPr>
          <ns0:ilvl ns0:val="2"/>
          <ns0:numId ns0:val="15"/>
        </ns0:numPr>
        <ns0:tabs>
          <ns0:tab ns0:val="left" ns0:pos="425"/>
        </ns0:tabs>
        <ns0:autoSpaceDE ns0:val="0"/>
        <ns0:autoSpaceDN ns0:val="0"/>
        <ns0:spacing ns0:before="4"/>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XMérő</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áthelyezése</ns0:t>
      </ns0:r>
    </ns0:p>
    <ns0:p ns0:rsidR="003715FA">
      <ns0:pPr>
        <ns0:pStyle ns0:val="ListParagraph"/>
        <ns0:widowControl ns0:val="0"/>
        <ns0:numPr>
          <ns0:ilvl ns0:val="2"/>
          <ns0:numId ns0:val="15"/>
        </ns0:numPr>
        <ns0:tabs>
          <ns0:tab ns0:val="left" ns0:pos="425"/>
        </ns0:tabs>
        <ns0:autoSpaceDE ns0:val="0"/>
        <ns0:autoSpaceDN ns0:val="0"/>
        <ns0:spacing ns0:before="62"/>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Vezérelt</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mérő</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szerelése</ns0:t>
      </ns0:r>
      <ns0:r>
        <ns0:rPr>
          <ns0:rFonts ns0:ascii="Arial" ns0:eastAsia="Arial" ns0:hAnsi="Arial" ns0:cs="Arial"/>
          <ns0:spacing ns0:val="79"/>
          <ns0:w ns0:val="150"/>
          <ns0:sz ns0:val="22"/>
          <ns0:szCs ns0:val="22"/>
          <ns0:lang ns0:val="hu-HU" ns0:eastAsia="en-US" ns0:bidi="ar-SA"/>
        </ns0:rPr>
        <ns0:t xml:space="preserve"> </ns0:t>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4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tarifás</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mérő</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szerelése</ns0:t>
      </ns0:r>
      <ns0:r>
        <ns0:rPr>
          <ns0:rFonts ns0:ascii="Arial" ns0:eastAsia="Arial" ns0:hAnsi="Arial" ns0:cs="Arial"/>
          <ns0:spacing ns0:val="69"/>
          <ns0:w ns0:val="150"/>
          <ns0:sz ns0:val="22"/>
          <ns0:szCs ns0:val="22"/>
          <ns0:lang ns0:val="hu-HU" ns0:eastAsia="en-US" ns0:bidi="ar-SA"/>
        </ns0:rPr>
        <ns0:t xml:space="preserve"> </ns0:t>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5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Okosmérő</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szerelése</ns0:t>
      </ns0:r>
    </ns0:p>
    <ns0:p ns0:rsidR="003715FA">
      <ns0:pPr>
        <ns0:pStyle ns0:val="ListParagraph"/>
        <ns0:widowControl ns0:val="0"/>
        <ns0:numPr>
          <ns0:ilvl ns0:val="2"/>
          <ns0:numId ns0:val="15"/>
        </ns0:numPr>
        <ns0:tabs>
          <ns0:tab ns0:val="left" ns0:pos="425"/>
          <ns0:tab ns0:val="left" ns0:pos="2978"/>
        </ns0:tabs>
        <ns0:autoSpaceDE ns0:val="0"/>
        <ns0:autoSpaceDN ns0:val="0"/>
        <ns0:spacing ns0:before="3"/>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Előre</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fizetős</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pacing ns0:val="-4"/>
          <ns0:sz ns0:val="22"/>
          <ns0:szCs ns0:val="22"/>
          <ns0:lang ns0:val="hu-HU" ns0:eastAsia="en-US" ns0:bidi="ar-SA"/>
        </ns0:rPr>
        <ns0:t>mérő</ns0:t>
      </ns0:r>
      <ns0:r>
        <ns0:rPr>
          <ns0:rFonts ns0:ascii="Arial" ns0:eastAsia="Arial" ns0:hAnsi="Arial" ns0:cs="Arial"/>
          <ns0:sz ns0:val="22"/>
          <ns0:szCs ns0:val="22"/>
          <ns0:lang ns0:val="hu-HU" ns0:eastAsia="en-US" ns0:bidi="ar-SA"/>
        </ns0:rPr>
        <ns0:tab/>
      </ns0:r>
      <ns0:r>
        <ns0:rPr>
          <ns0:rFonts ns0:ascii="MS Gothic" ns0:eastAsia="Arial" ns0:hAnsi="MS Gothic" ns0:cs="Arial"/>
          <ns0:sz ns0:val="22"/>
          <ns0:szCs ns0:val="22"/>
          <ns0:lang ns0:val="hu-HU" ns0:eastAsia="en-US" ns0:bidi="ar-SA"/>
        </ns0:rPr>
        <ns0:t/>
      </ns0:r>
      <ns0:r>
        <ns0:rPr>
          <ns0:rFonts ns0:ascii="MS Gothic" ns0:eastAsia="Arial" ns0:hAnsi="MS Gothic" ns0:cs="Arial"/>
          <ns0:spacing ns0:val="-4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A2</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tarifás</ns0:t>
      </ns0:r>
      <ns0:r>
        <ns0:rPr>
          <ns0:rFonts ns0:ascii="Arial" ns0:eastAsia="Arial" ns0:hAnsi="Arial" ns0:cs="Arial"/>
          <ns0:spacing ns0:val="-4"/>
          <ns0:sz ns0:val="22"/>
          <ns0:szCs ns0:val="22"/>
          <ns0:lang ns0:val="hu-HU" ns0:eastAsia="en-US" ns0:bidi="ar-SA"/>
        </ns0:rPr>
        <ns0:t xml:space="preserve"> mérő</ns0:t>
      </ns0:r>
    </ns0:p>
    <ns0:p ns0:rsidR="003715FA">
      <ns0:pPr>
        <ns0:pStyle ns0:val="ListParagraph"/>
        <ns0:widowControl ns0:val="0"/>
        <ns0:numPr>
          <ns0:ilvl ns0:val="2"/>
          <ns0:numId ns0:val="15"/>
        </ns0:numPr>
        <ns0:tabs>
          <ns0:tab ns0:val="left" ns0:pos="425"/>
        </ns0:tabs>
        <ns0:autoSpaceDE ns0:val="0"/>
        <ns0:autoSpaceDN ns0:val="0"/>
        <ns0:spacing ns0:before="64"/>
        <ns0:ind ns0:left="425" ns0:hanging="282"/>
        <ns0:rPr>
          <ns0:rFonts ns0:ascii="MS Gothic" ns0:eastAsia="Arial" ns0:hAnsi="MS Gothic" ns0:cs="Arial"/>
          <ns0:sz ns0:val="22"/>
          <ns0:szCs ns0:val="22"/>
          <ns0:lang ns0:val="hu-HU" ns0:eastAsia="en-US" ns0:bidi="ar-SA"/>
        </ns0:rPr>
      </ns0:pPr>
      <ns0:r>
        <ns0:rPr>
          <ns0:rFonts ns0:ascii="Arial" ns0:eastAsia="Arial" ns0:hAnsi="Arial" ns0:cs="Arial"/>
          <ns0:sz ns0:val="22"/>
          <ns0:szCs ns0:val="22"/>
          <ns0:lang ns0:val="hu-HU" ns0:eastAsia="en-US" ns0:bidi="ar-SA"/>
        </ns0:rPr>
        <ns0:t>Ideiglenes</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bekapcsolás</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(maximum</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1</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pacing ns0:val="-5"/>
          <ns0:sz ns0:val="22"/>
          <ns0:szCs ns0:val="22"/>
          <ns0:lang ns0:val="hu-HU" ns0:eastAsia="en-US" ns0:bidi="ar-SA"/>
        </ns0:rPr>
        <ns0:t>év)</ns0:t>
      </ns0:r>
    </ns0:p>
    <ns0:p ns0:rsidR="003715FA">
      <ns0:pPr>
        <ns0:pStyle ns0:val="Heading4"/>
        <ns0:keepNext ns0:val="0"/>
        <ns0:widowControl ns0:val="0"/>
        <ns0:autoSpaceDE ns0:val="0"/>
        <ns0:autoSpaceDN ns0:val="0"/>
        <ns0:spacing ns0:before="61"/>
        <ns0:ind ns0:left="143" ns0:firstLine="0"/>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Ideiglenes</ns0:t>
      </ns0:r>
      <ns0:r>
        <ns0:rPr>
          <ns0:rFonts ns0:ascii="Arial" ns0:eastAsia="Arial" ns0:hAnsi="Arial" ns0:cs="Arial"/>
          <ns0:b/>
          <ns0:bCs/>
          <ns0:spacing ns0:val="-9"/>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ellátás</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esetén</ns0:t>
      </ns0:r>
      <ns0:r>
        <ns0:rPr>
          <ns0:rFonts ns0:ascii="Arial" ns0:eastAsia="Arial" ns0:hAnsi="Arial" ns0:cs="Arial"/>
          <ns0:b/>
          <ns0:bCs/>
          <ns0:spacing ns0:val="-5"/>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a</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hálózathasználat</ns0:t>
      </ns0:r>
      <ns0:r>
        <ns0:rPr>
          <ns0:rFonts ns0:ascii="Arial" ns0:eastAsia="Arial" ns0:hAnsi="Arial" ns0:cs="Arial"/>
          <ns0:b/>
          <ns0:bCs/>
          <ns0:spacing ns0:val="-8"/>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igényelt</ns0:t>
      </ns0:r>
      <ns0:r>
        <ns0:rPr>
          <ns0:rFonts ns0:ascii="Arial" ns0:eastAsia="Arial" ns0:hAnsi="Arial" ns0:cs="Arial"/>
          <ns0:b/>
          <ns0:bCs/>
          <ns0:spacing ns0:val="-7"/>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kezdete</ns0:t>
      </ns0:r>
      <ns0:r>
        <ns0:rPr>
          <ns0:rFonts ns0:ascii="Arial" ns0:eastAsia="Arial" ns0:hAnsi="Arial" ns0:cs="Arial"/>
          <ns0:b/>
          <ns0:bCs/>
          <ns0:spacing ns0:val="-8"/>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és</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vége:</ns0:t>
      </ns0:r>
    </ns0:p>
    <ns0:p ns0:rsidR="003715FA">
      <ns0:pPr>
        <ns0:widowControl ns0:val="0"/>
        <ns0:tabs>
          <ns0:tab ns0:val="left" ns0:leader="dot" ns0:pos="8963"/>
        </ns0:tabs>
        <ns0:autoSpaceDE ns0:val="0"/>
        <ns0:autoSpaceDN ns0:val="0"/>
        <ns0:spacing ns0:before="61"/>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év</ns0:t>
      </ns0:r>
      <ns0:r>
        <ns0:rPr>
          <ns0:rFonts ns0:ascii="Arial" ns0:eastAsia="Arial" ns0:hAnsi="Arial" ns0:cs="Arial"/>
          <ns0:spacing ns0:val="4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3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hónap</ns0:t>
      </ns0:r>
      <ns0:r>
        <ns0:rPr>
          <ns0:rFonts ns0:ascii="Arial" ns0:eastAsia="Arial" ns0:hAnsi="Arial" ns0:cs="Arial"/>
          <ns0:spacing ns0:val="5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6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naptól</ns0:t>
      </ns0:r>
      <ns0:r>
        <ns0:rPr>
          <ns0:rFonts ns0:ascii="Arial" ns0:eastAsia="Arial" ns0:hAnsi="Arial" ns0:cs="Arial"/>
          <ns0:spacing ns0:val="-2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3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év</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56"/>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hónap</ns0:t>
      </ns0:r>
      <ns0:r>
        <ns0:rPr>
          <ns0:rFonts ns0:ascii="Times New Roman" ns0:eastAsia="Arial" ns0:hAnsi="Times New Roman" ns0:cs="Arial"/>
          <ns0:sz ns0:val="22"/>
          <ns0:szCs ns0:val="22"/>
          <ns0:lang ns0:val="hu-HU" ns0:eastAsia="en-US" ns0:bidi="ar-SA"/>
        </ns0:rPr>
        <ns0:tab/>
      </ns0:r>
      <ns0:r>
        <ns0:rPr>
          <ns0:rFonts ns0:ascii="Arial" ns0:eastAsia="Arial" ns0:hAnsi="Arial" ns0:cs="Arial"/>
          <ns0:spacing ns0:val="-2"/>
          <ns0:sz ns0:val="22"/>
          <ns0:szCs ns0:val="22"/>
          <ns0:lang ns0:val="hu-HU" ns0:eastAsia="en-US" ns0:bidi="ar-SA"/>
        </ns0:rPr>
        <ns0:t>napig</ns0:t>
      </ns0:r>
    </ns0:p>
    <ns0:p ns0:rsidR="003715FA">
      <ns0:pPr>
        <ns0:widowControl ns0:val="0"/>
        <ns0:autoSpaceDE ns0:val="0"/>
        <ns0:autoSpaceDN ns0:val="0"/>
        <ns0:spacing ns0:before="67"/>
        <ns0:rPr>
          <ns0:rFonts ns0:ascii="Arial" ns0:eastAsia="Arial" ns0:hAnsi="Arial" ns0:cs="Arial"/>
          <ns0:sz ns0:val="22"/>
          <ns0:szCs ns0:val="22"/>
          <ns0:lang ns0:val="hu-HU" ns0:eastAsia="en-US" ns0:bidi="ar-SA"/>
        </ns0:rPr>
      </ns0:pPr>
    </ns0:p>
    <ns0:p ns0:rsidR="003715FA">
      <ns0:pPr>
        <ns0:pStyle ns0:val="Heading4"/>
        <ns0:keepNext ns0:val="0"/>
        <ns0:widowControl ns0:val="0"/>
        <ns0:numPr>
          <ns0:ilvl ns0:val="1"/>
          <ns0:numId ns0:val="15"/>
        </ns0:numPr>
        <ns0:tabs>
          <ns0:tab ns0:val="left" ns0:pos="851"/>
        </ns0:tabs>
        <ns0:autoSpaceDE ns0:val="0"/>
        <ns0:autoSpaceDN ns0:val="0"/>
        <ns0:spacing ns0:before="1" ns0:line="252" ns0:lineRule="exact"/>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Csatlakozás</ns0:t>
      </ns0:r>
      <ns0:r>
        <ns0:rPr>
          <ns0:rFonts ns0:ascii="Arial" ns0:eastAsia="Arial" ns0:hAnsi="Arial" ns0:cs="Arial"/>
          <ns0:b/>
          <ns0:bCs/>
          <ns0:spacing ns0:val="-11"/>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adatai</ns0:t>
      </ns0:r>
    </ns0:p>
    <ns0:p ns0:rsidR="003715FA">
      <ns0:pPr>
        <ns0:widowControl ns0:val="0"/>
        <ns0:autoSpaceDE ns0:val="0"/>
        <ns0:autoSpaceDN ns0:val="0"/>
        <ns0:ind ns0:left="143"/>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Kérjük,</ns0:t>
      </ns0:r>
      <ns0:r>
        <ns0:rPr>
          <ns0:rFonts ns0:ascii="Arial" ns0:eastAsia="Arial" ns0:hAnsi="Arial" ns0:cs="Arial"/>
          <ns0:spacing ns0:val="2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hogy</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2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minden napszakban</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3x80</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ampert</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nem</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meghaladó</ns0:t>
      </ns0:r>
      <ns0:r>
        <ns0:rPr>
          <ns0:rFonts ns0:ascii="Arial" ns0:eastAsia="Arial" ns0:hAnsi="Arial" ns0:cs="Arial"/>
          <ns0:spacing ns0:val="2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teljesítményű</ns0:t>
      </ns0:r>
      <ns0:r>
        <ns0:rPr>
          <ns0:rFonts ns0:ascii="Arial" ns0:eastAsia="Arial" ns0:hAnsi="Arial" ns0:cs="Arial"/>
          <ns0:spacing ns0:val="2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igények esetén</ns0:t>
      </ns0:r>
      <ns0:r>
        <ns0:rPr>
          <ns0:rFonts ns0:ascii="Arial" ns0:eastAsia="Arial" ns0:hAnsi="Arial" ns0:cs="Arial"/>
          <ns0:spacing ns0:val="2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amperban</ns0:t>
      </ns0:r>
      <ns0:r>
        <ns0:rPr>
          <ns0:rFonts ns0:ascii="Arial" ns0:eastAsia="Arial" ns0:hAnsi="Arial" ns0:cs="Arial"/>
          <ns0:sz ns0:val="18"/>
          <ns0:szCs ns0:val="22"/>
          <ns0:lang ns0:val="hu-HU" ns0:eastAsia="en-US" ns0:bidi="ar-SA"/>
        </ns0:rPr>
        <ns0:t>, az</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 xml:space="preserve">azt meghaladó igények esetében </ns0:t>
      </ns0:r>
      <ns0:r>
        <ns0:rPr>
          <ns0:rFonts ns0:ascii="Arial" ns0:eastAsia="Arial" ns0:hAnsi="Arial" ns0:cs="Arial"/>
          <ns0:sz ns0:val="18"/>
          <ns0:szCs ns0:val="22"/>
          <ns0:lang ns0:val="hu-HU" ns0:eastAsia="en-US" ns0:bidi="ar-SA"/>
        </ns0:rPr>
        <ns0:t>kVA-ban</ns0:t>
      </ns0:r>
      <ns0:r>
        <ns0:rPr>
          <ns0:rFonts ns0:ascii="Arial" ns0:eastAsia="Arial" ns0:hAnsi="Arial" ns0:cs="Arial"/>
          <ns0:sz ns0:val="18"/>
          <ns0:szCs ns0:val="22"/>
          <ns0:lang ns0:val="hu-HU" ns0:eastAsia="en-US" ns0:bidi="ar-SA"/>
        </ns0:rPr>
        <ns0:t xml:space="preserve"> adja meg az adatokat.</ns0:t>
      </ns0:r>
    </ns0:p>
    <ns0:p ns0:rsidR="003715FA">
      <ns0:pPr>
        <ns0:widowControl ns0:val="0"/>
        <ns0:tabs>
          <ns0:tab ns0:val="left" ns0:pos="6070"/>
        </ns0:tabs>
        <ns0:autoSpaceDE ns0:val="0"/>
        <ns0:autoSpaceDN ns0:val="0"/>
        <ns0:spacing ns0:before="58"/>
        <ns0:ind ns0:left="1240"/>
        <ns0:rPr>
          <ns0:rFonts ns0:ascii="Arial" ns0:eastAsia="Arial" ns0:hAnsi="Arial" ns0:cs="Arial"/>
          <ns0:b/>
          <ns0:sz ns0:val="18"/>
          <ns0:szCs ns0:val="22"/>
          <ns0:lang ns0:val="hu-HU" ns0:eastAsia="en-US" ns0:bidi="ar-SA"/>
        </ns0:rPr>
      </ns0:pPr>
      <ns0:r>
        <ns0:rPr>
          <ns0:b/>
          <ns0:noProof/>
          <ns0:sz ns0:val="18"/>
          <ns0:lang ns0:eastAsia="hu-HU"/>
        </ns0:rPr>
        <ns1:AlternateContent>
          <ns1:Choice Requires="wps">
            <ns0:drawing>
              <ns3:anchor distT="0" distB="0" distL="0" distR="0" simplePos="0" relativeHeight="251688960" behindDoc="1" locked="0" layoutInCell="1" allowOverlap="1">
                <ns3:simplePos x="0" y="0"/>
                <ns3:positionH relativeFrom="page">
                  <ns3:posOffset>896416</ns3:posOffset>
                </ns3:positionH>
                <ns3:positionV relativeFrom="paragraph">
                  <ns3:posOffset>206417</ns3:posOffset>
                </ns3:positionV>
                <ns3:extent cx="2899410" cy="2535555"/>
                <ns3:effectExtent l="0" t="0" r="0" b="0"/>
                <ns3:wrapTopAndBottom/>
                <ns3:docPr id="18" name="Textbox 18"/>
                <ns3:cNvGraphicFramePr/>
                <ns4:graphic>
                  <ns4:graphicData uri="http://schemas.microsoft.com/office/word/2010/wordprocessingShape">
                    <ns9:wsp>
                      <ns9:cNvSpPr txBox="1"/>
                      <ns9:spPr>
                        <ns4:xfrm>
                          <ns4:off x="0" y="0"/>
                          <ns4:ext cx="2899410" cy="2535555"/>
                        </ns4:xfrm>
                        <ns4:prstGeom prst="rect">
                          <ns4:avLst/>
                        </ns4:prstGeom>
                      </ns9:spPr>
                      <ns9:txbx>
                        <ns0:txbxContent>
                          <ns0:tbl>
                            <ns0:tblPr>
                              <ns0:tblStyle ns0:val="TableNormal00"/>
                              <ns0:tblW ns0:w="0" ns0:type="auto"/>
                              <ns0:tblInd ns0:w="5"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1E0"/>
                            </ns0:tblPr>
                            <ns0:tblGrid>
                              <ns0:gridCol ns0:w="1709"/>
                              <ns0:gridCol ns0:w="711"/>
                              <ns0:gridCol ns0:w="713"/>
                              <ns0:gridCol ns0:w="711"/>
                              <ns0:gridCol ns0:w="714"/>
                            </ns0:tblGrid>
                            <ns0:tr>
                              <ns0:tblPrEx>
                                <ns0:tblW ns0:w="0" ns0:type="auto"/>
                                <ns0:tblInd ns0:w="5" ns0:type="dxa"/>
                                <ns0:tblLayout ns0:type="fixed"/>
                                <ns0:tblLook ns0:val="01E0"/>
                              </ns0:tblPrEx>
                              <ns0:trPr>
                                <ns0:trHeight ns0:val="463"/>
                              </ns0:trPr>
                              <ns0:tc>
                                <ns0:tcPr>
                                  <ns0:tcW ns0:w="1709" ns0:type="dxa"/>
                                  <ns0:tcBorders>
                                    <ns0:left ns0:val="single" ns0:sz="4" ns0:space="0" ns0:color="000000"/>
                                    <ns0:bottom ns0:val="single" ns0:sz="4" ns0:space="0" ns0:color="000000"/>
                                    <ns0:right ns0:val="single" ns0:sz="4" ns0:space="0" ns0:color="000000"/>
                                  </ns0:tcBorders>
                                </ns0:tcPr>
                                <ns0:p ns0:rsidR="003715FA">
                                  <ns0:pPr>
                                    <ns0:spacing ns0:before="25"/>
                                    <ns0:ind ns0:left="4" ns0:right="17"/>
                                    <ns0:rPr>
                                      <ns0:rFonts ns0:ascii="Arial" ns0:eastAsia="Arial" ns0:hAnsi="Arial" ns0:cs="Arial"/>
                                      <ns0:sz ns0:val="18"/>
                                      <ns0:lang ns0:val="hu-HU" ns0:bidi="ar-SA"/>
                                    </ns0:rPr>
                                  </ns0:pPr>
                                  <ns0:r>
                                    <ns0:rPr>
                                      <ns0:rFonts ns0:ascii="Arial" ns0:eastAsia="Arial" ns0:hAnsi="Arial" ns0:cs="Arial"/>
                                      <ns0:sz ns0:val="18"/>
                                      <ns0:lang ns0:val="hu-HU" ns0:bidi="ar-SA"/>
                                    </ns0:rPr>
                                    <ns0:t>Meglévő</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csatlakozás </ns0:t>
                                  </ns0:r>
                                  <ns0:r>
                                    <ns0:rPr>
                                      <ns0:rFonts ns0:ascii="Arial" ns0:eastAsia="Arial" ns0:hAnsi="Arial" ns0:cs="Arial"/>
                                      <ns0:spacing ns0:val="-2"/>
                                      <ns0:sz ns0:val="18"/>
                                      <ns0:lang ns0:val="hu-HU" ns0:bidi="ar-SA"/>
                                    </ns0:rPr>
                                    <ns0:t>módja</ns0:t>
                                  </ns0:r>
                                </ns0:p>
                              </ns0:tc>
                              <ns0:tc>
                                <ns0:tcPr>
                                  <ns0:tcW ns0:w="2849" ns0:type="dxa"/>
                                  <ns0:gridSpan ns0:val="4"/>
                                  <ns0:tcBorders>
                                    <ns0:left ns0:val="single" ns0:sz="4" ns0:space="0" ns0:color="000000"/>
                                    <ns0:bottom ns0:val="single" ns0:sz="4" ns0:space="0" ns0:color="000000"/>
                                    <ns0:right ns0:val="single" ns0:sz="4" ns0:space="0" ns0:color="000000"/>
                                  </ns0:tcBorders>
                                </ns0:tcPr>
                                <ns0:p ns0:rsidR="003715FA">
                                  <ns0:pPr>
                                    <ns0:numPr>
                                      <ns0:ilvl ns0:val="0"/>
                                      <ns0:numId ns0:val="23"/>
                                    </ns0:numPr>
                                    <ns0:tabs>
                                      <ns0:tab ns0:val="left" ns0:pos="232"/>
                                    </ns0:tabs>
                                    <ns0:spacing ns0:before="2"/>
                                    <ns0:ind ns0:left="232" ns0:hanging="231"/>
                                    <ns0:rPr>
                                      <ns0:rFonts ns0:ascii="Arial" ns0:eastAsia="Arial" ns0:hAnsi="Arial" ns0:cs="Arial"/>
                                      <ns0:sz ns0:val="18"/>
                                      <ns0:lang ns0:val="hu-HU" ns0:bidi="ar-SA"/>
                                    </ns0:rPr>
                                  </ns0:pPr>
                                  <ns0:r>
                                    <ns0:rPr>
                                      <ns0:rFonts ns0:ascii="Arial" ns0:eastAsia="Arial" ns0:hAnsi="Arial" ns0:cs="Arial"/>
                                      <ns0:sz ns0:val="18"/>
                                      <ns0:lang ns0:val="hu-HU" ns0:bidi="ar-SA"/>
                                    </ns0:rPr>
                                    <ns0:t>Szabadvezeték</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z ns0:val="18"/>
                                      <ns0:lang ns0:val="hu-HU" ns0:bidi="ar-SA"/>
                                    </ns0:rPr>
                                    <ns0:t>☐</ns0:t>
                                  </ns0:r>
                                  <ns0:r>
                                    <ns0:rPr>
                                      <ns0:rFonts ns0:ascii="MS Gothic" ns0:eastAsia="Arial" ns0:hAnsi="MS Gothic" ns0:cs="Arial"/>
                                      <ns0:spacing ns0:val="-42"/>
                                      <ns0:sz ns0:val="18"/>
                                      <ns0:lang ns0:val="hu-HU" ns0:bidi="ar-SA"/>
                                    </ns0:rPr>
                                    <ns0:t xml:space="preserve"> </ns0:t>
                                  </ns0:r>
                                  <ns0:r>
                                    <ns0:rPr>
                                      <ns0:rFonts ns0:ascii="Arial" ns0:eastAsia="Arial" ns0:hAnsi="Arial" ns0:cs="Arial"/>
                                      <ns0:spacing ns0:val="-2"/>
                                      <ns0:sz ns0:val="18"/>
                                      <ns0:lang ns0:val="hu-HU" ns0:bidi="ar-SA"/>
                                    </ns0:rPr>
                                    <ns0:t>Földkábel</ns0:t>
                                  </ns0:r>
                                </ns0:p>
                                <ns0:p ns0:rsidR="003715FA">
                                  <ns0:pPr>
                                    <ns0:numPr>
                                      <ns0:ilvl ns0:val="0"/>
                                      <ns0:numId ns0:val="23"/>
                                    </ns0:numPr>
                                    <ns0:tabs>
                                      <ns0:tab ns0:val="left" ns0:pos="232"/>
                                    </ns0:tabs>
                                    <ns0:spacing ns0:before="2" ns0:line="208" ns0:lineRule="exact"/>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Egyéb:</ns0:t>
                                  </ns0:r>
                                </ns0:p>
                              </ns0:tc>
                            </ns0:tr>
                            <ns0:tr>
                              <ns0:tblPrEx>
                                <ns0:tblW ns0:w="0" ns0:type="auto"/>
                                <ns0:tblInd ns0:w="5" ns0:type="dxa"/>
                                <ns0:tblLayout ns0:type="fixed"/>
                                <ns0:tblLook ns0:val="01E0"/>
                              </ns0:tblPrEx>
                              <ns0:trPr>
                                <ns0:trHeight ns0:val="472"/>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133"/>
                                    <ns0:ind ns0:left="4"/>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Feszültségszint</ns0:t>
                                  </ns0:r>
                                </ns0:p>
                              </ns0:tc>
                              <ns0:tc>
                                <ns0:tcPr>
                                  <ns0:tcW ns0:w="2849" ns0:type="dxa"/>
                                  <ns0:gridSpan ns0:val="4"/>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numPr>
                                      <ns0:ilvl ns0:val="0"/>
                                      <ns0:numId ns0:val="24"/>
                                    </ns0:numPr>
                                    <ns0:tabs>
                                      <ns0:tab ns0:val="left" ns0:pos="181"/>
                                    </ns0:tabs>
                                    <ns0:spacing ns0:line="230" ns0:lineRule="exact"/>
                                    <ns0:ind ns0:left="181" ns0:hanging="180"/>
                                    <ns0:rPr>
                                      <ns0:rFonts ns0:ascii="Arial" ns0:eastAsia="Arial" ns0:hAnsi="Arial" ns0:cs="Arial"/>
                                      <ns0:sz ns0:val="18"/>
                                      <ns0:lang ns0:val="hu-HU" ns0:bidi="ar-SA"/>
                                    </ns0:rPr>
                                  </ns0:pPr>
                                  <ns0:r>
                                    <ns0:rPr>
                                      <ns0:rFonts ns0:ascii="Arial" ns0:eastAsia="Arial" ns0:hAnsi="Arial" ns0:cs="Arial"/>
                                      <ns0:sz ns0:val="18"/>
                                      <ns0:lang ns0:val="hu-HU" ns0:bidi="ar-SA"/>
                                    </ns0:rPr>
                                    <ns0:t>Kisfeszültség</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pacing ns0:val="-2"/>
                                      <ns0:sz ns0:val="18"/>
                                      <ns0:lang ns0:val="hu-HU" ns0:bidi="ar-SA"/>
                                    </ns0:rPr>
                                    <ns0:t>☐</ns0:t>
                                  </ns0:r>
                                  <ns0:r>
                                    <ns0:rPr>
                                      <ns0:rFonts ns0:ascii="Arial" ns0:eastAsia="Arial" ns0:hAnsi="Arial" ns0:cs="Arial"/>
                                      <ns0:spacing ns0:val="-2"/>
                                      <ns0:sz ns0:val="18"/>
                                      <ns0:lang ns0:val="hu-HU" ns0:bidi="ar-SA"/>
                                    </ns0:rPr>
                                    <ns0:t>Középfeszültség</ns0:t>
                                  </ns0:r>
                                </ns0:p>
                                <ns0:p ns0:rsidR="003715FA">
                                  <ns0:pPr>
                                    <ns0:numPr>
                                      <ns0:ilvl ns0:val="0"/>
                                      <ns0:numId ns0:val="24"/>
                                    </ns0:numPr>
                                    <ns0:tabs>
                                      <ns0:tab ns0:val="left" ns0:pos="181"/>
                                    </ns0:tabs>
                                    <ns0:spacing ns0:before="4" ns0:line="217" ns0:lineRule="exact"/>
                                    <ns0:ind ns0:left="181" ns0:hanging="18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Nagyfeszültség</ns0:t>
                                  </ns0:r>
                                </ns0:p>
                              </ns0:tc>
                            </ns0:tr>
                            <ns0:tr>
                              <ns0:tblPrEx>
                                <ns0:tblW ns0:w="0" ns0:type="auto"/>
                                <ns0:tblInd ns0:w="5" ns0:type="dxa"/>
                                <ns0:tblLayout ns0:type="fixed"/>
                                <ns0:tblLook ns0:val="01E0"/>
                              </ns0:tblPrEx>
                              <ns0:trPr>
                                <ns0:trHeight ns0:val="481"/>
                              </ns0:trPr>
                              <ns0:tc>
                                <ns0:tcPr>
                                  <ns0:tcW ns0:w="1709"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spacing ns0:before="27"/>
                                    <ns0:ind ns0:left="4" ns0:right="157"/>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Üzembiztonság típusa</ns0:t>
                                  </ns0:r>
                                </ns0:p>
                              </ns0:tc>
                              <ns0:tc>
                                <ns0:tcPr>
                                  <ns0:tcW ns0:w="2849" ns0:type="dxa"/>
                                  <ns0:gridSpan ns0:val="4"/>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5"/>
                                    </ns0:numPr>
                                    <ns0:tabs>
                                      <ns0:tab ns0:val="left" ns0:pos="232"/>
                                    </ns0:tabs>
                                    <ns0:spacing ns0:before="2"/>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Normál</ns0:t>
                                  </ns0:r>
                                </ns0:p>
                                <ns0:p ns0:rsidR="003715FA">
                                  <ns0:pPr>
                                    <ns0:numPr>
                                      <ns0:ilvl ns0:val="0"/>
                                      <ns0:numId ns0:val="25"/>
                                    </ns0:numPr>
                                    <ns0:tabs>
                                      <ns0:tab ns0:val="left" ns0:pos="232"/>
                                    </ns0:tabs>
                                    <ns0:spacing ns0:before="4" ns0:line="224" ns0:lineRule="exact"/>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Emelt</ns0:t>
                                  </ns0:r>
                                </ns0:p>
                              </ns0:tc>
                            </ns0:tr>
                            <ns0:tr>
                              <ns0:tblPrEx>
                                <ns0:tblW ns0:w="0" ns0:type="auto"/>
                                <ns0:tblInd ns0:w="5" ns0:type="dxa"/>
                                <ns0:tblLayout ns0:type="fixed"/>
                                <ns0:tblLook ns0:val="01E0"/>
                              </ns0:tblPrEx>
                              <ns0:trPr>
                                <ns0:trHeight ns0:val="471"/>
                              </ns0:trPr>
                              <ns0:tc>
                                <ns0:tcPr>
                                  <ns0:tcW ns0:w="1709"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4" ns0:right="157"/>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Meglévő teljesítmény</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8" ns0:hanging="32"/>
                                    <ns0:rPr>
                                      <ns0:rFonts ns0:ascii="Arial" ns0:eastAsia="Arial" ns0:hAnsi="Arial" ns0:cs="Arial"/>
                                      <ns0:sz ns0:val="18"/>
                                      <ns0:lang ns0:val="hu-HU" ns0:bidi="ar-SA"/>
                                    </ns0:rPr>
                                  </ns0:pPr>
                                  <ns0:r>
                                    <ns0:rPr>
                                      <ns0:rFonts ns0:ascii="Arial" ns0:eastAsia="Arial" ns0:hAnsi="Arial" ns0:cs="Arial"/>
                                      <ns0:sz ns0:val="18"/>
                                      <ns0:lang ns0:val="hu-HU" ns0:bidi="ar-SA"/>
                                    </ns0:rPr>
                                    <ns0:t>1.</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2"/>
                                      <ns0:sz ns0:val="18"/>
                                      <ns0:lang ns0:val="hu-HU" ns0:bidi="ar-SA"/>
                                    </ns0:rPr>
                                    <ns0:t>amper</ns0:t>
                                  </ns0:r>
                                </ns0:p>
                              </ns0:tc>
                              <ns0:tc>
                                <ns0:tcPr>
                                  <ns0:tcW ns0:w="713"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100" ns0:right="57" ns0:hanging="32"/>
                                    <ns0:rPr>
                                      <ns0:rFonts ns0:ascii="Arial" ns0:eastAsia="Arial" ns0:hAnsi="Arial" ns0:cs="Arial"/>
                                      <ns0:sz ns0:val="18"/>
                                      <ns0:lang ns0:val="hu-HU" ns0:bidi="ar-SA"/>
                                    </ns0:rPr>
                                  </ns0:pPr>
                                  <ns0:r>
                                    <ns0:rPr>
                                      <ns0:rFonts ns0:ascii="Arial" ns0:eastAsia="Arial" ns0:hAnsi="Arial" ns0:cs="Arial"/>
                                      <ns0:sz ns0:val="18"/>
                                      <ns0:lang ns0:val="hu-HU" ns0:bidi="ar-SA"/>
                                    </ns0:rPr>
                                    <ns0:t>2.</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2"/>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5"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3.</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4"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134"/>
                                    <ns0:ind ns0:left="188"/>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kVA</ns0:t>
                                  </ns0:r>
                                </ns0:p>
                              </ns0:tc>
                            </ns0:tr>
                            <ns0:tr>
                              <ns0:tblPrEx>
                                <ns0:tblW ns0:w="0" ns0:type="auto"/>
                                <ns0:tblInd ns0:w="5" ns0:type="dxa"/>
                                <ns0:tblLayout ns0:type="fixed"/>
                                <ns0:tblLook ns0:val="01E0"/>
                              </ns0:tblPrEx>
                              <ns0:trPr>
                                <ns0:trHeight ns0:val="470"/>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27"/>
                                    <ns0:ind ns0:left="4" ns0:right="76"/>
                                    <ns0:rPr>
                                      <ns0:rFonts ns0:ascii="Arial" ns0:eastAsia="Arial" ns0:hAnsi="Arial" ns0:cs="Arial"/>
                                      <ns0:sz ns0:val="18"/>
                                      <ns0:lang ns0:val="hu-HU" ns0:bidi="ar-SA"/>
                                    </ns0:rPr>
                                  </ns0:pPr>
                                  <ns0:r>
                                    <ns0:rPr>
                                      <ns0:rFonts ns0:ascii="Arial" ns0:eastAsia="Arial" ns0:hAnsi="Arial" ns0:cs="Arial"/>
                                      <ns0:sz ns0:val="18"/>
                                      <ns0:lang ns0:val="hu-HU" ns0:bidi="ar-SA"/>
                                    </ns0:rPr>
                                    <ns0:t>Minden</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napszakban </ns0:t>
                                  </ns0:r>
                                  <ns0:r>
                                    <ns0:rPr>
                                      <ns0:rFonts ns0:ascii="Arial" ns0:eastAsia="Arial" ns0:hAnsi="Arial" ns0:cs="Arial"/>
                                      <ns0:spacing ns0:val="-2"/>
                                      <ns0:sz ns0:val="18"/>
                                      <ns0:lang ns0:val="hu-HU" ns0:bidi="ar-SA"/>
                                    </ns0:rPr>
                                    <ns0:t>fázisonként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RPr="009A2079" ns0:rsidP="009A2079">
                                  <ns0:pPr>
                                    <ns0:jc ns0:val="center"/>
                                    <ns0:rPr>
                                      <ns0:rFonts ns0:ascii="Times New Roman" ns0:eastAsia="Arial" ns0:hAnsi="Arial" ns0:cs="Arial"/>
                                      <ns0:sz ns0:val="6"/>
                                      <ns0:szCs ns0:val="6"/>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sidRPr="009A2079">
                                    <ns0:rPr>
                                      <ns0:rFonts ns0:ascii="Times New Roman" ns0:eastAsia="Arial" ns0:hAnsi="Arial" ns0:cs="Arial"/>
                                      <ns0:sz ns0:val="6"/>
                                      <ns0:szCs ns0:val="6"/>
                                      <ns0:lang ns0:val="hu-HU" ns0:bidi="ar-SA"/>
                                    </ns0:rPr>
                                    <ns0:t>Project</ns0:t>
                                  </ns0:r>
                                  <ns0:r ns0:rsidRPr="009A2079">
                                    <ns0:rPr>
                                      <ns0:rFonts ns0:ascii="Times New Roman" ns0:eastAsia="Arial" ns0:hAnsi="Arial" ns0:cs="Arial"/>
                                      <ns0:sz ns0:val="6"/>
                                      <ns0:szCs ns0:val="6"/>
                                      <ns0:lang ns0:val="hu-HU" ns0:bidi="ar-SA"/>
                                    </ns0:rPr>
                                    <ns0:t>.Jml1</ns0:t>
                                  </ns0:r>
                                  <ns0:r ns0:rsidRPr="009A2079">
                                    <ns0:rPr>
                                      <ns0:rFonts ns0:ascii="Times New Roman" ns0:eastAsia="Arial" ns0:hAnsi="Arial" ns0:cs="Arial"/>
                                      <ns0:sz ns0:val="20"/>
                                      <ns0:szCs ns0:val="20"/>
                                      <ns0:lang ns0:val="hu-HU" ns0:bidi="ar-SA"/>
                                    </ns0:rPr>
                                    <ns0: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Pr>
                                      <ns0:rFonts ns0:ascii="Times New Roman" ns0:eastAsia="Arial" ns0:hAnsi="Arial" ns0:cs="Arial"/>
                                      <ns0:sz ns0:val="6"/>
                                      <ns0:szCs ns0:val="6"/>
                                      <ns0:lang ns0:val="hu-HU" ns0:bidi="ar-SA"/>
                                    </ns0:rPr>
                                    <ns0:t>Project</ns0:t>
                                  </ns0:r>
                                  <ns0:r>
                                    <ns0:rPr>
                                      <ns0:rFonts ns0:ascii="Times New Roman" ns0:eastAsia="Arial" ns0:hAnsi="Arial" ns0:cs="Arial"/>
                                      <ns0:sz ns0:val="6"/>
                                      <ns0:szCs ns0:val="6"/>
                                      <ns0:lang ns0:val="hu-HU" ns0:bidi="ar-SA"/>
                                    </ns0:rPr>
                                    <ns0:t>.Jml2</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Pr>
                                      <ns0:rFonts ns0:ascii="Times New Roman" ns0:eastAsia="Arial" ns0:hAnsi="Arial" ns0:cs="Arial"/>
                                      <ns0:sz ns0:val="6"/>
                                      <ns0:szCs ns0:val="6"/>
                                      <ns0:lang ns0:val="hu-HU" ns0:bidi="ar-SA"/>
                                    </ns0:rPr>
                                    <ns0:t>Project</ns0:t>
                                  </ns0:r>
                                  <ns0:r>
                                    <ns0:rPr>
                                      <ns0:rFonts ns0:ascii="Times New Roman" ns0:eastAsia="Arial" ns0:hAnsi="Arial" ns0:cs="Arial"/>
                                      <ns0:sz ns0:val="6"/>
                                      <ns0:szCs ns0:val="6"/>
                                      <ns0:lang ns0:val="hu-HU" ns0:bidi="ar-SA"/>
                                    </ns0:rPr>
                                    <ns0:t>.Jml3</ns0:t>
                                  </ns0:r>
                                  <ns0:r ns0:rsidRPr="009A2079">
                                    <ns0:rPr>
                                      <ns0:rFonts ns0:ascii="Times New Roman" ns0:eastAsia="Arial" ns0:hAnsi="Arial" ns0:cs="Arial"/>
                                      <ns0:sz ns0:val="20"/>
                                      <ns0:szCs ns0:val="20"/>
                                      <ns0:lang ns0:val="hu-HU" ns0:bidi="ar-SA"/>
                                    </ns0:rPr>
                                    <ns0:t>}</ns0:t>
                                  </ns0:r>
                                </ns0:p>
                              </ns0:tc>
                              <ns0:tc>
                                <ns0:tcPr>
                                  <ns0:tcW ns0:w="714"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2"/>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30"/>
                                    <ns0:ind ns0:left="4" ns0:right="67"/>
                                    <ns0:rPr>
                                      <ns0:rFonts ns0:ascii="Arial" ns0:eastAsia="Arial" ns0:hAnsi="Arial" ns0:cs="Arial"/>
                                      <ns0:sz ns0:val="18"/>
                                      <ns0:lang ns0:val="hu-HU" ns0:bidi="ar-SA"/>
                                    </ns0:rPr>
                                  </ns0:pPr>
                                  <ns0:r>
                                    <ns0:rPr>
                                      <ns0:rFonts ns0:ascii="Arial" ns0:eastAsia="Arial" ns0:hAnsi="Arial" ns0:cs="Arial"/>
                                      <ns0:sz ns0:val="18"/>
                                      <ns0:lang ns0:val="hu-HU" ns0:bidi="ar-SA"/>
                                    </ns0:rPr>
                                    <ns0:t>Vezérelt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időszakban </ns0:t>
                                  </ns0:r>
                                  <ns0:r>
                                    <ns0:rPr>
                                      <ns0:rFonts ns0:ascii="Arial" ns0:eastAsia="Arial" ns0:hAnsi="Arial" ns0:cs="Arial"/>
                                      <ns0:spacing ns0:val="-2"/>
                                      <ns0:sz ns0:val="18"/>
                                      <ns0:lang ns0:val="hu-HU" ns0:bidi="ar-SA"/>
                                    </ns0:rPr>
                                    <ns0:t>fázisonként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sidRPr="009A2079">
                                    <ns0:rPr>
                                      <ns0:rFonts ns0:ascii="Times New Roman" ns0:eastAsia="Arial" ns0:hAnsi="Arial" ns0:cs="Arial"/>
                                      <ns0:sz ns0:val="6"/>
                                      <ns0:szCs ns0:val="6"/>
                                      <ns0:lang ns0:val="hu-HU" ns0:bidi="ar-SA"/>
                                    </ns0:rPr>
                                    <ns0:t>Project</ns0:t>
                                  </ns0:r>
                                  <ns0:r ns0:rsidRPr="009A2079">
                                    <ns0:rPr>
                                      <ns0:rFonts ns0:ascii="Times New Roman" ns0:eastAsia="Arial" ns0:hAnsi="Arial" ns0:cs="Arial"/>
                                      <ns0:sz ns0:val="6"/>
                                      <ns0:szCs ns0:val="6"/>
                                      <ns0:lang ns0:val="hu-HU" ns0:bidi="ar-SA"/>
                                    </ns0:rPr>
                                    <ns0:t>.J</ns0:t>
                                  </ns0:r>
                                  <ns0:r>
                                    <ns0:rPr>
                                      <ns0:rFonts ns0:ascii="Times New Roman" ns0:eastAsia="Arial" ns0:hAnsi="Arial" ns0:cs="Arial"/>
                                      <ns0:sz ns0:val="6"/>
                                      <ns0:szCs ns0:val="6"/>
                                      <ns0:lang ns0:val="hu-HU" ns0:bidi="ar-SA"/>
                                    </ns0:rPr>
                                    <ns0:t>v</ns0:t>
                                  </ns0:r>
                                  <ns0:r ns0:rsidRPr="009A2079">
                                    <ns0:rPr>
                                      <ns0:rFonts ns0:ascii="Times New Roman" ns0:eastAsia="Arial" ns0:hAnsi="Arial" ns0:cs="Arial"/>
                                      <ns0:sz ns0:val="6"/>
                                      <ns0:szCs ns0:val="6"/>
                                      <ns0:lang ns0:val="hu-HU" ns0:bidi="ar-SA"/>
                                    </ns0:rPr>
                                    <ns0:t>l1</ns0:t>
                                  </ns0:r>
                                  <ns0:r ns0:rsidRPr="009A2079">
                                    <ns0:rPr>
                                      <ns0:rFonts ns0:ascii="Times New Roman" ns0:eastAsia="Arial" ns0:hAnsi="Arial" ns0:cs="Arial"/>
                                      <ns0:sz ns0:val="20"/>
                                      <ns0:szCs ns0:val="20"/>
                                      <ns0:lang ns0:val="hu-HU" ns0:bidi="ar-SA"/>
                                    </ns0:rPr>
                                    <ns0: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sidRPr="009A2079">
                                    <ns0:rPr>
                                      <ns0:rFonts ns0:ascii="Times New Roman" ns0:eastAsia="Arial" ns0:hAnsi="Arial" ns0:cs="Arial"/>
                                      <ns0:sz ns0:val="6"/>
                                      <ns0:szCs ns0:val="6"/>
                                      <ns0:lang ns0:val="hu-HU" ns0:bidi="ar-SA"/>
                                    </ns0:rPr>
                                    <ns0:t>Project</ns0:t>
                                  </ns0:r>
                                  <ns0:r ns0:rsidRPr="009A2079">
                                    <ns0:rPr>
                                      <ns0:rFonts ns0:ascii="Times New Roman" ns0:eastAsia="Arial" ns0:hAnsi="Arial" ns0:cs="Arial"/>
                                      <ns0:sz ns0:val="6"/>
                                      <ns0:szCs ns0:val="6"/>
                                      <ns0:lang ns0:val="hu-HU" ns0:bidi="ar-SA"/>
                                    </ns0:rPr>
                                    <ns0:t>.J</ns0:t>
                                  </ns0:r>
                                  <ns0:r>
                                    <ns0:rPr>
                                      <ns0:rFonts ns0:ascii="Times New Roman" ns0:eastAsia="Arial" ns0:hAnsi="Arial" ns0:cs="Arial"/>
                                      <ns0:sz ns0:val="6"/>
                                      <ns0:szCs ns0:val="6"/>
                                      <ns0:lang ns0:val="hu-HU" ns0:bidi="ar-SA"/>
                                    </ns0:rPr>
                                    <ns0:t>vl2</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sidRPr="009A2079">
                                    <ns0:rPr>
                                      <ns0:rFonts ns0:ascii="Times New Roman" ns0:eastAsia="Arial" ns0:hAnsi="Arial" ns0:cs="Arial"/>
                                      <ns0:sz ns0:val="6"/>
                                      <ns0:szCs ns0:val="6"/>
                                      <ns0:lang ns0:val="hu-HU" ns0:bidi="ar-SA"/>
                                    </ns0:rPr>
                                    <ns0:t>Project</ns0:t>
                                  </ns0:r>
                                  <ns0:r ns0:rsidRPr="009A2079">
                                    <ns0:rPr>
                                      <ns0:rFonts ns0:ascii="Times New Roman" ns0:eastAsia="Arial" ns0:hAnsi="Arial" ns0:cs="Arial"/>
                                      <ns0:sz ns0:val="6"/>
                                      <ns0:szCs ns0:val="6"/>
                                      <ns0:lang ns0:val="hu-HU" ns0:bidi="ar-SA"/>
                                    </ns0:rPr>
                                    <ns0:t>.J</ns0:t>
                                  </ns0:r>
                                  <ns0:r>
                                    <ns0:rPr>
                                      <ns0:rFonts ns0:ascii="Times New Roman" ns0:eastAsia="Arial" ns0:hAnsi="Arial" ns0:cs="Arial"/>
                                      <ns0:sz ns0:val="6"/>
                                      <ns0:szCs ns0:val="6"/>
                                      <ns0:lang ns0:val="hu-HU" ns0:bidi="ar-SA"/>
                                    </ns0:rPr>
                                    <ns0:t>v</ns0:t>
                                  </ns0:r>
                                  <ns0:r ns0:rsidRPr="009A2079">
                                    <ns0:rPr>
                                      <ns0:rFonts ns0:ascii="Times New Roman" ns0:eastAsia="Arial" ns0:hAnsi="Arial" ns0:cs="Arial"/>
                                      <ns0:sz ns0:val="6"/>
                                      <ns0:szCs ns0:val="6"/>
                                      <ns0:lang ns0:val="hu-HU" ns0:bidi="ar-SA"/>
                                    </ns0:rPr>
                                    <ns0:t>l</ns0:t>
                                  </ns0:r>
                                  <ns0:r>
                                    <ns0:rPr>
                                      <ns0:rFonts ns0:ascii="Times New Roman" ns0:eastAsia="Arial" ns0:hAnsi="Arial" ns0:cs="Arial"/>
                                      <ns0:sz ns0:val="6"/>
                                      <ns0:szCs ns0:val="6"/>
                                      <ns0:lang ns0:val="hu-HU" ns0:bidi="ar-SA"/>
                                    </ns0:rPr>
                                    <ns0:t>3</ns0:t>
                                  </ns0:r>
                                  <ns0:r ns0:rsidRPr="009A2079">
                                    <ns0:rPr>
                                      <ns0:rFonts ns0:ascii="Times New Roman" ns0:eastAsia="Arial" ns0:hAnsi="Arial" ns0:cs="Arial"/>
                                      <ns0:sz ns0:val="20"/>
                                      <ns0:szCs ns0:val="20"/>
                                      <ns0:lang ns0:val="hu-HU" ns0:bidi="ar-SA"/>
                                    </ns0:rPr>
                                    <ns0:t>}</ns0:t>
                                  </ns0:r>
                                </ns0:p>
                              </ns0:tc>
                              <ns0:tc>
                                <ns0:tcPr>
                                  <ns0:tcW ns0:w="714"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81"/>
                              </ns0:trPr>
                              <ns0:tc>
                                <ns0:tcPr>
                                  <ns0:tcW ns0:w="1709"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6"/>
                                    </ns0:numPr>
                                    <ns0:tabs>
                                      <ns0:tab ns0:val="left" ns0:pos="210"/>
                                    </ns0:tabs>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H</ns0:t>
                                  </ns0:r>
                                  <ns0:r>
                                    <ns0:rPr>
                                      <ns0:rFonts ns0:ascii="Arial" ns0:eastAsia="Arial" ns0:hAnsi="Arial" ns0:cs="Arial"/>
                                      <ns0:spacing ns0:val="-2"/>
                                      <ns0:sz ns0:val="18"/>
                                      <ns0:lang ns0:val="hu-HU" ns0:bidi="ar-SA"/>
                                    </ns0:rPr>
                                    <ns0:t xml:space="preserve"> tarifa*</ns0:t>
                                  </ns0:r>
                                </ns0:p>
                                <ns0:p ns0:rsidR="003715FA">
                                  <ns0:pPr>
                                    <ns0:numPr>
                                      <ns0:ilvl ns0:val="0"/>
                                      <ns0:numId ns0:val="26"/>
                                    </ns0:numPr>
                                    <ns0:tabs>
                                      <ns0:tab ns0:val="left" ns0:pos="210"/>
                                    </ns0:tabs>
                                    <ns0:spacing ns0:before="1" ns0:line="221" ns0:lineRule="exact"/>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A2</ns0:t>
                                  </ns0:r>
                                  <ns0:r>
                                    <ns0:rPr>
                                      <ns0:rFonts ns0:ascii="Arial" ns0:eastAsia="Arial" ns0:hAnsi="Arial" ns0:cs="Arial"/>
                                      <ns0:spacing ns0:val="-3"/>
                                      <ns0:sz ns0:val="18"/>
                                      <ns0:lang ns0:val="hu-HU" ns0:bidi="ar-SA"/>
                                    </ns0:rPr>
                                    <ns0:t xml:space="preserve"> </ns0:t>
                                  </ns0:r>
                                  <ns0:r>
                                    <ns0:rPr>
                                      <ns0:rFonts ns0:ascii="Arial" ns0:eastAsia="Arial" ns0:hAnsi="Arial" ns0:cs="Arial"/>
                                      <ns0:spacing ns0:val="-2"/>
                                      <ns0:sz ns0:val="18"/>
                                      <ns0:lang ns0:val="hu-HU" ns0:bidi="ar-SA"/>
                                    </ns0:rPr>
                                    <ns0:t>tarifa*</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Pr="009A2079">
                                    <ns0:rPr>
                                      <ns0:rFonts ns0:ascii="Times New Roman" ns0:eastAsia="Arial" ns0:hAnsi="Arial" ns0:cs="Arial"/>
                                      <ns0:sz ns0:val="4"/>
                                      <ns0:szCs ns0:val="4"/>
                                      <ns0:lang ns0:val="hu-HU" ns0:bidi="ar-SA"/>
                                    </ns0:rPr>
                                    <ns0:t>d</ns0:t>
                                  </ns0:r>
                                  <ns0:r ns0:rsidRPr="009A2079">
                                    <ns0:rPr>
                                      <ns0:rFonts ns0:ascii="Times New Roman" ns0:eastAsia="Arial" ns0:hAnsi="Arial" ns0:cs="Arial"/>
                                      <ns0:sz ns0:val="4"/>
                                      <ns0:szCs ns0:val="4"/>
                                      <ns0:lang ns0:val="hu-HU" ns0:bidi="ar-SA"/>
                                    </ns0:rPr>
                                    <ns0:t>.</ns0:t>
                                  </ns0:r>
                                  <ns0:r ns0:rsidRPr="009A2079">
                                    <ns0:rPr>
                                      <ns0:rFonts ns0:ascii="Times New Roman" ns0:eastAsia="Arial" ns0:hAnsi="Arial" ns0:cs="Arial"/>
                                      <ns0:sz ns0:val="4"/>
                                      <ns0:szCs ns0:val="4"/>
                                      <ns0:lang ns0:val="hu-HU" ns0:bidi="ar-SA"/>
                                    </ns0:rPr>
                                    <ns0:t>Project</ns0:t>
                                  </ns0:r>
                                  <ns0:r ns0:rsidRPr="009A2079">
                                    <ns0:rPr>
                                      <ns0:rFonts ns0:ascii="Times New Roman" ns0:eastAsia="Arial" ns0:hAnsi="Arial" ns0:cs="Arial"/>
                                      <ns0:sz ns0:val="4"/>
                                      <ns0:szCs ns0:val="4"/>
                                      <ns0:lang ns0:val="hu-HU" ns0:bidi="ar-SA"/>
                                    </ns0:rPr>
                                    <ns0:t>.JelenlegiHL1</ns0:t>
                                  </ns0:r>
                                  <ns0:r ns0:rsidRPr="009A2079">
                                    <ns0:rPr>
                                      <ns0:rFonts ns0:ascii="Times New Roman" ns0:eastAsia="Arial" ns0:hAnsi="Arial" ns0:cs="Arial"/>
                                      <ns0:sz ns0:val="20"/>
                                      <ns0:szCs ns0:val="20"/>
                                      <ns0:lang ns0:val="hu-HU" ns0:bidi="ar-SA"/>
                                    </ns0:rPr>
                                    <ns0:t>}</ns0:t>
                                  </ns0:r>
                                </ns0:p>
                              </ns0:tc>
                              <ns0:tc>
                                <ns0:tcPr>
                                  <ns0:tcW ns0:w="713"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Pr="009A2079">
                                    <ns0:rPr>
                                      <ns0:rFonts ns0:ascii="Times New Roman" ns0:eastAsia="Arial" ns0:hAnsi="Arial" ns0:cs="Arial"/>
                                      <ns0:sz ns0:val="4"/>
                                      <ns0:szCs ns0:val="4"/>
                                      <ns0:lang ns0:val="hu-HU" ns0:bidi="ar-SA"/>
                                    </ns0:rPr>
                                    <ns0:t xml:space="preserve"> </ns0:t>
                                  </ns0:r>
                                  <ns0:r ns0:rsidRPr="009A2079">
                                    <ns0:rPr>
                                      <ns0:rFonts ns0:ascii="Times New Roman" ns0:eastAsia="Arial" ns0:hAnsi="Arial" ns0:cs="Arial"/>
                                      <ns0:sz ns0:val="4"/>
                                      <ns0:szCs ns0:val="4"/>
                                      <ns0:lang ns0:val="hu-HU" ns0:bidi="ar-SA"/>
                                    </ns0:rPr>
                                    <ns0:t>d</ns0:t>
                                  </ns0:r>
                                  <ns0:r ns0:rsidRPr="009A2079">
                                    <ns0:rPr>
                                      <ns0:rFonts ns0:ascii="Times New Roman" ns0:eastAsia="Arial" ns0:hAnsi="Arial" ns0:cs="Arial"/>
                                      <ns0:sz ns0:val="4"/>
                                      <ns0:szCs ns0:val="4"/>
                                      <ns0:lang ns0:val="hu-HU" ns0:bidi="ar-SA"/>
                                    </ns0:rPr>
                                    <ns0:t>.</ns0:t>
                                  </ns0:r>
                                  <ns0:r>
                                    <ns0:rPr>
                                      <ns0:rFonts ns0:ascii="Times New Roman" ns0:eastAsia="Arial" ns0:hAnsi="Arial" ns0:cs="Arial"/>
                                      <ns0:sz ns0:val="4"/>
                                      <ns0:szCs ns0:val="4"/>
                                      <ns0:lang ns0:val="hu-HU" ns0:bidi="ar-SA"/>
                                    </ns0:rPr>
                                    <ns0:t>Project.JelenlegiHL2</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Pr="009A2079">
                                    <ns0:rPr>
                                      <ns0:rFonts ns0:ascii="Times New Roman" ns0:eastAsia="Arial" ns0:hAnsi="Arial" ns0:cs="Arial"/>
                                      <ns0:sz ns0:val="4"/>
                                      <ns0:szCs ns0:val="4"/>
                                      <ns0:lang ns0:val="hu-HU" ns0:bidi="ar-SA"/>
                                    </ns0:rPr>
                                    <ns0:t xml:space="preserve"> </ns0:t>
                                  </ns0:r>
                                  <ns0:r ns0:rsidRPr="009A2079">
                                    <ns0:rPr>
                                      <ns0:rFonts ns0:ascii="Times New Roman" ns0:eastAsia="Arial" ns0:hAnsi="Arial" ns0:cs="Arial"/>
                                      <ns0:sz ns0:val="4"/>
                                      <ns0:szCs ns0:val="4"/>
                                      <ns0:lang ns0:val="hu-HU" ns0:bidi="ar-SA"/>
                                    </ns0:rPr>
                                    <ns0:t>d</ns0:t>
                                  </ns0:r>
                                  <ns0:r ns0:rsidRPr="009A2079">
                                    <ns0:rPr>
                                      <ns0:rFonts ns0:ascii="Times New Roman" ns0:eastAsia="Arial" ns0:hAnsi="Arial" ns0:cs="Arial"/>
                                      <ns0:sz ns0:val="4"/>
                                      <ns0:szCs ns0:val="4"/>
                                      <ns0:lang ns0:val="hu-HU" ns0:bidi="ar-SA"/>
                                    </ns0:rPr>
                                    <ns0:t>.</ns0:t>
                                  </ns0:r>
                                  <ns0:r>
                                    <ns0:rPr>
                                      <ns0:rFonts ns0:ascii="Times New Roman" ns0:eastAsia="Arial" ns0:hAnsi="Arial" ns0:cs="Arial"/>
                                      <ns0:sz ns0:val="4"/>
                                      <ns0:szCs ns0:val="4"/>
                                      <ns0:lang ns0:val="hu-HU" ns0:bidi="ar-SA"/>
                                    </ns0:rPr>
                                    <ns0:t>Project.JelenlegiHL3</ns0:t>
                                  </ns0:r>
                                  <ns0:r ns0:rsidRPr="009A2079">
                                    <ns0:rPr>
                                      <ns0:rFonts ns0:ascii="Times New Roman" ns0:eastAsia="Arial" ns0:hAnsi="Arial" ns0:cs="Arial"/>
                                      <ns0:sz ns0:val="20"/>
                                      <ns0:szCs ns0:val="20"/>
                                      <ns0:lang ns0:val="hu-HU" ns0:bidi="ar-SA"/>
                                    </ns0:rPr>
                                    <ns0:t>}</ns0:t>
                                  </ns0:r>
                                </ns0:p>
                              </ns0:tc>
                              <ns0:tc>
                                <ns0:tcPr>
                                  <ns0:tcW ns0:w="714"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1"/>
                              </ns0:trPr>
                              <ns0:tc>
                                <ns0:tcPr>
                                  <ns0:tcW ns0:w="1709" ns0:type="dxa"/>
                                  <ns0:tcBorders>
                                    <ns0:top ns0:val="double" ns0:sz="8" ns0:space="0" ns0:color="000000"/>
                                    <ns0:left ns0:val="single" ns0:sz="4" ns0:space="0" ns0:color="000000"/>
                                    <ns0:right ns0:val="single" ns0:sz="4" ns0:space="0" ns0:color="000000"/>
                                  </ns0:tcBorders>
                                </ns0:tcPr>
                                <ns0:p ns0:rsidR="003715FA">
                                  <ns0:pPr>
                                    <ns0:spacing ns0:before="31"/>
                                    <ns0:ind ns0:left="4" ns0:right="157"/>
                                    <ns0:rPr>
                                      <ns0:rFonts ns0:ascii="Arial" ns0:eastAsia="Arial" ns0:hAnsi="Arial" ns0:cs="Arial"/>
                                      <ns0:sz ns0:val="18"/>
                                      <ns0:lang ns0:val="hu-HU" ns0:bidi="ar-SA"/>
                                    </ns0:rPr>
                                  </ns0:pPr>
                                  <ns0:r>
                                    <ns0:rPr>
                                      <ns0:rFonts ns0:ascii="Arial" ns0:eastAsia="Arial" ns0:hAnsi="Arial" ns0:cs="Arial"/>
                                      <ns0:sz ns0:val="18"/>
                                      <ns0:lang ns0:val="hu-HU" ns0:bidi="ar-SA"/>
                                    </ns0:rPr>
                                    <ns0:t>Rendelkezésre</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álló </ns0:t>
                                  </ns0:r>
                                  <ns0:r>
                                    <ns0:rPr>
                                      <ns0:rFonts ns0:ascii="Arial" ns0:eastAsia="Arial" ns0:hAnsi="Arial" ns0:cs="Arial"/>
                                      <ns0:spacing ns0:val="-2"/>
                                      <ns0:sz ns0:val="18"/>
                                      <ns0:lang ns0:val="hu-HU" ns0:bidi="ar-SA"/>
                                    </ns0:rPr>
                                    <ns0:t>teljesítmény</ns0:t>
                                  </ns0:r>
                                </ns0:p>
                              </ns0:tc>
                              <ns0:tc>
                                <ns0:tcPr>
                                  <ns0:tcW ns0:w="1424"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right="156"/>
                                    <ns0:jc ns0:val="right"/>
                                    <ns0:rPr>
                                      <ns0:rFonts ns0:ascii="Arial" ns0:eastAsia="Arial" ns0:hAnsi="Arial" ns0:cs="Arial"/>
                                      <ns0:sz ns0:val="18"/>
                                      <ns0:lang ns0:val="hu-HU" ns0:bidi="ar-SA"/>
                                    </ns0:rPr>
                                  </ns0:pPr>
                                  <ns0:r>
                                    <ns0:rPr>
                                      <ns0:rFonts ns0:ascii="Arial" ns0:eastAsia="Arial" ns0:hAnsi="Arial" ns0:cs="Arial"/>
                                      <ns0:spacing ns0:val="-10"/>
                                      <ns0:sz ns0:val="18"/>
                                      <ns0:lang ns0:val="hu-HU" ns0:bidi="ar-SA"/>
                                    </ns0:rPr>
                                    <ns0:t>16 A</ns0:t>
                                  </ns0:r>
                                </ns0:p>
                              </ns0:tc>
                              <ns0:tc>
                                <ns0:tcPr>
                                  <ns0:tcW ns0:w="1425"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left="926"/>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3 680 kVA</ns0:t>
                                  </ns0:r>
                                </ns0:p>
                              </ns0:tc>
                            </ns0:tr>
                          </ns0:tbl>
                          <ns0:p ns0:rsidR="003715FA">
                            <ns0:pPr>
                              <ns0:widowControl ns0:val="0"/>
                              <ns0:autoSpaceDE ns0:val="0"/>
                              <ns0:autoSpaceDN ns0:val="0"/>
                              <ns0:rPr>
                                <ns0:rFonts ns0:ascii="Arial" ns0:eastAsia="Arial" ns0:hAnsi="Arial" ns0:cs="Arial"/>
                                <ns0:sz ns0:val="22"/>
                                <ns0:szCs ns0:val="22"/>
                                <ns0:lang ns0:val="hu-HU" ns0:eastAsia="en-US" ns0:bidi="ar-SA"/>
                              </ns0:rPr>
                            </ns0:pPr>
                          </ns0:p>
                        </ns0:txbxContent>
                      </ns9:txbx>
                      <ns9:bodyPr wrap="square" lIns="0" tIns="0" rIns="0" bIns="0" rtlCol="0"/>
                    </ns9:wsp>
                  </ns4:graphicData>
                </ns4:graphic>
              </ns3:anchor>
            </ns0:drawing>
          </ns1:Choice>
          <ns1:Fallback>
            <ns0:pict>
              <ns10:shape id="Textbox 18" ns11:spid="_x0000_s1030" type="#_x0000_t202" style="width:228.3pt;height:199.65pt;margin-top:16.25pt;margin-left:70.58pt;mso-position-horizontal-relative:page;mso-wrap-distance-bottom:0;mso-wrap-distance-left:0;mso-wrap-distance-right:0;mso-wrap-distance-top:0;position:absolute;v-text-anchor:top;z-index:-251628544" fillcolor="this">
                <ns10:textbox inset="0,0,0,0">
                  <ns0:txbxContent>
                    <ns0:tbl>
                      <ns0:tblPr>
                        <ns0:tblStyle ns0:val="TableNormal00"/>
                        <ns0:tblW ns0:w="0" ns0:type="auto"/>
                        <ns0:tblInd ns0:w="5"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1E0"/>
                      </ns0:tblPr>
                      <ns0:tblGrid>
                        <ns0:gridCol ns0:w="1709"/>
                        <ns0:gridCol ns0:w="711"/>
                        <ns0:gridCol ns0:w="713"/>
                        <ns0:gridCol ns0:w="711"/>
                        <ns0:gridCol ns0:w="714"/>
                      </ns0:tblGrid>
                      <ns0:tr>
                        <ns0:tblPrEx>
                          <ns0:tblW ns0:w="0" ns0:type="auto"/>
                          <ns0:tblInd ns0:w="5" ns0:type="dxa"/>
                          <ns0:tblLayout ns0:type="fixed"/>
                          <ns0:tblLook ns0:val="01E0"/>
                        </ns0:tblPrEx>
                        <ns0:trPr>
                          <ns0:trHeight ns0:val="463"/>
                        </ns0:trPr>
                        <ns0:tc>
                          <ns0:tcPr>
                            <ns0:tcW ns0:w="1709" ns0:type="dxa"/>
                            <ns0:tcBorders>
                              <ns0:left ns0:val="single" ns0:sz="4" ns0:space="0" ns0:color="000000"/>
                              <ns0:bottom ns0:val="single" ns0:sz="4" ns0:space="0" ns0:color="000000"/>
                              <ns0:right ns0:val="single" ns0:sz="4" ns0:space="0" ns0:color="000000"/>
                            </ns0:tcBorders>
                          </ns0:tcPr>
                          <ns0:p ns0:rsidR="003715FA">
                            <ns0:pPr>
                              <ns0:spacing ns0:before="25"/>
                              <ns0:ind ns0:left="4" ns0:right="17"/>
                              <ns0:rPr>
                                <ns0:rFonts ns0:ascii="Arial" ns0:eastAsia="Arial" ns0:hAnsi="Arial" ns0:cs="Arial"/>
                                <ns0:sz ns0:val="18"/>
                                <ns0:lang ns0:val="hu-HU" ns0:bidi="ar-SA"/>
                              </ns0:rPr>
                            </ns0:pPr>
                            <ns0:r>
                              <ns0:rPr>
                                <ns0:rFonts ns0:ascii="Arial" ns0:eastAsia="Arial" ns0:hAnsi="Arial" ns0:cs="Arial"/>
                                <ns0:sz ns0:val="18"/>
                                <ns0:lang ns0:val="hu-HU" ns0:bidi="ar-SA"/>
                              </ns0:rPr>
                              <ns0:t>Meglévő</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csatlakozás </ns0:t>
                            </ns0:r>
                            <ns0:r>
                              <ns0:rPr>
                                <ns0:rFonts ns0:ascii="Arial" ns0:eastAsia="Arial" ns0:hAnsi="Arial" ns0:cs="Arial"/>
                                <ns0:spacing ns0:val="-2"/>
                                <ns0:sz ns0:val="18"/>
                                <ns0:lang ns0:val="hu-HU" ns0:bidi="ar-SA"/>
                              </ns0:rPr>
                              <ns0:t>módja</ns0:t>
                            </ns0:r>
                          </ns0:p>
                        </ns0:tc>
                        <ns0:tc>
                          <ns0:tcPr>
                            <ns0:tcW ns0:w="2849" ns0:type="dxa"/>
                            <ns0:gridSpan ns0:val="4"/>
                            <ns0:tcBorders>
                              <ns0:left ns0:val="single" ns0:sz="4" ns0:space="0" ns0:color="000000"/>
                              <ns0:bottom ns0:val="single" ns0:sz="4" ns0:space="0" ns0:color="000000"/>
                              <ns0:right ns0:val="single" ns0:sz="4" ns0:space="0" ns0:color="000000"/>
                            </ns0:tcBorders>
                          </ns0:tcPr>
                          <ns0:p ns0:rsidR="003715FA">
                            <ns0:pPr>
                              <ns0:numPr>
                                <ns0:ilvl ns0:val="0"/>
                                <ns0:numId ns0:val="23"/>
                              </ns0:numPr>
                              <ns0:tabs>
                                <ns0:tab ns0:val="left" ns0:pos="232"/>
                              </ns0:tabs>
                              <ns0:spacing ns0:before="2"/>
                              <ns0:ind ns0:left="232" ns0:hanging="231"/>
                              <ns0:rPr>
                                <ns0:rFonts ns0:ascii="Arial" ns0:eastAsia="Arial" ns0:hAnsi="Arial" ns0:cs="Arial"/>
                                <ns0:sz ns0:val="18"/>
                                <ns0:lang ns0:val="hu-HU" ns0:bidi="ar-SA"/>
                              </ns0:rPr>
                            </ns0:pPr>
                            <ns0:r>
                              <ns0:rPr>
                                <ns0:rFonts ns0:ascii="Arial" ns0:eastAsia="Arial" ns0:hAnsi="Arial" ns0:cs="Arial"/>
                                <ns0:sz ns0:val="18"/>
                                <ns0:lang ns0:val="hu-HU" ns0:bidi="ar-SA"/>
                              </ns0:rPr>
                              <ns0:t>Szabadvezeték</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z ns0:val="18"/>
                                <ns0:lang ns0:val="hu-HU" ns0:bidi="ar-SA"/>
                              </ns0:rPr>
                              <ns0:t>☐</ns0:t>
                            </ns0:r>
                            <ns0:r>
                              <ns0:rPr>
                                <ns0:rFonts ns0:ascii="MS Gothic" ns0:eastAsia="Arial" ns0:hAnsi="MS Gothic" ns0:cs="Arial"/>
                                <ns0:spacing ns0:val="-42"/>
                                <ns0:sz ns0:val="18"/>
                                <ns0:lang ns0:val="hu-HU" ns0:bidi="ar-SA"/>
                              </ns0:rPr>
                              <ns0:t xml:space="preserve"> </ns0:t>
                            </ns0:r>
                            <ns0:r>
                              <ns0:rPr>
                                <ns0:rFonts ns0:ascii="Arial" ns0:eastAsia="Arial" ns0:hAnsi="Arial" ns0:cs="Arial"/>
                                <ns0:spacing ns0:val="-2"/>
                                <ns0:sz ns0:val="18"/>
                                <ns0:lang ns0:val="hu-HU" ns0:bidi="ar-SA"/>
                              </ns0:rPr>
                              <ns0:t>Földkábel</ns0:t>
                            </ns0:r>
                          </ns0:p>
                          <ns0:p ns0:rsidR="003715FA">
                            <ns0:pPr>
                              <ns0:numPr>
                                <ns0:ilvl ns0:val="0"/>
                                <ns0:numId ns0:val="23"/>
                              </ns0:numPr>
                              <ns0:tabs>
                                <ns0:tab ns0:val="left" ns0:pos="232"/>
                              </ns0:tabs>
                              <ns0:spacing ns0:before="2" ns0:line="208" ns0:lineRule="exact"/>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Egyéb:</ns0:t>
                            </ns0:r>
                          </ns0:p>
                        </ns0:tc>
                      </ns0:tr>
                      <ns0:tr>
                        <ns0:tblPrEx>
                          <ns0:tblW ns0:w="0" ns0:type="auto"/>
                          <ns0:tblInd ns0:w="5" ns0:type="dxa"/>
                          <ns0:tblLayout ns0:type="fixed"/>
                          <ns0:tblLook ns0:val="01E0"/>
                        </ns0:tblPrEx>
                        <ns0:trPr>
                          <ns0:trHeight ns0:val="472"/>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133"/>
                              <ns0:ind ns0:left="4"/>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Feszültségszint</ns0:t>
                            </ns0:r>
                          </ns0:p>
                        </ns0:tc>
                        <ns0:tc>
                          <ns0:tcPr>
                            <ns0:tcW ns0:w="2849" ns0:type="dxa"/>
                            <ns0:gridSpan ns0:val="4"/>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numPr>
                                <ns0:ilvl ns0:val="0"/>
                                <ns0:numId ns0:val="24"/>
                              </ns0:numPr>
                              <ns0:tabs>
                                <ns0:tab ns0:val="left" ns0:pos="181"/>
                              </ns0:tabs>
                              <ns0:spacing ns0:line="230" ns0:lineRule="exact"/>
                              <ns0:ind ns0:left="181" ns0:hanging="180"/>
                              <ns0:rPr>
                                <ns0:rFonts ns0:ascii="Arial" ns0:eastAsia="Arial" ns0:hAnsi="Arial" ns0:cs="Arial"/>
                                <ns0:sz ns0:val="18"/>
                                <ns0:lang ns0:val="hu-HU" ns0:bidi="ar-SA"/>
                              </ns0:rPr>
                            </ns0:pPr>
                            <ns0:r>
                              <ns0:rPr>
                                <ns0:rFonts ns0:ascii="Arial" ns0:eastAsia="Arial" ns0:hAnsi="Arial" ns0:cs="Arial"/>
                                <ns0:sz ns0:val="18"/>
                                <ns0:lang ns0:val="hu-HU" ns0:bidi="ar-SA"/>
                              </ns0:rPr>
                              <ns0:t>Kisfeszültség</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pacing ns0:val="-2"/>
                                <ns0:sz ns0:val="18"/>
                                <ns0:lang ns0:val="hu-HU" ns0:bidi="ar-SA"/>
                              </ns0:rPr>
                              <ns0:t>☐</ns0:t>
                            </ns0:r>
                            <ns0:r>
                              <ns0:rPr>
                                <ns0:rFonts ns0:ascii="Arial" ns0:eastAsia="Arial" ns0:hAnsi="Arial" ns0:cs="Arial"/>
                                <ns0:spacing ns0:val="-2"/>
                                <ns0:sz ns0:val="18"/>
                                <ns0:lang ns0:val="hu-HU" ns0:bidi="ar-SA"/>
                              </ns0:rPr>
                              <ns0:t>Középfeszültség</ns0:t>
                            </ns0:r>
                          </ns0:p>
                          <ns0:p ns0:rsidR="003715FA">
                            <ns0:pPr>
                              <ns0:numPr>
                                <ns0:ilvl ns0:val="0"/>
                                <ns0:numId ns0:val="24"/>
                              </ns0:numPr>
                              <ns0:tabs>
                                <ns0:tab ns0:val="left" ns0:pos="181"/>
                              </ns0:tabs>
                              <ns0:spacing ns0:before="4" ns0:line="217" ns0:lineRule="exact"/>
                              <ns0:ind ns0:left="181" ns0:hanging="18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Nagyfeszültség</ns0:t>
                            </ns0:r>
                          </ns0:p>
                        </ns0:tc>
                      </ns0:tr>
                      <ns0:tr>
                        <ns0:tblPrEx>
                          <ns0:tblW ns0:w="0" ns0:type="auto"/>
                          <ns0:tblInd ns0:w="5" ns0:type="dxa"/>
                          <ns0:tblLayout ns0:type="fixed"/>
                          <ns0:tblLook ns0:val="01E0"/>
                        </ns0:tblPrEx>
                        <ns0:trPr>
                          <ns0:trHeight ns0:val="481"/>
                        </ns0:trPr>
                        <ns0:tc>
                          <ns0:tcPr>
                            <ns0:tcW ns0:w="1709"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spacing ns0:before="27"/>
                              <ns0:ind ns0:left="4" ns0:right="157"/>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Üzembiztonság típusa</ns0:t>
                            </ns0:r>
                          </ns0:p>
                        </ns0:tc>
                        <ns0:tc>
                          <ns0:tcPr>
                            <ns0:tcW ns0:w="2849" ns0:type="dxa"/>
                            <ns0:gridSpan ns0:val="4"/>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5"/>
                              </ns0:numPr>
                              <ns0:tabs>
                                <ns0:tab ns0:val="left" ns0:pos="232"/>
                              </ns0:tabs>
                              <ns0:spacing ns0:before="2"/>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Normál</ns0:t>
                            </ns0:r>
                          </ns0:p>
                          <ns0:p ns0:rsidR="003715FA">
                            <ns0:pPr>
                              <ns0:numPr>
                                <ns0:ilvl ns0:val="0"/>
                                <ns0:numId ns0:val="25"/>
                              </ns0:numPr>
                              <ns0:tabs>
                                <ns0:tab ns0:val="left" ns0:pos="232"/>
                              </ns0:tabs>
                              <ns0:spacing ns0:before="4" ns0:line="224" ns0:lineRule="exact"/>
                              <ns0:ind ns0:left="232" ns0:hanging="231"/>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Emelt</ns0:t>
                            </ns0:r>
                          </ns0:p>
                        </ns0:tc>
                      </ns0:tr>
                      <ns0:tr>
                        <ns0:tblPrEx>
                          <ns0:tblW ns0:w="0" ns0:type="auto"/>
                          <ns0:tblInd ns0:w="5" ns0:type="dxa"/>
                          <ns0:tblLayout ns0:type="fixed"/>
                          <ns0:tblLook ns0:val="01E0"/>
                        </ns0:tblPrEx>
                        <ns0:trPr>
                          <ns0:trHeight ns0:val="471"/>
                        </ns0:trPr>
                        <ns0:tc>
                          <ns0:tcPr>
                            <ns0:tcW ns0:w="1709"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4" ns0:right="157"/>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Meglévő teljesítmény</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8" ns0:hanging="32"/>
                              <ns0:rPr>
                                <ns0:rFonts ns0:ascii="Arial" ns0:eastAsia="Arial" ns0:hAnsi="Arial" ns0:cs="Arial"/>
                                <ns0:sz ns0:val="18"/>
                                <ns0:lang ns0:val="hu-HU" ns0:bidi="ar-SA"/>
                              </ns0:rPr>
                            </ns0:pPr>
                            <ns0:r>
                              <ns0:rPr>
                                <ns0:rFonts ns0:ascii="Arial" ns0:eastAsia="Arial" ns0:hAnsi="Arial" ns0:cs="Arial"/>
                                <ns0:sz ns0:val="18"/>
                                <ns0:lang ns0:val="hu-HU" ns0:bidi="ar-SA"/>
                              </ns0:rPr>
                              <ns0:t>1.</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2"/>
                                <ns0:sz ns0:val="18"/>
                                <ns0:lang ns0:val="hu-HU" ns0:bidi="ar-SA"/>
                              </ns0:rPr>
                              <ns0:t>amper</ns0:t>
                            </ns0:r>
                          </ns0:p>
                        </ns0:tc>
                        <ns0:tc>
                          <ns0:tcPr>
                            <ns0:tcW ns0:w="713"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100" ns0:right="57" ns0:hanging="32"/>
                              <ns0:rPr>
                                <ns0:rFonts ns0:ascii="Arial" ns0:eastAsia="Arial" ns0:hAnsi="Arial" ns0:cs="Arial"/>
                                <ns0:sz ns0:val="18"/>
                                <ns0:lang ns0:val="hu-HU" ns0:bidi="ar-SA"/>
                              </ns0:rPr>
                            </ns0:pPr>
                            <ns0:r>
                              <ns0:rPr>
                                <ns0:rFonts ns0:ascii="Arial" ns0:eastAsia="Arial" ns0:hAnsi="Arial" ns0:cs="Arial"/>
                                <ns0:sz ns0:val="18"/>
                                <ns0:lang ns0:val="hu-HU" ns0:bidi="ar-SA"/>
                              </ns0:rPr>
                              <ns0:t>2.</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2"/>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5"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3.</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4"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134"/>
                              <ns0:ind ns0:left="188"/>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kVA</ns0:t>
                            </ns0:r>
                          </ns0:p>
                        </ns0:tc>
                      </ns0:tr>
                      <ns0:tr>
                        <ns0:tblPrEx>
                          <ns0:tblW ns0:w="0" ns0:type="auto"/>
                          <ns0:tblInd ns0:w="5" ns0:type="dxa"/>
                          <ns0:tblLayout ns0:type="fixed"/>
                          <ns0:tblLook ns0:val="01E0"/>
                        </ns0:tblPrEx>
                        <ns0:trPr>
                          <ns0:trHeight ns0:val="470"/>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27"/>
                              <ns0:ind ns0:left="4" ns0:right="76"/>
                              <ns0:rPr>
                                <ns0:rFonts ns0:ascii="Arial" ns0:eastAsia="Arial" ns0:hAnsi="Arial" ns0:cs="Arial"/>
                                <ns0:sz ns0:val="18"/>
                                <ns0:lang ns0:val="hu-HU" ns0:bidi="ar-SA"/>
                              </ns0:rPr>
                            </ns0:pPr>
                            <ns0:r>
                              <ns0:rPr>
                                <ns0:rFonts ns0:ascii="Arial" ns0:eastAsia="Arial" ns0:hAnsi="Arial" ns0:cs="Arial"/>
                                <ns0:sz ns0:val="18"/>
                                <ns0:lang ns0:val="hu-HU" ns0:bidi="ar-SA"/>
                              </ns0:rPr>
                              <ns0:t>Minden</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napszakban </ns0:t>
                            </ns0:r>
                            <ns0:r>
                              <ns0:rPr>
                                <ns0:rFonts ns0:ascii="Arial" ns0:eastAsia="Arial" ns0:hAnsi="Arial" ns0:cs="Arial"/>
                                <ns0:spacing ns0:val="-2"/>
                                <ns0:sz ns0:val="18"/>
                                <ns0:lang ns0:val="hu-HU" ns0:bidi="ar-SA"/>
                              </ns0:rPr>
                              <ns0:t>fázisonként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RPr="009A2079" ns0:rsidP="009A2079">
                            <ns0:pPr>
                              <ns0:jc ns0:val="center"/>
                              <ns0:rPr>
                                <ns0:rFonts ns0:ascii="Times New Roman" ns0:eastAsia="Arial" ns0:hAnsi="Arial" ns0:cs="Arial"/>
                                <ns0:sz ns0:val="6"/>
                                <ns0:szCs ns0:val="6"/>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sidRPr="009A2079">
                              <ns0:rPr>
                                <ns0:rFonts ns0:ascii="Times New Roman" ns0:eastAsia="Arial" ns0:hAnsi="Arial" ns0:cs="Arial"/>
                                <ns0:sz ns0:val="6"/>
                                <ns0:szCs ns0:val="6"/>
                                <ns0:lang ns0:val="hu-HU" ns0:bidi="ar-SA"/>
                              </ns0:rPr>
                              <ns0:t>Project</ns0:t>
                            </ns0:r>
                            <ns0:r ns0:rsidRPr="009A2079">
                              <ns0:rPr>
                                <ns0:rFonts ns0:ascii="Times New Roman" ns0:eastAsia="Arial" ns0:hAnsi="Arial" ns0:cs="Arial"/>
                                <ns0:sz ns0:val="6"/>
                                <ns0:szCs ns0:val="6"/>
                                <ns0:lang ns0:val="hu-HU" ns0:bidi="ar-SA"/>
                              </ns0:rPr>
                              <ns0:t>.Jml1</ns0:t>
                            </ns0:r>
                            <ns0:r ns0:rsidRPr="009A2079">
                              <ns0:rPr>
                                <ns0:rFonts ns0:ascii="Times New Roman" ns0:eastAsia="Arial" ns0:hAnsi="Arial" ns0:cs="Arial"/>
                                <ns0:sz ns0:val="20"/>
                                <ns0:szCs ns0:val="20"/>
                                <ns0:lang ns0:val="hu-HU" ns0:bidi="ar-SA"/>
                              </ns0:rPr>
                              <ns0: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Pr>
                                <ns0:rFonts ns0:ascii="Times New Roman" ns0:eastAsia="Arial" ns0:hAnsi="Arial" ns0:cs="Arial"/>
                                <ns0:sz ns0:val="6"/>
                                <ns0:szCs ns0:val="6"/>
                                <ns0:lang ns0:val="hu-HU" ns0:bidi="ar-SA"/>
                              </ns0:rPr>
                              <ns0:t>Project</ns0:t>
                            </ns0:r>
                            <ns0:r>
                              <ns0:rPr>
                                <ns0:rFonts ns0:ascii="Times New Roman" ns0:eastAsia="Arial" ns0:hAnsi="Arial" ns0:cs="Arial"/>
                                <ns0:sz ns0:val="6"/>
                                <ns0:szCs ns0:val="6"/>
                                <ns0:lang ns0:val="hu-HU" ns0:bidi="ar-SA"/>
                              </ns0:rPr>
                              <ns0:t>.Jml2</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Pr>
                                <ns0:rFonts ns0:ascii="Times New Roman" ns0:eastAsia="Arial" ns0:hAnsi="Arial" ns0:cs="Arial"/>
                                <ns0:sz ns0:val="6"/>
                                <ns0:szCs ns0:val="6"/>
                                <ns0:lang ns0:val="hu-HU" ns0:bidi="ar-SA"/>
                              </ns0:rPr>
                              <ns0:t>Project</ns0:t>
                            </ns0:r>
                            <ns0:r>
                              <ns0:rPr>
                                <ns0:rFonts ns0:ascii="Times New Roman" ns0:eastAsia="Arial" ns0:hAnsi="Arial" ns0:cs="Arial"/>
                                <ns0:sz ns0:val="6"/>
                                <ns0:szCs ns0:val="6"/>
                                <ns0:lang ns0:val="hu-HU" ns0:bidi="ar-SA"/>
                              </ns0:rPr>
                              <ns0:t>.Jml3</ns0:t>
                            </ns0:r>
                            <ns0:r ns0:rsidRPr="009A2079">
                              <ns0:rPr>
                                <ns0:rFonts ns0:ascii="Times New Roman" ns0:eastAsia="Arial" ns0:hAnsi="Arial" ns0:cs="Arial"/>
                                <ns0:sz ns0:val="20"/>
                                <ns0:szCs ns0:val="20"/>
                                <ns0:lang ns0:val="hu-HU" ns0:bidi="ar-SA"/>
                              </ns0:rPr>
                              <ns0:t>}</ns0:t>
                            </ns0:r>
                          </ns0:p>
                        </ns0:tc>
                        <ns0:tc>
                          <ns0:tcPr>
                            <ns0:tcW ns0:w="714"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2"/>
                        </ns0:trPr>
                        <ns0:tc>
                          <ns0:tcPr>
                            <ns0:tcW ns0:w="1709"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30"/>
                              <ns0:ind ns0:left="4" ns0:right="67"/>
                              <ns0:rPr>
                                <ns0:rFonts ns0:ascii="Arial" ns0:eastAsia="Arial" ns0:hAnsi="Arial" ns0:cs="Arial"/>
                                <ns0:sz ns0:val="18"/>
                                <ns0:lang ns0:val="hu-HU" ns0:bidi="ar-SA"/>
                              </ns0:rPr>
                            </ns0:pPr>
                            <ns0:r>
                              <ns0:rPr>
                                <ns0:rFonts ns0:ascii="Arial" ns0:eastAsia="Arial" ns0:hAnsi="Arial" ns0:cs="Arial"/>
                                <ns0:sz ns0:val="18"/>
                                <ns0:lang ns0:val="hu-HU" ns0:bidi="ar-SA"/>
                              </ns0:rPr>
                              <ns0:t>Vezérelt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időszakban </ns0:t>
                            </ns0:r>
                            <ns0:r>
                              <ns0:rPr>
                                <ns0:rFonts ns0:ascii="Arial" ns0:eastAsia="Arial" ns0:hAnsi="Arial" ns0:cs="Arial"/>
                                <ns0:spacing ns0:val="-2"/>
                                <ns0:sz ns0:val="18"/>
                                <ns0:lang ns0:val="hu-HU" ns0:bidi="ar-SA"/>
                              </ns0:rPr>
                              <ns0:t>fázisonként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sidRPr="009A2079">
                              <ns0:rPr>
                                <ns0:rFonts ns0:ascii="Times New Roman" ns0:eastAsia="Arial" ns0:hAnsi="Arial" ns0:cs="Arial"/>
                                <ns0:sz ns0:val="6"/>
                                <ns0:szCs ns0:val="6"/>
                                <ns0:lang ns0:val="hu-HU" ns0:bidi="ar-SA"/>
                              </ns0:rPr>
                              <ns0:t>Project</ns0:t>
                            </ns0:r>
                            <ns0:r ns0:rsidRPr="009A2079">
                              <ns0:rPr>
                                <ns0:rFonts ns0:ascii="Times New Roman" ns0:eastAsia="Arial" ns0:hAnsi="Arial" ns0:cs="Arial"/>
                                <ns0:sz ns0:val="6"/>
                                <ns0:szCs ns0:val="6"/>
                                <ns0:lang ns0:val="hu-HU" ns0:bidi="ar-SA"/>
                              </ns0:rPr>
                              <ns0:t>.J</ns0:t>
                            </ns0:r>
                            <ns0:r>
                              <ns0:rPr>
                                <ns0:rFonts ns0:ascii="Times New Roman" ns0:eastAsia="Arial" ns0:hAnsi="Arial" ns0:cs="Arial"/>
                                <ns0:sz ns0:val="6"/>
                                <ns0:szCs ns0:val="6"/>
                                <ns0:lang ns0:val="hu-HU" ns0:bidi="ar-SA"/>
                              </ns0:rPr>
                              <ns0:t>v</ns0:t>
                            </ns0:r>
                            <ns0:r ns0:rsidRPr="009A2079">
                              <ns0:rPr>
                                <ns0:rFonts ns0:ascii="Times New Roman" ns0:eastAsia="Arial" ns0:hAnsi="Arial" ns0:cs="Arial"/>
                                <ns0:sz ns0:val="6"/>
                                <ns0:szCs ns0:val="6"/>
                                <ns0:lang ns0:val="hu-HU" ns0:bidi="ar-SA"/>
                              </ns0:rPr>
                              <ns0:t>l1</ns0:t>
                            </ns0:r>
                            <ns0:r ns0:rsidRPr="009A2079">
                              <ns0:rPr>
                                <ns0:rFonts ns0:ascii="Times New Roman" ns0:eastAsia="Arial" ns0:hAnsi="Arial" ns0:cs="Arial"/>
                                <ns0:sz ns0:val="20"/>
                                <ns0:szCs ns0:val="20"/>
                                <ns0:lang ns0:val="hu-HU" ns0:bidi="ar-SA"/>
                              </ns0:rPr>
                              <ns0: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sidRPr="009A2079">
                              <ns0:rPr>
                                <ns0:rFonts ns0:ascii="Times New Roman" ns0:eastAsia="Arial" ns0:hAnsi="Arial" ns0:cs="Arial"/>
                                <ns0:sz ns0:val="6"/>
                                <ns0:szCs ns0:val="6"/>
                                <ns0:lang ns0:val="hu-HU" ns0:bidi="ar-SA"/>
                              </ns0:rPr>
                              <ns0:t>Project</ns0:t>
                            </ns0:r>
                            <ns0:r ns0:rsidRPr="009A2079">
                              <ns0:rPr>
                                <ns0:rFonts ns0:ascii="Times New Roman" ns0:eastAsia="Arial" ns0:hAnsi="Arial" ns0:cs="Arial"/>
                                <ns0:sz ns0:val="6"/>
                                <ns0:szCs ns0:val="6"/>
                                <ns0:lang ns0:val="hu-HU" ns0:bidi="ar-SA"/>
                              </ns0:rPr>
                              <ns0:t>.J</ns0:t>
                            </ns0:r>
                            <ns0:r>
                              <ns0:rPr>
                                <ns0:rFonts ns0:ascii="Times New Roman" ns0:eastAsia="Arial" ns0:hAnsi="Arial" ns0:cs="Arial"/>
                                <ns0:sz ns0:val="6"/>
                                <ns0:szCs ns0:val="6"/>
                                <ns0:lang ns0:val="hu-HU" ns0:bidi="ar-SA"/>
                              </ns0:rPr>
                              <ns0:t>vl2</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sidRPr="009A2079">
                              <ns0:rPr>
                                <ns0:rFonts ns0:ascii="Times New Roman" ns0:eastAsia="Arial" ns0:hAnsi="Arial" ns0:cs="Arial"/>
                                <ns0:sz ns0:val="6"/>
                                <ns0:szCs ns0:val="6"/>
                                <ns0:lang ns0:val="hu-HU" ns0:bidi="ar-SA"/>
                              </ns0:rPr>
                              <ns0:t>Project</ns0:t>
                            </ns0:r>
                            <ns0:r ns0:rsidRPr="009A2079">
                              <ns0:rPr>
                                <ns0:rFonts ns0:ascii="Times New Roman" ns0:eastAsia="Arial" ns0:hAnsi="Arial" ns0:cs="Arial"/>
                                <ns0:sz ns0:val="6"/>
                                <ns0:szCs ns0:val="6"/>
                                <ns0:lang ns0:val="hu-HU" ns0:bidi="ar-SA"/>
                              </ns0:rPr>
                              <ns0:t>.J</ns0:t>
                            </ns0:r>
                            <ns0:r>
                              <ns0:rPr>
                                <ns0:rFonts ns0:ascii="Times New Roman" ns0:eastAsia="Arial" ns0:hAnsi="Arial" ns0:cs="Arial"/>
                                <ns0:sz ns0:val="6"/>
                                <ns0:szCs ns0:val="6"/>
                                <ns0:lang ns0:val="hu-HU" ns0:bidi="ar-SA"/>
                              </ns0:rPr>
                              <ns0:t>v</ns0:t>
                            </ns0:r>
                            <ns0:r ns0:rsidRPr="009A2079">
                              <ns0:rPr>
                                <ns0:rFonts ns0:ascii="Times New Roman" ns0:eastAsia="Arial" ns0:hAnsi="Arial" ns0:cs="Arial"/>
                                <ns0:sz ns0:val="6"/>
                                <ns0:szCs ns0:val="6"/>
                                <ns0:lang ns0:val="hu-HU" ns0:bidi="ar-SA"/>
                              </ns0:rPr>
                              <ns0:t>l</ns0:t>
                            </ns0:r>
                            <ns0:r>
                              <ns0:rPr>
                                <ns0:rFonts ns0:ascii="Times New Roman" ns0:eastAsia="Arial" ns0:hAnsi="Arial" ns0:cs="Arial"/>
                                <ns0:sz ns0:val="6"/>
                                <ns0:szCs ns0:val="6"/>
                                <ns0:lang ns0:val="hu-HU" ns0:bidi="ar-SA"/>
                              </ns0:rPr>
                              <ns0:t>3</ns0:t>
                            </ns0:r>
                            <ns0:r ns0:rsidRPr="009A2079">
                              <ns0:rPr>
                                <ns0:rFonts ns0:ascii="Times New Roman" ns0:eastAsia="Arial" ns0:hAnsi="Arial" ns0:cs="Arial"/>
                                <ns0:sz ns0:val="20"/>
                                <ns0:szCs ns0:val="20"/>
                                <ns0:lang ns0:val="hu-HU" ns0:bidi="ar-SA"/>
                              </ns0:rPr>
                              <ns0:t>}</ns0:t>
                            </ns0:r>
                          </ns0:p>
                        </ns0:tc>
                        <ns0:tc>
                          <ns0:tcPr>
                            <ns0:tcW ns0:w="714"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81"/>
                        </ns0:trPr>
                        <ns0:tc>
                          <ns0:tcPr>
                            <ns0:tcW ns0:w="1709"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6"/>
                              </ns0:numPr>
                              <ns0:tabs>
                                <ns0:tab ns0:val="left" ns0:pos="210"/>
                              </ns0:tabs>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H</ns0:t>
                            </ns0:r>
                            <ns0:r>
                              <ns0:rPr>
                                <ns0:rFonts ns0:ascii="Arial" ns0:eastAsia="Arial" ns0:hAnsi="Arial" ns0:cs="Arial"/>
                                <ns0:spacing ns0:val="-2"/>
                                <ns0:sz ns0:val="18"/>
                                <ns0:lang ns0:val="hu-HU" ns0:bidi="ar-SA"/>
                              </ns0:rPr>
                              <ns0:t xml:space="preserve"> tarifa*</ns0:t>
                            </ns0:r>
                          </ns0:p>
                          <ns0:p ns0:rsidR="003715FA">
                            <ns0:pPr>
                              <ns0:numPr>
                                <ns0:ilvl ns0:val="0"/>
                                <ns0:numId ns0:val="26"/>
                              </ns0:numPr>
                              <ns0:tabs>
                                <ns0:tab ns0:val="left" ns0:pos="210"/>
                              </ns0:tabs>
                              <ns0:spacing ns0:before="1" ns0:line="221" ns0:lineRule="exact"/>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A2</ns0:t>
                            </ns0:r>
                            <ns0:r>
                              <ns0:rPr>
                                <ns0:rFonts ns0:ascii="Arial" ns0:eastAsia="Arial" ns0:hAnsi="Arial" ns0:cs="Arial"/>
                                <ns0:spacing ns0:val="-3"/>
                                <ns0:sz ns0:val="18"/>
                                <ns0:lang ns0:val="hu-HU" ns0:bidi="ar-SA"/>
                              </ns0:rPr>
                              <ns0:t xml:space="preserve"> </ns0:t>
                            </ns0:r>
                            <ns0:r>
                              <ns0:rPr>
                                <ns0:rFonts ns0:ascii="Arial" ns0:eastAsia="Arial" ns0:hAnsi="Arial" ns0:cs="Arial"/>
                                <ns0:spacing ns0:val="-2"/>
                                <ns0:sz ns0:val="18"/>
                                <ns0:lang ns0:val="hu-HU" ns0:bidi="ar-SA"/>
                              </ns0:rPr>
                              <ns0:t>tarifa*</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Pr="009A2079">
                              <ns0:rPr>
                                <ns0:rFonts ns0:ascii="Times New Roman" ns0:eastAsia="Arial" ns0:hAnsi="Arial" ns0:cs="Arial"/>
                                <ns0:sz ns0:val="4"/>
                                <ns0:szCs ns0:val="4"/>
                                <ns0:lang ns0:val="hu-HU" ns0:bidi="ar-SA"/>
                              </ns0:rPr>
                              <ns0:t>d</ns0:t>
                            </ns0:r>
                            <ns0:r ns0:rsidRPr="009A2079">
                              <ns0:rPr>
                                <ns0:rFonts ns0:ascii="Times New Roman" ns0:eastAsia="Arial" ns0:hAnsi="Arial" ns0:cs="Arial"/>
                                <ns0:sz ns0:val="4"/>
                                <ns0:szCs ns0:val="4"/>
                                <ns0:lang ns0:val="hu-HU" ns0:bidi="ar-SA"/>
                              </ns0:rPr>
                              <ns0:t>.</ns0:t>
                            </ns0:r>
                            <ns0:r ns0:rsidRPr="009A2079">
                              <ns0:rPr>
                                <ns0:rFonts ns0:ascii="Times New Roman" ns0:eastAsia="Arial" ns0:hAnsi="Arial" ns0:cs="Arial"/>
                                <ns0:sz ns0:val="4"/>
                                <ns0:szCs ns0:val="4"/>
                                <ns0:lang ns0:val="hu-HU" ns0:bidi="ar-SA"/>
                              </ns0:rPr>
                              <ns0:t>Project</ns0:t>
                            </ns0:r>
                            <ns0:r ns0:rsidRPr="009A2079">
                              <ns0:rPr>
                                <ns0:rFonts ns0:ascii="Times New Roman" ns0:eastAsia="Arial" ns0:hAnsi="Arial" ns0:cs="Arial"/>
                                <ns0:sz ns0:val="4"/>
                                <ns0:szCs ns0:val="4"/>
                                <ns0:lang ns0:val="hu-HU" ns0:bidi="ar-SA"/>
                              </ns0:rPr>
                              <ns0:t>.JelenlegiHL1</ns0:t>
                            </ns0:r>
                            <ns0:r ns0:rsidRPr="009A2079">
                              <ns0:rPr>
                                <ns0:rFonts ns0:ascii="Times New Roman" ns0:eastAsia="Arial" ns0:hAnsi="Arial" ns0:cs="Arial"/>
                                <ns0:sz ns0:val="20"/>
                                <ns0:szCs ns0:val="20"/>
                                <ns0:lang ns0:val="hu-HU" ns0:bidi="ar-SA"/>
                              </ns0:rPr>
                              <ns0:t>}</ns0:t>
                            </ns0:r>
                          </ns0:p>
                        </ns0:tc>
                        <ns0:tc>
                          <ns0:tcPr>
                            <ns0:tcW ns0:w="713"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Pr="009A2079">
                              <ns0:rPr>
                                <ns0:rFonts ns0:ascii="Times New Roman" ns0:eastAsia="Arial" ns0:hAnsi="Arial" ns0:cs="Arial"/>
                                <ns0:sz ns0:val="4"/>
                                <ns0:szCs ns0:val="4"/>
                                <ns0:lang ns0:val="hu-HU" ns0:bidi="ar-SA"/>
                              </ns0:rPr>
                              <ns0:t xml:space="preserve"> </ns0:t>
                            </ns0:r>
                            <ns0:r ns0:rsidRPr="009A2079">
                              <ns0:rPr>
                                <ns0:rFonts ns0:ascii="Times New Roman" ns0:eastAsia="Arial" ns0:hAnsi="Arial" ns0:cs="Arial"/>
                                <ns0:sz ns0:val="4"/>
                                <ns0:szCs ns0:val="4"/>
                                <ns0:lang ns0:val="hu-HU" ns0:bidi="ar-SA"/>
                              </ns0:rPr>
                              <ns0:t>d</ns0:t>
                            </ns0:r>
                            <ns0:r ns0:rsidRPr="009A2079">
                              <ns0:rPr>
                                <ns0:rFonts ns0:ascii="Times New Roman" ns0:eastAsia="Arial" ns0:hAnsi="Arial" ns0:cs="Arial"/>
                                <ns0:sz ns0:val="4"/>
                                <ns0:szCs ns0:val="4"/>
                                <ns0:lang ns0:val="hu-HU" ns0:bidi="ar-SA"/>
                              </ns0:rPr>
                              <ns0:t>.</ns0:t>
                            </ns0:r>
                            <ns0:r>
                              <ns0:rPr>
                                <ns0:rFonts ns0:ascii="Times New Roman" ns0:eastAsia="Arial" ns0:hAnsi="Arial" ns0:cs="Arial"/>
                                <ns0:sz ns0:val="4"/>
                                <ns0:szCs ns0:val="4"/>
                                <ns0:lang ns0:val="hu-HU" ns0:bidi="ar-SA"/>
                              </ns0:rPr>
                              <ns0:t>Project.JelenlegiHL2</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Pr="009A2079">
                              <ns0:rPr>
                                <ns0:rFonts ns0:ascii="Times New Roman" ns0:eastAsia="Arial" ns0:hAnsi="Arial" ns0:cs="Arial"/>
                                <ns0:sz ns0:val="4"/>
                                <ns0:szCs ns0:val="4"/>
                                <ns0:lang ns0:val="hu-HU" ns0:bidi="ar-SA"/>
                              </ns0:rPr>
                              <ns0:t xml:space="preserve"> </ns0:t>
                            </ns0:r>
                            <ns0:r ns0:rsidRPr="009A2079">
                              <ns0:rPr>
                                <ns0:rFonts ns0:ascii="Times New Roman" ns0:eastAsia="Arial" ns0:hAnsi="Arial" ns0:cs="Arial"/>
                                <ns0:sz ns0:val="4"/>
                                <ns0:szCs ns0:val="4"/>
                                <ns0:lang ns0:val="hu-HU" ns0:bidi="ar-SA"/>
                              </ns0:rPr>
                              <ns0:t>d</ns0:t>
                            </ns0:r>
                            <ns0:r ns0:rsidRPr="009A2079">
                              <ns0:rPr>
                                <ns0:rFonts ns0:ascii="Times New Roman" ns0:eastAsia="Arial" ns0:hAnsi="Arial" ns0:cs="Arial"/>
                                <ns0:sz ns0:val="4"/>
                                <ns0:szCs ns0:val="4"/>
                                <ns0:lang ns0:val="hu-HU" ns0:bidi="ar-SA"/>
                              </ns0:rPr>
                              <ns0:t>.</ns0:t>
                            </ns0:r>
                            <ns0:r>
                              <ns0:rPr>
                                <ns0:rFonts ns0:ascii="Times New Roman" ns0:eastAsia="Arial" ns0:hAnsi="Arial" ns0:cs="Arial"/>
                                <ns0:sz ns0:val="4"/>
                                <ns0:szCs ns0:val="4"/>
                                <ns0:lang ns0:val="hu-HU" ns0:bidi="ar-SA"/>
                              </ns0:rPr>
                              <ns0:t>Project.JelenlegiHL3</ns0:t>
                            </ns0:r>
                            <ns0:r ns0:rsidRPr="009A2079">
                              <ns0:rPr>
                                <ns0:rFonts ns0:ascii="Times New Roman" ns0:eastAsia="Arial" ns0:hAnsi="Arial" ns0:cs="Arial"/>
                                <ns0:sz ns0:val="20"/>
                                <ns0:szCs ns0:val="20"/>
                                <ns0:lang ns0:val="hu-HU" ns0:bidi="ar-SA"/>
                              </ns0:rPr>
                              <ns0:t>}</ns0:t>
                            </ns0:r>
                          </ns0:p>
                        </ns0:tc>
                        <ns0:tc>
                          <ns0:tcPr>
                            <ns0:tcW ns0:w="714"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1"/>
                        </ns0:trPr>
                        <ns0:tc>
                          <ns0:tcPr>
                            <ns0:tcW ns0:w="1709" ns0:type="dxa"/>
                            <ns0:tcBorders>
                              <ns0:top ns0:val="double" ns0:sz="8" ns0:space="0" ns0:color="000000"/>
                              <ns0:left ns0:val="single" ns0:sz="4" ns0:space="0" ns0:color="000000"/>
                              <ns0:right ns0:val="single" ns0:sz="4" ns0:space="0" ns0:color="000000"/>
                            </ns0:tcBorders>
                          </ns0:tcPr>
                          <ns0:p ns0:rsidR="003715FA">
                            <ns0:pPr>
                              <ns0:spacing ns0:before="31"/>
                              <ns0:ind ns0:left="4" ns0:right="157"/>
                              <ns0:rPr>
                                <ns0:rFonts ns0:ascii="Arial" ns0:eastAsia="Arial" ns0:hAnsi="Arial" ns0:cs="Arial"/>
                                <ns0:sz ns0:val="18"/>
                                <ns0:lang ns0:val="hu-HU" ns0:bidi="ar-SA"/>
                              </ns0:rPr>
                            </ns0:pPr>
                            <ns0:r>
                              <ns0:rPr>
                                <ns0:rFonts ns0:ascii="Arial" ns0:eastAsia="Arial" ns0:hAnsi="Arial" ns0:cs="Arial"/>
                                <ns0:sz ns0:val="18"/>
                                <ns0:lang ns0:val="hu-HU" ns0:bidi="ar-SA"/>
                              </ns0:rPr>
                              <ns0:t>Rendelkezésre</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álló </ns0:t>
                            </ns0:r>
                            <ns0:r>
                              <ns0:rPr>
                                <ns0:rFonts ns0:ascii="Arial" ns0:eastAsia="Arial" ns0:hAnsi="Arial" ns0:cs="Arial"/>
                                <ns0:spacing ns0:val="-2"/>
                                <ns0:sz ns0:val="18"/>
                                <ns0:lang ns0:val="hu-HU" ns0:bidi="ar-SA"/>
                              </ns0:rPr>
                              <ns0:t>teljesítmény</ns0:t>
                            </ns0:r>
                          </ns0:p>
                        </ns0:tc>
                        <ns0:tc>
                          <ns0:tcPr>
                            <ns0:tcW ns0:w="1424"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right="156"/>
                              <ns0:jc ns0:val="right"/>
                              <ns0:rPr>
                                <ns0:rFonts ns0:ascii="Arial" ns0:eastAsia="Arial" ns0:hAnsi="Arial" ns0:cs="Arial"/>
                                <ns0:sz ns0:val="18"/>
                                <ns0:lang ns0:val="hu-HU" ns0:bidi="ar-SA"/>
                              </ns0:rPr>
                            </ns0:pPr>
                            <ns0:r>
                              <ns0:rPr>
                                <ns0:rFonts ns0:ascii="Arial" ns0:eastAsia="Arial" ns0:hAnsi="Arial" ns0:cs="Arial"/>
                                <ns0:spacing ns0:val="-10"/>
                                <ns0:sz ns0:val="18"/>
                                <ns0:lang ns0:val="hu-HU" ns0:bidi="ar-SA"/>
                              </ns0:rPr>
                              <ns0:t>16 A</ns0:t>
                            </ns0:r>
                          </ns0:p>
                        </ns0:tc>
                        <ns0:tc>
                          <ns0:tcPr>
                            <ns0:tcW ns0:w="1425"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left="926"/>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3 680 kVA</ns0:t>
                            </ns0:r>
                          </ns0:p>
                        </ns0:tc>
                      </ns0:tr>
                    </ns0:tbl>
                    <ns0:p ns0:rsidR="003715FA">
                      <ns0:pPr>
                        <ns0:widowControl ns0:val="0"/>
                        <ns0:autoSpaceDE ns0:val="0"/>
                        <ns0:autoSpaceDN ns0:val="0"/>
                        <ns0:rPr>
                          <ns0:rFonts ns0:ascii="Arial" ns0:eastAsia="Arial" ns0:hAnsi="Arial" ns0:cs="Arial"/>
                          <ns0:sz ns0:val="22"/>
                          <ns0:szCs ns0:val="22"/>
                          <ns0:lang ns0:val="hu-HU" ns0:eastAsia="en-US" ns0:bidi="ar-SA"/>
                        </ns0:rPr>
                      </ns0:pPr>
                    </ns0:p>
                  </ns0:txbxContent>
                </ns10:textbox>
                <ns12:wrap type="topAndBottom"/>
              </ns10:shape>
            </ns0:pict>
          </ns1:Fallback>
        </ns1:AlternateContent>
      </ns0:r>
      <ns0:r>
        <ns0:rPr>
          <ns0:b/>
          <ns0:noProof/>
          <ns0:sz ns0:val="18"/>
          <ns0:lang ns0:eastAsia="hu-HU"/>
        </ns0:rPr>
        <ns1:AlternateContent>
          <ns1:Choice Requires="wps">
            <ns0:drawing>
              <ns3:anchor distT="0" distB="0" distL="0" distR="0" simplePos="0" relativeHeight="251691008" behindDoc="1" locked="0" layoutInCell="1" allowOverlap="1">
                <ns3:simplePos x="0" y="0"/>
                <ns3:positionH relativeFrom="page">
                  <ns3:posOffset>3951096</ns3:posOffset>
                </ns3:positionH>
                <ns3:positionV relativeFrom="paragraph">
                  <ns3:posOffset>206417</ns3:posOffset>
                </ns3:positionV>
                <ns3:extent cx="2896235" cy="2535555"/>
                <ns3:effectExtent l="0" t="0" r="0" b="0"/>
                <ns3:wrapTopAndBottom/>
                <ns3:docPr id="19" name="Textbox 19"/>
                <ns3:cNvGraphicFramePr/>
                <ns4:graphic>
                  <ns4:graphicData uri="http://schemas.microsoft.com/office/word/2010/wordprocessingShape">
                    <ns9:wsp>
                      <ns9:cNvSpPr txBox="1"/>
                      <ns9:spPr>
                        <ns4:xfrm>
                          <ns4:off x="0" y="0"/>
                          <ns4:ext cx="2896235" cy="2535555"/>
                        </ns4:xfrm>
                        <ns4:prstGeom prst="rect">
                          <ns4:avLst/>
                        </ns4:prstGeom>
                      </ns9:spPr>
                      <ns9:txbx>
                        <ns0:txbxContent>
                          <ns0:tbl>
                            <ns0:tblPr>
                              <ns0:tblStyle ns0:val="TableNormal00"/>
                              <ns0:tblW ns0:w="0" ns0:type="auto"/>
                              <ns0:tblInd ns0:w="5"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1E0"/>
                            </ns0:tblPr>
                            <ns0:tblGrid>
                              <ns0:gridCol ns0:w="1707"/>
                              <ns0:gridCol ns0:w="713"/>
                              <ns0:gridCol ns0:w="711"/>
                              <ns0:gridCol ns0:w="711"/>
                              <ns0:gridCol ns0:w="711"/>
                            </ns0:tblGrid>
                            <ns0:tr>
                              <ns0:tblPrEx>
                                <ns0:tblW ns0:w="0" ns0:type="auto"/>
                                <ns0:tblInd ns0:w="5" ns0:type="dxa"/>
                                <ns0:tblLayout ns0:type="fixed"/>
                                <ns0:tblLook ns0:val="01E0"/>
                              </ns0:tblPrEx>
                              <ns0:trPr>
                                <ns0:trHeight ns0:val="463"/>
                              </ns0:trPr>
                              <ns0:tc>
                                <ns0:tcPr>
                                  <ns0:tcW ns0:w="1707" ns0:type="dxa"/>
                                  <ns0:tcBorders>
                                    <ns0:left ns0:val="single" ns0:sz="4" ns0:space="0" ns0:color="000000"/>
                                    <ns0:bottom ns0:val="single" ns0:sz="4" ns0:space="0" ns0:color="000000"/>
                                    <ns0:right ns0:val="single" ns0:sz="4" ns0:space="0" ns0:color="000000"/>
                                  </ns0:tcBorders>
                                </ns0:tcPr>
                                <ns0:p ns0:rsidR="003715FA">
                                  <ns0:pPr>
                                    <ns0:spacing ns0:before="25"/>
                                    <ns0:ind ns0:left="4" ns0:right="65"/>
                                    <ns0:rPr>
                                      <ns0:rFonts ns0:ascii="Arial" ns0:eastAsia="Arial" ns0:hAnsi="Arial" ns0:cs="Arial"/>
                                      <ns0:sz ns0:val="18"/>
                                      <ns0:lang ns0:val="hu-HU" ns0:bidi="ar-SA"/>
                                    </ns0:rPr>
                                  </ns0:pPr>
                                  <ns0:r>
                                    <ns0:rPr>
                                      <ns0:rFonts ns0:ascii="Arial" ns0:eastAsia="Arial" ns0:hAnsi="Arial" ns0:cs="Arial"/>
                                      <ns0:sz ns0:val="18"/>
                                      <ns0:lang ns0:val="hu-HU" ns0:bidi="ar-SA"/>
                                    </ns0:rPr>
                                    <ns0:t>Igényelt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csatlakozás </ns0:t>
                                  </ns0:r>
                                  <ns0:r>
                                    <ns0:rPr>
                                      <ns0:rFonts ns0:ascii="Arial" ns0:eastAsia="Arial" ns0:hAnsi="Arial" ns0:cs="Arial"/>
                                      <ns0:spacing ns0:val="-2"/>
                                      <ns0:sz ns0:val="18"/>
                                      <ns0:lang ns0:val="hu-HU" ns0:bidi="ar-SA"/>
                                    </ns0:rPr>
                                    <ns0:t>módja</ns0:t>
                                  </ns0:r>
                                </ns0:p>
                              </ns0:tc>
                              <ns0:tc>
                                <ns0:tcPr>
                                  <ns0:tcW ns0:w="2846" ns0:type="dxa"/>
                                  <ns0:gridSpan ns0:val="4"/>
                                  <ns0:tcBorders>
                                    <ns0:left ns0:val="single" ns0:sz="4" ns0:space="0" ns0:color="000000"/>
                                    <ns0:bottom ns0:val="single" ns0:sz="4" ns0:space="0" ns0:color="000000"/>
                                    <ns0:right ns0:val="single" ns0:sz="4" ns0:space="0" ns0:color="000000"/>
                                  </ns0:tcBorders>
                                </ns0:tcPr>
                                <ns0:p ns0:rsidR="003715FA">
                                  <ns0:pPr>
                                    <ns0:numPr>
                                      <ns0:ilvl ns0:val="0"/>
                                      <ns0:numId ns0:val="27"/>
                                    </ns0:numPr>
                                    <ns0:tabs>
                                      <ns0:tab ns0:val="left" ns0:pos="234"/>
                                    </ns0:tabs>
                                    <ns0:spacing ns0:before="2"/>
                                    <ns0:ind ns0:left="234" ns0:hanging="230"/>
                                    <ns0:rPr>
                                      <ns0:rFonts ns0:ascii="Arial" ns0:eastAsia="Arial" ns0:hAnsi="Arial" ns0:cs="Arial"/>
                                      <ns0:sz ns0:val="18"/>
                                      <ns0:lang ns0:val="hu-HU" ns0:bidi="ar-SA"/>
                                    </ns0:rPr>
                                  </ns0:pPr>
                                  <ns0:r>
                                    <ns0:rPr>
                                      <ns0:rFonts ns0:ascii="Arial" ns0:eastAsia="Arial" ns0:hAnsi="Arial" ns0:cs="Arial"/>
                                      <ns0:sz ns0:val="18"/>
                                      <ns0:lang ns0:val="hu-HU" ns0:bidi="ar-SA"/>
                                    </ns0:rPr>
                                    <ns0:t>Szabadvezeték</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z ns0:val="18"/>
                                      <ns0:lang ns0:val="hu-HU" ns0:bidi="ar-SA"/>
                                    </ns0:rPr>
                                    <ns0:t>☐</ns0:t>
                                  </ns0:r>
                                  <ns0:r>
                                    <ns0:rPr>
                                      <ns0:rFonts ns0:ascii="MS Gothic" ns0:eastAsia="Arial" ns0:hAnsi="MS Gothic" ns0:cs="Arial"/>
                                      <ns0:spacing ns0:val="-42"/>
                                      <ns0:sz ns0:val="18"/>
                                      <ns0:lang ns0:val="hu-HU" ns0:bidi="ar-SA"/>
                                    </ns0:rPr>
                                    <ns0:t xml:space="preserve"> </ns0:t>
                                  </ns0:r>
                                  <ns0:r>
                                    <ns0:rPr>
                                      <ns0:rFonts ns0:ascii="Arial" ns0:eastAsia="Arial" ns0:hAnsi="Arial" ns0:cs="Arial"/>
                                      <ns0:spacing ns0:val="-2"/>
                                      <ns0:sz ns0:val="18"/>
                                      <ns0:lang ns0:val="hu-HU" ns0:bidi="ar-SA"/>
                                    </ns0:rPr>
                                    <ns0:t>Földkábel</ns0:t>
                                  </ns0:r>
                                </ns0:p>
                                <ns0:p ns0:rsidR="003715FA">
                                  <ns0:pPr>
                                    <ns0:numPr>
                                      <ns0:ilvl ns0:val="0"/>
                                      <ns0:numId ns0:val="27"/>
                                    </ns0:numPr>
                                    <ns0:tabs>
                                      <ns0:tab ns0:val="left" ns0:pos="234"/>
                                    </ns0:tabs>
                                    <ns0:spacing ns0:before="2" ns0:line="208" ns0:lineRule="exact"/>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Egyéb:</ns0:t>
                                  </ns0:r>
                                </ns0:p>
                              </ns0:tc>
                            </ns0:tr>
                            <ns0:tr>
                              <ns0:tblPrEx>
                                <ns0:tblW ns0:w="0" ns0:type="auto"/>
                                <ns0:tblInd ns0:w="5" ns0:type="dxa"/>
                                <ns0:tblLayout ns0:type="fixed"/>
                                <ns0:tblLook ns0:val="01E0"/>
                              </ns0:tblPrEx>
                              <ns0:trPr>
                                <ns0:trHeight ns0:val="472"/>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133"/>
                                    <ns0:ind ns0:left="4"/>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Feszültségszint</ns0:t>
                                  </ns0:r>
                                </ns0:p>
                              </ns0:tc>
                              <ns0:tc>
                                <ns0:tcPr>
                                  <ns0:tcW ns0:w="2846" ns0:type="dxa"/>
                                  <ns0:gridSpan ns0:val="4"/>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numPr>
                                      <ns0:ilvl ns0:val="0"/>
                                      <ns0:numId ns0:val="28"/>
                                    </ns0:numPr>
                                    <ns0:tabs>
                                      <ns0:tab ns0:val="left" ns0:pos="184"/>
                                    </ns0:tabs>
                                    <ns0:spacing ns0:before="4"/>
                                    <ns0:ind ns0:left="184" ns0:hanging="180"/>
                                    <ns0:rPr>
                                      <ns0:rFonts ns0:ascii="Arial" ns0:eastAsia="Arial" ns0:hAnsi="Arial" ns0:cs="Arial"/>
                                      <ns0:sz ns0:val="18"/>
                                      <ns0:lang ns0:val="hu-HU" ns0:bidi="ar-SA"/>
                                    </ns0:rPr>
                                  </ns0:pPr>
                                  <ns0:r>
                                    <ns0:rPr>
                                      <ns0:rFonts ns0:ascii="Arial" ns0:eastAsia="Arial" ns0:hAnsi="Arial" ns0:cs="Arial"/>
                                      <ns0:sz ns0:val="18"/>
                                      <ns0:lang ns0:val="hu-HU" ns0:bidi="ar-SA"/>
                                    </ns0:rPr>
                                    <ns0:t>Kisfeszültség</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pacing ns0:val="-2"/>
                                      <ns0:sz ns0:val="18"/>
                                      <ns0:lang ns0:val="hu-HU" ns0:bidi="ar-SA"/>
                                    </ns0:rPr>
                                    <ns0:t>☐</ns0:t>
                                  </ns0:r>
                                  <ns0:r>
                                    <ns0:rPr>
                                      <ns0:rFonts ns0:ascii="Arial" ns0:eastAsia="Arial" ns0:hAnsi="Arial" ns0:cs="Arial"/>
                                      <ns0:spacing ns0:val="-2"/>
                                      <ns0:sz ns0:val="18"/>
                                      <ns0:lang ns0:val="hu-HU" ns0:bidi="ar-SA"/>
                                    </ns0:rPr>
                                    <ns0:t>Középfeszültség</ns0:t>
                                  </ns0:r>
                                </ns0:p>
                                <ns0:p ns0:rsidR="003715FA">
                                  <ns0:pPr>
                                    <ns0:numPr>
                                      <ns0:ilvl ns0:val="0"/>
                                      <ns0:numId ns0:val="28"/>
                                    </ns0:numPr>
                                    <ns0:tabs>
                                      <ns0:tab ns0:val="left" ns0:pos="184"/>
                                    </ns0:tabs>
                                    <ns0:spacing ns0:before="2" ns0:line="215" ns0:lineRule="exact"/>
                                    <ns0:ind ns0:left="184" ns0:hanging="18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Nagyfeszültség</ns0:t>
                                  </ns0:r>
                                </ns0:p>
                              </ns0:tc>
                            </ns0:tr>
                            <ns0:tr>
                              <ns0:tblPrEx>
                                <ns0:tblW ns0:w="0" ns0:type="auto"/>
                                <ns0:tblInd ns0:w="5" ns0:type="dxa"/>
                                <ns0:tblLayout ns0:type="fixed"/>
                                <ns0:tblLook ns0:val="01E0"/>
                              </ns0:tblPrEx>
                              <ns0:trPr>
                                <ns0:trHeight ns0:val="481"/>
                              </ns0:trPr>
                              <ns0:tc>
                                <ns0:tcPr>
                                  <ns0:tcW ns0:w="1707"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spacing ns0:before="27"/>
                                    <ns0:ind ns0:left="4" ns0:right="65"/>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Üzembiztonság típusa</ns0:t>
                                  </ns0:r>
                                </ns0:p>
                              </ns0:tc>
                              <ns0:tc>
                                <ns0:tcPr>
                                  <ns0:tcW ns0:w="2846" ns0:type="dxa"/>
                                  <ns0:gridSpan ns0:val="4"/>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9"/>
                                    </ns0:numPr>
                                    <ns0:tabs>
                                      <ns0:tab ns0:val="left" ns0:pos="234"/>
                                    </ns0:tabs>
                                    <ns0:spacing ns0:before="2"/>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Normál</ns0:t>
                                  </ns0:r>
                                </ns0:p>
                                <ns0:p ns0:rsidR="003715FA">
                                  <ns0:pPr>
                                    <ns0:numPr>
                                      <ns0:ilvl ns0:val="0"/>
                                      <ns0:numId ns0:val="29"/>
                                    </ns0:numPr>
                                    <ns0:tabs>
                                      <ns0:tab ns0:val="left" ns0:pos="234"/>
                                    </ns0:tabs>
                                    <ns0:spacing ns0:before="4" ns0:line="224" ns0:lineRule="exact"/>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Emelt</ns0:t>
                                  </ns0:r>
                                </ns0:p>
                              </ns0:tc>
                            </ns0:tr>
                            <ns0:tr>
                              <ns0:tblPrEx>
                                <ns0:tblW ns0:w="0" ns0:type="auto"/>
                                <ns0:tblInd ns0:w="5" ns0:type="dxa"/>
                                <ns0:tblLayout ns0:type="fixed"/>
                                <ns0:tblLook ns0:val="01E0"/>
                              </ns0:tblPrEx>
                              <ns0:trPr>
                                <ns0:trHeight ns0:val="471"/>
                              </ns0:trPr>
                              <ns0:tc>
                                <ns0:tcPr>
                                  <ns0:tcW ns0:w="1707"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4" ns0:right="162"/>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Igényelt teljesítmény</ns0:t>
                                  </ns0:r>
                                </ns0:p>
                              </ns0:tc>
                              <ns0:tc>
                                <ns0:tcPr>
                                  <ns0:tcW ns0:w="713"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8" ns0:right="56"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1.</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5" ns0:right="57"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2.</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5"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3.</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134"/>
                                    <ns0:ind ns0:left="188"/>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kVA</ns0:t>
                                  </ns0:r>
                                </ns0:p>
                              </ns0:tc>
                            </ns0:tr>
                            <ns0:tr>
                              <ns0:tblPrEx>
                                <ns0:tblW ns0:w="0" ns0:type="auto"/>
                                <ns0:tblInd ns0:w="5" ns0:type="dxa"/>
                                <ns0:tblLayout ns0:type="fixed"/>
                                <ns0:tblLook ns0:val="01E0"/>
                              </ns0:tblPrEx>
                              <ns0:trPr>
                                <ns0:trHeight ns0:val="470"/>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27"/>
                                    <ns0:ind ns0:left="4" ns0:right="74"/>
                                    <ns0:rPr>
                                      <ns0:rFonts ns0:ascii="Arial" ns0:eastAsia="Arial" ns0:hAnsi="Arial" ns0:cs="Arial"/>
                                      <ns0:sz ns0:val="18"/>
                                      <ns0:lang ns0:val="hu-HU" ns0:bidi="ar-SA"/>
                                    </ns0:rPr>
                                  </ns0:pPr>
                                  <ns0:r>
                                    <ns0:rPr>
                                      <ns0:rFonts ns0:ascii="Arial" ns0:eastAsia="Arial" ns0:hAnsi="Arial" ns0:cs="Arial"/>
                                      <ns0:sz ns0:val="18"/>
                                      <ns0:lang ns0:val="hu-HU" ns0:bidi="ar-SA"/>
                                    </ns0:rPr>
                                    <ns0:t>Minden</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napszakban </ns0:t>
                                  </ns0:r>
                                  <ns0:r>
                                    <ns0:rPr>
                                      <ns0:rFonts ns0:ascii="Arial" ns0:eastAsia="Arial" ns0:hAnsi="Arial" ns0:cs="Arial"/>
                                      <ns0:spacing ns0:val="-2"/>
                                      <ns0:sz ns0:val="18"/>
                                      <ns0:lang ns0:val="hu-HU" ns0:bidi="ar-SA"/>
                                    </ns0:rPr>
                                    <ns0:t>fázisonként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sidRPr="008E245B" ns0:rsidR="008E245B">
                                    <ns0:rPr>
                                      <ns0:rFonts ns0:ascii="Times New Roman" ns0:eastAsia="Arial" ns0:hAnsi="Arial" ns0:cs="Arial"/>
                                      <ns0:sz ns0:val="6"/>
                                      <ns0:szCs ns0:val="6"/>
                                      <ns0:lang ns0:val="hu-HU" ns0:bidi="ar-SA"/>
                                    </ns0:rPr>
                                    <ns0:t>Project</ns0:t>
                                  </ns0:r>
                                  <ns0:r ns0:rsidRPr="008E245B" ns0:rsidR="008E245B">
                                    <ns0:rPr>
                                      <ns0:rFonts ns0:ascii="Times New Roman" ns0:eastAsia="Arial" ns0:hAnsi="Arial" ns0:cs="Arial"/>
                                      <ns0:sz ns0:val="6"/>
                                      <ns0:szCs ns0:val="6"/>
                                      <ns0:lang ns0:val="hu-HU" ns0:bidi="ar-SA"/>
                                    </ns0:rPr>
                                    <ns0:t>.Iml1</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008E245B">
                                    <ns0:rPr>
                                      <ns0:rFonts ns0:ascii="Times New Roman" ns0:eastAsia="Arial" ns0:hAnsi="Arial" ns0:cs="Arial"/>
                                      <ns0:sz ns0:val="6"/>
                                      <ns0:szCs ns0:val="6"/>
                                      <ns0:lang ns0:val="hu-HU" ns0:bidi="ar-SA"/>
                                    </ns0:rPr>
                                    <ns0:t xml:space="preserve"> </ns0:t>
                                  </ns0:r>
                                  <ns0:r ns0:rsidR="008E245B">
                                    <ns0:rPr>
                                      <ns0:rFonts ns0:ascii="Times New Roman" ns0:eastAsia="Arial" ns0:hAnsi="Arial" ns0:cs="Arial"/>
                                      <ns0:sz ns0:val="6"/>
                                      <ns0:szCs ns0:val="6"/>
                                      <ns0:lang ns0:val="hu-HU" ns0:bidi="ar-SA"/>
                                    </ns0:rPr>
                                    <ns0:t>d</ns0:t>
                                  </ns0:r>
                                  <ns0:r ns0:rsidR="008E245B">
                                    <ns0:rPr>
                                      <ns0:rFonts ns0:ascii="Times New Roman" ns0:eastAsia="Arial" ns0:hAnsi="Arial" ns0:cs="Arial"/>
                                      <ns0:sz ns0:val="6"/>
                                      <ns0:szCs ns0:val="6"/>
                                      <ns0:lang ns0:val="hu-HU" ns0:bidi="ar-SA"/>
                                    </ns0:rPr>
                                    <ns0:t>.</ns0:t>
                                  </ns0:r>
                                  <ns0:r ns0:rsidR="008E245B">
                                    <ns0:rPr>
                                      <ns0:rFonts ns0:ascii="Times New Roman" ns0:eastAsia="Arial" ns0:hAnsi="Arial" ns0:cs="Arial"/>
                                      <ns0:sz ns0:val="6"/>
                                      <ns0:szCs ns0:val="6"/>
                                      <ns0:lang ns0:val="hu-HU" ns0:bidi="ar-SA"/>
                                    </ns0:rPr>
                                    <ns0:t>Project.Iml2</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008E245B">
                                    <ns0:rPr>
                                      <ns0:rFonts ns0:ascii="Times New Roman" ns0:eastAsia="Arial" ns0:hAnsi="Arial" ns0:cs="Arial"/>
                                      <ns0:sz ns0:val="6"/>
                                      <ns0:szCs ns0:val="6"/>
                                      <ns0:lang ns0:val="hu-HU" ns0:bidi="ar-SA"/>
                                    </ns0:rPr>
                                    <ns0:t xml:space="preserve"> </ns0:t>
                                  </ns0:r>
                                  <ns0:r ns0:rsidR="008E245B">
                                    <ns0:rPr>
                                      <ns0:rFonts ns0:ascii="Times New Roman" ns0:eastAsia="Arial" ns0:hAnsi="Arial" ns0:cs="Arial"/>
                                      <ns0:sz ns0:val="6"/>
                                      <ns0:szCs ns0:val="6"/>
                                      <ns0:lang ns0:val="hu-HU" ns0:bidi="ar-SA"/>
                                    </ns0:rPr>
                                    <ns0:t>d</ns0:t>
                                  </ns0:r>
                                  <ns0:r ns0:rsidR="008E245B">
                                    <ns0:rPr>
                                      <ns0:rFonts ns0:ascii="Times New Roman" ns0:eastAsia="Arial" ns0:hAnsi="Arial" ns0:cs="Arial"/>
                                      <ns0:sz ns0:val="6"/>
                                      <ns0:szCs ns0:val="6"/>
                                      <ns0:lang ns0:val="hu-HU" ns0:bidi="ar-SA"/>
                                    </ns0:rPr>
                                    <ns0:t>.</ns0:t>
                                  </ns0:r>
                                  <ns0:r ns0:rsidR="008E245B">
                                    <ns0:rPr>
                                      <ns0:rFonts ns0:ascii="Times New Roman" ns0:eastAsia="Arial" ns0:hAnsi="Arial" ns0:cs="Arial"/>
                                      <ns0:sz ns0:val="6"/>
                                      <ns0:szCs ns0:val="6"/>
                                      <ns0:lang ns0:val="hu-HU" ns0:bidi="ar-SA"/>
                                    </ns0:rPr>
                                    <ns0:t>Project.Iml3</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2"/>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30"/>
                                    <ns0:ind ns0:left="4" ns0:right="65"/>
                                    <ns0:rPr>
                                      <ns0:rFonts ns0:ascii="Arial" ns0:eastAsia="Arial" ns0:hAnsi="Arial" ns0:cs="Arial"/>
                                      <ns0:sz ns0:val="18"/>
                                      <ns0:lang ns0:val="hu-HU" ns0:bidi="ar-SA"/>
                                    </ns0:rPr>
                                  </ns0:pPr>
                                  <ns0:r>
                                    <ns0:rPr>
                                      <ns0:rFonts ns0:ascii="Arial" ns0:eastAsia="Arial" ns0:hAnsi="Arial" ns0:cs="Arial"/>
                                      <ns0:sz ns0:val="18"/>
                                      <ns0:lang ns0:val="hu-HU" ns0:bidi="ar-SA"/>
                                    </ns0:rPr>
                                    <ns0:t>Vezérelt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időszakban </ns0:t>
                                  </ns0:r>
                                  <ns0:r>
                                    <ns0:rPr>
                                      <ns0:rFonts ns0:ascii="Arial" ns0:eastAsia="Arial" ns0:hAnsi="Arial" ns0:cs="Arial"/>
                                      <ns0:spacing ns0:val="-2"/>
                                      <ns0:sz ns0:val="18"/>
                                      <ns0:lang ns0:val="hu-HU" ns0:bidi="ar-SA"/>
                                    </ns0:rPr>
                                    <ns0:t>fázisonként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sidRPr="008E245B" ns0:rsidR="008E245B">
                                    <ns0:rPr>
                                      <ns0:rFonts ns0:ascii="Times New Roman" ns0:eastAsia="Arial" ns0:hAnsi="Arial" ns0:cs="Arial"/>
                                      <ns0:sz ns0:val="6"/>
                                      <ns0:szCs ns0:val="6"/>
                                      <ns0:lang ns0:val="hu-HU" ns0:bidi="ar-SA"/>
                                    </ns0:rPr>
                                    <ns0:t>Project</ns0:t>
                                  </ns0:r>
                                  <ns0:r ns0:rsidRPr="008E245B" ns0:rsidR="008E245B">
                                    <ns0:rPr>
                                      <ns0:rFonts ns0:ascii="Times New Roman" ns0:eastAsia="Arial" ns0:hAnsi="Arial" ns0:cs="Arial"/>
                                      <ns0:sz ns0:val="6"/>
                                      <ns0:szCs ns0:val="6"/>
                                      <ns0:lang ns0:val="hu-HU" ns0:bidi="ar-SA"/>
                                    </ns0:rPr>
                                    <ns0:t>.Ivl1</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008E245B">
                                    <ns0:rPr>
                                      <ns0:rFonts ns0:ascii="Times New Roman" ns0:eastAsia="Arial" ns0:hAnsi="Arial" ns0:cs="Arial"/>
                                      <ns0:sz ns0:val="6"/>
                                      <ns0:szCs ns0:val="6"/>
                                      <ns0:lang ns0:val="hu-HU" ns0:bidi="ar-SA"/>
                                    </ns0:rPr>
                                    <ns0:t xml:space="preserve"> </ns0:t>
                                  </ns0:r>
                                  <ns0:r ns0:rsidR="008E245B">
                                    <ns0:rPr>
                                      <ns0:rFonts ns0:ascii="Times New Roman" ns0:eastAsia="Arial" ns0:hAnsi="Arial" ns0:cs="Arial"/>
                                      <ns0:sz ns0:val="6"/>
                                      <ns0:szCs ns0:val="6"/>
                                      <ns0:lang ns0:val="hu-HU" ns0:bidi="ar-SA"/>
                                    </ns0:rPr>
                                    <ns0:t>d</ns0:t>
                                  </ns0:r>
                                  <ns0:r ns0:rsidR="008E245B">
                                    <ns0:rPr>
                                      <ns0:rFonts ns0:ascii="Times New Roman" ns0:eastAsia="Arial" ns0:hAnsi="Arial" ns0:cs="Arial"/>
                                      <ns0:sz ns0:val="6"/>
                                      <ns0:szCs ns0:val="6"/>
                                      <ns0:lang ns0:val="hu-HU" ns0:bidi="ar-SA"/>
                                    </ns0:rPr>
                                    <ns0:t>.</ns0:t>
                                  </ns0:r>
                                  <ns0:r ns0:rsidR="008E245B">
                                    <ns0:rPr>
                                      <ns0:rFonts ns0:ascii="Times New Roman" ns0:eastAsia="Arial" ns0:hAnsi="Arial" ns0:cs="Arial"/>
                                      <ns0:sz ns0:val="6"/>
                                      <ns0:szCs ns0:val="6"/>
                                      <ns0:lang ns0:val="hu-HU" ns0:bidi="ar-SA"/>
                                    </ns0:rPr>
                                    <ns0:t>Project.Ivl2</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008E245B">
                                    <ns0:rPr>
                                      <ns0:rFonts ns0:ascii="Times New Roman" ns0:eastAsia="Arial" ns0:hAnsi="Arial" ns0:cs="Arial"/>
                                      <ns0:sz ns0:val="6"/>
                                      <ns0:szCs ns0:val="6"/>
                                      <ns0:lang ns0:val="hu-HU" ns0:bidi="ar-SA"/>
                                    </ns0:rPr>
                                    <ns0:t xml:space="preserve"> </ns0:t>
                                  </ns0:r>
                                  <ns0:r ns0:rsidR="008E245B">
                                    <ns0:rPr>
                                      <ns0:rFonts ns0:ascii="Times New Roman" ns0:eastAsia="Arial" ns0:hAnsi="Arial" ns0:cs="Arial"/>
                                      <ns0:sz ns0:val="6"/>
                                      <ns0:szCs ns0:val="6"/>
                                      <ns0:lang ns0:val="hu-HU" ns0:bidi="ar-SA"/>
                                    </ns0:rPr>
                                    <ns0:t>d</ns0:t>
                                  </ns0:r>
                                  <ns0:r ns0:rsidR="008E245B">
                                    <ns0:rPr>
                                      <ns0:rFonts ns0:ascii="Times New Roman" ns0:eastAsia="Arial" ns0:hAnsi="Arial" ns0:cs="Arial"/>
                                      <ns0:sz ns0:val="6"/>
                                      <ns0:szCs ns0:val="6"/>
                                      <ns0:lang ns0:val="hu-HU" ns0:bidi="ar-SA"/>
                                    </ns0:rPr>
                                    <ns0:t>.</ns0:t>
                                  </ns0:r>
                                  <ns0:r ns0:rsidR="008E245B">
                                    <ns0:rPr>
                                      <ns0:rFonts ns0:ascii="Times New Roman" ns0:eastAsia="Arial" ns0:hAnsi="Arial" ns0:cs="Arial"/>
                                      <ns0:sz ns0:val="6"/>
                                      <ns0:szCs ns0:val="6"/>
                                      <ns0:lang ns0:val="hu-HU" ns0:bidi="ar-SA"/>
                                    </ns0:rPr>
                                    <ns0:t>Project.Ivl3</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81"/>
                              </ns0:trPr>
                              <ns0:tc>
                                <ns0:tcPr>
                                  <ns0:tcW ns0:w="1707"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30"/>
                                    </ns0:numPr>
                                    <ns0:tabs>
                                      <ns0:tab ns0:val="left" ns0:pos="210"/>
                                    </ns0:tabs>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H</ns0:t>
                                  </ns0:r>
                                  <ns0:r>
                                    <ns0:rPr>
                                      <ns0:rFonts ns0:ascii="Arial" ns0:eastAsia="Arial" ns0:hAnsi="Arial" ns0:cs="Arial"/>
                                      <ns0:spacing ns0:val="-2"/>
                                      <ns0:sz ns0:val="18"/>
                                      <ns0:lang ns0:val="hu-HU" ns0:bidi="ar-SA"/>
                                    </ns0:rPr>
                                    <ns0:t xml:space="preserve"> tarifa*</ns0:t>
                                  </ns0:r>
                                </ns0:p>
                                <ns0:p ns0:rsidR="003715FA">
                                  <ns0:pPr>
                                    <ns0:numPr>
                                      <ns0:ilvl ns0:val="0"/>
                                      <ns0:numId ns0:val="30"/>
                                    </ns0:numPr>
                                    <ns0:tabs>
                                      <ns0:tab ns0:val="left" ns0:pos="210"/>
                                    </ns0:tabs>
                                    <ns0:spacing ns0:before="1" ns0:line="221" ns0:lineRule="exact"/>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A2</ns0:t>
                                  </ns0:r>
                                  <ns0:r>
                                    <ns0:rPr>
                                      <ns0:rFonts ns0:ascii="Arial" ns0:eastAsia="Arial" ns0:hAnsi="Arial" ns0:cs="Arial"/>
                                      <ns0:spacing ns0:val="-3"/>
                                      <ns0:sz ns0:val="18"/>
                                      <ns0:lang ns0:val="hu-HU" ns0:bidi="ar-SA"/>
                                    </ns0:rPr>
                                    <ns0:t xml:space="preserve"> </ns0:t>
                                  </ns0:r>
                                  <ns0:r>
                                    <ns0:rPr>
                                      <ns0:rFonts ns0:ascii="Arial" ns0:eastAsia="Arial" ns0:hAnsi="Arial" ns0:cs="Arial"/>
                                      <ns0:spacing ns0:val="-2"/>
                                      <ns0:sz ns0:val="18"/>
                                      <ns0:lang ns0:val="hu-HU" ns0:bidi="ar-SA"/>
                                    </ns0:rPr>
                                    <ns0:t>tarifa*</ns0:t>
                                  </ns0:r>
                                </ns0:p>
                              </ns0:tc>
                              <ns0:tc>
                                <ns0:tcPr>
                                  <ns0:tcW ns0:w="713"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sidRPr="008E245B" ns0:rsidR="008E245B">
                                    <ns0:rPr>
                                      <ns0:rFonts ns0:ascii="Times New Roman" ns0:eastAsia="Arial" ns0:hAnsi="Arial" ns0:cs="Arial"/>
                                      <ns0:sz ns0:val="6"/>
                                      <ns0:szCs ns0:val="6"/>
                                      <ns0:lang ns0:val="hu-HU" ns0:bidi="ar-SA"/>
                                    </ns0:rPr>
                                    <ns0:t>Project</ns0:t>
                                  </ns0:r>
                                  <ns0:r ns0:rsidRPr="008E245B" ns0:rsidR="008E245B">
                                    <ns0:rPr>
                                      <ns0:rFonts ns0:ascii="Times New Roman" ns0:eastAsia="Arial" ns0:hAnsi="Arial" ns0:cs="Arial"/>
                                      <ns0:sz ns0:val="6"/>
                                      <ns0:szCs ns0:val="6"/>
                                      <ns0:lang ns0:val="hu-HU" ns0:bidi="ar-SA"/>
                                    </ns0:rPr>
                                    <ns0:t>.Ihl1</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008E245B">
                                    <ns0:rPr>
                                      <ns0:rFonts ns0:ascii="Times New Roman" ns0:eastAsia="Arial" ns0:hAnsi="Arial" ns0:cs="Arial"/>
                                      <ns0:sz ns0:val="6"/>
                                      <ns0:szCs ns0:val="6"/>
                                      <ns0:lang ns0:val="hu-HU" ns0:bidi="ar-SA"/>
                                    </ns0:rPr>
                                    <ns0:t xml:space="preserve"> </ns0:t>
                                  </ns0:r>
                                  <ns0:r ns0:rsidR="008E245B">
                                    <ns0:rPr>
                                      <ns0:rFonts ns0:ascii="Times New Roman" ns0:eastAsia="Arial" ns0:hAnsi="Arial" ns0:cs="Arial"/>
                                      <ns0:sz ns0:val="6"/>
                                      <ns0:szCs ns0:val="6"/>
                                      <ns0:lang ns0:val="hu-HU" ns0:bidi="ar-SA"/>
                                    </ns0:rPr>
                                    <ns0:t>d</ns0:t>
                                  </ns0:r>
                                  <ns0:r ns0:rsidR="008E245B">
                                    <ns0:rPr>
                                      <ns0:rFonts ns0:ascii="Times New Roman" ns0:eastAsia="Arial" ns0:hAnsi="Arial" ns0:cs="Arial"/>
                                      <ns0:sz ns0:val="6"/>
                                      <ns0:szCs ns0:val="6"/>
                                      <ns0:lang ns0:val="hu-HU" ns0:bidi="ar-SA"/>
                                    </ns0:rPr>
                                    <ns0:t>.</ns0:t>
                                  </ns0:r>
                                  <ns0:r ns0:rsidR="008E245B">
                                    <ns0:rPr>
                                      <ns0:rFonts ns0:ascii="Times New Roman" ns0:eastAsia="Arial" ns0:hAnsi="Arial" ns0:cs="Arial"/>
                                      <ns0:sz ns0:val="6"/>
                                      <ns0:szCs ns0:val="6"/>
                                      <ns0:lang ns0:val="hu-HU" ns0:bidi="ar-SA"/>
                                    </ns0:rPr>
                                    <ns0:t>Project.Ihl2</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008E245B">
                                    <ns0:rPr>
                                      <ns0:rFonts ns0:ascii="Times New Roman" ns0:eastAsia="Arial" ns0:hAnsi="Arial" ns0:cs="Arial"/>
                                      <ns0:sz ns0:val="6"/>
                                      <ns0:szCs ns0:val="6"/>
                                      <ns0:lang ns0:val="hu-HU" ns0:bidi="ar-SA"/>
                                    </ns0:rPr>
                                    <ns0:t xml:space="preserve"> </ns0:t>
                                  </ns0:r>
                                  <ns0:r ns0:rsidR="008E245B">
                                    <ns0:rPr>
                                      <ns0:rFonts ns0:ascii="Times New Roman" ns0:eastAsia="Arial" ns0:hAnsi="Arial" ns0:cs="Arial"/>
                                      <ns0:sz ns0:val="6"/>
                                      <ns0:szCs ns0:val="6"/>
                                      <ns0:lang ns0:val="hu-HU" ns0:bidi="ar-SA"/>
                                    </ns0:rPr>
                                    <ns0:t>d.</ns0:t>
                                  </ns0:r>
                                  <ns0:r ns0:rsidR="008E245B">
                                    <ns0:rPr>
                                      <ns0:rFonts ns0:ascii="Times New Roman" ns0:eastAsia="Arial" ns0:hAnsi="Arial" ns0:cs="Arial"/>
                                      <ns0:sz ns0:val="6"/>
                                      <ns0:szCs ns0:val="6"/>
                                      <ns0:lang ns0:val="hu-HU" ns0:bidi="ar-SA"/>
                                    </ns0:rPr>
                                    <ns0:t>Project.Ihl3</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1"/>
                              </ns0:trPr>
                              <ns0:tc>
                                <ns0:tcPr>
                                  <ns0:tcW ns0:w="1707" ns0:type="dxa"/>
                                  <ns0:tcBorders>
                                    <ns0:top ns0:val="double" ns0:sz="8" ns0:space="0" ns0:color="000000"/>
                                    <ns0:left ns0:val="single" ns0:sz="4" ns0:space="0" ns0:color="000000"/>
                                    <ns0:right ns0:val="single" ns0:sz="4" ns0:space="0" ns0:color="000000"/>
                                  </ns0:tcBorders>
                                </ns0:tcPr>
                                <ns0:p ns0:rsidR="003715FA">
                                  <ns0:pPr>
                                    <ns0:spacing ns0:before="31"/>
                                    <ns0:ind ns0:left="4" ns0:right="45"/>
                                    <ns0:rPr>
                                      <ns0:rFonts ns0:ascii="Arial" ns0:eastAsia="Arial" ns0:hAnsi="Arial" ns0:cs="Arial"/>
                                      <ns0:sz ns0:val="18"/>
                                      <ns0:lang ns0:val="hu-HU" ns0:bidi="ar-SA"/>
                                    </ns0:rPr>
                                  </ns0:pPr>
                                  <ns0:r>
                                    <ns0:rPr>
                                      <ns0:rFonts ns0:ascii="Arial" ns0:eastAsia="Arial" ns0:hAnsi="Arial" ns0:cs="Arial"/>
                                      <ns0:sz ns0:val="18"/>
                                      <ns0:lang ns0:val="hu-HU" ns0:bidi="ar-SA"/>
                                    </ns0:rPr>
                                    <ns0:t>Igényelt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teljesítmény </ns0:t>
                                  </ns0:r>
                                  <ns0:r>
                                    <ns0:rPr>
                                      <ns0:rFonts ns0:ascii="Arial" ns0:eastAsia="Arial" ns0:hAnsi="Arial" ns0:cs="Arial"/>
                                      <ns0:spacing ns0:val="-2"/>
                                      <ns0:sz ns0:val="18"/>
                                      <ns0:lang ns0:val="hu-HU" ns0:bidi="ar-SA"/>
                                    </ns0:rPr>
                                    <ns0:t>összesen</ns0:t>
                                  </ns0:r>
                                </ns0:p>
                              </ns0:tc>
                              <ns0:tc>
                                <ns0:tcPr>
                                  <ns0:tcW ns0:w="1424"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right="154"/>
                                    <ns0:jc ns0:val="right"/>
                                    <ns0:rPr>
                                      <ns0:rFonts ns0:ascii="Arial" ns0:eastAsia="Arial" ns0:hAnsi="Arial" ns0:cs="Arial"/>
                                      <ns0:sz ns0:val="18"/>
                                      <ns0:lang ns0:val="hu-HU" ns0:bidi="ar-SA"/>
                                    </ns0:rPr>
                                  </ns0:pPr>
                                  <ns0:r>
                                    <ns0:rPr>
                                      <ns0:rFonts ns0:ascii="Arial" ns0:eastAsia="Arial" ns0:hAnsi="Arial" ns0:cs="Arial"/>
                                      <ns0:spacing ns0:val="-10"/>
                                      <ns0:sz ns0:val="18"/>
                                      <ns0:lang ns0:val="hu-HU" ns0:bidi="ar-SA"/>
                                    </ns0:rPr>
                                    <ns0:t>48 A</ns0:t>
                                  </ns0:r>
                                </ns0:p>
                              </ns0:tc>
                              <ns0:tc>
                                <ns0:tcPr>
                                  <ns0:tcW ns0:w="1422"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left="925"/>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11 040 kVA</ns0:t>
                                  </ns0:r>
                                </ns0:p>
                              </ns0:tc>
                            </ns0:tr>
                          </ns0:tbl>
                          <ns0:p ns0:rsidR="003715FA">
                            <ns0:pPr>
                              <ns0:widowControl ns0:val="0"/>
                              <ns0:autoSpaceDE ns0:val="0"/>
                              <ns0:autoSpaceDN ns0:val="0"/>
                              <ns0:rPr>
                                <ns0:rFonts ns0:ascii="Arial" ns0:eastAsia="Arial" ns0:hAnsi="Arial" ns0:cs="Arial"/>
                                <ns0:sz ns0:val="22"/>
                                <ns0:szCs ns0:val="22"/>
                                <ns0:lang ns0:val="hu-HU" ns0:eastAsia="en-US" ns0:bidi="ar-SA"/>
                              </ns0:rPr>
                            </ns0:pPr>
                          </ns0:p>
                        </ns0:txbxContent>
                      </ns9:txbx>
                      <ns9:bodyPr wrap="square" lIns="0" tIns="0" rIns="0" bIns="0" rtlCol="0"/>
                    </ns9:wsp>
                  </ns4:graphicData>
                </ns4:graphic>
              </ns3:anchor>
            </ns0:drawing>
          </ns1:Choice>
          <ns1:Fallback>
            <ns0:pict>
              <ns10:shape id="Textbox 19" ns11:spid="_x0000_s1031" type="#_x0000_t202" style="width:228.05pt;height:199.65pt;margin-top:16.25pt;margin-left:311.11pt;mso-position-horizontal-relative:page;mso-wrap-distance-bottom:0;mso-wrap-distance-left:0;mso-wrap-distance-right:0;mso-wrap-distance-top:0;position:absolute;v-text-anchor:top;z-index:-251626496" fillcolor="this">
                <ns10:textbox inset="0,0,0,0">
                  <ns0:txbxContent>
                    <ns0:tbl>
                      <ns0:tblPr>
                        <ns0:tblStyle ns0:val="TableNormal00"/>
                        <ns0:tblW ns0:w="0" ns0:type="auto"/>
                        <ns0:tblInd ns0:w="5"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1E0"/>
                      </ns0:tblPr>
                      <ns0:tblGrid>
                        <ns0:gridCol ns0:w="1707"/>
                        <ns0:gridCol ns0:w="713"/>
                        <ns0:gridCol ns0:w="711"/>
                        <ns0:gridCol ns0:w="711"/>
                        <ns0:gridCol ns0:w="711"/>
                      </ns0:tblGrid>
                      <ns0:tr>
                        <ns0:tblPrEx>
                          <ns0:tblW ns0:w="0" ns0:type="auto"/>
                          <ns0:tblInd ns0:w="5" ns0:type="dxa"/>
                          <ns0:tblLayout ns0:type="fixed"/>
                          <ns0:tblLook ns0:val="01E0"/>
                        </ns0:tblPrEx>
                        <ns0:trPr>
                          <ns0:trHeight ns0:val="463"/>
                        </ns0:trPr>
                        <ns0:tc>
                          <ns0:tcPr>
                            <ns0:tcW ns0:w="1707" ns0:type="dxa"/>
                            <ns0:tcBorders>
                              <ns0:left ns0:val="single" ns0:sz="4" ns0:space="0" ns0:color="000000"/>
                              <ns0:bottom ns0:val="single" ns0:sz="4" ns0:space="0" ns0:color="000000"/>
                              <ns0:right ns0:val="single" ns0:sz="4" ns0:space="0" ns0:color="000000"/>
                            </ns0:tcBorders>
                          </ns0:tcPr>
                          <ns0:p ns0:rsidR="003715FA">
                            <ns0:pPr>
                              <ns0:spacing ns0:before="25"/>
                              <ns0:ind ns0:left="4" ns0:right="65"/>
                              <ns0:rPr>
                                <ns0:rFonts ns0:ascii="Arial" ns0:eastAsia="Arial" ns0:hAnsi="Arial" ns0:cs="Arial"/>
                                <ns0:sz ns0:val="18"/>
                                <ns0:lang ns0:val="hu-HU" ns0:bidi="ar-SA"/>
                              </ns0:rPr>
                            </ns0:pPr>
                            <ns0:r>
                              <ns0:rPr>
                                <ns0:rFonts ns0:ascii="Arial" ns0:eastAsia="Arial" ns0:hAnsi="Arial" ns0:cs="Arial"/>
                                <ns0:sz ns0:val="18"/>
                                <ns0:lang ns0:val="hu-HU" ns0:bidi="ar-SA"/>
                              </ns0:rPr>
                              <ns0:t>Igényelt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csatlakozás </ns0:t>
                            </ns0:r>
                            <ns0:r>
                              <ns0:rPr>
                                <ns0:rFonts ns0:ascii="Arial" ns0:eastAsia="Arial" ns0:hAnsi="Arial" ns0:cs="Arial"/>
                                <ns0:spacing ns0:val="-2"/>
                                <ns0:sz ns0:val="18"/>
                                <ns0:lang ns0:val="hu-HU" ns0:bidi="ar-SA"/>
                              </ns0:rPr>
                              <ns0:t>módja</ns0:t>
                            </ns0:r>
                          </ns0:p>
                        </ns0:tc>
                        <ns0:tc>
                          <ns0:tcPr>
                            <ns0:tcW ns0:w="2846" ns0:type="dxa"/>
                            <ns0:gridSpan ns0:val="4"/>
                            <ns0:tcBorders>
                              <ns0:left ns0:val="single" ns0:sz="4" ns0:space="0" ns0:color="000000"/>
                              <ns0:bottom ns0:val="single" ns0:sz="4" ns0:space="0" ns0:color="000000"/>
                              <ns0:right ns0:val="single" ns0:sz="4" ns0:space="0" ns0:color="000000"/>
                            </ns0:tcBorders>
                          </ns0:tcPr>
                          <ns0:p ns0:rsidR="003715FA">
                            <ns0:pPr>
                              <ns0:numPr>
                                <ns0:ilvl ns0:val="0"/>
                                <ns0:numId ns0:val="27"/>
                              </ns0:numPr>
                              <ns0:tabs>
                                <ns0:tab ns0:val="left" ns0:pos="234"/>
                              </ns0:tabs>
                              <ns0:spacing ns0:before="2"/>
                              <ns0:ind ns0:left="234" ns0:hanging="230"/>
                              <ns0:rPr>
                                <ns0:rFonts ns0:ascii="Arial" ns0:eastAsia="Arial" ns0:hAnsi="Arial" ns0:cs="Arial"/>
                                <ns0:sz ns0:val="18"/>
                                <ns0:lang ns0:val="hu-HU" ns0:bidi="ar-SA"/>
                              </ns0:rPr>
                            </ns0:pPr>
                            <ns0:r>
                              <ns0:rPr>
                                <ns0:rFonts ns0:ascii="Arial" ns0:eastAsia="Arial" ns0:hAnsi="Arial" ns0:cs="Arial"/>
                                <ns0:sz ns0:val="18"/>
                                <ns0:lang ns0:val="hu-HU" ns0:bidi="ar-SA"/>
                              </ns0:rPr>
                              <ns0:t>Szabadvezeték</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z ns0:val="18"/>
                                <ns0:lang ns0:val="hu-HU" ns0:bidi="ar-SA"/>
                              </ns0:rPr>
                              <ns0:t>☐</ns0:t>
                            </ns0:r>
                            <ns0:r>
                              <ns0:rPr>
                                <ns0:rFonts ns0:ascii="MS Gothic" ns0:eastAsia="Arial" ns0:hAnsi="MS Gothic" ns0:cs="Arial"/>
                                <ns0:spacing ns0:val="-42"/>
                                <ns0:sz ns0:val="18"/>
                                <ns0:lang ns0:val="hu-HU" ns0:bidi="ar-SA"/>
                              </ns0:rPr>
                              <ns0:t xml:space="preserve"> </ns0:t>
                            </ns0:r>
                            <ns0:r>
                              <ns0:rPr>
                                <ns0:rFonts ns0:ascii="Arial" ns0:eastAsia="Arial" ns0:hAnsi="Arial" ns0:cs="Arial"/>
                                <ns0:spacing ns0:val="-2"/>
                                <ns0:sz ns0:val="18"/>
                                <ns0:lang ns0:val="hu-HU" ns0:bidi="ar-SA"/>
                              </ns0:rPr>
                              <ns0:t>Földkábel</ns0:t>
                            </ns0:r>
                          </ns0:p>
                          <ns0:p ns0:rsidR="003715FA">
                            <ns0:pPr>
                              <ns0:numPr>
                                <ns0:ilvl ns0:val="0"/>
                                <ns0:numId ns0:val="27"/>
                              </ns0:numPr>
                              <ns0:tabs>
                                <ns0:tab ns0:val="left" ns0:pos="234"/>
                              </ns0:tabs>
                              <ns0:spacing ns0:before="2" ns0:line="208" ns0:lineRule="exact"/>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Egyéb:</ns0:t>
                            </ns0:r>
                          </ns0:p>
                        </ns0:tc>
                      </ns0:tr>
                      <ns0:tr>
                        <ns0:tblPrEx>
                          <ns0:tblW ns0:w="0" ns0:type="auto"/>
                          <ns0:tblInd ns0:w="5" ns0:type="dxa"/>
                          <ns0:tblLayout ns0:type="fixed"/>
                          <ns0:tblLook ns0:val="01E0"/>
                        </ns0:tblPrEx>
                        <ns0:trPr>
                          <ns0:trHeight ns0:val="472"/>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133"/>
                              <ns0:ind ns0:left="4"/>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Feszültségszint</ns0:t>
                            </ns0:r>
                          </ns0:p>
                        </ns0:tc>
                        <ns0:tc>
                          <ns0:tcPr>
                            <ns0:tcW ns0:w="2846" ns0:type="dxa"/>
                            <ns0:gridSpan ns0:val="4"/>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numPr>
                                <ns0:ilvl ns0:val="0"/>
                                <ns0:numId ns0:val="28"/>
                              </ns0:numPr>
                              <ns0:tabs>
                                <ns0:tab ns0:val="left" ns0:pos="184"/>
                              </ns0:tabs>
                              <ns0:spacing ns0:before="4"/>
                              <ns0:ind ns0:left="184" ns0:hanging="180"/>
                              <ns0:rPr>
                                <ns0:rFonts ns0:ascii="Arial" ns0:eastAsia="Arial" ns0:hAnsi="Arial" ns0:cs="Arial"/>
                                <ns0:sz ns0:val="18"/>
                                <ns0:lang ns0:val="hu-HU" ns0:bidi="ar-SA"/>
                              </ns0:rPr>
                            </ns0:pPr>
                            <ns0:r>
                              <ns0:rPr>
                                <ns0:rFonts ns0:ascii="Arial" ns0:eastAsia="Arial" ns0:hAnsi="Arial" ns0:cs="Arial"/>
                                <ns0:sz ns0:val="18"/>
                                <ns0:lang ns0:val="hu-HU" ns0:bidi="ar-SA"/>
                              </ns0:rPr>
                              <ns0:t>Kisfeszültség</ns0:t>
                            </ns0:r>
                            <ns0:r>
                              <ns0:rPr>
                                <ns0:rFonts ns0:ascii="Arial" ns0:eastAsia="Arial" ns0:hAnsi="Arial" ns0:cs="Arial"/>
                                <ns0:spacing ns0:val="-3"/>
                                <ns0:sz ns0:val="18"/>
                                <ns0:lang ns0:val="hu-HU" ns0:bidi="ar-SA"/>
                              </ns0:rPr>
                              <ns0:t xml:space="preserve"> </ns0:t>
                            </ns0:r>
                            <ns0:r>
                              <ns0:rPr>
                                <ns0:rFonts ns0:ascii="MS Gothic" ns0:eastAsia="Arial" ns0:hAnsi="MS Gothic" ns0:cs="Arial"/>
                                <ns0:spacing ns0:val="-2"/>
                                <ns0:sz ns0:val="18"/>
                                <ns0:lang ns0:val="hu-HU" ns0:bidi="ar-SA"/>
                              </ns0:rPr>
                              <ns0:t>☐</ns0:t>
                            </ns0:r>
                            <ns0:r>
                              <ns0:rPr>
                                <ns0:rFonts ns0:ascii="Arial" ns0:eastAsia="Arial" ns0:hAnsi="Arial" ns0:cs="Arial"/>
                                <ns0:spacing ns0:val="-2"/>
                                <ns0:sz ns0:val="18"/>
                                <ns0:lang ns0:val="hu-HU" ns0:bidi="ar-SA"/>
                              </ns0:rPr>
                              <ns0:t>Középfeszültség</ns0:t>
                            </ns0:r>
                          </ns0:p>
                          <ns0:p ns0:rsidR="003715FA">
                            <ns0:pPr>
                              <ns0:numPr>
                                <ns0:ilvl ns0:val="0"/>
                                <ns0:numId ns0:val="28"/>
                              </ns0:numPr>
                              <ns0:tabs>
                                <ns0:tab ns0:val="left" ns0:pos="184"/>
                              </ns0:tabs>
                              <ns0:spacing ns0:before="2" ns0:line="215" ns0:lineRule="exact"/>
                              <ns0:ind ns0:left="184" ns0:hanging="18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Nagyfeszültség</ns0:t>
                            </ns0:r>
                          </ns0:p>
                        </ns0:tc>
                      </ns0:tr>
                      <ns0:tr>
                        <ns0:tblPrEx>
                          <ns0:tblW ns0:w="0" ns0:type="auto"/>
                          <ns0:tblInd ns0:w="5" ns0:type="dxa"/>
                          <ns0:tblLayout ns0:type="fixed"/>
                          <ns0:tblLook ns0:val="01E0"/>
                        </ns0:tblPrEx>
                        <ns0:trPr>
                          <ns0:trHeight ns0:val="481"/>
                        </ns0:trPr>
                        <ns0:tc>
                          <ns0:tcPr>
                            <ns0:tcW ns0:w="1707"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spacing ns0:before="27"/>
                              <ns0:ind ns0:left="4" ns0:right="65"/>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Üzembiztonság típusa</ns0:t>
                            </ns0:r>
                          </ns0:p>
                        </ns0:tc>
                        <ns0:tc>
                          <ns0:tcPr>
                            <ns0:tcW ns0:w="2846" ns0:type="dxa"/>
                            <ns0:gridSpan ns0:val="4"/>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29"/>
                              </ns0:numPr>
                              <ns0:tabs>
                                <ns0:tab ns0:val="left" ns0:pos="234"/>
                              </ns0:tabs>
                              <ns0:spacing ns0:before="2"/>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Normál</ns0:t>
                            </ns0:r>
                          </ns0:p>
                          <ns0:p ns0:rsidR="003715FA">
                            <ns0:pPr>
                              <ns0:numPr>
                                <ns0:ilvl ns0:val="0"/>
                                <ns0:numId ns0:val="29"/>
                              </ns0:numPr>
                              <ns0:tabs>
                                <ns0:tab ns0:val="left" ns0:pos="234"/>
                              </ns0:tabs>
                              <ns0:spacing ns0:before="4" ns0:line="224" ns0:lineRule="exact"/>
                              <ns0:ind ns0:left="234" ns0:hanging="230"/>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Emelt</ns0:t>
                            </ns0:r>
                          </ns0:p>
                        </ns0:tc>
                      </ns0:tr>
                      <ns0:tr>
                        <ns0:tblPrEx>
                          <ns0:tblW ns0:w="0" ns0:type="auto"/>
                          <ns0:tblInd ns0:w="5" ns0:type="dxa"/>
                          <ns0:tblLayout ns0:type="fixed"/>
                          <ns0:tblLook ns0:val="01E0"/>
                        </ns0:tblPrEx>
                        <ns0:trPr>
                          <ns0:trHeight ns0:val="471"/>
                        </ns0:trPr>
                        <ns0:tc>
                          <ns0:tcPr>
                            <ns0:tcW ns0:w="1707"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4" ns0:right="162"/>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Igényelt teljesítmény</ns0:t>
                            </ns0:r>
                          </ns0:p>
                        </ns0:tc>
                        <ns0:tc>
                          <ns0:tcPr>
                            <ns0:tcW ns0:w="713"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8" ns0:right="56"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1.</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5" ns0:right="57"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2.</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31"/>
                              <ns0:ind ns0:left="97" ns0:right="55" ns0:hanging="29"/>
                              <ns0:rPr>
                                <ns0:rFonts ns0:ascii="Arial" ns0:eastAsia="Arial" ns0:hAnsi="Arial" ns0:cs="Arial"/>
                                <ns0:sz ns0:val="18"/>
                                <ns0:lang ns0:val="hu-HU" ns0:bidi="ar-SA"/>
                              </ns0:rPr>
                            </ns0:pPr>
                            <ns0:r>
                              <ns0:rPr>
                                <ns0:rFonts ns0:ascii="Arial" ns0:eastAsia="Arial" ns0:hAnsi="Arial" ns0:cs="Arial"/>
                                <ns0:sz ns0:val="18"/>
                                <ns0:lang ns0:val="hu-HU" ns0:bidi="ar-SA"/>
                              </ns0:rPr>
                              <ns0:t>3.</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fázis </ns0:t>
                            </ns0:r>
                            <ns0:r>
                              <ns0:rPr>
                                <ns0:rFonts ns0:ascii="Arial" ns0:eastAsia="Arial" ns0:hAnsi="Arial" ns0:cs="Arial"/>
                                <ns0:spacing ns0:val="-4"/>
                                <ns0:sz ns0:val="18"/>
                                <ns0:lang ns0:val="hu-HU" ns0:bidi="ar-SA"/>
                              </ns0:rPr>
                              <ns0:t>amper</ns0:t>
                            </ns0:r>
                          </ns0:p>
                        </ns0:tc>
                        <ns0:tc>
                          <ns0:tcPr>
                            <ns0:tcW ns0:w="711" ns0:type="dxa"/>
                            <ns0:tcBorders>
                              <ns0:top ns0:val="double" ns0:sz="8" ns0:space="0" ns0:color="000000"/>
                              <ns0:left ns0:val="single" ns0:sz="4" ns0:space="0" ns0:color="000000"/>
                              <ns0:bottom ns0:val="single" ns0:sz="4" ns0:space="0" ns0:color="000000"/>
                              <ns0:right ns0:val="single" ns0:sz="4" ns0:space="0" ns0:color="000000"/>
                            </ns0:tcBorders>
                          </ns0:tcPr>
                          <ns0:p ns0:rsidR="003715FA">
                            <ns0:pPr>
                              <ns0:spacing ns0:before="134"/>
                              <ns0:ind ns0:left="188"/>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kVA</ns0:t>
                            </ns0:r>
                          </ns0:p>
                        </ns0:tc>
                      </ns0:tr>
                      <ns0:tr>
                        <ns0:tblPrEx>
                          <ns0:tblW ns0:w="0" ns0:type="auto"/>
                          <ns0:tblInd ns0:w="5" ns0:type="dxa"/>
                          <ns0:tblLayout ns0:type="fixed"/>
                          <ns0:tblLook ns0:val="01E0"/>
                        </ns0:tblPrEx>
                        <ns0:trPr>
                          <ns0:trHeight ns0:val="470"/>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27"/>
                              <ns0:ind ns0:left="4" ns0:right="74"/>
                              <ns0:rPr>
                                <ns0:rFonts ns0:ascii="Arial" ns0:eastAsia="Arial" ns0:hAnsi="Arial" ns0:cs="Arial"/>
                                <ns0:sz ns0:val="18"/>
                                <ns0:lang ns0:val="hu-HU" ns0:bidi="ar-SA"/>
                              </ns0:rPr>
                            </ns0:pPr>
                            <ns0:r>
                              <ns0:rPr>
                                <ns0:rFonts ns0:ascii="Arial" ns0:eastAsia="Arial" ns0:hAnsi="Arial" ns0:cs="Arial"/>
                                <ns0:sz ns0:val="18"/>
                                <ns0:lang ns0:val="hu-HU" ns0:bidi="ar-SA"/>
                              </ns0:rPr>
                              <ns0:t>Minden</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napszakban </ns0:t>
                            </ns0:r>
                            <ns0:r>
                              <ns0:rPr>
                                <ns0:rFonts ns0:ascii="Arial" ns0:eastAsia="Arial" ns0:hAnsi="Arial" ns0:cs="Arial"/>
                                <ns0:spacing ns0:val="-2"/>
                                <ns0:sz ns0:val="18"/>
                                <ns0:lang ns0:val="hu-HU" ns0:bidi="ar-SA"/>
                              </ns0:rPr>
                              <ns0:t>fázisonként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sidRPr="008E245B" ns0:rsidR="008E245B">
                              <ns0:rPr>
                                <ns0:rFonts ns0:ascii="Times New Roman" ns0:eastAsia="Arial" ns0:hAnsi="Arial" ns0:cs="Arial"/>
                                <ns0:sz ns0:val="6"/>
                                <ns0:szCs ns0:val="6"/>
                                <ns0:lang ns0:val="hu-HU" ns0:bidi="ar-SA"/>
                              </ns0:rPr>
                              <ns0:t>Project</ns0:t>
                            </ns0:r>
                            <ns0:r ns0:rsidRPr="008E245B" ns0:rsidR="008E245B">
                              <ns0:rPr>
                                <ns0:rFonts ns0:ascii="Times New Roman" ns0:eastAsia="Arial" ns0:hAnsi="Arial" ns0:cs="Arial"/>
                                <ns0:sz ns0:val="6"/>
                                <ns0:szCs ns0:val="6"/>
                                <ns0:lang ns0:val="hu-HU" ns0:bidi="ar-SA"/>
                              </ns0:rPr>
                              <ns0:t>.Iml1</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008E245B">
                              <ns0:rPr>
                                <ns0:rFonts ns0:ascii="Times New Roman" ns0:eastAsia="Arial" ns0:hAnsi="Arial" ns0:cs="Arial"/>
                                <ns0:sz ns0:val="6"/>
                                <ns0:szCs ns0:val="6"/>
                                <ns0:lang ns0:val="hu-HU" ns0:bidi="ar-SA"/>
                              </ns0:rPr>
                              <ns0:t xml:space="preserve"> </ns0:t>
                            </ns0:r>
                            <ns0:r ns0:rsidR="008E245B">
                              <ns0:rPr>
                                <ns0:rFonts ns0:ascii="Times New Roman" ns0:eastAsia="Arial" ns0:hAnsi="Arial" ns0:cs="Arial"/>
                                <ns0:sz ns0:val="6"/>
                                <ns0:szCs ns0:val="6"/>
                                <ns0:lang ns0:val="hu-HU" ns0:bidi="ar-SA"/>
                              </ns0:rPr>
                              <ns0:t>d</ns0:t>
                            </ns0:r>
                            <ns0:r ns0:rsidR="008E245B">
                              <ns0:rPr>
                                <ns0:rFonts ns0:ascii="Times New Roman" ns0:eastAsia="Arial" ns0:hAnsi="Arial" ns0:cs="Arial"/>
                                <ns0:sz ns0:val="6"/>
                                <ns0:szCs ns0:val="6"/>
                                <ns0:lang ns0:val="hu-HU" ns0:bidi="ar-SA"/>
                              </ns0:rPr>
                              <ns0:t>.</ns0:t>
                            </ns0:r>
                            <ns0:r ns0:rsidR="008E245B">
                              <ns0:rPr>
                                <ns0:rFonts ns0:ascii="Times New Roman" ns0:eastAsia="Arial" ns0:hAnsi="Arial" ns0:cs="Arial"/>
                                <ns0:sz ns0:val="6"/>
                                <ns0:szCs ns0:val="6"/>
                                <ns0:lang ns0:val="hu-HU" ns0:bidi="ar-SA"/>
                              </ns0:rPr>
                              <ns0:t>Project.Iml2</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008E245B">
                              <ns0:rPr>
                                <ns0:rFonts ns0:ascii="Times New Roman" ns0:eastAsia="Arial" ns0:hAnsi="Arial" ns0:cs="Arial"/>
                                <ns0:sz ns0:val="6"/>
                                <ns0:szCs ns0:val="6"/>
                                <ns0:lang ns0:val="hu-HU" ns0:bidi="ar-SA"/>
                              </ns0:rPr>
                              <ns0:t xml:space="preserve"> </ns0:t>
                            </ns0:r>
                            <ns0:r ns0:rsidR="008E245B">
                              <ns0:rPr>
                                <ns0:rFonts ns0:ascii="Times New Roman" ns0:eastAsia="Arial" ns0:hAnsi="Arial" ns0:cs="Arial"/>
                                <ns0:sz ns0:val="6"/>
                                <ns0:szCs ns0:val="6"/>
                                <ns0:lang ns0:val="hu-HU" ns0:bidi="ar-SA"/>
                              </ns0:rPr>
                              <ns0:t>d</ns0:t>
                            </ns0:r>
                            <ns0:r ns0:rsidR="008E245B">
                              <ns0:rPr>
                                <ns0:rFonts ns0:ascii="Times New Roman" ns0:eastAsia="Arial" ns0:hAnsi="Arial" ns0:cs="Arial"/>
                                <ns0:sz ns0:val="6"/>
                                <ns0:szCs ns0:val="6"/>
                                <ns0:lang ns0:val="hu-HU" ns0:bidi="ar-SA"/>
                              </ns0:rPr>
                              <ns0:t>.</ns0:t>
                            </ns0:r>
                            <ns0:r ns0:rsidR="008E245B">
                              <ns0:rPr>
                                <ns0:rFonts ns0:ascii="Times New Roman" ns0:eastAsia="Arial" ns0:hAnsi="Arial" ns0:cs="Arial"/>
                                <ns0:sz ns0:val="6"/>
                                <ns0:szCs ns0:val="6"/>
                                <ns0:lang ns0:val="hu-HU" ns0:bidi="ar-SA"/>
                              </ns0:rPr>
                              <ns0:t>Project.Iml3</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2"/>
                        </ns0:trPr>
                        <ns0:tc>
                          <ns0:tcPr>
                            <ns0:tcW ns0:w="1707"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spacing ns0:before="30"/>
                              <ns0:ind ns0:left="4" ns0:right="65"/>
                              <ns0:rPr>
                                <ns0:rFonts ns0:ascii="Arial" ns0:eastAsia="Arial" ns0:hAnsi="Arial" ns0:cs="Arial"/>
                                <ns0:sz ns0:val="18"/>
                                <ns0:lang ns0:val="hu-HU" ns0:bidi="ar-SA"/>
                              </ns0:rPr>
                            </ns0:pPr>
                            <ns0:r>
                              <ns0:rPr>
                                <ns0:rFonts ns0:ascii="Arial" ns0:eastAsia="Arial" ns0:hAnsi="Arial" ns0:cs="Arial"/>
                                <ns0:sz ns0:val="18"/>
                                <ns0:lang ns0:val="hu-HU" ns0:bidi="ar-SA"/>
                              </ns0:rPr>
                              <ns0:t>Vezérelt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időszakban </ns0:t>
                            </ns0:r>
                            <ns0:r>
                              <ns0:rPr>
                                <ns0:rFonts ns0:ascii="Arial" ns0:eastAsia="Arial" ns0:hAnsi="Arial" ns0:cs="Arial"/>
                                <ns0:spacing ns0:val="-2"/>
                                <ns0:sz ns0:val="18"/>
                                <ns0:lang ns0:val="hu-HU" ns0:bidi="ar-SA"/>
                              </ns0:rPr>
                              <ns0:t>fázisonként</ns0:t>
                            </ns0:r>
                          </ns0:p>
                        </ns0:tc>
                        <ns0:tc>
                          <ns0:tcPr>
                            <ns0:tcW ns0:w="713"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sidRPr="008E245B" ns0:rsidR="008E245B">
                              <ns0:rPr>
                                <ns0:rFonts ns0:ascii="Times New Roman" ns0:eastAsia="Arial" ns0:hAnsi="Arial" ns0:cs="Arial"/>
                                <ns0:sz ns0:val="6"/>
                                <ns0:szCs ns0:val="6"/>
                                <ns0:lang ns0:val="hu-HU" ns0:bidi="ar-SA"/>
                              </ns0:rPr>
                              <ns0:t>Project</ns0:t>
                            </ns0:r>
                            <ns0:r ns0:rsidRPr="008E245B" ns0:rsidR="008E245B">
                              <ns0:rPr>
                                <ns0:rFonts ns0:ascii="Times New Roman" ns0:eastAsia="Arial" ns0:hAnsi="Arial" ns0:cs="Arial"/>
                                <ns0:sz ns0:val="6"/>
                                <ns0:szCs ns0:val="6"/>
                                <ns0:lang ns0:val="hu-HU" ns0:bidi="ar-SA"/>
                              </ns0:rPr>
                              <ns0:t>.Ivl1</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008E245B">
                              <ns0:rPr>
                                <ns0:rFonts ns0:ascii="Times New Roman" ns0:eastAsia="Arial" ns0:hAnsi="Arial" ns0:cs="Arial"/>
                                <ns0:sz ns0:val="6"/>
                                <ns0:szCs ns0:val="6"/>
                                <ns0:lang ns0:val="hu-HU" ns0:bidi="ar-SA"/>
                              </ns0:rPr>
                              <ns0:t xml:space="preserve"> </ns0:t>
                            </ns0:r>
                            <ns0:r ns0:rsidR="008E245B">
                              <ns0:rPr>
                                <ns0:rFonts ns0:ascii="Times New Roman" ns0:eastAsia="Arial" ns0:hAnsi="Arial" ns0:cs="Arial"/>
                                <ns0:sz ns0:val="6"/>
                                <ns0:szCs ns0:val="6"/>
                                <ns0:lang ns0:val="hu-HU" ns0:bidi="ar-SA"/>
                              </ns0:rPr>
                              <ns0:t>d</ns0:t>
                            </ns0:r>
                            <ns0:r ns0:rsidR="008E245B">
                              <ns0:rPr>
                                <ns0:rFonts ns0:ascii="Times New Roman" ns0:eastAsia="Arial" ns0:hAnsi="Arial" ns0:cs="Arial"/>
                                <ns0:sz ns0:val="6"/>
                                <ns0:szCs ns0:val="6"/>
                                <ns0:lang ns0:val="hu-HU" ns0:bidi="ar-SA"/>
                              </ns0:rPr>
                              <ns0:t>.</ns0:t>
                            </ns0:r>
                            <ns0:r ns0:rsidR="008E245B">
                              <ns0:rPr>
                                <ns0:rFonts ns0:ascii="Times New Roman" ns0:eastAsia="Arial" ns0:hAnsi="Arial" ns0:cs="Arial"/>
                                <ns0:sz ns0:val="6"/>
                                <ns0:szCs ns0:val="6"/>
                                <ns0:lang ns0:val="hu-HU" ns0:bidi="ar-SA"/>
                              </ns0:rPr>
                              <ns0:t>Project.Ivl2</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008E245B">
                              <ns0:rPr>
                                <ns0:rFonts ns0:ascii="Times New Roman" ns0:eastAsia="Arial" ns0:hAnsi="Arial" ns0:cs="Arial"/>
                                <ns0:sz ns0:val="6"/>
                                <ns0:szCs ns0:val="6"/>
                                <ns0:lang ns0:val="hu-HU" ns0:bidi="ar-SA"/>
                              </ns0:rPr>
                              <ns0:t xml:space="preserve"> </ns0:t>
                            </ns0:r>
                            <ns0:r ns0:rsidR="008E245B">
                              <ns0:rPr>
                                <ns0:rFonts ns0:ascii="Times New Roman" ns0:eastAsia="Arial" ns0:hAnsi="Arial" ns0:cs="Arial"/>
                                <ns0:sz ns0:val="6"/>
                                <ns0:szCs ns0:val="6"/>
                                <ns0:lang ns0:val="hu-HU" ns0:bidi="ar-SA"/>
                              </ns0:rPr>
                              <ns0:t>d</ns0:t>
                            </ns0:r>
                            <ns0:r ns0:rsidR="008E245B">
                              <ns0:rPr>
                                <ns0:rFonts ns0:ascii="Times New Roman" ns0:eastAsia="Arial" ns0:hAnsi="Arial" ns0:cs="Arial"/>
                                <ns0:sz ns0:val="6"/>
                                <ns0:szCs ns0:val="6"/>
                                <ns0:lang ns0:val="hu-HU" ns0:bidi="ar-SA"/>
                              </ns0:rPr>
                              <ns0:t>.</ns0:t>
                            </ns0:r>
                            <ns0:r ns0:rsidR="008E245B">
                              <ns0:rPr>
                                <ns0:rFonts ns0:ascii="Times New Roman" ns0:eastAsia="Arial" ns0:hAnsi="Arial" ns0:cs="Arial"/>
                                <ns0:sz ns0:val="6"/>
                                <ns0:szCs ns0:val="6"/>
                                <ns0:lang ns0:val="hu-HU" ns0:bidi="ar-SA"/>
                              </ns0:rPr>
                              <ns0:t>Project.Ivl3</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single" ns0:sz="4"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81"/>
                        </ns0:trPr>
                        <ns0:tc>
                          <ns0:tcPr>
                            <ns0:tcW ns0:w="1707"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numPr>
                                <ns0:ilvl ns0:val="0"/>
                                <ns0:numId ns0:val="30"/>
                              </ns0:numPr>
                              <ns0:tabs>
                                <ns0:tab ns0:val="left" ns0:pos="210"/>
                              </ns0:tabs>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H</ns0:t>
                            </ns0:r>
                            <ns0:r>
                              <ns0:rPr>
                                <ns0:rFonts ns0:ascii="Arial" ns0:eastAsia="Arial" ns0:hAnsi="Arial" ns0:cs="Arial"/>
                                <ns0:spacing ns0:val="-2"/>
                                <ns0:sz ns0:val="18"/>
                                <ns0:lang ns0:val="hu-HU" ns0:bidi="ar-SA"/>
                              </ns0:rPr>
                              <ns0:t xml:space="preserve"> tarifa*</ns0:t>
                            </ns0:r>
                          </ns0:p>
                          <ns0:p ns0:rsidR="003715FA">
                            <ns0:pPr>
                              <ns0:numPr>
                                <ns0:ilvl ns0:val="0"/>
                                <ns0:numId ns0:val="30"/>
                              </ns0:numPr>
                              <ns0:tabs>
                                <ns0:tab ns0:val="left" ns0:pos="210"/>
                              </ns0:tabs>
                              <ns0:spacing ns0:before="1" ns0:line="221" ns0:lineRule="exact"/>
                              <ns0:ind ns0:left="210" ns0:hanging="206"/>
                              <ns0:rPr>
                                <ns0:rFonts ns0:ascii="Arial" ns0:eastAsia="Arial" ns0:hAnsi="Arial" ns0:cs="Arial"/>
                                <ns0:sz ns0:val="18"/>
                                <ns0:lang ns0:val="hu-HU" ns0:bidi="ar-SA"/>
                              </ns0:rPr>
                            </ns0:pPr>
                            <ns0:r>
                              <ns0:rPr>
                                <ns0:rFonts ns0:ascii="Arial" ns0:eastAsia="Arial" ns0:hAnsi="Arial" ns0:cs="Arial"/>
                                <ns0:sz ns0:val="18"/>
                                <ns0:lang ns0:val="hu-HU" ns0:bidi="ar-SA"/>
                              </ns0:rPr>
                              <ns0:t>A2</ns0:t>
                            </ns0:r>
                            <ns0:r>
                              <ns0:rPr>
                                <ns0:rFonts ns0:ascii="Arial" ns0:eastAsia="Arial" ns0:hAnsi="Arial" ns0:cs="Arial"/>
                                <ns0:spacing ns0:val="-3"/>
                                <ns0:sz ns0:val="18"/>
                                <ns0:lang ns0:val="hu-HU" ns0:bidi="ar-SA"/>
                              </ns0:rPr>
                              <ns0:t xml:space="preserve"> </ns0:t>
                            </ns0:r>
                            <ns0:r>
                              <ns0:rPr>
                                <ns0:rFonts ns0:ascii="Arial" ns0:eastAsia="Arial" ns0:hAnsi="Arial" ns0:cs="Arial"/>
                                <ns0:spacing ns0:val="-2"/>
                                <ns0:sz ns0:val="18"/>
                                <ns0:lang ns0:val="hu-HU" ns0:bidi="ar-SA"/>
                              </ns0:rPr>
                              <ns0:t>tarifa*</ns0:t>
                            </ns0:r>
                          </ns0:p>
                        </ns0:tc>
                        <ns0:tc>
                          <ns0:tcPr>
                            <ns0:tcW ns0:w="713"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Pr>
                                <ns0:rFonts ns0:ascii="Times New Roman" ns0:eastAsia="Arial" ns0:hAnsi="Arial" ns0:cs="Arial"/>
                                <ns0:sz ns0:val="6"/>
                                <ns0:szCs ns0:val="6"/>
                                <ns0:lang ns0:val="hu-HU" ns0:bidi="ar-SA"/>
                              </ns0:rPr>
                              <ns0:t>d</ns0:t>
                            </ns0:r>
                            <ns0:r>
                              <ns0:rPr>
                                <ns0:rFonts ns0:ascii="Times New Roman" ns0:eastAsia="Arial" ns0:hAnsi="Arial" ns0:cs="Arial"/>
                                <ns0:sz ns0:val="6"/>
                                <ns0:szCs ns0:val="6"/>
                                <ns0:lang ns0:val="hu-HU" ns0:bidi="ar-SA"/>
                              </ns0:rPr>
                              <ns0:t>.</ns0:t>
                            </ns0:r>
                            <ns0:r ns0:rsidRPr="008E245B" ns0:rsidR="008E245B">
                              <ns0:rPr>
                                <ns0:rFonts ns0:ascii="Times New Roman" ns0:eastAsia="Arial" ns0:hAnsi="Arial" ns0:cs="Arial"/>
                                <ns0:sz ns0:val="6"/>
                                <ns0:szCs ns0:val="6"/>
                                <ns0:lang ns0:val="hu-HU" ns0:bidi="ar-SA"/>
                              </ns0:rPr>
                              <ns0:t>Project</ns0:t>
                            </ns0:r>
                            <ns0:r ns0:rsidRPr="008E245B" ns0:rsidR="008E245B">
                              <ns0:rPr>
                                <ns0:rFonts ns0:ascii="Times New Roman" ns0:eastAsia="Arial" ns0:hAnsi="Arial" ns0:cs="Arial"/>
                                <ns0:sz ns0:val="6"/>
                                <ns0:szCs ns0:val="6"/>
                                <ns0:lang ns0:val="hu-HU" ns0:bidi="ar-SA"/>
                              </ns0:rPr>
                              <ns0:t>.Ihl1</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008E245B">
                              <ns0:rPr>
                                <ns0:rFonts ns0:ascii="Times New Roman" ns0:eastAsia="Arial" ns0:hAnsi="Arial" ns0:cs="Arial"/>
                                <ns0:sz ns0:val="6"/>
                                <ns0:szCs ns0:val="6"/>
                                <ns0:lang ns0:val="hu-HU" ns0:bidi="ar-SA"/>
                              </ns0:rPr>
                              <ns0:t xml:space="preserve"> </ns0:t>
                            </ns0:r>
                            <ns0:r ns0:rsidR="008E245B">
                              <ns0:rPr>
                                <ns0:rFonts ns0:ascii="Times New Roman" ns0:eastAsia="Arial" ns0:hAnsi="Arial" ns0:cs="Arial"/>
                                <ns0:sz ns0:val="6"/>
                                <ns0:szCs ns0:val="6"/>
                                <ns0:lang ns0:val="hu-HU" ns0:bidi="ar-SA"/>
                              </ns0:rPr>
                              <ns0:t>d</ns0:t>
                            </ns0:r>
                            <ns0:r ns0:rsidR="008E245B">
                              <ns0:rPr>
                                <ns0:rFonts ns0:ascii="Times New Roman" ns0:eastAsia="Arial" ns0:hAnsi="Arial" ns0:cs="Arial"/>
                                <ns0:sz ns0:val="6"/>
                                <ns0:szCs ns0:val="6"/>
                                <ns0:lang ns0:val="hu-HU" ns0:bidi="ar-SA"/>
                              </ns0:rPr>
                              <ns0:t>.</ns0:t>
                            </ns0:r>
                            <ns0:r ns0:rsidR="008E245B">
                              <ns0:rPr>
                                <ns0:rFonts ns0:ascii="Times New Roman" ns0:eastAsia="Arial" ns0:hAnsi="Arial" ns0:cs="Arial"/>
                                <ns0:sz ns0:val="6"/>
                                <ns0:szCs ns0:val="6"/>
                                <ns0:lang ns0:val="hu-HU" ns0:bidi="ar-SA"/>
                              </ns0:rPr>
                              <ns0:t>Project.Ihl2</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rsidP="009A2079">
                            <ns0:pPr>
                              <ns0:jc ns0:val="center"/>
                              <ns0:rPr>
                                <ns0:rFonts ns0:ascii="Times New Roman" ns0:eastAsia="Arial" ns0:hAnsi="Arial" ns0:cs="Arial"/>
                                <ns0:sz ns0:val="18"/>
                                <ns0:lang ns0:val="hu-HU" ns0:bidi="ar-SA"/>
                              </ns0:rPr>
                            </ns0:pPr>
                            <ns0:r ns0:rsidRPr="009A2079">
                              <ns0:rPr>
                                <ns0:rFonts ns0:ascii="Times New Roman" ns0:eastAsia="Arial" ns0:hAnsi="Arial" ns0:cs="Arial"/>
                                <ns0:sz ns0:val="20"/>
                                <ns0:szCs ns0:val="20"/>
                                <ns0:lang ns0:val="hu-HU" ns0:bidi="ar-SA"/>
                              </ns0:rPr>
                              <ns0:t>{</ns0:t>
                            </ns0:r>
                            <ns0:r ns0:rsidR="008E245B">
                              <ns0:rPr>
                                <ns0:rFonts ns0:ascii="Times New Roman" ns0:eastAsia="Arial" ns0:hAnsi="Arial" ns0:cs="Arial"/>
                                <ns0:sz ns0:val="6"/>
                                <ns0:szCs ns0:val="6"/>
                                <ns0:lang ns0:val="hu-HU" ns0:bidi="ar-SA"/>
                              </ns0:rPr>
                              <ns0:t xml:space="preserve"> </ns0:t>
                            </ns0:r>
                            <ns0:r ns0:rsidR="008E245B">
                              <ns0:rPr>
                                <ns0:rFonts ns0:ascii="Times New Roman" ns0:eastAsia="Arial" ns0:hAnsi="Arial" ns0:cs="Arial"/>
                                <ns0:sz ns0:val="6"/>
                                <ns0:szCs ns0:val="6"/>
                                <ns0:lang ns0:val="hu-HU" ns0:bidi="ar-SA"/>
                              </ns0:rPr>
                              <ns0:t>d.</ns0:t>
                            </ns0:r>
                            <ns0:r ns0:rsidR="008E245B">
                              <ns0:rPr>
                                <ns0:rFonts ns0:ascii="Times New Roman" ns0:eastAsia="Arial" ns0:hAnsi="Arial" ns0:cs="Arial"/>
                                <ns0:sz ns0:val="6"/>
                                <ns0:szCs ns0:val="6"/>
                                <ns0:lang ns0:val="hu-HU" ns0:bidi="ar-SA"/>
                              </ns0:rPr>
                              <ns0:t>Project.Ihl3</ns0:t>
                            </ns0:r>
                            <ns0:r ns0:rsidRPr="009A2079">
                              <ns0:rPr>
                                <ns0:rFonts ns0:ascii="Times New Roman" ns0:eastAsia="Arial" ns0:hAnsi="Arial" ns0:cs="Arial"/>
                                <ns0:sz ns0:val="20"/>
                                <ns0:szCs ns0:val="20"/>
                                <ns0:lang ns0:val="hu-HU" ns0:bidi="ar-SA"/>
                              </ns0:rPr>
                              <ns0:t>}</ns0:t>
                            </ns0:r>
                          </ns0:p>
                        </ns0:tc>
                        <ns0:tc>
                          <ns0:tcPr>
                            <ns0:tcW ns0:w="711" ns0:type="dxa"/>
                            <ns0:tcBorders>
                              <ns0:top ns0:val="single" ns0:sz="4" ns0:space="0" ns0:color="000000"/>
                              <ns0:left ns0:val="single" ns0:sz="4" ns0:space="0" ns0:color="000000"/>
                              <ns0:bottom ns0:val="double" ns0:sz="8" ns0:space="0" ns0:color="000000"/>
                              <ns0:right ns0:val="single" ns0:sz="4" ns0:space="0" ns0:color="000000"/>
                            </ns0:tcBorders>
                          </ns0:tcPr>
                          <ns0:p ns0:rsidR="003715FA">
                            <ns0:pPr>
                              <ns0:rPr>
                                <ns0:rFonts ns0:ascii="Times New Roman" ns0:eastAsia="Arial" ns0:hAnsi="Arial" ns0:cs="Arial"/>
                                <ns0:sz ns0:val="18"/>
                                <ns0:lang ns0:val="hu-HU" ns0:bidi="ar-SA"/>
                              </ns0:rPr>
                            </ns0:pPr>
                          </ns0:p>
                        </ns0:tc>
                      </ns0:tr>
                      <ns0:tr>
                        <ns0:tblPrEx>
                          <ns0:tblW ns0:w="0" ns0:type="auto"/>
                          <ns0:tblInd ns0:w="5" ns0:type="dxa"/>
                          <ns0:tblLayout ns0:type="fixed"/>
                          <ns0:tblLook ns0:val="01E0"/>
                        </ns0:tblPrEx>
                        <ns0:trPr>
                          <ns0:trHeight ns0:val="471"/>
                        </ns0:trPr>
                        <ns0:tc>
                          <ns0:tcPr>
                            <ns0:tcW ns0:w="1707" ns0:type="dxa"/>
                            <ns0:tcBorders>
                              <ns0:top ns0:val="double" ns0:sz="8" ns0:space="0" ns0:color="000000"/>
                              <ns0:left ns0:val="single" ns0:sz="4" ns0:space="0" ns0:color="000000"/>
                              <ns0:right ns0:val="single" ns0:sz="4" ns0:space="0" ns0:color="000000"/>
                            </ns0:tcBorders>
                          </ns0:tcPr>
                          <ns0:p ns0:rsidR="003715FA">
                            <ns0:pPr>
                              <ns0:spacing ns0:before="31"/>
                              <ns0:ind ns0:left="4" ns0:right="45"/>
                              <ns0:rPr>
                                <ns0:rFonts ns0:ascii="Arial" ns0:eastAsia="Arial" ns0:hAnsi="Arial" ns0:cs="Arial"/>
                                <ns0:sz ns0:val="18"/>
                                <ns0:lang ns0:val="hu-HU" ns0:bidi="ar-SA"/>
                              </ns0:rPr>
                            </ns0:pPr>
                            <ns0:r>
                              <ns0:rPr>
                                <ns0:rFonts ns0:ascii="Arial" ns0:eastAsia="Arial" ns0:hAnsi="Arial" ns0:cs="Arial"/>
                                <ns0:sz ns0:val="18"/>
                                <ns0:lang ns0:val="hu-HU" ns0:bidi="ar-SA"/>
                              </ns0:rPr>
                              <ns0:t>Igényelt</ns0:t>
                            </ns0:r>
                            <ns0:r>
                              <ns0:rPr>
                                <ns0:rFonts ns0:ascii="Arial" ns0:eastAsia="Arial" ns0:hAnsi="Arial" ns0:cs="Arial"/>
                                <ns0:spacing ns0:val="-13"/>
                                <ns0:sz ns0:val="18"/>
                                <ns0:lang ns0:val="hu-HU" ns0:bidi="ar-SA"/>
                              </ns0:rPr>
                              <ns0:t xml:space="preserve"> </ns0:t>
                            </ns0:r>
                            <ns0:r>
                              <ns0:rPr>
                                <ns0:rFonts ns0:ascii="Arial" ns0:eastAsia="Arial" ns0:hAnsi="Arial" ns0:cs="Arial"/>
                                <ns0:sz ns0:val="18"/>
                                <ns0:lang ns0:val="hu-HU" ns0:bidi="ar-SA"/>
                              </ns0:rPr>
                              <ns0:t xml:space="preserve">teljesítmény </ns0:t>
                            </ns0:r>
                            <ns0:r>
                              <ns0:rPr>
                                <ns0:rFonts ns0:ascii="Arial" ns0:eastAsia="Arial" ns0:hAnsi="Arial" ns0:cs="Arial"/>
                                <ns0:spacing ns0:val="-2"/>
                                <ns0:sz ns0:val="18"/>
                                <ns0:lang ns0:val="hu-HU" ns0:bidi="ar-SA"/>
                              </ns0:rPr>
                              <ns0:t>összesen</ns0:t>
                            </ns0:r>
                          </ns0:p>
                        </ns0:tc>
                        <ns0:tc>
                          <ns0:tcPr>
                            <ns0:tcW ns0:w="1424"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right="154"/>
                              <ns0:jc ns0:val="right"/>
                              <ns0:rPr>
                                <ns0:rFonts ns0:ascii="Arial" ns0:eastAsia="Arial" ns0:hAnsi="Arial" ns0:cs="Arial"/>
                                <ns0:sz ns0:val="18"/>
                                <ns0:lang ns0:val="hu-HU" ns0:bidi="ar-SA"/>
                              </ns0:rPr>
                            </ns0:pPr>
                            <ns0:r>
                              <ns0:rPr>
                                <ns0:rFonts ns0:ascii="Arial" ns0:eastAsia="Arial" ns0:hAnsi="Arial" ns0:cs="Arial"/>
                                <ns0:spacing ns0:val="-10"/>
                                <ns0:sz ns0:val="18"/>
                                <ns0:lang ns0:val="hu-HU" ns0:bidi="ar-SA"/>
                              </ns0:rPr>
                              <ns0:t>48 A</ns0:t>
                            </ns0:r>
                          </ns0:p>
                        </ns0:tc>
                        <ns0:tc>
                          <ns0:tcPr>
                            <ns0:tcW ns0:w="1422" ns0:type="dxa"/>
                            <ns0:gridSpan ns0:val="2"/>
                            <ns0:tcBorders>
                              <ns0:top ns0:val="double" ns0:sz="8" ns0:space="0" ns0:color="000000"/>
                              <ns0:left ns0:val="single" ns0:sz="4" ns0:space="0" ns0:color="000000"/>
                              <ns0:right ns0:val="single" ns0:sz="4" ns0:space="0" ns0:color="000000"/>
                            </ns0:tcBorders>
                          </ns0:tcPr>
                          <ns0:p ns0:rsidR="003715FA">
                            <ns0:pPr>
                              <ns0:spacing ns0:before="134"/>
                              <ns0:ind ns0:left="925"/>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11 040 kVA</ns0:t>
                            </ns0:r>
                          </ns0:p>
                        </ns0:tc>
                      </ns0:tr>
                    </ns0:tbl>
                    <ns0:p ns0:rsidR="003715FA">
                      <ns0:pPr>
                        <ns0:widowControl ns0:val="0"/>
                        <ns0:autoSpaceDE ns0:val="0"/>
                        <ns0:autoSpaceDN ns0:val="0"/>
                        <ns0:rPr>
                          <ns0:rFonts ns0:ascii="Arial" ns0:eastAsia="Arial" ns0:hAnsi="Arial" ns0:cs="Arial"/>
                          <ns0:sz ns0:val="22"/>
                          <ns0:szCs ns0:val="22"/>
                          <ns0:lang ns0:val="hu-HU" ns0:eastAsia="en-US" ns0:bidi="ar-SA"/>
                        </ns0:rPr>
                      </ns0:pPr>
                    </ns0:p>
                  </ns0:txbxContent>
                </ns10:textbox>
                <ns12:wrap type="topAndBottom"/>
              </ns10:shape>
            </ns0:pict>
          </ns1:Fallback>
        </ns1:AlternateContent>
      </ns0:r>
      <ns0:r>
        <ns0:rPr>
          <ns0:rFonts ns0:ascii="Arial" ns0:eastAsia="Arial" ns0:hAnsi="Arial" ns0:cs="Arial"/>
          <ns0:b/>
          <ns0:sz ns0:val="18"/>
          <ns0:szCs ns0:val="22"/>
          <ns0:lang ns0:val="hu-HU" ns0:eastAsia="en-US" ns0:bidi="ar-SA"/>
        </ns0:rPr>
        <ns0:t>Meglévő</ns0:t>
      </ns0:r>
      <ns0:r>
        <ns0:rPr>
          <ns0:rFonts ns0:ascii="Arial" ns0:eastAsia="Arial" ns0:hAnsi="Arial" ns0:cs="Arial"/>
          <ns0:b/>
          <ns0:spacing ns0:val="-4"/>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csatlakozás</ns0:t>
      </ns0:r>
      <ns0:r>
        <ns0:rPr>
          <ns0:rFonts ns0:ascii="Arial" ns0:eastAsia="Arial" ns0:hAnsi="Arial" ns0:cs="Arial"/>
          <ns0:b/>
          <ns0:spacing ns0:val="-4"/>
          <ns0:sz ns0:val="18"/>
          <ns0:szCs ns0:val="22"/>
          <ns0:lang ns0:val="hu-HU" ns0:eastAsia="en-US" ns0:bidi="ar-SA"/>
        </ns0:rPr>
        <ns0:t xml:space="preserve"> </ns0:t>
      </ns0:r>
      <ns0:r>
        <ns0:rPr>
          <ns0:rFonts ns0:ascii="Arial" ns0:eastAsia="Arial" ns0:hAnsi="Arial" ns0:cs="Arial"/>
          <ns0:b/>
          <ns0:spacing ns0:val="-2"/>
          <ns0:sz ns0:val="18"/>
          <ns0:szCs ns0:val="22"/>
          <ns0:lang ns0:val="hu-HU" ns0:eastAsia="en-US" ns0:bidi="ar-SA"/>
        </ns0:rPr>
        <ns0:t>adatai</ns0:t>
      </ns0:r>
      <ns0:r>
        <ns0:rPr>
          <ns0:rFonts ns0:ascii="Arial" ns0:eastAsia="Arial" ns0:hAnsi="Arial" ns0:cs="Arial"/>
          <ns0:b/>
          <ns0:sz ns0:val="18"/>
          <ns0:szCs ns0:val="22"/>
          <ns0:lang ns0:val="hu-HU" ns0:eastAsia="en-US" ns0:bidi="ar-SA"/>
        </ns0:rPr>
        <ns0:tab/>
        <ns0:t>Igényelt</ns0:t>
      </ns0:r>
      <ns0:r>
        <ns0:rPr>
          <ns0:rFonts ns0:ascii="Arial" ns0:eastAsia="Arial" ns0:hAnsi="Arial" ns0:cs="Arial"/>
          <ns0:b/>
          <ns0:spacing ns0:val="-7"/>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csatlakozás</ns0:t>
      </ns0:r>
      <ns0:r>
        <ns0:rPr>
          <ns0:rFonts ns0:ascii="Arial" ns0:eastAsia="Arial" ns0:hAnsi="Arial" ns0:cs="Arial"/>
          <ns0:b/>
          <ns0:spacing ns0:val="-5"/>
          <ns0:sz ns0:val="18"/>
          <ns0:szCs ns0:val="22"/>
          <ns0:lang ns0:val="hu-HU" ns0:eastAsia="en-US" ns0:bidi="ar-SA"/>
        </ns0:rPr>
        <ns0:t xml:space="preserve"> </ns0:t>
      </ns0:r>
      <ns0:r>
        <ns0:rPr>
          <ns0:rFonts ns0:ascii="Arial" ns0:eastAsia="Arial" ns0:hAnsi="Arial" ns0:cs="Arial"/>
          <ns0:b/>
          <ns0:spacing ns0:val="-2"/>
          <ns0:sz ns0:val="18"/>
          <ns0:szCs ns0:val="22"/>
          <ns0:lang ns0:val="hu-HU" ns0:eastAsia="en-US" ns0:bidi="ar-SA"/>
        </ns0:rPr>
        <ns0:t>adatai</ns0:t>
      </ns0:r>
    </ns0:p>
    <ns0:p ns0:rsidR="003715FA">
      <ns0:pPr>
        <ns0:widowControl ns0:val="0"/>
        <ns0:autoSpaceDE ns0:val="0"/>
        <ns0:autoSpaceDN ns0:val="0"/>
        <ns0:spacing ns0:before="60"/>
        <ns0:ind ns0:left="141"/>
        <ns0:rPr>
          <ns0:rFonts ns0:ascii="Arial" ns0:eastAsia="Arial" ns0:hAnsi="Arial" ns0:cs="Arial"/>
          <ns0:sz ns0:val="13"/>
          <ns0:szCs ns0:val="22"/>
          <ns0:lang ns0:val="hu-HU" ns0:eastAsia="en-US" ns0:bidi="ar-SA"/>
        </ns0:rPr>
      </ns0:pPr>
      <ns0:r>
        <ns0:rPr>
          <ns0:rFonts ns0:ascii="Arial" ns0:eastAsia="Arial" ns0:hAnsi="Arial" ns0:cs="Arial"/>
          <ns0:sz ns0:val="13"/>
          <ns0:szCs ns0:val="22"/>
          <ns0:lang ns0:val="hu-HU" ns0:eastAsia="en-US" ns0:bidi="ar-SA"/>
        </ns0:rPr>
        <ns0:t>*</ns0:t>
      </ns0:r>
      <ns0:r>
        <ns0:rPr>
          <ns0:rFonts ns0:ascii="Arial" ns0:eastAsia="Arial" ns0:hAnsi="Arial" ns0:cs="Arial"/>
          <ns0:spacing ns0:val="32"/>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Kérjük,</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egyeztessen</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egyetemes</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szolgáltatójával</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vagy</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választott</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villamosenergia-kereskedőjével</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arról,</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hogy</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milyen</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tarifára</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jogosult.</ns0:t>
      </ns0:r>
    </ns0:p>
    <ns0:p ns0:rsidR="003715FA">
      <ns0:pPr>
        <ns0:widowControl ns0:val="0"/>
        <ns0:autoSpaceDE ns0:val="0"/>
        <ns0:autoSpaceDN ns0:val="0"/>
        <ns0:rPr>
          <ns0:rFonts ns0:ascii="Arial" ns0:eastAsia="Arial" ns0:hAnsi="Arial" ns0:cs="Arial"/>
          <ns0:sz ns0:val="13"/>
          <ns0:szCs ns0:val="22"/>
          <ns0:lang ns0:val="hu-HU" ns0:eastAsia="en-US" ns0:bidi="ar-SA"/>
        </ns0:rPr>
        <ns0:sectPr ns0:rsidSect="00997166">
          <ns0:headerReference ns0:type="default" ns2:id="rId27"/>
          <ns0:footerReference ns0:type="default" ns2:id="rId28"/>
          <ns0:type ns0:val="nextPage"/>
          <ns0:pgSz ns0:w="11910" ns0:h="16850"/>
          <ns0:pgMar ns0:top="1340" ns0:right="992" ns0:bottom="1260" ns0:left="1275" ns0:header="0" ns0:footer="1078" ns0:gutter="0"/>
          <ns0:pgNumType ns0:start="1"/>
          <ns0:cols ns0:space="708"/>
        </ns0:sectPr>
      </ns0:pPr>
    </ns0:p>
    <ns0:p ns0:rsidR="003715FA">
      <ns0:pPr>
        <ns0:pStyle ns0:val="Heading4"/>
        <ns0:keepNext ns0:val="0"/>
        <ns0:widowControl ns0:val="0"/>
        <ns0:numPr>
          <ns0:ilvl ns0:val="1"/>
          <ns0:numId ns0:val="15"/>
        </ns0:numPr>
        <ns0:tabs>
          <ns0:tab ns0:val="left" ns0:pos="851"/>
        </ns0:tabs>
        <ns0:autoSpaceDE ns0:val="0"/>
        <ns0:autoSpaceDN ns0:val="0"/>
        <ns0:spacing ns0:before="78"/>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Fogyasztásmérő(</ns0:t>
      </ns0:r>
      <ns0:r>
        <ns0:rPr>
          <ns0:rFonts ns0:ascii="Arial" ns0:eastAsia="Arial" ns0:hAnsi="Arial" ns0:cs="Arial"/>
          <ns0:b/>
          <ns0:bCs/>
          <ns0:sz ns0:val="22"/>
          <ns0:szCs ns0:val="22"/>
          <ns0:lang ns0:val="hu-HU" ns0:eastAsia="en-US" ns0:bidi="ar-SA"/>
        </ns0:rPr>
        <ns0:t>k)</ns0:t>
      </ns0:r>
      <ns0:r>
        <ns0:rPr>
          <ns0:rFonts ns0:ascii="Arial" ns0:eastAsia="Arial" ns0:hAnsi="Arial" ns0:cs="Arial"/>
          <ns0:b/>
          <ns0:bCs/>
          <ns0:spacing ns0:val="-8"/>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gyártási</ns0:t>
      </ns0:r>
      <ns0:r>
        <ns0:rPr>
          <ns0:rFonts ns0:ascii="Arial" ns0:eastAsia="Arial" ns0:hAnsi="Arial" ns0:cs="Arial"/>
          <ns0:b/>
          <ns0:bCs/>
          <ns0:spacing ns0:val="-10"/>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számának</ns0:t>
      </ns0:r>
      <ns0:r>
        <ns0:rPr>
          <ns0:rFonts ns0:ascii="Arial" ns0:eastAsia="Arial" ns0:hAnsi="Arial" ns0:cs="Arial"/>
          <ns0:b/>
          <ns0:bCs/>
          <ns0:spacing ns0:val="-11"/>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megadása</ns0:t>
      </ns0:r>
      <ns0:r>
        <ns0:rPr>
          <ns0:rFonts ns0:ascii="Arial" ns0:eastAsia="Arial" ns0:hAnsi="Arial" ns0:cs="Arial"/>
          <ns0:b/>
          <ns0:bCs/>
          <ns0:spacing ns0:val="-10"/>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meglévő</ns0:t>
      </ns0:r>
      <ns0:r>
        <ns0:rPr>
          <ns0:rFonts ns0:ascii="Arial" ns0:eastAsia="Arial" ns0:hAnsi="Arial" ns0:cs="Arial"/>
          <ns0:b/>
          <ns0:bCs/>
          <ns0:spacing ns0:val="-9"/>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csatlakozás</ns0:t>
      </ns0:r>
      <ns0:r>
        <ns0:rPr>
          <ns0:rFonts ns0:ascii="Arial" ns0:eastAsia="Arial" ns0:hAnsi="Arial" ns0:cs="Arial"/>
          <ns0:b/>
          <ns0:bCs/>
          <ns0:spacing ns0:val="-9"/>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esetén</ns0:t>
      </ns0:r>
    </ns0:p>
    <ns0:p ns0:rsidR="003715FA">
      <ns0:pPr>
        <ns0:widowControl ns0:val="0"/>
        <ns0:tabs>
          <ns0:tab ns0:val="left" ns0:pos="3405"/>
          <ns0:tab ns0:val="left" ns0:pos="6589"/>
        </ns0:tabs>
        <ns0:autoSpaceDE ns0:val="0"/>
        <ns0:autoSpaceDN ns0:val="0"/>
        <ns0:spacing ns0:before="205"/>
        <ns0:ind ns0:left="160"/>
        <ns0:rPr>
          <ns0:rFonts ns0:ascii="Arial" ns0:eastAsia="Arial" ns0:hAnsi="Arial"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 xml:space="preserve">        </ns0:t>
      </ns0:r>
      <ns0:r ns0:rsidRPr="00A2632A">
        <ns0:rPr>
          <ns0:rFonts ns0:ascii="Arial" ns0:eastAsia="Arial" ns0:hAnsi="Arial" ns0:cs="Arial"/>
          <ns0:color ns0:val="0070C0"/>
          <ns0:spacing ns0:val="-2"/>
          <ns0:sz ns0:val="22"/>
          <ns0:szCs ns0:val="22"/>
          <ns0:lang ns0:val="hu-HU" ns0:eastAsia="en-US" ns0:bidi="ar-SA"/>
        </ns0:rPr>
        <ns0:t>{</ns0:t>
      </ns0:r>
      <ns0:r ns0:rsidR="00AC5E1D">
        <ns0:rPr>
          <ns0:rFonts ns0:ascii="Arial" ns0:eastAsia="Arial" ns0:hAnsi="Arial" ns0:cs="Arial"/>
          <ns0:color ns0:val="0070C0"/>
          <ns0:spacing ns0:val="-2"/>
          <ns0:sz ns0:val="22"/>
          <ns0:szCs ns0:val="22"/>
          <ns0:lang ns0:val="hu-HU" ns0:eastAsia="en-US" ns0:bidi="ar-SA"/>
        </ns0:rPr>
        <ns0:t>d</ns0:t>
      </ns0:r>
      <ns0:r ns0:rsidR="00AC5E1D">
        <ns0:rPr>
          <ns0:rFonts ns0:ascii="Arial" ns0:eastAsia="Arial" ns0:hAnsi="Arial" ns0:cs="Arial"/>
          <ns0:color ns0:val="0070C0"/>
          <ns0:spacing ns0:val="-2"/>
          <ns0:sz ns0:val="22"/>
          <ns0:szCs ns0:val="22"/>
          <ns0:lang ns0:val="hu-HU" ns0:eastAsia="en-US" ns0:bidi="ar-SA"/>
        </ns0:rPr>
        <ns0:t>.</ns0:t>
      </ns0:r>
      <ns0:r ns0:rsidRPr="00A2632A">
        <ns0:rPr>
          <ns0:rFonts ns0:ascii="Arial" ns0:eastAsia="Arial" ns0:hAnsi="Arial" ns0:cs="Arial"/>
          <ns0:color ns0:val="0070C0"/>
          <ns0:spacing ns0:val="-2"/>
          <ns0:sz ns0:val="22"/>
          <ns0:szCs ns0:val="22"/>
          <ns0:lang ns0:val="hu-HU" ns0:eastAsia="en-US" ns0:bidi="ar-SA"/>
        </ns0:rPr>
        <ns0:t>Project</ns0:t>
      </ns0:r>
      <ns0:r ns0:rsidRPr="00A2632A">
        <ns0:rPr>
          <ns0:rFonts ns0:ascii="Arial" ns0:eastAsia="Arial" ns0:hAnsi="Arial" ns0:cs="Arial"/>
          <ns0:color ns0:val="0070C0"/>
          <ns0:spacing ns0:val="-2"/>
          <ns0:sz ns0:val="22"/>
          <ns0:szCs ns0:val="22"/>
          <ns0:lang ns0:val="hu-HU" ns0:eastAsia="en-US" ns0:bidi="ar-SA"/>
        </ns0:rPr>
        <ns0:t>.Mogysz</ns0:t>
      </ns0:r>
      <ns0:r ns0:rsidRPr="00A2632A">
        <ns0:rPr>
          <ns0:rFonts ns0:ascii="Arial" ns0:eastAsia="Arial" ns0:hAnsi="Arial" ns0:cs="Arial"/>
          <ns0:color ns0:val="0070C0"/>
          <ns0:spacing ns0:val="-2"/>
          <ns0:sz ns0:val="22"/>
          <ns0:szCs ns0:val="22"/>
          <ns0:lang ns0:val="hu-HU" ns0:eastAsia="en-US" ns0:bidi="ar-SA"/>
        </ns0:rPr>
        <ns0:t>}</ns0:t>
      </ns0:r>
      <ns0:r ns0:rsidR="00C400B7">
        <ns0:rPr>
          <ns0:rFonts ns0:ascii="Arial" ns0:eastAsia="Arial" ns0:hAnsi="Arial" ns0:cs="Arial"/>
          <ns0:sz ns0:val="22"/>
          <ns0:szCs ns0:val="22"/>
          <ns0:lang ns0:val="hu-HU" ns0:eastAsia="en-US" ns0:bidi="ar-SA"/>
        </ns0:rPr>
        <ns0:tab/>
      </ns0:r>
      <ns0:r ns0:rsidR="00C400B7">
        <ns0:rPr>
          <ns0:rFonts ns0:ascii="Arial" ns0:eastAsia="Arial" ns0:hAnsi="Arial" ns0:cs="Arial"/>
          <ns0:spacing ns0:val="-2"/>
          <ns0:sz ns0:val="22"/>
          <ns0:szCs ns0:val="22"/>
          <ns0:lang ns0:val="hu-HU" ns0:eastAsia="en-US" ns0:bidi="ar-SA"/>
        </ns0:rPr>
        <ns0:t>.............................................</ns0:t>
      </ns0:r>
      <ns0:r ns0:rsidR="00C400B7">
        <ns0:rPr>
          <ns0:rFonts ns0:ascii="Arial" ns0:eastAsia="Arial" ns0:hAnsi="Arial" ns0:cs="Arial"/>
          <ns0:sz ns0:val="22"/>
          <ns0:szCs ns0:val="22"/>
          <ns0:lang ns0:val="hu-HU" ns0:eastAsia="en-US" ns0:bidi="ar-SA"/>
        </ns0:rPr>
        <ns0:tab/>
      </ns0:r>
      <ns0:r ns0:rsidR="00C400B7">
        <ns0:rPr>
          <ns0:rFonts ns0:ascii="Arial" ns0:eastAsia="Arial" ns0:hAnsi="Arial" ns0:cs="Arial"/>
          <ns0:spacing ns0:val="-2"/>
          <ns0:sz ns0:val="22"/>
          <ns0:szCs ns0:val="22"/>
          <ns0:lang ns0:val="hu-HU" ns0:eastAsia="en-US" ns0:bidi="ar-SA"/>
        </ns0:rPr>
        <ns0:t>..............................................</ns0:t>
      </ns0:r>
    </ns0:p>
    <ns0:p ns0:rsidR="003715FA">
      <ns0:pPr>
        <ns0:widowControl ns0:val="0"/>
        <ns0:tabs>
          <ns0:tab ns0:val="left" ns0:pos="3801"/>
          <ns0:tab ns0:val="left" ns0:pos="6781"/>
        </ns0:tabs>
        <ns0:autoSpaceDE ns0:val="0"/>
        <ns0:autoSpaceDN ns0:val="0"/>
        <ns0:spacing ns0:before="2"/>
        <ns0:ind ns0:left="542"/>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mérő</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gyártási</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pacing ns0:val="-4"/>
          <ns0:sz ns0:val="22"/>
          <ns0:szCs ns0:val="22"/>
          <ns0:lang ns0:val="hu-HU" ns0:eastAsia="en-US" ns0:bidi="ar-SA"/>
        </ns0:rPr>
        <ns0:t>száma</ns0:t>
      </ns0:r>
      <ns0:r>
        <ns0:rPr>
          <ns0:rFonts ns0:ascii="Arial" ns0:eastAsia="Arial" ns0:hAnsi="Arial" ns0:cs="Arial"/>
          <ns0:sz ns0:val="22"/>
          <ns0:szCs ns0:val="22"/>
          <ns0:lang ns0:val="hu-HU" ns0:eastAsia="en-US" ns0:bidi="ar-SA"/>
        </ns0:rPr>
        <ns0:tab/>
        <ns0:t>mérő</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gyártási</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száma</ns0:t>
      </ns0:r>
      <ns0:r>
        <ns0:rPr>
          <ns0:rFonts ns0:ascii="Arial" ns0:eastAsia="Arial" ns0:hAnsi="Arial" ns0:cs="Arial"/>
          <ns0:sz ns0:val="22"/>
          <ns0:szCs ns0:val="22"/>
          <ns0:lang ns0:val="hu-HU" ns0:eastAsia="en-US" ns0:bidi="ar-SA"/>
        </ns0:rPr>
        <ns0:tab/>
        <ns0:t>mérő</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gyártási</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száma</ns0:t>
      </ns0:r>
    </ns0:p>
    <ns0:p ns0:rsidR="003715FA">
      <ns0:pPr>
        <ns0:widowControl ns0:val="0"/>
        <ns0:autoSpaceDE ns0:val="0"/>
        <ns0:autoSpaceDN ns0:val="0"/>
        <ns0:spacing ns0:before="67"/>
        <ns0:rPr>
          <ns0:rFonts ns0:ascii="Arial" ns0:eastAsia="Arial" ns0:hAnsi="Arial" ns0:cs="Arial"/>
          <ns0:sz ns0:val="22"/>
          <ns0:szCs ns0:val="22"/>
          <ns0:lang ns0:val="hu-HU" ns0:eastAsia="en-US" ns0:bidi="ar-SA"/>
        </ns0:rPr>
      </ns0:pPr>
    </ns0:p>
    <ns0:p ns0:rsidR="003715FA">
      <ns0:pPr>
        <ns0:pStyle ns0:val="Heading4"/>
        <ns0:keepNext ns0:val="0"/>
        <ns0:widowControl ns0:val="0"/>
        <ns0:numPr>
          <ns0:ilvl ns0:val="1"/>
          <ns0:numId ns0:val="15"/>
        </ns0:numPr>
        <ns0:tabs>
          <ns0:tab ns0:val="left" ns0:pos="851"/>
        </ns0:tabs>
        <ns0:autoSpaceDE ns0:val="0"/>
        <ns0:autoSpaceDN ns0:val="0"/>
        <ns0:ind ns0:left="851" ns0:hanging="708"/>
        <ns0:jc ns0:val="left"/>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Igénybejelentés</ns0:t>
      </ns0:r>
      <ns0:r>
        <ns0:rPr>
          <ns0:rFonts ns0:ascii="Arial" ns0:eastAsia="Arial" ns0:hAnsi="Arial" ns0:cs="Arial"/>
          <ns0:b/>
          <ns0:bCs/>
          <ns0:spacing ns0:val="-13"/>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ügyintézésének</ns0:t>
      </ns0:r>
      <ns0:r>
        <ns0:rPr>
          <ns0:rFonts ns0:ascii="Arial" ns0:eastAsia="Arial" ns0:hAnsi="Arial" ns0:cs="Arial"/>
          <ns0:b/>
          <ns0:bCs/>
          <ns0:spacing ns0:val="-11"/>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kapcsolattartási</ns0:t>
      </ns0:r>
      <ns0:r>
        <ns0:rPr>
          <ns0:rFonts ns0:ascii="Arial" ns0:eastAsia="Arial" ns0:hAnsi="Arial" ns0:cs="Arial"/>
          <ns0:b/>
          <ns0:bCs/>
          <ns0:spacing ns0:val="-11"/>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módja,</ns0:t>
      </ns0:r>
      <ns0:r>
        <ns0:rPr>
          <ns0:rFonts ns0:ascii="Arial" ns0:eastAsia="Arial" ns0:hAnsi="Arial" ns0:cs="Arial"/>
          <ns0:b/>
          <ns0:bCs/>
          <ns0:spacing ns0:val="-9"/>
          <ns0:sz ns0:val="22"/>
          <ns0:szCs ns0:val="22"/>
          <ns0:lang ns0:val="hu-HU" ns0:eastAsia="en-US" ns0:bidi="ar-SA"/>
        </ns0:rPr>
        <ns0:t xml:space="preserve"> </ns0:t>
      </ns0:r>
      <ns0:r>
        <ns0:rPr>
          <ns0:rFonts ns0:ascii="Arial" ns0:eastAsia="Arial" ns0:hAnsi="Arial" ns0:cs="Arial"/>
          <ns0:b/>
          <ns0:bCs/>
          <ns0:spacing ns0:val="-4"/>
          <ns0:sz ns0:val="22"/>
          <ns0:szCs ns0:val="22"/>
          <ns0:lang ns0:val="hu-HU" ns0:eastAsia="en-US" ns0:bidi="ar-SA"/>
        </ns0:rPr>
        <ns0:t>címe</ns0:t>
      </ns0:r>
    </ns0:p>
    <ns0:p ns0:rsidR="003715FA">
      <ns0:pPr>
        <ns0:pStyle ns0:val="ListParagraph"/>
        <ns0:widowControl ns0:val="0"/>
        <ns0:numPr>
          <ns0:ilvl ns0:val="2"/>
          <ns0:numId ns0:val="15"/>
        </ns0:numPr>
        <ns0:tabs>
          <ns0:tab ns0:val="left" ns0:pos="394"/>
        </ns0:tabs>
        <ns0:autoSpaceDE ns0:val="0"/>
        <ns0:autoSpaceDN ns0:val="0"/>
        <ns0:spacing ns0:before="251"/>
        <ns0:ind ns0:left="394" ns0:hanging="251"/>
        <ns0:rPr>
          <ns0:rFonts ns0:ascii="Segoe UI Symbol" ns0:eastAsia="Arial" ns0:hAnsi="Segoe UI Symbol" ns0:cs="Arial"/>
          <ns0:sz ns0:val="22"/>
          <ns0:szCs ns0:val="22"/>
          <ns0:lang ns0:val="hu-HU" ns0:eastAsia="en-US" ns0:bidi="ar-SA"/>
        </ns0:rPr>
      </ns0:pPr>
      <ns0:r>
        <ns0:rPr>
          <ns0:rFonts ns0:ascii="Arial" ns0:eastAsia="Arial" ns0:hAnsi="Arial" ns0:cs="Arial"/>
          <ns0:sz ns0:val="22"/>
          <ns0:szCs ns0:val="22"/>
          <ns0:lang ns0:val="hu-HU" ns0:eastAsia="en-US" ns0:bidi="ar-SA"/>
        </ns0:rPr>
        <ns0:t>E-mail-címen:</ns0:t>
      </ns0:r>
      <ns0:r>
        <ns0:rPr>
          <ns0:rFonts ns0:ascii="Arial" ns0:eastAsia="Arial" ns0:hAnsi="Arial" ns0:cs="Arial"/>
          <ns0:spacing ns0:val="50"/>
          <ns0:w ns0:val="150"/>
          <ns0:sz ns0:val="22"/>
          <ns0:szCs ns0:val="22"/>
          <ns0:lang ns0:val="hu-HU" ns0:eastAsia="en-US" ns0:bidi="ar-SA"/>
        </ns0:rPr>
        <ns0:t xml:space="preserve"> </ns0:t>
      </ns0:r>
      <ns0:r ns0:rsidRPr="004C6C63" ns0:rsidR="00A2632A">
        <ns0:rPr>
          <ns0:rFonts ns0:ascii="Arial" ns0:eastAsia="Arial" ns0:hAnsi="Arial" ns0:cs="Arial"/>
          <ns0:color ns0:val="0070C0"/>
          <ns0:sz ns0:val="26"/>
          <ns0:szCs ns0:val="26"/>
          <ns0:lang ns0:val="hu-HU" ns0:eastAsia="en-US" ns0:bidi="ar-SA"/>
        </ns0:rPr>
        <ns0:t>{</ns0:t>
      </ns0:r>
      <ns0:r ns0:rsidR="00950287">
        <ns0:rPr>
          <ns0:rFonts ns0:ascii="Arial" ns0:eastAsia="Arial" ns0:hAnsi="Arial" ns0:cs="Arial"/>
          <ns0:color ns0:val="0070C0"/>
          <ns0:sz ns0:val="26"/>
          <ns0:szCs ns0:val="26"/>
          <ns0:lang ns0:val="hu-HU" ns0:eastAsia="en-US" ns0:bidi="ar-SA"/>
        </ns0:rPr>
        <ns0:t>d</ns0:t>
      </ns0:r>
      <ns0:r ns0:rsidR="00950287">
        <ns0:rPr>
          <ns0:rFonts ns0:ascii="Arial" ns0:eastAsia="Arial" ns0:hAnsi="Arial" ns0:cs="Arial"/>
          <ns0:color ns0:val="0070C0"/>
          <ns0:sz ns0:val="26"/>
          <ns0:szCs ns0:val="26"/>
          <ns0:lang ns0:val="hu-HU" ns0:eastAsia="en-US" ns0:bidi="ar-SA"/>
        </ns0:rPr>
        <ns0:t>.</ns0:t>
      </ns0:r>
      <ns0:r ns0:rsidR="00B0665F">
        <ns0:rPr>
          <ns0:rFonts ns0:ascii="Arial" ns0:eastAsia="Arial" ns0:hAnsi="Arial" ns0:cs="Arial"/>
          <ns0:color ns0:val="0070C0"/>
          <ns0:sz ns0:val="26"/>
          <ns0:szCs ns0:val="26"/>
          <ns0:lang ns0:val="hu-HU" ns0:eastAsia="en-US" ns0:bidi="ar-SA"/>
        </ns0:rPr>
        <ns0:t>Person</ns0:t>
      </ns0:r>
      <ns0:r ns0:rsidR="00B0665F">
        <ns0:rPr>
          <ns0:rFonts ns0:ascii="Arial" ns0:eastAsia="Arial" ns0:hAnsi="Arial" ns0:cs="Arial"/>
          <ns0:color ns0:val="0070C0"/>
          <ns0:sz ns0:val="26"/>
          <ns0:szCs ns0:val="26"/>
          <ns0:lang ns0:val="hu-HU" ns0:eastAsia="en-US" ns0:bidi="ar-SA"/>
        </ns0:rPr>
        <ns0:t>.Email</ns0:t>
      </ns0:r>
      <ns0:r ns0:rsidRPr="004C6C63" ns0:rsidR="00A2632A">
        <ns0:rPr>
          <ns0:rFonts ns0:ascii="Arial" ns0:eastAsia="Arial" ns0:hAnsi="Arial" ns0:cs="Arial"/>
          <ns0:color ns0:val="0070C0"/>
          <ns0:sz ns0:val="26"/>
          <ns0:szCs ns0:val="26"/>
          <ns0:lang ns0:val="hu-HU" ns0:eastAsia="en-US" ns0:bidi="ar-SA"/>
        </ns0:rPr>
        <ns0:t>}</ns0:t>
      </ns0:r>
      <ns0:r>
        <ns0:rPr>
          <ns0:rFonts ns0:ascii="Arial" ns0:eastAsia="Arial" ns0:hAnsi="Arial" ns0:cs="Arial"/>
          <ns0:spacing ns0:val="50"/>
          <ns0:w ns0:val="150"/>
          <ns0:sz ns0:val="22"/>
          <ns0:szCs ns0:val="22"/>
          <ns0:lang ns0:val="hu-HU" ns0:eastAsia="en-US" ns0:bidi="ar-SA"/>
        </ns0:rPr>
        <ns0:t xml:space="preserve"> </ns0:t>
      </ns0:r>
    </ns0:p>
    <ns0:p ns0:rsidR="003715FA">
      <ns0:pPr>
        <ns0:widowControl ns0:val="0"/>
        <ns0:autoSpaceDE ns0:val="0"/>
        <ns0:autoSpaceDN ns0:val="0"/>
        <ns0:spacing ns0:before="2"/>
        <ns0:rPr>
          <ns0:rFonts ns0:ascii="Arial" ns0:eastAsia="Arial" ns0:hAnsi="Arial" ns0:cs="Arial"/>
          <ns0:sz ns0:val="22"/>
          <ns0:szCs ns0:val="22"/>
          <ns0:lang ns0:val="hu-HU" ns0:eastAsia="en-US" ns0:bidi="ar-SA"/>
        </ns0:rPr>
      </ns0:pPr>
    </ns0:p>
    <ns0:p ns0:rsidR="003715FA">
      <ns0:pPr>
        <ns0:pStyle ns0:val="ListParagraph"/>
        <ns0:widowControl ns0:val="0"/>
        <ns0:numPr>
          <ns0:ilvl ns0:val="2"/>
          <ns0:numId ns0:val="15"/>
        </ns0:numPr>
        <ns0:tabs>
          <ns0:tab ns0:val="left" ns0:pos="394"/>
          <ns0:tab ns0:val="left" ns0:leader="dot" ns0:pos="9148"/>
        </ns0:tabs>
        <ns0:autoSpaceDE ns0:val="0"/>
        <ns0:autoSpaceDN ns0:val="0"/>
        <ns0:ind ns0:left="394" ns0:hanging="251"/>
        <ns0:rPr>
          <ns0:rFonts ns0:ascii="Segoe UI Symbol" ns0:eastAsia="Arial" ns0:hAnsi="Segoe UI Symbol"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Postacímen:</ns0:t>
      </ns0:r>
      <ns0:r ns0:rsidRPr="00A2632A" ns0:rsidR="00A2632A">
        <ns0:rPr>
          <ns0:rFonts ns0:ascii="Arial" ns0:eastAsia="Arial" ns0:hAnsi="Arial" ns0:cs="Arial"/>
          <ns0:color ns0:val="0070C0"/>
          <ns0:spacing ns0:val="-5"/>
          <ns0:sz ns0:val="22"/>
          <ns0:szCs ns0:val="22"/>
          <ns0:lang ns0:val="hu-HU" ns0:eastAsia="en-US" ns0:bidi="ar-SA"/>
        </ns0:rPr>
        <ns0:t xml:space="preserve"> </ns0:t>
      </ns0:r>
      <ns0:r ns0:rsidRPr="00574D85" ns0:rsidR="00A2632A">
        <ns0:rPr>
          <ns0:rFonts ns0:ascii="Arial" ns0:eastAsia="Arial" ns0:hAnsi="Arial" ns0:cs="Arial"/>
          <ns0:color ns0:val="0070C0"/>
          <ns0:spacing ns0:val="-5"/>
          <ns0:sz ns0:val="22"/>
          <ns0:szCs ns0:val="22"/>
          <ns0:lang ns0:val="hu-HU" ns0:eastAsia="en-US" ns0:bidi="ar-SA"/>
        </ns0:rPr>
        <ns0:t>{</ns0:t>
      </ns0:r>
      <ns0:r ns0:rsidR="00AC5E1D">
        <ns0:rPr>
          <ns0:rFonts ns0:ascii="Arial" ns0:eastAsia="Arial" ns0:hAnsi="Arial" ns0:cs="Arial"/>
          <ns0:color ns0:val="0070C0"/>
          <ns0:spacing ns0:val="-5"/>
          <ns0:sz ns0:val="22"/>
          <ns0:szCs ns0:val="22"/>
          <ns0:lang ns0:val="hu-HU" ns0:eastAsia="en-US" ns0:bidi="ar-SA"/>
        </ns0:rPr>
        <ns0:t>d</ns0:t>
      </ns0:r>
      <ns0:r ns0:rsidR="00AC5E1D">
        <ns0:rPr>
          <ns0:rFonts ns0:ascii="Arial" ns0:eastAsia="Arial" ns0:hAnsi="Arial" ns0:cs="Arial"/>
          <ns0:color ns0:val="0070C0"/>
          <ns0:spacing ns0:val="-5"/>
          <ns0:sz ns0:val="22"/>
          <ns0:szCs ns0:val="22"/>
          <ns0:lang ns0:val="hu-HU" ns0:eastAsia="en-US" ns0:bidi="ar-SA"/>
        </ns0:rPr>
        <ns0:t>.</ns0:t>
      </ns0:r>
      <ns0:r ns0:rsidRPr="00574D85" ns0:rsidR="00A2632A">
        <ns0:rPr>
          <ns0:rFonts ns0:ascii="Arial" ns0:eastAsia="Arial" ns0:hAnsi="Arial" ns0:cs="Arial"/>
          <ns0:color ns0:val="0070C0"/>
          <ns0:spacing ns0:val="-5"/>
          <ns0:sz ns0:val="22"/>
          <ns0:szCs ns0:val="22"/>
          <ns0:lang ns0:val="hu-HU" ns0:eastAsia="en-US" ns0:bidi="ar-SA"/>
        </ns0:rPr>
        <ns0:t>Project</ns0:t>
      </ns0:r>
      <ns0:r ns0:rsidRPr="00574D85" ns0:rsidR="00A2632A">
        <ns0:rPr>
          <ns0:rFonts ns0:ascii="Arial" ns0:eastAsia="Arial" ns0:hAnsi="Arial" ns0:cs="Arial"/>
          <ns0:color ns0:val="0070C0"/>
          <ns0:spacing ns0:val="-5"/>
          <ns0:sz ns0:val="22"/>
          <ns0:szCs ns0:val="22"/>
          <ns0:lang ns0:val="hu-HU" ns0:eastAsia="en-US" ns0:bidi="ar-SA"/>
        </ns0:rPr>
        <ns0:t>.Nev</ns0:t>
      </ns0:r>
      <ns0:r ns0:rsidRPr="00574D85" ns0:rsidR="00A2632A">
        <ns0:rPr>
          <ns0:rFonts ns0:ascii="Arial" ns0:eastAsia="Arial" ns0:hAnsi="Arial" ns0:cs="Arial"/>
          <ns0:color ns0:val="0070C0"/>
          <ns0:spacing ns0:val="-5"/>
          <ns0:sz ns0:val="22"/>
          <ns0:szCs ns0:val="22"/>
          <ns0:lang ns0:val="hu-HU" ns0:eastAsia="en-US" ns0:bidi="ar-SA"/>
        </ns0:rPr>
        <ns0:t>}</ns0:t>
      </ns0:r>
      <ns0:r ns0:rsidR="00A2632A">
        <ns0:rPr>
          <ns0:rFonts ns0:ascii="Arial" ns0:eastAsia="Arial" ns0:hAnsi="Arial" ns0:cs="Arial"/>
          <ns0:color ns0:val="0070C0"/>
          <ns0:spacing ns0:val="-5"/>
          <ns0:sz ns0:val="22"/>
          <ns0:szCs ns0:val="22"/>
          <ns0:lang ns0:val="hu-HU" ns0:eastAsia="en-US" ns0:bidi="ar-SA"/>
        </ns0:rPr>
        <ns0:t xml:space="preserve">    </ns0:t>
      </ns0:r>
      <ns0:r>
        <ns0:rPr>
          <ns0:rFonts ns0:ascii="Arial" ns0:eastAsia="Arial" ns0:hAnsi="Arial" ns0:cs="Arial"/>
          <ns0:spacing ns0:val="-5"/>
          <ns0:sz ns0:val="22"/>
          <ns0:szCs ns0:val="22"/>
          <ns0:lang ns0:val="hu-HU" ns0:eastAsia="en-US" ns0:bidi="ar-SA"/>
        </ns0:rPr>
        <ns0:t>név</ns0:t>
      </ns0:r>
    </ns0:p>
    <ns0:p ns0:rsidR="003715FA">
      <ns0:pPr>
        <ns0:widowControl ns0:val="0"/>
        <ns0:tabs>
          <ns0:tab ns0:val="left" ns0:leader="dot" ns0:pos="9148"/>
        </ns0:tabs>
        <ns0:autoSpaceDE ns0:val="0"/>
        <ns0:autoSpaceDN ns0:val="0"/>
        <ns0:spacing ns0:before="252"/>
        <ns0:ind ns0:left="160"/>
        <ns0:rPr>
          <ns0:rFonts ns0:ascii="Arial" ns0:eastAsia="Arial" ns0:hAnsi="Arial" ns0:cs="Arial"/>
          <ns0:sz ns0:val="22"/>
          <ns0:szCs ns0:val="22"/>
          <ns0:lang ns0:val="hu-HU" ns0:eastAsia="en-US" ns0:bidi="ar-SA"/>
        </ns0:rPr>
      </ns0:pPr>
      <ns0:r ns0:rsidRPr="00A2632A">
        <ns0:rPr>
          <ns0:rFonts ns0:ascii="Arial" ns0:eastAsia="Arial" ns0:hAnsi="Arial" ns0:cs="Arial"/>
          <ns0:color ns0:val="0070C0"/>
          <ns0:spacing ns0:val="-10"/>
          <ns0:sz ns0:val="22"/>
          <ns0:szCs ns0:val="22"/>
          <ns0:lang ns0:val="hu-HU" ns0:eastAsia="en-US" ns0:bidi="ar-SA"/>
        </ns0:rPr>
        <ns0:t>{</ns0:t>
      </ns0:r>
      <ns0:r ns0:rsidR="00AC5E1D">
        <ns0:rPr>
          <ns0:rFonts ns0:ascii="Arial" ns0:eastAsia="Arial" ns0:hAnsi="Arial" ns0:cs="Arial"/>
          <ns0:color ns0:val="0070C0"/>
          <ns0:spacing ns0:val="-10"/>
          <ns0:sz ns0:val="22"/>
          <ns0:szCs ns0:val="22"/>
          <ns0:lang ns0:val="hu-HU" ns0:eastAsia="en-US" ns0:bidi="ar-SA"/>
        </ns0:rPr>
        <ns0:t>d</ns0:t>
      </ns0:r>
      <ns0:r ns0:rsidR="00AC5E1D">
        <ns0:rPr>
          <ns0:rFonts ns0:ascii="Arial" ns0:eastAsia="Arial" ns0:hAnsi="Arial" ns0:cs="Arial"/>
          <ns0:color ns0:val="0070C0"/>
          <ns0:spacing ns0:val="-10"/>
          <ns0:sz ns0:val="22"/>
          <ns0:szCs ns0:val="22"/>
          <ns0:lang ns0:val="hu-HU" ns0:eastAsia="en-US" ns0:bidi="ar-SA"/>
        </ns0:rPr>
        <ns0:t>.</ns0:t>
      </ns0:r>
      <ns0:r ns0:rsidRPr="00A2632A">
        <ns0:rPr>
          <ns0:rFonts ns0:ascii="Arial" ns0:eastAsia="Arial" ns0:hAnsi="Arial" ns0:cs="Arial"/>
          <ns0:color ns0:val="0070C0"/>
          <ns0:spacing ns0:val="-10"/>
          <ns0:sz ns0:val="22"/>
          <ns0:szCs ns0:val="22"/>
          <ns0:lang ns0:val="hu-HU" ns0:eastAsia="en-US" ns0:bidi="ar-SA"/>
        </ns0:rPr>
        <ns0:t>Project</ns0:t>
      </ns0:r>
      <ns0:r ns0:rsidRPr="00A2632A">
        <ns0:rPr>
          <ns0:rFonts ns0:ascii="Arial" ns0:eastAsia="Arial" ns0:hAnsi="Arial" ns0:cs="Arial"/>
          <ns0:color ns0:val="0070C0"/>
          <ns0:spacing ns0:val="-10"/>
          <ns0:sz ns0:val="22"/>
          <ns0:szCs ns0:val="22"/>
          <ns0:lang ns0:val="hu-HU" ns0:eastAsia="en-US" ns0:bidi="ar-SA"/>
        </ns0:rPr>
        <ns0:t>.UgyfelLakcime</ns0:t>
      </ns0:r>
      <ns0:r ns0:rsidRPr="00A2632A">
        <ns0:rPr>
          <ns0:rFonts ns0:ascii="Arial" ns0:eastAsia="Arial" ns0:hAnsi="Arial" ns0:cs="Arial"/>
          <ns0:color ns0:val="0070C0"/>
          <ns0:spacing ns0:val="-10"/>
          <ns0:sz ns0:val="22"/>
          <ns0:szCs ns0:val="22"/>
          <ns0:lang ns0:val="hu-HU" ns0:eastAsia="en-US" ns0:bidi="ar-SA"/>
        </ns0:rPr>
        <ns0:t>}</ns0:t>
      </ns0:r>
      <ns0:r>
        <ns0:rPr>
          <ns0:rFonts ns0:ascii="Arial" ns0:eastAsia="Arial" ns0:hAnsi="Arial" ns0:cs="Arial"/>
          <ns0:spacing ns0:val="-10"/>
          <ns0:sz ns0:val="22"/>
          <ns0:szCs ns0:val="22"/>
          <ns0:lang ns0:val="hu-HU" ns0:eastAsia="en-US" ns0:bidi="ar-SA"/>
        </ns0:rPr>
        <ns0:t xml:space="preserve">                 </ns0:t>
      </ns0:r>
      <ns0:r ns0:rsidR="00C400B7">
        <ns0:rPr>
          <ns0:rFonts ns0:ascii="Arial" ns0:eastAsia="Arial" ns0:hAnsi="Arial" ns0:cs="Arial"/>
          <ns0:spacing ns0:val="-5"/>
          <ns0:sz ns0:val="22"/>
          <ns0:szCs ns0:val="22"/>
          <ns0:lang ns0:val="hu-HU" ns0:eastAsia="en-US" ns0:bidi="ar-SA"/>
        </ns0:rPr>
        <ns0:t>cím</ns0:t>
      </ns0:r>
    </ns0:p>
    <ns0:p ns0:rsidR="003715FA">
      <ns0:pPr>
        <ns0:widowControl ns0:val="0"/>
        <ns0:autoSpaceDE ns0:val="0"/>
        <ns0:autoSpaceDN ns0:val="0"/>
        <ns0:spacing ns0:before="67"/>
        <ns0:rPr>
          <ns0:rFonts ns0:ascii="Arial" ns0:eastAsia="Arial" ns0:hAnsi="Arial" ns0:cs="Arial"/>
          <ns0:sz ns0:val="22"/>
          <ns0:szCs ns0:val="22"/>
          <ns0:lang ns0:val="hu-HU" ns0:eastAsia="en-US" ns0:bidi="ar-SA"/>
        </ns0:rPr>
      </ns0:pPr>
    </ns0:p>
    <ns0:p ns0:rsidR="003715FA">
      <ns0:pPr>
        <ns0:pStyle ns0:val="Heading2"/>
        <ns0:widowControl ns0:val="0"/>
        <ns0:numPr>
          <ns0:ilvl ns0:val="0"/>
          <ns0:numId ns0:val="15"/>
        </ns0:numPr>
        <ns0:tabs>
          <ns0:tab ns0:val="left" ns0:pos="575"/>
        </ns0:tabs>
        <ns0:autoSpaceDE ns0:val="0"/>
        <ns0:autoSpaceDN ns0:val="0"/>
        <ns0:ind ns0:left="575" ns0:hanging="432"/>
        <ns0:jc ns0:val="left"/>
        <ns0:rPr>
          <ns0:rFonts ns0:ascii="Arial" ns0:eastAsia="Arial" ns0:hAnsi="Arial" ns0:cs="Arial"/>
          <ns0:b/>
          <ns0:bCs/>
          <ns0:sz ns0:val="26"/>
          <ns0:szCs ns0:val="26"/>
          <ns0:lang ns0:val="hu-HU" ns0:eastAsia="en-US" ns0:bidi="ar-SA"/>
        </ns0:rPr>
      </ns0:pPr>
      <ns0:r>
        <ns0:rPr>
          <ns0:rFonts ns0:ascii="Arial" ns0:eastAsia="Arial" ns0:hAnsi="Arial" ns0:cs="Arial"/>
          <ns0:b/>
          <ns0:bCs/>
          <ns0:sz ns0:val="26"/>
          <ns0:szCs ns0:val="26"/>
          <ns0:lang ns0:val="hu-HU" ns0:eastAsia="en-US" ns0:bidi="ar-SA"/>
        </ns0:rPr>
        <ns0:t>Egyéb</ns0:t>
      </ns0:r>
      <ns0:r>
        <ns0:rPr>
          <ns0:rFonts ns0:ascii="Arial" ns0:eastAsia="Arial" ns0:hAnsi="Arial" ns0:cs="Arial"/>
          <ns0:b/>
          <ns0:bCs/>
          <ns0:spacing ns0:val="-7"/>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megjegyzés</ns0:t>
      </ns0:r>
    </ns0:p>
    <ns0:p ns0:rsidR="003715FA">
      <ns0:pPr>
        <ns0:widowControl ns0:val="0"/>
        <ns0:autoSpaceDE ns0:val="0"/>
        <ns0:autoSpaceDN ns0:val="0"/>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Pl.</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felhasználási</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helyre</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vonatkozó</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kiegészítő</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információ</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műszaki</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megjegyzés.</ns0:t>
      </ns0:r>
    </ns0:p>
    <ns0:p ns0:rsidR="003715FA">
      <ns0:pPr>
        <ns0:widowControl ns0:val="0"/>
        <ns0:autoSpaceDE ns0:val="0"/>
        <ns0:autoSpaceDN ns0:val="0"/>
        <ns0:spacing ns0:before="1"/>
        <ns0:ind ns0:left="143"/>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További</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csatlakozási</ns0:t>
      </ns0:r>
      <ns0:r>
        <ns0:rPr>
          <ns0:rFonts ns0:ascii="Arial" ns0:eastAsia="Arial" ns0:hAnsi="Arial" ns0:cs="Arial"/>
          <ns0:spacing ns0:val="-10"/>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pontok</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adatainak</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megadása</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kizárólag</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2.</ns0:t>
      </ns0:r>
      <ns0:r>
        <ns0:rPr>
          <ns0:rFonts ns0:ascii="Arial" ns0:eastAsia="Arial" ns0:hAnsi="Arial" ns0:cs="Arial"/>
          <ns0:spacing ns0:val="-8"/>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számú</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mellékleten</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lehetséges!</ns0:t>
      </ns0:r>
    </ns0:p>
    <ns0:p ns0:rsidR="003715FA">
      <ns0:pPr>
        <ns0:widowControl ns0:val="0"/>
        <ns0:autoSpaceDE ns0:val="0"/>
        <ns0:autoSpaceDN ns0:val="0"/>
        <ns0:spacing ns0:before="1"/>
        <ns0:rPr>
          <ns0:rFonts ns0:ascii="Arial" ns0:eastAsia="Arial" ns0:hAnsi="Arial" ns0:cs="Arial"/>
          <ns0:sz ns0:val="22"/>
          <ns0:szCs ns0:val="22"/>
          <ns0:lang ns0:val="hu-HU" ns0:eastAsia="en-US" ns0:bidi="ar-SA"/>
        </ns0:rPr>
      </ns0:pPr>
    </ns0:p>
    <ns0:p ns0:rsidR="003715FA">
      <ns0:pPr>
        <ns0:widowControl ns0:val="0"/>
        <ns0:autoSpaceDE ns0:val="0"/>
        <ns0:autoSpaceDN ns0:val="0"/>
        <ns0:ind ns0:left="160"/>
        <ns0:rPr>
          <ns0:rFonts ns0:ascii="Arial" ns0:eastAsia="Arial" ns0:hAnsi="Arial" ns0:cs="Arial"/>
          <ns0:sz ns0:val="22"/>
          <ns0:szCs ns0:val="22"/>
          <ns0:lang ns0:val="hu-HU" ns0:eastAsia="en-US" ns0:bidi="ar-SA"/>
        </ns0:rPr>
      </ns0:pPr>
      <ns0:r>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251"/>
        <ns0:ind ns0:left="160"/>
        <ns0:rPr>
          <ns0:rFonts ns0:ascii="Arial" ns0:eastAsia="Arial" ns0:hAnsi="Arial" ns0:cs="Arial"/>
          <ns0:sz ns0:val="22"/>
          <ns0:szCs ns0:val="22"/>
          <ns0:lang ns0:val="hu-HU" ns0:eastAsia="en-US" ns0:bidi="ar-SA"/>
        </ns0:rPr>
      </ns0:pPr>
      <ns0:r ns0:rsidRPr="00A71A62">
        <ns0:rPr>
          <ns0:noProof/>
          <ns0:spacing ns0:val="-1"/>
          <ns0:lang ns0:eastAsia="hu-HU"/>
        </ns0:rPr>
        <ns0:drawing>
          <ns3:anchor distT="0" distB="0" distL="114300" distR="114300" simplePos="0" relativeHeight="251692032" behindDoc="0" locked="0" layoutInCell="1" allowOverlap="1">
            <ns3:simplePos x="0" y="0"/>
            <ns3:positionH relativeFrom="column">
              <ns3:posOffset>3326130</ns3:posOffset>
            </ns3:positionH>
            <ns3:positionV relativeFrom="paragraph">
              <ns3:posOffset>217805</ns3:posOffset>
            </ns3:positionV>
            <ns3:extent cx="1971675" cy="1245870"/>
            <ns3:effectExtent l="0" t="0" r="0" b="0"/>
            <ns3:wrapNone/>
            <ns3:docPr id="20" name="Kép 20"/>
            <ns3:cNvGraphicFramePr>
              <ns4:graphicFrameLocks noChangeAspect="1"/>
            </ns3:cNvGraphicFramePr>
            <ns4:graphic>
              <ns4:graphicData uri="http://schemas.openxmlformats.org/drawingml/2006/picture">
                <ns5:pic>
                  <ns5:nvPicPr>
                    <ns5:cNvPr id="20"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ns0:drawing>
      </ns0:r>
      <ns0:r ns0:rsidR="00C400B7">
        <ns0:rPr>
          <ns0:rFonts ns0:ascii="Arial" ns0:eastAsia="Arial" ns0:hAnsi="Arial" ns0:cs="Arial"/>
          <ns0:spacing ns0:val="-2"/>
          <ns0:sz ns0:val="22"/>
          <ns0:szCs ns0:val="22"/>
          <ns0:lang ns0:val="hu-HU" ns0:eastAsia="en-US" ns0:bidi="ar-SA"/>
        </ns0:rPr>
        <ns0:t>.....................................................................................................................................................</ns0:t>
      </ns0:r>
    </ns0:p>
    <ns0:p ns0:rsidR="003715FA">
      <ns0:pPr>
        <ns0:widowControl ns0:val="0"/>
        <ns0:autoSpaceDE ns0:val="0"/>
        <ns0:autoSpaceDN ns0:val="0"/>
        <ns0:spacing ns0:before="68"/>
        <ns0:rPr>
          <ns0:rFonts ns0:ascii="Arial" ns0:eastAsia="Arial" ns0:hAnsi="Arial" ns0:cs="Arial"/>
          <ns0:sz ns0:val="22"/>
          <ns0:szCs ns0:val="22"/>
          <ns0:lang ns0:val="hu-HU" ns0:eastAsia="en-US" ns0:bidi="ar-SA"/>
        </ns0:rPr>
      </ns0:pPr>
    </ns0:p>
    <ns0:p ns0:rsidR="003715FA">
      <ns0:pPr>
        <ns0:pStyle ns0:val="Heading2"/>
        <ns0:widowControl ns0:val="0"/>
        <ns0:numPr>
          <ns0:ilvl ns0:val="0"/>
          <ns0:numId ns0:val="15"/>
        </ns0:numPr>
        <ns0:tabs>
          <ns0:tab ns0:val="left" ns0:pos="575"/>
        </ns0:tabs>
        <ns0:autoSpaceDE ns0:val="0"/>
        <ns0:autoSpaceDN ns0:val="0"/>
        <ns0:ind ns0:left="575" ns0:hanging="432"/>
        <ns0:jc ns0:val="left"/>
        <ns0:rPr>
          <ns0:rFonts ns0:ascii="Arial" ns0:eastAsia="Arial" ns0:hAnsi="Arial" ns0:cs="Arial"/>
          <ns0:b/>
          <ns0:bCs/>
          <ns0:sz ns0:val="26"/>
          <ns0:szCs ns0:val="26"/>
          <ns0:lang ns0:val="hu-HU" ns0:eastAsia="en-US" ns0:bidi="ar-SA"/>
        </ns0:rPr>
      </ns0:pPr>
      <ns0:r>
        <ns0:rPr>
          <ns0:rFonts ns0:ascii="Arial" ns0:eastAsia="Arial" ns0:hAnsi="Arial" ns0:cs="Arial"/>
          <ns0:b/>
          <ns0:bCs/>
          <ns0:sz ns0:val="26"/>
          <ns0:szCs ns0:val="26"/>
          <ns0:lang ns0:val="hu-HU" ns0:eastAsia="en-US" ns0:bidi="ar-SA"/>
        </ns0:rPr>
        <ns0:t>Dátum</ns0:t>
      </ns0:r>
      <ns0:r>
        <ns0:rPr>
          <ns0:rFonts ns0:ascii="Arial" ns0:eastAsia="Arial" ns0:hAnsi="Arial" ns0:cs="Arial"/>
          <ns0:b/>
          <ns0:bCs/>
          <ns0:sz ns0:val="26"/>
          <ns0:szCs ns0:val="26"/>
          <ns0:lang ns0:val="hu-HU" ns0:eastAsia="en-US" ns0:bidi="ar-SA"/>
        </ns0:rPr>
        <ns0:t>,</ns0:t>
      </ns0:r>
      <ns0:r>
        <ns0:rPr>
          <ns0:rFonts ns0:ascii="Arial" ns0:eastAsia="Arial" ns0:hAnsi="Arial" ns0:cs="Arial"/>
          <ns0:b/>
          <ns0:bCs/>
          <ns0:spacing ns0:val="-8"/>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aláírás</ns0:t>
      </ns0:r>
    </ns0:p>
    <ns0:p ns0:rsidR="003715FA">
      <ns0:pPr>
        <ns0:widowControl ns0:val="0"/>
        <ns0:tabs>
          <ns0:tab ns0:val="left" ns0:pos="4824"/>
        </ns0:tabs>
        <ns0:autoSpaceDE ns0:val="0"/>
        <ns0:autoSpaceDN ns0:val="0"/>
        <ns0:spacing ns0:before="252"/>
        <ns0:ind ns0:left="187"/>
        <ns0:rPr>
          <ns0:rFonts ns0:ascii="Arial" ns0:eastAsia="Arial" ns0:hAnsi="Arial" ns0:cs="Arial"/>
          <ns0:sz ns0:val="18"/>
          <ns0:szCs ns0:val="22"/>
          <ns0:lang ns0:val="hu-HU" ns0:eastAsia="en-US" ns0:bidi="ar-SA"/>
        </ns0:rPr>
      </ns0:pPr>
      <ns0:r>
        <ns0:rPr>
          <ns0:rFonts ns0:ascii="Arial" ns0:eastAsia="Arial" ns0:hAnsi="Arial" ns0:cs="Arial"/>
          <ns0:spacing ns0:val="-2"/>
          <ns0:sz ns0:val="18"/>
          <ns0:szCs ns0:val="22"/>
          <ns0:lang ns0:val="hu-HU" ns0:eastAsia="en-US" ns0:bidi="ar-SA"/>
        </ns0:rPr>
        <ns0:t xml:space="preserve">               </ns0:t>
      </ns0:r>
      <ns0:r ns0:rsidRPr="001C40F4">
        <ns0:rPr>
          <ns0:rFonts ns0:ascii="Arial" ns0:eastAsia="Arial" ns0:hAnsi="Arial" ns0:cs="Arial"/>
          <ns0:color ns0:val="0070C0"/>
          <ns0:spacing ns0:val="-2"/>
          <ns0:sz ns0:val="18"/>
          <ns0:szCs ns0:val="22"/>
          <ns0:lang ns0:val="hu-HU" ns0:eastAsia="en-US" ns0:bidi="ar-SA"/>
        </ns0:rPr>
        <ns0:t>{</ns0:t>
      </ns0:r>
      <ns0:r ns0:rsidR="00AC5E1D">
        <ns0:rPr>
          <ns0:rFonts ns0:ascii="Arial" ns0:eastAsia="Arial" ns0:hAnsi="Arial" ns0:cs="Arial"/>
          <ns0:color ns0:val="0070C0"/>
          <ns0:spacing ns0:val="-2"/>
          <ns0:sz ns0:val="18"/>
          <ns0:szCs ns0:val="22"/>
          <ns0:lang ns0:val="hu-HU" ns0:eastAsia="en-US" ns0:bidi="ar-SA"/>
        </ns0:rPr>
        <ns0:t>d</ns0:t>
      </ns0:r>
      <ns0:r ns0:rsidR="00AC5E1D">
        <ns0:rPr>
          <ns0:rFonts ns0:ascii="Arial" ns0:eastAsia="Arial" ns0:hAnsi="Arial" ns0:cs="Arial"/>
          <ns0:color ns0:val="0070C0"/>
          <ns0:spacing ns0:val="-2"/>
          <ns0:sz ns0:val="18"/>
          <ns0:szCs ns0:val="22"/>
          <ns0:lang ns0:val="hu-HU" ns0:eastAsia="en-US" ns0:bidi="ar-SA"/>
        </ns0:rPr>
        <ns0:t>.</ns0:t>
      </ns0:r>
      <ns0:r ns0:rsidRPr="001C40F4">
        <ns0:rPr>
          <ns0:rFonts ns0:ascii="Arial" ns0:eastAsia="Arial" ns0:hAnsi="Arial" ns0:cs="Arial"/>
          <ns0:color ns0:val="0070C0"/>
          <ns0:spacing ns0:val="-2"/>
          <ns0:sz ns0:val="18"/>
          <ns0:szCs ns0:val="22"/>
          <ns0:lang ns0:val="hu-HU" ns0:eastAsia="en-US" ns0:bidi="ar-SA"/>
        </ns0:rPr>
        <ns0:t>Project</ns0:t>
      </ns0:r>
      <ns0:r ns0:rsidRPr="001C40F4">
        <ns0:rPr>
          <ns0:rFonts ns0:ascii="Arial" ns0:eastAsia="Arial" ns0:hAnsi="Arial" ns0:cs="Arial"/>
          <ns0:color ns0:val="0070C0"/>
          <ns0:spacing ns0:val="-2"/>
          <ns0:sz ns0:val="18"/>
          <ns0:szCs ns0:val="22"/>
          <ns0:lang ns0:val="hu-HU" ns0:eastAsia="en-US" ns0:bidi="ar-SA"/>
        </ns0:rPr>
        <ns0:t>.Datum</ns0:t>
      </ns0:r>
      <ns0:r ns0:rsidRPr="001C40F4">
        <ns0:rPr>
          <ns0:rFonts ns0:ascii="Arial" ns0:eastAsia="Arial" ns0:hAnsi="Arial" ns0:cs="Arial"/>
          <ns0:color ns0:val="0070C0"/>
          <ns0:spacing ns0:val="-2"/>
          <ns0:sz ns0:val="18"/>
          <ns0:szCs ns0:val="22"/>
          <ns0:lang ns0:val="hu-HU" ns0:eastAsia="en-US" ns0:bidi="ar-SA"/>
        </ns0:rPr>
        <ns0:t>}</ns0:t>
      </ns0:r>
      <ns0:r ns0:rsidR="00C400B7">
        <ns0:rPr>
          <ns0:rFonts ns0:ascii="Arial" ns0:eastAsia="Arial" ns0:hAnsi="Arial" ns0:cs="Arial"/>
          <ns0:sz ns0:val="18"/>
          <ns0:szCs ns0:val="22"/>
          <ns0:lang ns0:val="hu-HU" ns0:eastAsia="en-US" ns0:bidi="ar-SA"/>
        </ns0:rPr>
        <ns0:tab/>
      </ns0:r>
      <ns0:r ns0:rsidR="00C400B7">
        <ns0:rPr>
          <ns0:rFonts ns0:ascii="Arial" ns0:eastAsia="Arial" ns0:hAnsi="Arial" ns0:cs="Arial"/>
          <ns0:spacing ns0:val="-2"/>
          <ns0:sz ns0:val="18"/>
          <ns0:szCs ns0:val="22"/>
          <ns0:lang ns0:val="hu-HU" ns0:eastAsia="en-US" ns0:bidi="ar-SA"/>
        </ns0:rPr>
        <ns0:t>.......</ns0:t>
      </ns0:r>
      <ns0:r ns0:rsidRPr="001C40F4">
        <ns0:rPr>
          <ns0:rFonts ns0:ascii="Arial" ns0:eastAsia="Arial" ns0:hAnsi="Arial" ns0:cs="Arial"/>
          <ns0:noProof/>
          <ns0:spacing ns0:val="-1"/>
          <ns0:sz ns0:val="22"/>
          <ns0:szCs ns0:val="22"/>
          <ns0:lang ns0:val="hu-HU" ns0:eastAsia="en-US" ns0:bidi="ar-SA"/>
        </ns0:rPr>
        <ns0:t xml:space="preserve"> </ns0:t>
      </ns0:r>
      <ns0:r ns0:rsidR="00C400B7">
        <ns0:rPr>
          <ns0:rFonts ns0:ascii="Arial" ns0:eastAsia="Arial" ns0:hAnsi="Arial" ns0:cs="Arial"/>
          <ns0:spacing ns0:val="-2"/>
          <ns0:sz ns0:val="18"/>
          <ns0:szCs ns0:val="22"/>
          <ns0:lang ns0:val="hu-HU" ns0:eastAsia="en-US" ns0:bidi="ar-SA"/>
        </ns0:rPr>
        <ns0:t>.....................................................................................</ns0:t>
      </ns0:r>
    </ns0:p>
    <ns0:p ns0:rsidR="003715FA">
      <ns0:pPr>
        <ns0:widowControl ns0:val="0"/>
        <ns0:tabs>
          <ns0:tab ns0:val="left" ns0:pos="4860"/>
        </ns0:tabs>
        <ns0:autoSpaceDE ns0:val="0"/>
        <ns0:autoSpaceDN ns0:val="0"/>
        <ns0:ind ns0:left="710"/>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Igénybejelentés</ns0:t>
      </ns0:r>
      <ns0:r>
        <ns0:rPr>
          <ns0:rFonts ns0:ascii="Arial" ns0:eastAsia="Arial" ns0:hAnsi="Arial" ns0:cs="Arial"/>
          <ns0:spacing ns0:val="-14"/>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időpontja</ns0:t>
      </ns0:r>
      <ns0:r>
        <ns0:rPr>
          <ns0:rFonts ns0:ascii="Arial" ns0:eastAsia="Arial" ns0:hAnsi="Arial" ns0:cs="Arial"/>
          <ns0:sz ns0:val="22"/>
          <ns0:szCs ns0:val="22"/>
          <ns0:lang ns0:val="hu-HU" ns0:eastAsia="en-US" ns0:bidi="ar-SA"/>
        </ns0:rPr>
        <ns0:tab/>
        <ns0:t>Igénybejelentő</ns0:t>
      </ns0:r>
      <ns0:r>
        <ns0:rPr>
          <ns0:rFonts ns0:ascii="Arial" ns0:eastAsia="Arial" ns0:hAnsi="Arial" ns0:cs="Arial"/>
          <ns0:spacing ns0:val="-1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képviseletében</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eljáró</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aláírása</ns0:t>
      </ns0:r>
    </ns0:p>
    <ns0:p ns0:rsidR="003715FA">
      <ns0:pPr>
        <ns0:widowControl ns0:val="0"/>
        <ns0:autoSpaceDE ns0:val="0"/>
        <ns0:autoSpaceDN ns0:val="0"/>
        <ns0:spacing ns0:before="69"/>
        <ns0:rPr>
          <ns0:rFonts ns0:ascii="Arial" ns0:eastAsia="Arial" ns0:hAnsi="Arial" ns0:cs="Arial"/>
          <ns0:sz ns0:val="22"/>
          <ns0:szCs ns0:val="22"/>
          <ns0:lang ns0:val="hu-HU" ns0:eastAsia="en-US" ns0:bidi="ar-SA"/>
        </ns0:rPr>
      </ns0:pPr>
    </ns0:p>
    <ns0:p ns0:rsidR="003715FA">
      <ns0:pPr>
        <ns0:pStyle ns0:val="Heading2"/>
        <ns0:widowControl ns0:val="0"/>
        <ns0:numPr>
          <ns0:ilvl ns0:val="0"/>
          <ns0:numId ns0:val="15"/>
        </ns0:numPr>
        <ns0:tabs>
          <ns0:tab ns0:val="left" ns0:pos="575"/>
        </ns0:tabs>
        <ns0:autoSpaceDE ns0:val="0"/>
        <ns0:autoSpaceDN ns0:val="0"/>
        <ns0:spacing ns0:line="299" ns0:lineRule="exact"/>
        <ns0:ind ns0:left="575" ns0:hanging="432"/>
        <ns0:jc ns0:val="left"/>
        <ns0:rPr>
          <ns0:rFonts ns0:ascii="Arial" ns0:eastAsia="Arial" ns0:hAnsi="Arial" ns0:cs="Arial"/>
          <ns0:b/>
          <ns0:bCs/>
          <ns0:sz ns0:val="26"/>
          <ns0:szCs ns0:val="26"/>
          <ns0:lang ns0:val="hu-HU" ns0:eastAsia="en-US" ns0:bidi="ar-SA"/>
        </ns0:rPr>
      </ns0:pPr>
      <ns0:r>
        <ns0:rPr>
          <ns0:rFonts ns0:ascii="Arial" ns0:eastAsia="Arial" ns0:hAnsi="Arial" ns0:cs="Arial"/>
          <ns0:b/>
          <ns0:bCs/>
          <ns0:spacing ns0:val="-2"/>
          <ns0:sz ns0:val="26"/>
          <ns0:szCs ns0:val="26"/>
          <ns0:lang ns0:val="hu-HU" ns0:eastAsia="en-US" ns0:bidi="ar-SA"/>
        </ns0:rPr>
        <ns0:t>Igénybejelentéshez</ns0:t>
      </ns0:r>
      <ns0:r>
        <ns0:rPr>
          <ns0:rFonts ns0:ascii="Arial" ns0:eastAsia="Arial" ns0:hAnsi="Arial" ns0:cs="Arial"/>
          <ns0:b/>
          <ns0:bCs/>
          <ns0:spacing ns0:val="6"/>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mellékelendő</ns0:t>
      </ns0:r>
      <ns0:r>
        <ns0:rPr>
          <ns0:rFonts ns0:ascii="Arial" ns0:eastAsia="Arial" ns0:hAnsi="Arial" ns0:cs="Arial"/>
          <ns0:b/>
          <ns0:bCs/>
          <ns0:spacing ns0:val="5"/>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további</ns0:t>
      </ns0:r>
      <ns0:r>
        <ns0:rPr>
          <ns0:rFonts ns0:ascii="Arial" ns0:eastAsia="Arial" ns0:hAnsi="Arial" ns0:cs="Arial"/>
          <ns0:b/>
          <ns0:bCs/>
          <ns0:spacing ns0:val="5"/>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dokumentumok</ns0:t>
      </ns0:r>
      <ns0:r>
        <ns0:rPr>
          <ns0:rFonts ns0:ascii="Arial" ns0:eastAsia="Arial" ns0:hAnsi="Arial" ns0:cs="Arial"/>
          <ns0:b/>
          <ns0:bCs/>
          <ns0:spacing ns0:val="7"/>
          <ns0:sz ns0:val="26"/>
          <ns0:szCs ns0:val="26"/>
          <ns0:lang ns0:val="hu-HU" ns0:eastAsia="en-US" ns0:bidi="ar-SA"/>
        </ns0:rPr>
        <ns0:t xml:space="preserve"> </ns0:t>
      </ns0:r>
      <ns0:r>
        <ns0:rPr>
          <ns0:rFonts ns0:ascii="Arial" ns0:eastAsia="Arial" ns0:hAnsi="Arial" ns0:cs="Arial"/>
          <ns0:b/>
          <ns0:bCs/>
          <ns0:spacing ns0:val="-2"/>
          <ns0:sz ns0:val="26"/>
          <ns0:szCs ns0:val="26"/>
          <ns0:lang ns0:val="hu-HU" ns0:eastAsia="en-US" ns0:bidi="ar-SA"/>
        </ns0:rPr>
        <ns0:t>listája</ns0:t>
      </ns0:r>
    </ns0:p>
    <ns0:p ns0:rsidR="003715FA">
      <ns0:pPr>
        <ns0:pStyle ns0:val="ListParagraph"/>
        <ns0:widowControl ns0:val="0"/>
        <ns0:numPr>
          <ns0:ilvl ns0:val="0"/>
          <ns0:numId ns0:val="31"/>
        </ns0:numPr>
        <ns0:tabs>
          <ns0:tab ns0:val="left" ns0:pos="425"/>
          <ns0:tab ns0:val="left" ns0:pos="427"/>
        </ns0:tabs>
        <ns0:autoSpaceDE ns0:val="0"/>
        <ns0:autoSpaceDN ns0:val="0"/>
        <ns0:spacing ns0:before="2" ns0:line="237" ns0:lineRule="auto"/>
        <ns0:ind ns0:left="427" ns0:right="441" ns0:hanging="284"/>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1</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évnél</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nem</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régebbi,</ns0:t>
      </ns0:r>
      <ns0:r>
        <ns0:rPr>
          <ns0:rFonts ns0:ascii="Arial" ns0:eastAsia="Arial" ns0:hAnsi="Arial" ns0:cs="Arial"/>
          <ns0:spacing ns0:val="-1"/>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az</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aktuális</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állapotot</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tartalmazó</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földhivatali</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térképmásolat</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tervezett csatlakozási pont helyének egyértelmű bejelölésével.</ns0:t>
      </ns0:r>
    </ns0:p>
    <ns0:p ns0:rsidR="003715FA">
      <ns0:pPr>
        <ns0:pStyle ns0:val="ListParagraph"/>
        <ns0:widowControl ns0:val="0"/>
        <ns0:numPr>
          <ns0:ilvl ns0:val="0"/>
          <ns0:numId ns0:val="31"/>
        </ns0:numPr>
        <ns0:tabs>
          <ns0:tab ns0:val="left" ns0:pos="425"/>
          <ns0:tab ns0:val="left" ns0:pos="427"/>
        </ns0:tabs>
        <ns0:autoSpaceDE ns0:val="0"/>
        <ns0:autoSpaceDN ns0:val="0"/>
        <ns0:spacing ns0:before="3" ns0:line="237" ns0:lineRule="auto"/>
        <ns0:ind ns0:left="427" ns0:right="776" ns0:hanging="284"/>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30</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napnál</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nem</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régebbi</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tulajdoni</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lap</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összes</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oldala a</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vételezés</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jogcímének</ns0:t>
      </ns0:r>
      <ns0:r>
        <ns0:rPr>
          <ns0:rFonts ns0:ascii="Arial" ns0:eastAsia="Arial" ns0:hAnsi="Arial" ns0:cs="Arial"/>
          <ns0:spacing ns0:val="-1"/>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 xml:space="preserve">igazolására (a </ns0:t>
      </ns0:r>
      <ns0:r>
        <ns0:rPr>
          <ns0:rFonts ns0:ascii="Arial" ns0:eastAsia="Arial" ns0:hAnsi="Arial" ns0:cs="Arial"/>
          <ns0:sz ns0:val="22"/>
          <ns0:szCs ns0:val="22"/>
          <ns0:lang ns0:val="hu-HU" ns0:eastAsia="en-US" ns0:bidi="ar-SA"/>
        </ns0:rPr>
        <ns0:t>Takarnet</ns0:t>
      </ns0:r>
      <ns0:r>
        <ns0:rPr>
          <ns0:rFonts ns0:ascii="Arial" ns0:eastAsia="Arial" ns0:hAnsi="Arial" ns0:cs="Arial"/>
          <ns0:sz ns0:val="22"/>
          <ns0:szCs ns0:val="22"/>
          <ns0:lang ns0:val="hu-HU" ns0:eastAsia="en-US" ns0:bidi="ar-SA"/>
        </ns0:rPr>
        <ns0:t xml:space="preserve"> által szolgáltatott „nem hiteles” jelzéssel ellátott tulajdoni lap is megfelelő).</ns0:t>
      </ns0:r>
    </ns0:p>
    <ns0:p ns0:rsidR="003715FA">
      <ns0:pPr>
        <ns0:pStyle ns0:val="ListParagraph"/>
        <ns0:widowControl ns0:val="0"/>
        <ns0:numPr>
          <ns0:ilvl ns0:val="0"/>
          <ns0:numId ns0:val="31"/>
        </ns0:numPr>
        <ns0:tabs>
          <ns0:tab ns0:val="left" ns0:pos="425"/>
          <ns0:tab ns0:val="left" ns0:pos="427"/>
        </ns0:tabs>
        <ns0:autoSpaceDE ns0:val="0"/>
        <ns0:autoSpaceDN ns0:val="0"/>
        <ns0:spacing ns0:before="4" ns0:line="237" ns0:lineRule="auto"/>
        <ns0:ind ns0:left="427" ns0:right="809" ns0:hanging="284"/>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A</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tulajdoni</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lapon,</ns0:t>
      </ns0:r>
      <ns0:r>
        <ns0:rPr>
          <ns0:rFonts ns0:ascii="Arial" ns0:eastAsia="Arial" ns0:hAnsi="Arial" ns0:cs="Arial"/>
          <ns0:spacing ns0:val="-1"/>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és</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annak</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széljegyén</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feltüntetett</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összes</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tulajdonos,</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és</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haszonélvező hozzájáruló nyilatkozata.</ns0:t>
      </ns0:r>
    </ns0:p>
    <ns0:p ns0:rsidR="003715FA">
      <ns0:pPr>
        <ns0:pStyle ns0:val="ListParagraph"/>
        <ns0:widowControl ns0:val="0"/>
        <ns0:numPr>
          <ns0:ilvl ns0:val="0"/>
          <ns0:numId ns0:val="31"/>
        </ns0:numPr>
        <ns0:tabs>
          <ns0:tab ns0:val="left" ns0:pos="425"/>
          <ns0:tab ns0:val="left" ns0:pos="427"/>
        </ns0:tabs>
        <ns0:autoSpaceDE ns0:val="0"/>
        <ns0:autoSpaceDN ns0:val="0"/>
        <ns0:spacing ns0:before="3" ns0:line="237" ns0:lineRule="auto"/>
        <ns0:ind ns0:left="427" ns0:right="879" ns0:hanging="284"/>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Az</ns0:t>
      </ns0:r>
      <ns0:r>
        <ns0:rPr>
          <ns0:rFonts ns0:ascii="Arial" ns0:eastAsia="Arial" ns0:hAnsi="Arial" ns0:cs="Arial"/>
          <ns0:spacing ns0:val="-1"/>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ügyintézésre</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vonatkozó</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meghatalmazás</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(amennyiben</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nem</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ns0:t>
      </ns0:r>
      <ns0:r>
        <ns0:rPr>
          <ns0:rFonts ns0:ascii="Arial" ns0:eastAsia="Arial" ns0:hAnsi="Arial" ns0:cs="Arial"/>
          <ns0:spacing ns0:val="-2"/>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szerződő</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fél</ns0:t>
      </ns0:r>
      <ns0:r>
        <ns0:rPr>
          <ns0:rFonts ns0:ascii="Arial" ns0:eastAsia="Arial" ns0:hAnsi="Arial" ns0:cs="Arial"/>
          <ns0:spacing ns0:val="-5"/>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jár</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el</ns0:t>
      </ns0:r>
      <ns0:r>
        <ns0:rPr>
          <ns0:rFonts ns0:ascii="Arial" ns0:eastAsia="Arial" ns0:hAnsi="Arial" ns0:cs="Arial"/>
          <ns0:spacing ns0:val="-3"/>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az ügyintézés folyamán).</ns0:t>
      </ns0:r>
    </ns0:p>
    <ns0:p ns0:rsidR="003715FA">
      <ns0:pPr>
        <ns0:pStyle ns0:val="Heading4"/>
        <ns0:keepNext ns0:val="0"/>
        <ns0:widowControl ns0:val="0"/>
        <ns0:autoSpaceDE ns0:val="0"/>
        <ns0:autoSpaceDN ns0:val="0"/>
        <ns0:spacing ns0:before="3"/>
        <ns0:ind ns0:left="143" ns0:firstLine="0"/>
        <ns0:rPr>
          <ns0:rFonts ns0:ascii="Arial" ns0:eastAsia="Arial" ns0:hAnsi="Arial" ns0:cs="Arial"/>
          <ns0:b/>
          <ns0:bCs/>
          <ns0:sz ns0:val="22"/>
          <ns0:szCs ns0:val="22"/>
          <ns0:lang ns0:val="hu-HU" ns0:eastAsia="en-US" ns0:bidi="ar-SA"/>
        </ns0:rPr>
      </ns0:pPr>
      <ns0:r>
        <ns0:rPr>
          <ns0:rFonts ns0:ascii="Arial" ns0:eastAsia="Arial" ns0:hAnsi="Arial" ns0:cs="Arial"/>
          <ns0:b/>
          <ns0:bCs/>
          <ns0:sz ns0:val="22"/>
          <ns0:szCs ns0:val="22"/>
          <ns0:lang ns0:val="hu-HU" ns0:eastAsia="en-US" ns0:bidi="ar-SA"/>
        </ns0:rPr>
        <ns0:t>Jogi</ns0:t>
      </ns0:r>
      <ns0:r>
        <ns0:rPr>
          <ns0:rFonts ns0:ascii="Arial" ns0:eastAsia="Arial" ns0:hAnsi="Arial" ns0:cs="Arial"/>
          <ns0:b/>
          <ns0:bCs/>
          <ns0:spacing ns0:val="-3"/>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személyek</ns0:t>
      </ns0:r>
      <ns0:r>
        <ns0:rPr>
          <ns0:rFonts ns0:ascii="Arial" ns0:eastAsia="Arial" ns0:hAnsi="Arial" ns0:cs="Arial"/>
          <ns0:b/>
          <ns0:bCs/>
          <ns0:spacing ns0:val="-6"/>
          <ns0:sz ns0:val="22"/>
          <ns0:szCs ns0:val="22"/>
          <ns0:lang ns0:val="hu-HU" ns0:eastAsia="en-US" ns0:bidi="ar-SA"/>
        </ns0:rPr>
        <ns0:t xml:space="preserve"> </ns0:t>
      </ns0:r>
      <ns0:r>
        <ns0:rPr>
          <ns0:rFonts ns0:ascii="Arial" ns0:eastAsia="Arial" ns0:hAnsi="Arial" ns0:cs="Arial"/>
          <ns0:b/>
          <ns0:bCs/>
          <ns0:sz ns0:val="22"/>
          <ns0:szCs ns0:val="22"/>
          <ns0:lang ns0:val="hu-HU" ns0:eastAsia="en-US" ns0:bidi="ar-SA"/>
        </ns0:rPr>
        <ns0:t>esetén</ns0:t>
      </ns0:r>
      <ns0:r>
        <ns0:rPr>
          <ns0:rFonts ns0:ascii="Arial" ns0:eastAsia="Arial" ns0:hAnsi="Arial" ns0:cs="Arial"/>
          <ns0:b/>
          <ns0:bCs/>
          <ns0:spacing ns0:val="-7"/>
          <ns0:sz ns0:val="22"/>
          <ns0:szCs ns0:val="22"/>
          <ns0:lang ns0:val="hu-HU" ns0:eastAsia="en-US" ns0:bidi="ar-SA"/>
        </ns0:rPr>
        <ns0:t xml:space="preserve"> </ns0:t>
      </ns0:r>
      <ns0:r>
        <ns0:rPr>
          <ns0:rFonts ns0:ascii="Arial" ns0:eastAsia="Arial" ns0:hAnsi="Arial" ns0:cs="Arial"/>
          <ns0:b/>
          <ns0:bCs/>
          <ns0:spacing ns0:val="-2"/>
          <ns0:sz ns0:val="22"/>
          <ns0:szCs ns0:val="22"/>
          <ns0:lang ns0:val="hu-HU" ns0:eastAsia="en-US" ns0:bidi="ar-SA"/>
        </ns0:rPr>
        <ns0:t>továbbá:</ns0:t>
      </ns0:r>
    </ns0:p>
    <ns0:p ns0:rsidR="003715FA">
      <ns0:pPr>
        <ns0:pStyle ns0:val="ListParagraph"/>
        <ns0:widowControl ns0:val="0"/>
        <ns0:numPr>
          <ns0:ilvl ns0:val="0"/>
          <ns0:numId ns0:val="31"/>
        </ns0:numPr>
        <ns0:tabs>
          <ns0:tab ns0:val="left" ns0:pos="425"/>
        </ns0:tabs>
        <ns0:autoSpaceDE ns0:val="0"/>
        <ns0:autoSpaceDN ns0:val="0"/>
        <ns0:spacing ns0:before="1" ns0:line="268" ns0:lineRule="exact"/>
        <ns0:ind ns0:left="425" ns0:hanging="282"/>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A</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cégjegyzésre</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jogosult</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személy</ns0:t>
      </ns0:r>
      <ns0:r>
        <ns0:rPr>
          <ns0:rFonts ns0:ascii="Arial" ns0:eastAsia="Arial" ns0:hAnsi="Arial" ns0:cs="Arial"/>
          <ns0:spacing ns0:val="-6"/>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aláírási</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címpéldánya.</ns0:t>
      </ns0:r>
    </ns0:p>
    <ns0:p ns0:rsidR="003715FA">
      <ns0:pPr>
        <ns0:pStyle ns0:val="ListParagraph"/>
        <ns0:widowControl ns0:val="0"/>
        <ns0:numPr>
          <ns0:ilvl ns0:val="0"/>
          <ns0:numId ns0:val="31"/>
        </ns0:numPr>
        <ns0:tabs>
          <ns0:tab ns0:val="left" ns0:pos="425"/>
        </ns0:tabs>
        <ns0:autoSpaceDE ns0:val="0"/>
        <ns0:autoSpaceDN ns0:val="0"/>
        <ns0:spacing ns0:line="268" ns0:lineRule="exact"/>
        <ns0:ind ns0:left="425" ns0:hanging="282"/>
        <ns0:rPr>
          <ns0:rFonts ns0:ascii="Arial" ns0:eastAsia="Arial" ns0:hAnsi="Arial" ns0:cs="Arial"/>
          <ns0:sz ns0:val="22"/>
          <ns0:szCs ns0:val="22"/>
          <ns0:lang ns0:val="hu-HU" ns0:eastAsia="en-US" ns0:bidi="ar-SA"/>
        </ns0:rPr>
      </ns0:pPr>
      <ns0:r ns0:rsidRPr="00A71A62">
        <ns0:rPr>
          <ns0:noProof/>
          <ns0:spacing ns0:val="-1"/>
          <ns0:lang ns0:eastAsia="hu-HU"/>
        </ns0:rPr>
        <ns0:drawing>
          <ns3:anchor distT="0" distB="0" distL="114300" distR="114300" simplePos="0" relativeHeight="251693056" behindDoc="0" locked="0" layoutInCell="1" allowOverlap="1">
            <ns3:simplePos x="0" y="0"/>
            <ns3:positionH relativeFrom="column">
              <ns3:posOffset>3421380</ns3:posOffset>
            </ns3:positionH>
            <ns3:positionV relativeFrom="paragraph">
              <ns3:posOffset>119380</ns3:posOffset>
            </ns3:positionV>
            <ns3:extent cx="1971675" cy="1245870"/>
            <ns3:effectExtent l="0" t="0" r="0" b="0"/>
            <ns3:wrapNone/>
            <ns3:docPr id="21" name="Kép 21"/>
            <ns3:cNvGraphicFramePr>
              <ns4:graphicFrameLocks noChangeAspect="1"/>
            </ns3:cNvGraphicFramePr>
            <ns4:graphic>
              <ns4:graphicData uri="http://schemas.openxmlformats.org/drawingml/2006/picture">
                <ns5:pic>
                  <ns5:nvPicPr>
                    <ns5:cNvPr id="21"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ns0:drawing>
      </ns0:r>
      <ns0:r ns0:rsidR="00C400B7">
        <ns0:rPr>
          <ns0:rFonts ns0:ascii="Arial" ns0:eastAsia="Arial" ns0:hAnsi="Arial" ns0:cs="Arial"/>
          <ns0:sz ns0:val="22"/>
          <ns0:szCs ns0:val="22"/>
          <ns0:lang ns0:val="hu-HU" ns0:eastAsia="en-US" ns0:bidi="ar-SA"/>
        </ns0:rPr>
        <ns0:t>Szabályos</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meghatalmazás,</ns0:t>
      </ns0:r>
      <ns0:r ns0:rsidR="00C400B7">
        <ns0:rPr>
          <ns0:rFonts ns0:ascii="Arial" ns0:eastAsia="Arial" ns0:hAnsi="Arial" ns0:cs="Arial"/>
          <ns0:spacing ns0:val="-3"/>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ha</ns0:t>
      </ns0:r>
      <ns0:r ns0:rsidR="00C400B7">
        <ns0:rPr>
          <ns0:rFonts ns0:ascii="Arial" ns0:eastAsia="Arial" ns0:hAnsi="Arial" ns0:cs="Arial"/>
          <ns0:spacing ns0:val="-7"/>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nem</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a</ns0:t>
      </ns0:r>
      <ns0:r ns0:rsidR="00C400B7">
        <ns0:rPr>
          <ns0:rFonts ns0:ascii="Arial" ns0:eastAsia="Arial" ns0:hAnsi="Arial" ns0:cs="Arial"/>
          <ns0:spacing ns0:val="-7"/>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cégjegyzésre</ns0:t>
      </ns0:r>
      <ns0:r ns0:rsidR="00C400B7">
        <ns0:rPr>
          <ns0:rFonts ns0:ascii="Arial" ns0:eastAsia="Arial" ns0:hAnsi="Arial" ns0:cs="Arial"/>
          <ns0:spacing ns0:val="-7"/>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jogosult</ns0:t>
      </ns0:r>
      <ns0:r ns0:rsidR="00C400B7">
        <ns0:rPr>
          <ns0:rFonts ns0:ascii="Arial" ns0:eastAsia="Arial" ns0:hAnsi="Arial" ns0:cs="Arial"/>
          <ns0:spacing ns0:val="-6"/>
          <ns0:sz ns0:val="22"/>
          <ns0:szCs ns0:val="22"/>
          <ns0:lang ns0:val="hu-HU" ns0:eastAsia="en-US" ns0:bidi="ar-SA"/>
        </ns0:rPr>
        <ns0:t xml:space="preserve"> </ns0:t>
      </ns0:r>
      <ns0:r ns0:rsidR="00C400B7">
        <ns0:rPr>
          <ns0:rFonts ns0:ascii="Arial" ns0:eastAsia="Arial" ns0:hAnsi="Arial" ns0:cs="Arial"/>
          <ns0:sz ns0:val="22"/>
          <ns0:szCs ns0:val="22"/>
          <ns0:lang ns0:val="hu-HU" ns0:eastAsia="en-US" ns0:bidi="ar-SA"/>
        </ns0:rPr>
        <ns0:t>jár</ns0:t>
      </ns0:r>
      <ns0:r ns0:rsidR="00C400B7">
        <ns0:rPr>
          <ns0:rFonts ns0:ascii="Arial" ns0:eastAsia="Arial" ns0:hAnsi="Arial" ns0:cs="Arial"/>
          <ns0:spacing ns0:val="-4"/>
          <ns0:sz ns0:val="22"/>
          <ns0:szCs ns0:val="22"/>
          <ns0:lang ns0:val="hu-HU" ns0:eastAsia="en-US" ns0:bidi="ar-SA"/>
        </ns0:rPr>
        <ns0:t xml:space="preserve"> </ns0:t>
      </ns0:r>
      <ns0:r ns0:rsidR="00C400B7">
        <ns0:rPr>
          <ns0:rFonts ns0:ascii="Arial" ns0:eastAsia="Arial" ns0:hAnsi="Arial" ns0:cs="Arial"/>
          <ns0:spacing ns0:val="-5"/>
          <ns0:sz ns0:val="22"/>
          <ns0:szCs ns0:val="22"/>
          <ns0:lang ns0:val="hu-HU" ns0:eastAsia="en-US" ns0:bidi="ar-SA"/>
        </ns0:rPr>
        <ns0:t>el.</ns0:t>
      </ns0:r>
    </ns0:p>
    <ns0:p ns0:rsidR="003715FA">
      <ns0:pPr>
        <ns0:widowControl ns0:val="0"/>
        <ns0:autoSpaceDE ns0:val="0"/>
        <ns0:autoSpaceDN ns0:val="0"/>
        <ns0:spacing ns0:before="64"/>
        <ns0:rPr>
          <ns0:rFonts ns0:ascii="Arial" ns0:eastAsia="Arial" ns0:hAnsi="Arial" ns0:cs="Arial"/>
          <ns0:sz ns0:val="22"/>
          <ns0:szCs ns0:val="22"/>
          <ns0:lang ns0:val="hu-HU" ns0:eastAsia="en-US" ns0:bidi="ar-SA"/>
        </ns0:rPr>
      </ns0:pPr>
    </ns0:p>
    <ns0:p ns0:rsidR="003715FA">
      <ns0:pPr>
        <ns0:pStyle ns0:val="ListParagraph"/>
        <ns0:widowControl ns0:val="0"/>
        <ns0:numPr>
          <ns0:ilvl ns0:val="0"/>
          <ns0:numId ns0:val="15"/>
        </ns0:numPr>
        <ns0:tabs>
          <ns0:tab ns0:val="left" ns0:pos="575"/>
        </ns0:tabs>
        <ns0:autoSpaceDE ns0:val="0"/>
        <ns0:autoSpaceDN ns0:val="0"/>
        <ns0:ind ns0:left="575" ns0:hanging="432"/>
        <ns0:jc ns0:val="left"/>
        <ns0:rPr>
          <ns0:rFonts ns0:ascii="Arial" ns0:eastAsia="Arial" ns0:hAnsi="Arial" ns0:cs="Arial"/>
          <ns0:sz ns0:val="26"/>
          <ns0:szCs ns0:val="22"/>
          <ns0:lang ns0:val="hu-HU" ns0:eastAsia="en-US" ns0:bidi="ar-SA"/>
        </ns0:rPr>
      </ns0:pPr>
      <ns0:r>
        <ns0:rPr>
          <ns0:rFonts ns0:ascii="Arial" ns0:eastAsia="Arial" ns0:hAnsi="Arial" ns0:cs="Arial"/>
          <ns0:b/>
          <ns0:sz ns0:val="26"/>
          <ns0:szCs ns0:val="22"/>
          <ns0:lang ns0:val="hu-HU" ns0:eastAsia="en-US" ns0:bidi="ar-SA"/>
        </ns0:rPr>
        <ns0:t>Ügyfélszolgálati</ns0:t>
      </ns0:r>
      <ns0:r>
        <ns0:rPr>
          <ns0:rFonts ns0:ascii="Arial" ns0:eastAsia="Arial" ns0:hAnsi="Arial" ns0:cs="Arial"/>
          <ns0:b/>
          <ns0:spacing ns0:val="-8"/>
          <ns0:sz ns0:val="26"/>
          <ns0:szCs ns0:val="22"/>
          <ns0:lang ns0:val="hu-HU" ns0:eastAsia="en-US" ns0:bidi="ar-SA"/>
        </ns0:rPr>
        <ns0:t xml:space="preserve"> </ns0:t>
      </ns0:r>
      <ns0:r>
        <ns0:rPr>
          <ns0:rFonts ns0:ascii="Arial" ns0:eastAsia="Arial" ns0:hAnsi="Arial" ns0:cs="Arial"/>
          <ns0:b/>
          <ns0:sz ns0:val="26"/>
          <ns0:szCs ns0:val="22"/>
          <ns0:lang ns0:val="hu-HU" ns0:eastAsia="en-US" ns0:bidi="ar-SA"/>
        </ns0:rPr>
        <ns0:t>iroda</ns0:t>
      </ns0:r>
      <ns0:r>
        <ns0:rPr>
          <ns0:rFonts ns0:ascii="Arial" ns0:eastAsia="Arial" ns0:hAnsi="Arial" ns0:cs="Arial"/>
          <ns0:b/>
          <ns0:spacing ns0:val="-8"/>
          <ns0:sz ns0:val="26"/>
          <ns0:szCs ns0:val="22"/>
          <ns0:lang ns0:val="hu-HU" ns0:eastAsia="en-US" ns0:bidi="ar-SA"/>
        </ns0:rPr>
        <ns0:t xml:space="preserve"> </ns0:t>
      </ns0:r>
      <ns0:r>
        <ns0:rPr>
          <ns0:rFonts ns0:ascii="Arial" ns0:eastAsia="Arial" ns0:hAnsi="Arial" ns0:cs="Arial"/>
          <ns0:b/>
          <ns0:sz ns0:val="26"/>
          <ns0:szCs ns0:val="22"/>
          <ns0:lang ns0:val="hu-HU" ns0:eastAsia="en-US" ns0:bidi="ar-SA"/>
        </ns0:rPr>
        <ns0:t>aláírása</ns0:t>
      </ns0:r>
      <ns0:r>
        <ns0:rPr>
          <ns0:rFonts ns0:ascii="Arial" ns0:eastAsia="Arial" ns0:hAnsi="Arial" ns0:cs="Arial"/>
          <ns0:b/>
          <ns0:spacing ns0:val="-8"/>
          <ns0:sz ns0:val="26"/>
          <ns0:szCs ns0:val="22"/>
          <ns0:lang ns0:val="hu-HU" ns0:eastAsia="en-US" ns0:bidi="ar-SA"/>
        </ns0:rPr>
        <ns0:t xml:space="preserve"> </ns0:t>
      </ns0:r>
      <ns0:r>
        <ns0:rPr>
          <ns0:rFonts ns0:ascii="Arial" ns0:eastAsia="Arial" ns0:hAnsi="Arial" ns0:cs="Arial"/>
          <ns0:sz ns0:val="26"/>
          <ns0:szCs ns0:val="22"/>
          <ns0:lang ns0:val="hu-HU" ns0:eastAsia="en-US" ns0:bidi="ar-SA"/>
        </ns0:rPr>
        <ns0:t>(ha</ns0:t>
      </ns0:r>
      <ns0:r>
        <ns0:rPr>
          <ns0:rFonts ns0:ascii="Arial" ns0:eastAsia="Arial" ns0:hAnsi="Arial" ns0:cs="Arial"/>
          <ns0:spacing ns0:val="-8"/>
          <ns0:sz ns0:val="26"/>
          <ns0:szCs ns0:val="22"/>
          <ns0:lang ns0:val="hu-HU" ns0:eastAsia="en-US" ns0:bidi="ar-SA"/>
        </ns0:rPr>
        <ns0:t xml:space="preserve"> </ns0:t>
      </ns0:r>
      <ns0:r>
        <ns0:rPr>
          <ns0:rFonts ns0:ascii="Arial" ns0:eastAsia="Arial" ns0:hAnsi="Arial" ns0:cs="Arial"/>
          <ns0:sz ns0:val="26"/>
          <ns0:szCs ns0:val="22"/>
          <ns0:lang ns0:val="hu-HU" ns0:eastAsia="en-US" ns0:bidi="ar-SA"/>
        </ns0:rPr>
        <ns0:t>ott</ns0:t>
      </ns0:r>
      <ns0:r>
        <ns0:rPr>
          <ns0:rFonts ns0:ascii="Arial" ns0:eastAsia="Arial" ns0:hAnsi="Arial" ns0:cs="Arial"/>
          <ns0:spacing ns0:val="-6"/>
          <ns0:sz ns0:val="26"/>
          <ns0:szCs ns0:val="22"/>
          <ns0:lang ns0:val="hu-HU" ns0:eastAsia="en-US" ns0:bidi="ar-SA"/>
        </ns0:rPr>
        <ns0:t xml:space="preserve"> </ns0:t>
      </ns0:r>
      <ns0:r>
        <ns0:rPr>
          <ns0:rFonts ns0:ascii="Arial" ns0:eastAsia="Arial" ns0:hAnsi="Arial" ns0:cs="Arial"/>
          <ns0:sz ns0:val="26"/>
          <ns0:szCs ns0:val="22"/>
          <ns0:lang ns0:val="hu-HU" ns0:eastAsia="en-US" ns0:bidi="ar-SA"/>
        </ns0:rPr>
        <ns0:t>adják</ns0:t>
      </ns0:r>
      <ns0:r>
        <ns0:rPr>
          <ns0:rFonts ns0:ascii="Arial" ns0:eastAsia="Arial" ns0:hAnsi="Arial" ns0:cs="Arial"/>
          <ns0:spacing ns0:val="-8"/>
          <ns0:sz ns0:val="26"/>
          <ns0:szCs ns0:val="22"/>
          <ns0:lang ns0:val="hu-HU" ns0:eastAsia="en-US" ns0:bidi="ar-SA"/>
        </ns0:rPr>
        <ns0:t xml:space="preserve"> </ns0:t>
      </ns0:r>
      <ns0:r>
        <ns0:rPr>
          <ns0:rFonts ns0:ascii="Arial" ns0:eastAsia="Arial" ns0:hAnsi="Arial" ns0:cs="Arial"/>
          <ns0:sz ns0:val="26"/>
          <ns0:szCs ns0:val="22"/>
          <ns0:lang ns0:val="hu-HU" ns0:eastAsia="en-US" ns0:bidi="ar-SA"/>
        </ns0:rPr>
        <ns0:t>le</ns0:t>
      </ns0:r>
      <ns0:r>
        <ns0:rPr>
          <ns0:rFonts ns0:ascii="Arial" ns0:eastAsia="Arial" ns0:hAnsi="Arial" ns0:cs="Arial"/>
          <ns0:spacing ns0:val="-6"/>
          <ns0:sz ns0:val="26"/>
          <ns0:szCs ns0:val="22"/>
          <ns0:lang ns0:val="hu-HU" ns0:eastAsia="en-US" ns0:bidi="ar-SA"/>
        </ns0:rPr>
        <ns0:t xml:space="preserve"> </ns0:t>
      </ns0:r>
      <ns0:r>
        <ns0:rPr>
          <ns0:rFonts ns0:ascii="Arial" ns0:eastAsia="Arial" ns0:hAnsi="Arial" ns0:cs="Arial"/>
          <ns0:sz ns0:val="26"/>
          <ns0:szCs ns0:val="22"/>
          <ns0:lang ns0:val="hu-HU" ns0:eastAsia="en-US" ns0:bidi="ar-SA"/>
        </ns0:rPr>
        <ns0:t>a</ns0:t>
      </ns0:r>
      <ns0:r>
        <ns0:rPr>
          <ns0:rFonts ns0:ascii="Arial" ns0:eastAsia="Arial" ns0:hAnsi="Arial" ns0:cs="Arial"/>
          <ns0:spacing ns0:val="-8"/>
          <ns0:sz ns0:val="26"/>
          <ns0:szCs ns0:val="22"/>
          <ns0:lang ns0:val="hu-HU" ns0:eastAsia="en-US" ns0:bidi="ar-SA"/>
        </ns0:rPr>
        <ns0:t xml:space="preserve"> </ns0:t>
      </ns0:r>
      <ns0:r>
        <ns0:rPr>
          <ns0:rFonts ns0:ascii="Arial" ns0:eastAsia="Arial" ns0:hAnsi="Arial" ns0:cs="Arial"/>
          <ns0:spacing ns0:val="-2"/>
          <ns0:sz ns0:val="26"/>
          <ns0:szCs ns0:val="22"/>
          <ns0:lang ns0:val="hu-HU" ns0:eastAsia="en-US" ns0:bidi="ar-SA"/>
        </ns0:rPr>
        <ns0:t>dokumentumokat</ns0:t>
      </ns0:r>
      <ns0:r>
        <ns0:rPr>
          <ns0:rFonts ns0:ascii="Arial" ns0:eastAsia="Arial" ns0:hAnsi="Arial" ns0:cs="Arial"/>
          <ns0:spacing ns0:val="-2"/>
          <ns0:sz ns0:val="26"/>
          <ns0:szCs ns0:val="22"/>
          <ns0:lang ns0:val="hu-HU" ns0:eastAsia="en-US" ns0:bidi="ar-SA"/>
        </ns0:rPr>
        <ns0:t>)</ns0:t>
      </ns0:r>
    </ns0:p>
    <ns0:p ns0:rsidR="003715FA">
      <ns0:pPr>
        <ns0:widowControl ns0:val="0"/>
        <ns0:tabs>
          <ns0:tab ns0:val="left" ns0:pos="4824"/>
        </ns0:tabs>
        <ns0:autoSpaceDE ns0:val="0"/>
        <ns0:autoSpaceDN ns0:val="0"/>
        <ns0:spacing ns0:before="206"/>
        <ns0:ind ns0:left="187"/>
        <ns0:rPr>
          <ns0:rFonts ns0:ascii="Arial" ns0:eastAsia="Arial" ns0:hAnsi="Arial" ns0:cs="Arial"/>
          <ns0:sz ns0:val="18"/>
          <ns0:szCs ns0:val="22"/>
          <ns0:lang ns0:val="hu-HU" ns0:eastAsia="en-US" ns0:bidi="ar-SA"/>
        </ns0:rPr>
      </ns0:pPr>
      <ns0:r>
        <ns0:rPr>
          <ns0:rFonts ns0:ascii="Arial" ns0:eastAsia="Arial" ns0:hAnsi="Arial" ns0:cs="Arial"/>
          <ns0:spacing ns0:val="-2"/>
          <ns0:sz ns0:val="18"/>
          <ns0:szCs ns0:val="22"/>
          <ns0:lang ns0:val="hu-HU" ns0:eastAsia="en-US" ns0:bidi="ar-SA"/>
        </ns0:rPr>
        <ns0:t xml:space="preserve">                      </ns0:t>
      </ns0:r>
      <ns0:r ns0:rsidRPr="001C40F4">
        <ns0:rPr>
          <ns0:rFonts ns0:ascii="Arial" ns0:eastAsia="Arial" ns0:hAnsi="Arial" ns0:cs="Arial"/>
          <ns0:color ns0:val="0070C0"/>
          <ns0:spacing ns0:val="-2"/>
          <ns0:sz ns0:val="18"/>
          <ns0:szCs ns0:val="22"/>
          <ns0:lang ns0:val="hu-HU" ns0:eastAsia="en-US" ns0:bidi="ar-SA"/>
        </ns0:rPr>
        <ns0:t>{</ns0:t>
      </ns0:r>
      <ns0:r ns0:rsidR="00AC5E1D">
        <ns0:rPr>
          <ns0:rFonts ns0:ascii="Arial" ns0:eastAsia="Arial" ns0:hAnsi="Arial" ns0:cs="Arial"/>
          <ns0:color ns0:val="0070C0"/>
          <ns0:spacing ns0:val="-2"/>
          <ns0:sz ns0:val="18"/>
          <ns0:szCs ns0:val="22"/>
          <ns0:lang ns0:val="hu-HU" ns0:eastAsia="en-US" ns0:bidi="ar-SA"/>
        </ns0:rPr>
        <ns0:t>d</ns0:t>
      </ns0:r>
      <ns0:r ns0:rsidR="00AC5E1D">
        <ns0:rPr>
          <ns0:rFonts ns0:ascii="Arial" ns0:eastAsia="Arial" ns0:hAnsi="Arial" ns0:cs="Arial"/>
          <ns0:color ns0:val="0070C0"/>
          <ns0:spacing ns0:val="-2"/>
          <ns0:sz ns0:val="18"/>
          <ns0:szCs ns0:val="22"/>
          <ns0:lang ns0:val="hu-HU" ns0:eastAsia="en-US" ns0:bidi="ar-SA"/>
        </ns0:rPr>
        <ns0:t>.</ns0:t>
      </ns0:r>
      <ns0:r ns0:rsidRPr="001C40F4">
        <ns0:rPr>
          <ns0:rFonts ns0:ascii="Arial" ns0:eastAsia="Arial" ns0:hAnsi="Arial" ns0:cs="Arial"/>
          <ns0:color ns0:val="0070C0"/>
          <ns0:spacing ns0:val="-2"/>
          <ns0:sz ns0:val="18"/>
          <ns0:szCs ns0:val="22"/>
          <ns0:lang ns0:val="hu-HU" ns0:eastAsia="en-US" ns0:bidi="ar-SA"/>
        </ns0:rPr>
        <ns0:t>Project</ns0:t>
      </ns0:r>
      <ns0:r ns0:rsidRPr="001C40F4">
        <ns0:rPr>
          <ns0:rFonts ns0:ascii="Arial" ns0:eastAsia="Arial" ns0:hAnsi="Arial" ns0:cs="Arial"/>
          <ns0:color ns0:val="0070C0"/>
          <ns0:spacing ns0:val="-2"/>
          <ns0:sz ns0:val="18"/>
          <ns0:szCs ns0:val="22"/>
          <ns0:lang ns0:val="hu-HU" ns0:eastAsia="en-US" ns0:bidi="ar-SA"/>
        </ns0:rPr>
        <ns0:t>.Laed</ns0:t>
      </ns0:r>
      <ns0:r ns0:rsidRPr="001C40F4">
        <ns0:rPr>
          <ns0:rFonts ns0:ascii="Arial" ns0:eastAsia="Arial" ns0:hAnsi="Arial" ns0:cs="Arial"/>
          <ns0:color ns0:val="0070C0"/>
          <ns0:spacing ns0:val="-2"/>
          <ns0:sz ns0:val="18"/>
          <ns0:szCs ns0:val="22"/>
          <ns0:lang ns0:val="hu-HU" ns0:eastAsia="en-US" ns0:bidi="ar-SA"/>
        </ns0:rPr>
        <ns0:t>}</ns0:t>
      </ns0:r>
      <ns0:r ns0:rsidR="00C400B7">
        <ns0:rPr>
          <ns0:rFonts ns0:ascii="Arial" ns0:eastAsia="Arial" ns0:hAnsi="Arial" ns0:cs="Arial"/>
          <ns0:sz ns0:val="18"/>
          <ns0:szCs ns0:val="22"/>
          <ns0:lang ns0:val="hu-HU" ns0:eastAsia="en-US" ns0:bidi="ar-SA"/>
        </ns0:rPr>
        <ns0:tab/>
      </ns0:r>
      <ns0:r ns0:rsidR="00C400B7">
        <ns0:rPr>
          <ns0:rFonts ns0:ascii="Arial" ns0:eastAsia="Arial" ns0:hAnsi="Arial" ns0:cs="Arial"/>
          <ns0:spacing ns0:val="-2"/>
          <ns0:sz ns0:val="18"/>
          <ns0:szCs ns0:val="22"/>
          <ns0:lang ns0:val="hu-HU" ns0:eastAsia="en-US" ns0:bidi="ar-SA"/>
        </ns0:rPr>
        <ns0:t>....</ns0:t>
      </ns0:r>
      <ns0:r ns0:rsidRPr="001C40F4">
        <ns0:rPr>
          <ns0:rFonts ns0:ascii="Arial" ns0:eastAsia="Arial" ns0:hAnsi="Arial" ns0:cs="Arial"/>
          <ns0:noProof/>
          <ns0:spacing ns0:val="-1"/>
          <ns0:sz ns0:val="22"/>
          <ns0:szCs ns0:val="22"/>
          <ns0:lang ns0:val="hu-HU" ns0:eastAsia="en-US" ns0:bidi="ar-SA"/>
        </ns0:rPr>
        <ns0:t xml:space="preserve"> </ns0:t>
      </ns0:r>
      <ns0:r ns0:rsidR="00C400B7">
        <ns0:rPr>
          <ns0:rFonts ns0:ascii="Arial" ns0:eastAsia="Arial" ns0:hAnsi="Arial" ns0:cs="Arial"/>
          <ns0:spacing ns0:val="-2"/>
          <ns0:sz ns0:val="18"/>
          <ns0:szCs ns0:val="22"/>
          <ns0:lang ns0:val="hu-HU" ns0:eastAsia="en-US" ns0:bidi="ar-SA"/>
        </ns0:rPr>
        <ns0:t>........................................................................................</ns0:t>
      </ns0:r>
    </ns0:p>
    <ns0:p ns0:rsidR="003715FA">
      <ns0:pPr>
        <ns0:widowControl ns0:val="0"/>
        <ns0:tabs>
          <ns0:tab ns0:val="left" ns0:pos="4752"/>
        </ns0:tabs>
        <ns0:autoSpaceDE ns0:val="0"/>
        <ns0:autoSpaceDN ns0:val="0"/>
        <ns0:spacing ns0:before="3"/>
        <ns0:ind ns0:right="66"/>
        <ns0:jc ns0:val="center"/>
        <ns0:rPr>
          <ns0:rFonts ns0:ascii="Arial" ns0:eastAsia="Arial" ns0:hAnsi="Arial" ns0:cs="Arial"/>
          <ns0:sz ns0:val="22"/>
          <ns0:szCs ns0:val="22"/>
          <ns0:lang ns0:val="hu-HU" ns0:eastAsia="en-US" ns0:bidi="ar-SA"/>
        </ns0:rPr>
      </ns0:pPr>
      <ns0:r>
        <ns0:rPr>
          <ns0:rFonts ns0:ascii="Arial" ns0:eastAsia="Arial" ns0:hAnsi="Arial" ns0:cs="Arial"/>
          <ns0:sz ns0:val="22"/>
          <ns0:szCs ns0:val="22"/>
          <ns0:lang ns0:val="hu-HU" ns0:eastAsia="en-US" ns0:bidi="ar-SA"/>
        </ns0:rPr>
        <ns0:t>Leadás</ns0:t>
      </ns0:r>
      <ns0:r>
        <ns0:rPr>
          <ns0:rFonts ns0:ascii="Arial" ns0:eastAsia="Arial" ns0:hAnsi="Arial" ns0:cs="Arial"/>
          <ns0:spacing ns0:val="-4"/>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időpontja</ns0:t>
      </ns0:r>
      <ns0:r>
        <ns0:rPr>
          <ns0:rFonts ns0:ascii="Arial" ns0:eastAsia="Arial" ns0:hAnsi="Arial" ns0:cs="Arial"/>
          <ns0:sz ns0:val="22"/>
          <ns0:szCs ns0:val="22"/>
          <ns0:lang ns0:val="hu-HU" ns0:eastAsia="en-US" ns0:bidi="ar-SA"/>
        </ns0:rPr>
        <ns0:tab/>
        <ns0:t>Átvevő</ns0:t>
      </ns0:r>
      <ns0:r>
        <ns0:rPr>
          <ns0:rFonts ns0:ascii="Arial" ns0:eastAsia="Arial" ns0:hAnsi="Arial" ns0:cs="Arial"/>
          <ns0:spacing ns0:val="-9"/>
          <ns0:sz ns0:val="22"/>
          <ns0:szCs ns0:val="22"/>
          <ns0:lang ns0:val="hu-HU" ns0:eastAsia="en-US" ns0:bidi="ar-SA"/>
        </ns0:rPr>
        <ns0:t xml:space="preserve"> </ns0:t>
      </ns0:r>
      <ns0:r>
        <ns0:rPr>
          <ns0:rFonts ns0:ascii="Arial" ns0:eastAsia="Arial" ns0:hAnsi="Arial" ns0:cs="Arial"/>
          <ns0:sz ns0:val="22"/>
          <ns0:szCs ns0:val="22"/>
          <ns0:lang ns0:val="hu-HU" ns0:eastAsia="en-US" ns0:bidi="ar-SA"/>
        </ns0:rPr>
        <ns0:t>ügyintéző</ns0:t>
      </ns0:r>
      <ns0:r>
        <ns0:rPr>
          <ns0:rFonts ns0:ascii="Arial" ns0:eastAsia="Arial" ns0:hAnsi="Arial" ns0:cs="Arial"/>
          <ns0:spacing ns0:val="-7"/>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aláírása</ns0:t>
      </ns0:r>
    </ns0:p>
    <ns0:p ns0:rsidR="003715FA">
      <ns0:pPr>
        <ns0:widowControl ns0:val="0"/>
        <ns0:autoSpaceDE ns0:val="0"/>
        <ns0:autoSpaceDN ns0:val="0"/>
        <ns0:spacing ns0:before="239"/>
        <ns0:ind ns0:left="143" ns0:right="137"/>
        <ns0:jc ns0:val="both"/>
        <ns0:rPr>
          <ns0:rFonts ns0:ascii="Arial" ns0:eastAsia="Arial" ns0:hAnsi="Arial" ns0:cs="Arial"/>
          <ns0:sz ns0:val="13"/>
          <ns0:szCs ns0:val="22"/>
          <ns0:lang ns0:val="hu-HU" ns0:eastAsia="en-US" ns0:bidi="ar-SA"/>
        </ns0:rPr>
      </ns0:pPr>
      <ns0:r>
        <ns0:rPr>
          <ns0:rFonts ns0:ascii="Arial" ns0:eastAsia="Arial" ns0:hAnsi="Arial" ns0:cs="Arial"/>
          <ns0:sz ns0:val="13"/>
          <ns0:szCs ns0:val="22"/>
          <ns0:lang ns0:val="hu-HU" ns0:eastAsia="en-US" ns0:bidi="ar-SA"/>
        </ns0:rPr>
        <ns0:t>A villamosenergia-elosztás biztosítása, a csatlakozási és elosztóhálózat-használati szerződés teljesítése keretében kezelt személyes adatokra vonatkozó</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tájékoztatást az Általános Adatkezelési Tájékoztatóban; az ügyintézés során készített hangfelvétellel összefüggésben kezelt személyes adatokra vonatkozó</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tájékoztatást</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Hangfelvétel</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Rögzítésére</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Vonatkozó</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Adatkezelési</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Tájékoztatóban;</ns0:t>
      </ns0:r>
      <ns0:r>
        <ns0:rPr>
          <ns0:rFonts ns0:ascii="Arial" ns0:eastAsia="Arial" ns0:hAnsi="Arial" ns0:cs="Arial"/>
          <ns0:spacing ns0:val="-1"/>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míg</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az</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MVM</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Vállalkozáscsoport</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egyes</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tagvállalatai</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által</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kötött</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szerződésekben,</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illetve</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más</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dokumentumokban</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kapcsolattartóként</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megjelölt</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természetes</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személyek</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személyes</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adatainak</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kezeléséről</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szóló</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tájékoztatást</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az</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ezen</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című</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Adatkezelési</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 xml:space="preserve">Tájékoztatóban találhatja </ns0:t>
      </ns0:r>
      <ns0:r>
        <ns0:rPr>
          <ns0:rFonts ns0:ascii="Arial" ns0:eastAsia="Arial" ns0:hAnsi="Arial" ns0:cs="Arial"/>
          <ns0:sz ns0:val="13"/>
          <ns0:szCs ns0:val="22"/>
          <ns0:lang ns0:val="hu-HU" ns0:eastAsia="en-US" ns0:bidi="ar-SA"/>
        </ns0:rPr>
        <ns0:t>meg.A</ns0:t>
      </ns0:r>
      <ns0:r>
        <ns0:rPr>
          <ns0:rFonts ns0:ascii="Arial" ns0:eastAsia="Arial" ns0:hAnsi="Arial" ns0:cs="Arial"/>
          <ns0:sz ns0:val="13"/>
          <ns0:szCs ns0:val="22"/>
          <ns0:lang ns0:val="hu-HU" ns0:eastAsia="en-US" ns0:bidi="ar-SA"/>
        </ns0:rPr>
        <ns0:t xml:space="preserve"> tájékoztatók az</ns0:t>
      </ns0:r>
      <ns0:hyperlink ns2:id="rId29">
        <ns0:r>
          <ns0:rPr>
            <ns0:rFonts ns0:ascii="Arial" ns0:eastAsia="Arial" ns0:hAnsi="Arial" ns0:cs="Arial"/>
            <ns0:color ns0:val="0000FF"/>
            <ns0:sz ns0:val="13"/>
            <ns0:szCs ns0:val="22"/>
            <ns0:u ns0:val="single" ns0:color="0000FF"/>
            <ns0:lang ns0:val="hu-HU" ns0:eastAsia="en-US" ns0:bidi="ar-SA"/>
          </ns0:rPr>
          <ns0:t xml:space="preserve"> mvmnext.hu/</ns0:t>
        </ns0:r>
        <ns0:r>
          <ns0:rPr>
            <ns0:rFonts ns0:ascii="Arial" ns0:eastAsia="Arial" ns0:hAnsi="Arial" ns0:cs="Arial"/>
            <ns0:color ns0:val="0000FF"/>
            <ns0:sz ns0:val="13"/>
            <ns0:szCs ns0:val="22"/>
            <ns0:u ns0:val="single" ns0:color="0000FF"/>
            <ns0:lang ns0:val="hu-HU" ns0:eastAsia="en-US" ns0:bidi="ar-SA"/>
          </ns0:rPr>
          <ns0:t>Adatvedelem</ns0:t>
        </ns0:r>
        <ns0:r>
          <ns0:rPr>
            <ns0:rFonts ns0:ascii="Arial" ns0:eastAsia="Arial" ns0:hAnsi="Arial" ns0:cs="Arial"/>
            <ns0:color ns0:val="0000FF"/>
            <ns0:sz ns0:val="13"/>
            <ns0:szCs ns0:val="22"/>
            <ns0:u ns0:val="single" ns0:color="0000FF"/>
            <ns0:lang ns0:val="hu-HU" ns0:eastAsia="en-US" ns0:bidi="ar-SA"/>
          </ns0:rPr>
          <ns0:t>/</ns0:t>
        </ns0:r>
        <ns0:r>
          <ns0:rPr>
            <ns0:rFonts ns0:ascii="Arial" ns0:eastAsia="Arial" ns0:hAnsi="Arial" ns0:cs="Arial"/>
            <ns0:color ns0:val="0000FF"/>
            <ns0:sz ns0:val="13"/>
            <ns0:szCs ns0:val="22"/>
            <ns0:u ns0:val="single" ns0:color="0000FF"/>
            <ns0:lang ns0:val="hu-HU" ns0:eastAsia="en-US" ns0:bidi="ar-SA"/>
          </ns0:rPr>
          <ns0:t>Tajekoztatok</ns0:t>
        </ns0:r>
      </ns0:hyperlink>
      <ns0:r>
        <ns0:rPr>
          <ns0:rFonts ns0:ascii="Arial" ns0:eastAsia="Arial" ns0:hAnsi="Arial" ns0:cs="Arial"/>
          <ns0:color ns0:val="0000FF"/>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oldalon és az ügyfélszolgálati irodáinkban érhetők el.</ns0:t>
      </ns0:r>
    </ns0:p>
    <ns0:p ns0:rsidR="003715FA">
      <ns0:pPr>
        <ns0:widowControl ns0:val="0"/>
        <ns0:autoSpaceDE ns0:val="0"/>
        <ns0:autoSpaceDN ns0:val="0"/>
        <ns0:spacing ns0:before="2"/>
        <ns0:ind ns0:left="143"/>
        <ns0:jc ns0:val="both"/>
        <ns0:rPr>
          <ns0:rFonts ns0:ascii="Arial" ns0:eastAsia="Arial" ns0:hAnsi="Arial" ns0:cs="Arial"/>
          <ns0:sz ns0:val="13"/>
          <ns0:szCs ns0:val="22"/>
          <ns0:lang ns0:val="hu-HU" ns0:eastAsia="en-US" ns0:bidi="ar-SA"/>
        </ns0:rPr>
      </ns0:pPr>
      <ns0:r>
        <ns0:rPr>
          <ns0:rFonts ns0:ascii="Arial" ns0:eastAsia="Arial" ns0:hAnsi="Arial" ns0:cs="Arial"/>
          <ns0:spacing ns0:val="-2"/>
          <ns0:sz ns0:val="13"/>
          <ns0:szCs ns0:val="22"/>
          <ns0:lang ns0:val="hu-HU" ns0:eastAsia="en-US" ns0:bidi="ar-SA"/>
        </ns0:rPr>
        <ns0:t>Az</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elosztói</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engedélyes</ns0:t>
      </ns0:r>
      <ns0:r>
        <ns0:rPr>
          <ns0:rFonts ns0:ascii="Arial" ns0:eastAsia="Arial" ns0:hAnsi="Arial" ns0:cs="Arial"/>
          <ns0:spacing ns0:val="5"/>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megbízásából</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az</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ügyfélszolgálati</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feladatokat</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az</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MVM</ns0:t>
      </ns0:r>
      <ns0:r>
        <ns0:rPr>
          <ns0:rFonts ns0:ascii="Arial" ns0:eastAsia="Arial" ns0:hAnsi="Arial" ns0:cs="Arial"/>
          <ns0:spacing ns0:val="5"/>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Ügyfélkapcsolati</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Kft.</ns0:t>
      </ns0:r>
      <ns0:r>
        <ns0:rPr>
          <ns0:rFonts ns0:ascii="Arial" ns0:eastAsia="Arial" ns0:hAnsi="Arial" ns0:cs="Arial"/>
          <ns0:spacing ns0:val="5"/>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látja</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pacing ns0:val="-5"/>
          <ns0:sz ns0:val="13"/>
          <ns0:szCs ns0:val="22"/>
          <ns0:lang ns0:val="hu-HU" ns0:eastAsia="en-US" ns0:bidi="ar-SA"/>
        </ns0:rPr>
        <ns0:t>el.</ns0:t>
      </ns0:r>
    </ns0:p>
    <ns0:p ns0:rsidR="003715FA">
      <ns0:pPr>
        <ns0:widowControl ns0:val="0"/>
        <ns0:autoSpaceDE ns0:val="0"/>
        <ns0:autoSpaceDN ns0:val="0"/>
        <ns0:spacing ns0:before="119" ns0:line="149" ns0:lineRule="exact"/>
        <ns0:ind ns0:left="143"/>
        <ns0:jc ns0:val="both"/>
        <ns0:rPr>
          <ns0:rFonts ns0:ascii="Arial" ns0:eastAsia="Arial" ns0:hAnsi="Arial" ns0:cs="Arial"/>
          <ns0:sz ns0:val="13"/>
          <ns0:szCs ns0:val="22"/>
          <ns0:lang ns0:val="hu-HU" ns0:eastAsia="en-US" ns0:bidi="ar-SA"/>
        </ns0:rPr>
      </ns0:pPr>
      <ns0:r>
        <ns0:rPr>
          <ns0:rFonts ns0:ascii="Arial" ns0:eastAsia="Arial" ns0:hAnsi="Arial" ns0:cs="Arial"/>
          <ns0:i/>
          <ns0:sz ns0:val="13"/>
          <ns0:szCs ns0:val="22"/>
          <ns0:lang ns0:val="hu-HU" ns0:eastAsia="en-US" ns0:bidi="ar-SA"/>
        </ns0:rPr>
        <ns0:t>1,</ns0:t>
      </ns0:r>
      <ns0:r>
        <ns0:rPr>
          <ns0:rFonts ns0:ascii="Arial" ns0:eastAsia="Arial" ns0:hAnsi="Arial" ns0:cs="Arial"/>
          <ns0:i/>
          <ns0:spacing ns0:val="-4"/>
          <ns0:sz ns0:val="13"/>
          <ns0:szCs ns0:val="22"/>
          <ns0:lang ns0:val="hu-HU" ns0:eastAsia="en-US" ns0:bidi="ar-SA"/>
        </ns0:rPr>
        <ns0:t xml:space="preserve"> </ns0:t>
      </ns0:r>
      <ns0:r>
        <ns0:rPr>
          <ns0:rFonts ns0:ascii="Arial" ns0:eastAsia="Arial" ns0:hAnsi="Arial" ns0:cs="Arial"/>
          <ns0:i/>
          <ns0:sz ns0:val="13"/>
          <ns0:szCs ns0:val="22"/>
          <ns0:lang ns0:val="hu-HU" ns0:eastAsia="en-US" ns0:bidi="ar-SA"/>
        </ns0:rPr>
        <ns0:t>1a,</ns0:t>
      </ns0:r>
      <ns0:r>
        <ns0:rPr>
          <ns0:rFonts ns0:ascii="Arial" ns0:eastAsia="Arial" ns0:hAnsi="Arial" ns0:cs="Arial"/>
          <ns0:i/>
          <ns0:spacing ns0:val="-3"/>
          <ns0:sz ns0:val="13"/>
          <ns0:szCs ns0:val="22"/>
          <ns0:lang ns0:val="hu-HU" ns0:eastAsia="en-US" ns0:bidi="ar-SA"/>
        </ns0:rPr>
        <ns0:t xml:space="preserve"> </ns0:t>
      </ns0:r>
      <ns0:r>
        <ns0:rPr>
          <ns0:rFonts ns0:ascii="Arial" ns0:eastAsia="Arial" ns0:hAnsi="Arial" ns0:cs="Arial"/>
          <ns0:i/>
          <ns0:sz ns0:val="13"/>
          <ns0:szCs ns0:val="22"/>
          <ns0:lang ns0:val="hu-HU" ns0:eastAsia="en-US" ns0:bidi="ar-SA"/>
        </ns0:rPr>
        <ns0:t>2</ns0:t>
      </ns0:r>
      <ns0:r>
        <ns0:rPr>
          <ns0:rFonts ns0:ascii="Arial" ns0:eastAsia="Arial" ns0:hAnsi="Arial" ns0:cs="Arial"/>
          <ns0:i/>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csatlakozási</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és</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elosztóhálózat-használati</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szerződés</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megkötéséhez</ns0:t>
      </ns0:r>
      <ns0:r>
        <ns0:rPr>
          <ns0:rFonts ns0:ascii="Arial" ns0:eastAsia="Arial" ns0:hAnsi="Arial" ns0:cs="Arial"/>
          <ns0:spacing ns0:val="-1"/>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szükséges</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adat,</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ezért</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célból</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az</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Általános</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Adatvédelmi</ns0:t>
      </ns0:r>
      <ns0:r>
        <ns0:rPr>
          <ns0:rFonts ns0:ascii="Arial" ns0:eastAsia="Arial" ns0:hAnsi="Arial" ns0:cs="Arial"/>
          <ns0:spacing ns0:val="-4"/>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Rendelet</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(GDPR)</ns0:t>
      </ns0:r>
      <ns0:r>
        <ns0:rPr>
          <ns0:rFonts ns0:ascii="Arial" ns0:eastAsia="Arial" ns0:hAnsi="Arial" ns0:cs="Arial"/>
          <ns0:spacing ns0:val="-1"/>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6.</ns0:t>
      </ns0:r>
      <ns0:r>
        <ns0:rPr>
          <ns0:rFonts ns0:ascii="Arial" ns0:eastAsia="Arial" ns0:hAnsi="Arial" ns0:cs="Arial"/>
          <ns0:spacing ns0:val="-3"/>
          <ns0:sz ns0:val="13"/>
          <ns0:szCs ns0:val="22"/>
          <ns0:lang ns0:val="hu-HU" ns0:eastAsia="en-US" ns0:bidi="ar-SA"/>
        </ns0:rPr>
        <ns0:t xml:space="preserve"> </ns0:t>
      </ns0:r>
      <ns0:r>
        <ns0:rPr>
          <ns0:rFonts ns0:ascii="Arial" ns0:eastAsia="Arial" ns0:hAnsi="Arial" ns0:cs="Arial"/>
          <ns0:spacing ns0:val="-2"/>
          <ns0:sz ns0:val="13"/>
          <ns0:szCs ns0:val="22"/>
          <ns0:lang ns0:val="hu-HU" ns0:eastAsia="en-US" ns0:bidi="ar-SA"/>
        </ns0:rPr>
        <ns0:t>cikk.</ns0:t>
      </ns0:r>
    </ns0:p>
    <ns0:p ns0:rsidR="003715FA">
      <ns0:pPr>
        <ns0:widowControl ns0:val="0"/>
        <ns0:autoSpaceDE ns0:val="0"/>
        <ns0:autoSpaceDN ns0:val="0"/>
        <ns0:spacing ns0:line="149" ns0:lineRule="exact"/>
        <ns0:ind ns0:left="143"/>
        <ns0:jc ns0:val="both"/>
        <ns0:rPr>
          <ns0:rFonts ns0:ascii="Arial" ns0:eastAsia="Arial" ns0:hAnsi="Arial" ns0:cs="Arial"/>
          <ns0:sz ns0:val="13"/>
          <ns0:szCs ns0:val="22"/>
          <ns0:lang ns0:val="hu-HU" ns0:eastAsia="en-US" ns0:bidi="ar-SA"/>
        </ns0:rPr>
      </ns0:pPr>
      <ns0:r>
        <ns0:rPr>
          <ns0:rFonts ns0:ascii="Arial" ns0:eastAsia="Arial" ns0:hAnsi="Arial" ns0:cs="Arial"/>
          <ns0:sz ns0:val="13"/>
          <ns0:szCs ns0:val="22"/>
          <ns0:lang ns0:val="hu-HU" ns0:eastAsia="en-US" ns0:bidi="ar-SA"/>
        </ns0:rPr>
        <ns0:t>(1)</ns0:t>
      </ns0:r>
      <ns0:r>
        <ns0:rPr>
          <ns0:rFonts ns0:ascii="Arial" ns0:eastAsia="Arial" ns0:hAnsi="Arial" ns0:cs="Arial"/>
          <ns0:spacing ns0:val="-1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bek</ns0:t>
      </ns0:r>
      <ns0:r>
        <ns0:rPr>
          <ns0:rFonts ns0:ascii="Arial" ns0:eastAsia="Arial" ns0:hAnsi="Arial" ns0:cs="Arial"/>
          <ns0:sz ns0:val="13"/>
          <ns0:szCs ns0:val="22"/>
          <ns0:lang ns0:val="hu-HU" ns0:eastAsia="en-US" ns0:bidi="ar-SA"/>
        </ns0:rPr>
        <ns0:t>.</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b)</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pontjában</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és/vagy</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a</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villamos</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energiáról</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szóló</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2007.</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évi</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LXXXVI.</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törvény</ns0:t>
      </ns0:r>
      <ns0:r>
        <ns0:rPr>
          <ns0:rFonts ns0:ascii="Arial" ns0:eastAsia="Arial" ns0:hAnsi="Arial" ns0:cs="Arial"/>
          <ns0:spacing ns0:val="-7"/>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egyes</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rendelkezéseink</ns0:t>
      </ns0:r>
      <ns0:r>
        <ns0:rPr>
          <ns0:rFonts ns0:ascii="Arial" ns0:eastAsia="Arial" ns0:hAnsi="Arial" ns0:cs="Arial"/>
          <ns0:spacing ns0:val="-8"/>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végrehajtásáról</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szóló</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273/</ns0:t>
      </ns0:r>
      <ns0:r>
        <ns0:rPr>
          <ns0:rFonts ns0:ascii="Arial" ns0:eastAsia="Arial" ns0:hAnsi="Arial" ns0:cs="Arial"/>
          <ns0:sz ns0:val="13"/>
          <ns0:szCs ns0:val="22"/>
          <ns0:lang ns0:val="hu-HU" ns0:eastAsia="en-US" ns0:bidi="ar-SA"/>
        </ns0:rPr>
        <ns0:t>2007(</ns0:t>
      </ns0:r>
      <ns0:r>
        <ns0:rPr>
          <ns0:rFonts ns0:ascii="Arial" ns0:eastAsia="Arial" ns0:hAnsi="Arial" ns0:cs="Arial"/>
          <ns0:sz ns0:val="13"/>
          <ns0:szCs ns0:val="22"/>
          <ns0:lang ns0:val="hu-HU" ns0:eastAsia="en-US" ns0:bidi="ar-SA"/>
        </ns0:rPr>
        <ns0:t>X.</ns0:t>
      </ns0:r>
      <ns0:r>
        <ns0:rPr>
          <ns0:rFonts ns0:ascii="Times New Roman" ns0:eastAsia="Arial" ns0:hAnsi="Times New Roman" ns0:cs="Arial"/>
          <ns0:spacing ns0:val="-33"/>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19.)</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Korm</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rendelet</ns0:t>
      </ns0:r>
      <ns0:r>
        <ns0:rPr>
          <ns0:rFonts ns0:ascii="Arial" ns0:eastAsia="Arial" ns0:hAnsi="Arial" ns0:cs="Arial"/>
          <ns0:spacing ns0:val="-9"/>
          <ns0:sz ns0:val="13"/>
          <ns0:szCs ns0:val="22"/>
          <ns0:lang ns0:val="hu-HU" ns0:eastAsia="en-US" ns0:bidi="ar-SA"/>
        </ns0:rPr>
        <ns0:t xml:space="preserve"> </ns0:t>
      </ns0:r>
      <ns0:r>
        <ns0:rPr>
          <ns0:rFonts ns0:ascii="Arial" ns0:eastAsia="Arial" ns0:hAnsi="Arial" ns0:cs="Arial"/>
          <ns0:spacing ns0:val="-5"/>
          <ns0:sz ns0:val="13"/>
          <ns0:szCs ns0:val="22"/>
          <ns0:lang ns0:val="hu-HU" ns0:eastAsia="en-US" ns0:bidi="ar-SA"/>
        </ns0:rPr>
        <ns0:t>2.</ns0:t>
      </ns0:r>
    </ns0:p>
    <ns0:p ns0:rsidR="003715FA">
      <ns0:pPr>
        <ns0:widowControl ns0:val="0"/>
        <ns0:autoSpaceDE ns0:val="0"/>
        <ns0:autoSpaceDN ns0:val="0"/>
        <ns0:ind ns0:left="143" ns0:right="136"/>
        <ns0:jc ns0:val="both"/>
        <ns0:rPr>
          <ns0:rFonts ns0:ascii="Arial" ns0:eastAsia="Arial" ns0:hAnsi="Arial" ns0:cs="Arial"/>
          <ns0:sz ns0:val="13"/>
          <ns0:szCs ns0:val="22"/>
          <ns0:lang ns0:val="hu-HU" ns0:eastAsia="en-US" ns0:bidi="ar-SA"/>
        </ns0:rPr>
      </ns0:pPr>
      <ns0:r>
        <ns0:rPr>
          <ns0:rFonts ns0:ascii="Arial" ns0:eastAsia="Arial" ns0:hAnsi="Arial" ns0:cs="Arial"/>
          <ns0:sz ns0:val="13"/>
          <ns0:szCs ns0:val="22"/>
          <ns0:lang ns0:val="hu-HU" ns0:eastAsia="en-US" ns0:bidi="ar-SA"/>
        </ns0:rPr>
        <ns0:t>sz.</ns0:t>
      </ns0:r>
      <ns0:r>
        <ns0:rPr>
          <ns0:rFonts ns0:ascii="Arial" ns0:eastAsia="Arial" ns0:hAnsi="Arial" ns0:cs="Arial"/>
          <ns0:sz ns0:val="13"/>
          <ns0:szCs ns0:val="22"/>
          <ns0:lang ns0:val="hu-HU" ns0:eastAsia="en-US" ns0:bidi="ar-SA"/>
        </ns0:rPr>
        <ns0:t xml:space="preserve"> melléklet 6.1. a) és d) pontjában foglaltakra figyelemmel ezen adatot kérjük megadni (</ns0:t>
      </ns0:r>
      <ns0:r>
        <ns0:rPr>
          <ns0:rFonts ns0:ascii="Arial" ns0:eastAsia="Arial" ns0:hAnsi="Arial" ns0:cs="Arial"/>
          <ns0:i/>
          <ns0:sz ns0:val="13"/>
          <ns0:szCs ns0:val="22"/>
          <ns0:lang ns0:val="hu-HU" ns0:eastAsia="en-US" ns0:bidi="ar-SA"/>
        </ns0:rPr>
        <ns0:t xml:space="preserve">1 </ns0:t>
      </ns0:r>
      <ns0:r>
        <ns0:rPr>
          <ns0:rFonts ns0:ascii="Arial" ns0:eastAsia="Arial" ns0:hAnsi="Arial" ns0:cs="Arial"/>
          <ns0:sz ns0:val="13"/>
          <ns0:szCs ns0:val="22"/>
          <ns0:lang ns0:val="hu-HU" ns0:eastAsia="en-US" ns0:bidi="ar-SA"/>
        </ns0:rPr>
        <ns0:t xml:space="preserve">természetes személyek, </ns0:t>
      </ns0:r>
      <ns0:r>
        <ns0:rPr>
          <ns0:rFonts ns0:ascii="Arial" ns0:eastAsia="Arial" ns0:hAnsi="Arial" ns0:cs="Arial"/>
          <ns0:i/>
          <ns0:sz ns0:val="13"/>
          <ns0:szCs ns0:val="22"/>
          <ns0:lang ns0:val="hu-HU" ns0:eastAsia="en-US" ns0:bidi="ar-SA"/>
        </ns0:rPr>
        <ns0:t xml:space="preserve">1a </ns0:t>
      </ns0:r>
      <ns0:r>
        <ns0:rPr>
          <ns0:rFonts ns0:ascii="Arial" ns0:eastAsia="Arial" ns0:hAnsi="Arial" ns0:cs="Arial"/>
          <ns0:sz ns0:val="13"/>
          <ns0:szCs ns0:val="22"/>
          <ns0:lang ns0:val="hu-HU" ns0:eastAsia="en-US" ns0:bidi="ar-SA"/>
        </ns0:rPr>
        <ns0:t xml:space="preserve">egyéni vállalkozók, </ns0:t>
      </ns0:r>
      <ns0:r>
        <ns0:rPr>
          <ns0:rFonts ns0:ascii="Arial" ns0:eastAsia="Arial" ns0:hAnsi="Arial" ns0:cs="Arial"/>
          <ns0:i/>
          <ns0:sz ns0:val="13"/>
          <ns0:szCs ns0:val="22"/>
          <ns0:lang ns0:val="hu-HU" ns0:eastAsia="en-US" ns0:bidi="ar-SA"/>
        </ns0:rPr>
        <ns0:t xml:space="preserve">2 </ns0:t>
      </ns0:r>
      <ns0:r>
        <ns0:rPr>
          <ns0:rFonts ns0:ascii="Arial" ns0:eastAsia="Arial" ns0:hAnsi="Arial" ns0:cs="Arial"/>
          <ns0:sz ns0:val="13"/>
          <ns0:szCs ns0:val="22"/>
          <ns0:lang ns0:val="hu-HU" ns0:eastAsia="en-US" ns0:bidi="ar-SA"/>
        </ns0:rPr>
        <ns0:t>nem természetes</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 xml:space="preserve">személyek esetén). | </ns0:t>
      </ns0:r>
      <ns0:r>
        <ns0:rPr>
          <ns0:rFonts ns0:ascii="Arial" ns0:eastAsia="Arial" ns0:hAnsi="Arial" ns0:cs="Arial"/>
          <ns0:i/>
          <ns0:sz ns0:val="13"/>
          <ns0:szCs ns0:val="22"/>
          <ns0:lang ns0:val="hu-HU" ns0:eastAsia="en-US" ns0:bidi="ar-SA"/>
        </ns0:rPr>
        <ns0:t xml:space="preserve">3 </ns0:t>
      </ns0:r>
      <ns0:r>
        <ns0:rPr>
          <ns0:rFonts ns0:ascii="Arial" ns0:eastAsia="Arial" ns0:hAnsi="Arial" ns0:cs="Arial"/>
          <ns0:sz ns0:val="13"/>
          <ns0:szCs ns0:val="22"/>
          <ns0:lang ns0:val="hu-HU" ns0:eastAsia="en-US" ns0:bidi="ar-SA"/>
        </ns0:rPr>
        <ns0:t xml:space="preserve">Önkéntesen megadható, az érintett személy hozzájárulásával kezelt adat. | </ns0:t>
      </ns0:r>
      <ns0:r>
        <ns0:rPr>
          <ns0:rFonts ns0:ascii="Arial" ns0:eastAsia="Arial" ns0:hAnsi="Arial" ns0:cs="Arial"/>
          <ns0:i/>
          <ns0:sz ns0:val="13"/>
          <ns0:szCs ns0:val="22"/>
          <ns0:lang ns0:val="hu-HU" ns0:eastAsia="en-US" ns0:bidi="ar-SA"/>
        </ns0:rPr>
        <ns0:t xml:space="preserve">4 </ns0:t>
      </ns0:r>
      <ns0:r>
        <ns0:rPr>
          <ns0:rFonts ns0:ascii="Arial" ns0:eastAsia="Arial" ns0:hAnsi="Arial" ns0:cs="Arial"/>
          <ns0:sz ns0:val="13"/>
          <ns0:szCs ns0:val="22"/>
          <ns0:lang ns0:val="hu-HU" ns0:eastAsia="en-US" ns0:bidi="ar-SA"/>
        </ns0:rPr>
        <ns0:t>A</ns0:t>
      </ns0:r>
      <ns0:r>
        <ns0:rPr>
          <ns0:rFonts ns0:ascii="Arial" ns0:eastAsia="Arial" ns0:hAnsi="Arial" ns0:cs="Arial"/>
          <ns0:sz ns0:val="13"/>
          <ns0:szCs ns0:val="22"/>
          <ns0:lang ns0:val="hu-HU" ns0:eastAsia="en-US" ns0:bidi="ar-SA"/>
        </ns0:rPr>
        <ns0:t xml:space="preserve"> GDPR 6. cikk (1) bekezdés f) pontja, az adatkezelő jogos</ns0:t>
      </ns0:r>
      <ns0:r>
        <ns0:rPr>
          <ns0:rFonts ns0:ascii="Arial" ns0:eastAsia="Arial" ns0:hAnsi="Arial" ns0:cs="Arial"/>
          <ns0:spacing ns0:val="40"/>
          <ns0:sz ns0:val="13"/>
          <ns0:szCs ns0:val="22"/>
          <ns0:lang ns0:val="hu-HU" ns0:eastAsia="en-US" ns0:bidi="ar-SA"/>
        </ns0:rPr>
        <ns0:t xml:space="preserve"> </ns0:t>
      </ns0:r>
      <ns0:r>
        <ns0:rPr>
          <ns0:rFonts ns0:ascii="Arial" ns0:eastAsia="Arial" ns0:hAnsi="Arial" ns0:cs="Arial"/>
          <ns0:sz ns0:val="13"/>
          <ns0:szCs ns0:val="22"/>
          <ns0:lang ns0:val="hu-HU" ns0:eastAsia="en-US" ns0:bidi="ar-SA"/>
        </ns0:rPr>
        <ns0:t>érdeke alapján kezelt adat.</ns0:t>
      </ns0:r>
    </ns0:p>
    <ns0:p>
      <ns0:pPr>
        <ns0:widowControl ns0:val="0"/>
        <ns0:autoSpaceDE ns0:val="0"/>
        <ns0:autoSpaceDN ns0:val="0"/>
        <ns0:spacing ns0:before="0" ns0:after="0"/>
        <ns0:rPr>
          <ns0:rFonts ns0:ascii="Arial" ns0:eastAsia="Arial" ns0:hAnsi="Arial" ns0:cs="Arial"/>
          <ns0:sz ns0:val="0"/>
          <ns0:szCs ns0:val="0"/>
          <ns0:lang ns0:val="hu-HU" ns0:eastAsia="en-US" ns0:bidi="ar-SA"/>
        </ns0:rPr>
        <ns0:sectPr>
          <ns0:pgSz ns0:w="11910" ns0:h="16850"/>
          <ns0:pgMar ns0:top="1340" ns0:right="992" ns0:bottom="1260" ns0:left="1275" ns0:header="0" ns0:footer="1078" ns0:gutter="0"/>
          <ns0:cols ns0:space="708"/>
        </ns0:sectPr>
      </ns0:pPr>
    </ns0:p>
    <ns0:p ns0:rsidR="005616CF">
      <ns0:pPr>
        <ns0:widowControl ns0:val="0"/>
        <ns0:tabs>
          <ns0:tab ns0:val="left" ns0:pos="7580"/>
        </ns0:tabs>
        <ns0:autoSpaceDE ns0:val="0"/>
        <ns0:autoSpaceDN ns0:val="0"/>
        <ns0:spacing ns0:line="181" ns0:lineRule="exact"/>
        <ns0:ind ns0:left="144"/>
        <ns0:rPr>
          <ns0:rFonts ns0:ascii="Arial" ns0:eastAsia="Arial" ns0:hAnsi="Arial" ns0:cs="Arial"/>
          <ns0:b/>
          <ns0:i/>
          <ns0:sz ns0:val="16"/>
          <ns0:szCs ns0:val="22"/>
          <ns0:lang ns0:val="hu-HU" ns0:eastAsia="en-US" ns0:bidi="ar-SA"/>
        </ns0:rPr>
      </ns0:pPr>
      <ns0:r>
        <ns0:rPr>
          <ns0:rFonts ns0:ascii="Arial" ns0:eastAsia="Arial" ns0:hAnsi="Arial" ns0:cs="Arial"/>
          <ns0:b/>
          <ns0:sz ns0:val="16"/>
          <ns0:szCs ns0:val="22"/>
          <ns0:lang ns0:val="hu-HU" ns0:eastAsia="en-US" ns0:bidi="ar-SA"/>
        </ns0:rPr>
        <ns0:t>Felhasználó</ns0:t>
      </ns0:r>
      <ns0:r>
        <ns0:rPr>
          <ns0:rFonts ns0:ascii="Arial" ns0:eastAsia="Arial" ns0:hAnsi="Arial" ns0:cs="Arial"/>
          <ns0:b/>
          <ns0:spacing ns0:val="-8"/>
          <ns0:sz ns0:val="16"/>
          <ns0:szCs ns0:val="22"/>
          <ns0:lang ns0:val="hu-HU" ns0:eastAsia="en-US" ns0:bidi="ar-SA"/>
        </ns0:rPr>
        <ns0:t xml:space="preserve"> </ns0:t>
      </ns0:r>
      <ns0:r>
        <ns0:rPr>
          <ns0:rFonts ns0:ascii="Arial" ns0:eastAsia="Arial" ns0:hAnsi="Arial" ns0:cs="Arial"/>
          <ns0:b/>
          <ns0:sz ns0:val="16"/>
          <ns0:szCs ns0:val="22"/>
          <ns0:lang ns0:val="hu-HU" ns0:eastAsia="en-US" ns0:bidi="ar-SA"/>
        </ns0:rPr>
        <ns0:t>azonosító</ns0:t>
      </ns0:r>
      <ns0:r>
        <ns0:rPr>
          <ns0:rFonts ns0:ascii="Arial" ns0:eastAsia="Arial" ns0:hAnsi="Arial" ns0:cs="Arial"/>
          <ns0:b/>
          <ns0:spacing ns0:val="-4"/>
          <ns0:sz ns0:val="16"/>
          <ns0:szCs ns0:val="22"/>
          <ns0:lang ns0:val="hu-HU" ns0:eastAsia="en-US" ns0:bidi="ar-SA"/>
        </ns0:rPr>
        <ns0:t xml:space="preserve"> </ns0:t>
      </ns0:r>
      <ns0:r>
        <ns0:rPr>
          <ns0:rFonts ns0:ascii="Arial" ns0:eastAsia="Arial" ns0:hAnsi="Arial" ns0:cs="Arial"/>
          <ns0:b/>
          <ns0:sz ns0:val="16"/>
          <ns0:szCs ns0:val="22"/>
          <ns0:lang ns0:val="hu-HU" ns0:eastAsia="en-US" ns0:bidi="ar-SA"/>
        </ns0:rPr>
        <ns0:t>száma</ns0:t>
      </ns0:r>
      <ns0:r>
        <ns0:rPr>
          <ns0:rFonts ns0:ascii="Arial" ns0:eastAsia="Arial" ns0:hAnsi="Arial" ns0:cs="Arial"/>
          <ns0:b/>
          <ns0:spacing ns0:val="-9"/>
          <ns0:sz ns0:val="16"/>
          <ns0:szCs ns0:val="22"/>
          <ns0:lang ns0:val="hu-HU" ns0:eastAsia="en-US" ns0:bidi="ar-SA"/>
        </ns0:rPr>
        <ns0:t xml:space="preserve"> </ns0:t>
      </ns0:r>
      <ns0:r>
        <ns0:rPr>
          <ns0:rFonts ns0:ascii="Arial" ns0:eastAsia="Arial" ns0:hAnsi="Arial" ns0:cs="Arial"/>
          <ns0:b/>
          <ns0:sz ns0:val="16"/>
          <ns0:szCs ns0:val="22"/>
          <ns0:lang ns0:val="hu-HU" ns0:eastAsia="en-US" ns0:bidi="ar-SA"/>
        </ns0:rPr>
        <ns0:t>/</ns0:t>
      </ns0:r>
      <ns0:r>
        <ns0:rPr>
          <ns0:rFonts ns0:ascii="Arial" ns0:eastAsia="Arial" ns0:hAnsi="Arial" ns0:cs="Arial"/>
          <ns0:b/>
          <ns0:spacing ns0:val="-7"/>
          <ns0:sz ns0:val="16"/>
          <ns0:szCs ns0:val="22"/>
          <ns0:lang ns0:val="hu-HU" ns0:eastAsia="en-US" ns0:bidi="ar-SA"/>
        </ns0:rPr>
        <ns0:t xml:space="preserve"> </ns0:t>
      </ns0:r>
      <ns0:r>
        <ns0:rPr>
          <ns0:rFonts ns0:ascii="Arial" ns0:eastAsia="Arial" ns0:hAnsi="Arial" ns0:cs="Arial"/>
          <ns0:b/>
          <ns0:sz ns0:val="16"/>
          <ns0:szCs ns0:val="22"/>
          <ns0:lang ns0:val="hu-HU" ns0:eastAsia="en-US" ns0:bidi="ar-SA"/>
        </ns0:rPr>
        <ns0:t>Felhasználási</ns0:t>
      </ns0:r>
      <ns0:r>
        <ns0:rPr>
          <ns0:rFonts ns0:ascii="Arial" ns0:eastAsia="Arial" ns0:hAnsi="Arial" ns0:cs="Arial"/>
          <ns0:b/>
          <ns0:spacing ns0:val="-6"/>
          <ns0:sz ns0:val="16"/>
          <ns0:szCs ns0:val="22"/>
          <ns0:lang ns0:val="hu-HU" ns0:eastAsia="en-US" ns0:bidi="ar-SA"/>
        </ns0:rPr>
        <ns0:t xml:space="preserve"> </ns0:t>
      </ns0:r>
      <ns0:r>
        <ns0:rPr>
          <ns0:rFonts ns0:ascii="Arial" ns0:eastAsia="Arial" ns0:hAnsi="Arial" ns0:cs="Arial"/>
          <ns0:b/>
          <ns0:sz ns0:val="16"/>
          <ns0:szCs ns0:val="22"/>
          <ns0:lang ns0:val="hu-HU" ns0:eastAsia="en-US" ns0:bidi="ar-SA"/>
        </ns0:rPr>
        <ns0:t>hely</ns0:t>
      </ns0:r>
      <ns0:r>
        <ns0:rPr>
          <ns0:rFonts ns0:ascii="Arial" ns0:eastAsia="Arial" ns0:hAnsi="Arial" ns0:cs="Arial"/>
          <ns0:b/>
          <ns0:spacing ns0:val="-11"/>
          <ns0:sz ns0:val="16"/>
          <ns0:szCs ns0:val="22"/>
          <ns0:lang ns0:val="hu-HU" ns0:eastAsia="en-US" ns0:bidi="ar-SA"/>
        </ns0:rPr>
        <ns0:t xml:space="preserve"> </ns0:t>
      </ns0:r>
      <ns0:r>
        <ns0:rPr>
          <ns0:rFonts ns0:ascii="Arial" ns0:eastAsia="Arial" ns0:hAnsi="Arial" ns0:cs="Arial"/>
          <ns0:b/>
          <ns0:spacing ns0:val="-2"/>
          <ns0:sz ns0:val="16"/>
          <ns0:szCs ns0:val="22"/>
          <ns0:lang ns0:val="hu-HU" ns0:eastAsia="en-US" ns0:bidi="ar-SA"/>
        </ns0:rPr>
        <ns0:t>azonosítója:</ns0:t>
      </ns0:r>
      <ns0:r>
        <ns0:rPr>
          <ns0:rFonts ns0:ascii="Times New Roman" ns0:eastAsia="Arial" ns0:hAnsi="Times New Roman" ns0:cs="Arial"/>
          <ns0:sz ns0:val="16"/>
          <ns0:szCs ns0:val="22"/>
          <ns0:u ns0:val="single"/>
          <ns0:lang ns0:val="hu-HU" ns0:eastAsia="en-US" ns0:bidi="ar-SA"/>
        </ns0:rPr>
        <ns0:tab/>
      </ns0:r>
      <ns0:r>
        <ns0:rPr>
          <ns0:rFonts ns0:ascii="Arial" ns0:eastAsia="Arial" ns0:hAnsi="Arial" ns0:cs="Arial"/>
          <ns0:b/>
          <ns0:i/>
          <ns0:sz ns0:val="16"/>
          <ns0:szCs ns0:val="22"/>
          <ns0:lang ns0:val="hu-HU" ns0:eastAsia="en-US" ns0:bidi="ar-SA"/>
        </ns0:rPr>
        <ns0:t>(ügyfélszolgálat</ns0:t>
      </ns0:r>
      <ns0:r>
        <ns0:rPr>
          <ns0:rFonts ns0:ascii="Arial" ns0:eastAsia="Arial" ns0:hAnsi="Arial" ns0:cs="Arial"/>
          <ns0:b/>
          <ns0:i/>
          <ns0:spacing ns0:val="-9"/>
          <ns0:sz ns0:val="16"/>
          <ns0:szCs ns0:val="22"/>
          <ns0:lang ns0:val="hu-HU" ns0:eastAsia="en-US" ns0:bidi="ar-SA"/>
        </ns0:rPr>
        <ns0:t xml:space="preserve"> </ns0:t>
      </ns0:r>
      <ns0:r>
        <ns0:rPr>
          <ns0:rFonts ns0:ascii="Arial" ns0:eastAsia="Arial" ns0:hAnsi="Arial" ns0:cs="Arial"/>
          <ns0:b/>
          <ns0:i/>
          <ns0:sz ns0:val="16"/>
          <ns0:szCs ns0:val="22"/>
          <ns0:lang ns0:val="hu-HU" ns0:eastAsia="en-US" ns0:bidi="ar-SA"/>
        </ns0:rPr>
        <ns0:t>tölti</ns0:t>
      </ns0:r>
      <ns0:r>
        <ns0:rPr>
          <ns0:rFonts ns0:ascii="Arial" ns0:eastAsia="Arial" ns0:hAnsi="Arial" ns0:cs="Arial"/>
          <ns0:b/>
          <ns0:i/>
          <ns0:spacing ns0:val="-7"/>
          <ns0:sz ns0:val="16"/>
          <ns0:szCs ns0:val="22"/>
          <ns0:lang ns0:val="hu-HU" ns0:eastAsia="en-US" ns0:bidi="ar-SA"/>
        </ns0:rPr>
        <ns0:t xml:space="preserve"> </ns0:t>
      </ns0:r>
      <ns0:r>
        <ns0:rPr>
          <ns0:rFonts ns0:ascii="Arial" ns0:eastAsia="Arial" ns0:hAnsi="Arial" ns0:cs="Arial"/>
          <ns0:b/>
          <ns0:i/>
          <ns0:spacing ns0:val="-5"/>
          <ns0:sz ns0:val="16"/>
          <ns0:szCs ns0:val="22"/>
          <ns0:lang ns0:val="hu-HU" ns0:eastAsia="en-US" ns0:bidi="ar-SA"/>
        </ns0:rPr>
        <ns0:t>ki)</ns0:t>
      </ns0:r>
    </ns0:p>
    <ns0:p ns0:rsidR="005616CF">
      <ns0:pPr>
        <ns0:pStyle ns0:val="Heading1"/>
        <ns0:widowControl ns0:val="0"/>
        <ns0:autoSpaceDE ns0:val="0"/>
        <ns0:autoSpaceDN ns0:val="0"/>
        <ns0:spacing ns0:before="122" ns0:line="240" ns0:lineRule="auto"/>
        <ns0:ind ns0:left="144" ns0:firstLine="0"/>
        <ns0:rPr>
          <ns0:rFonts ns0:ascii="Arial" ns0:eastAsia="Arial" ns0:hAnsi="Arial" ns0:cs="Arial"/>
          <ns0:b/>
          <ns0:bCs/>
          <ns0:sz ns0:val="24"/>
          <ns0:szCs ns0:val="24"/>
          <ns0:lang ns0:val="hu-HU" ns0:eastAsia="en-US" ns0:bidi="ar-SA"/>
        </ns0:rPr>
      </ns0:pPr>
      <ns0:r>
        <ns0:rPr>
          <ns0:rFonts ns0:ascii="Arial" ns0:eastAsia="Arial" ns0:hAnsi="Arial" ns0:cs="Arial"/>
          <ns0:b/>
          <ns0:bCs/>
          <ns0:sz ns0:val="24"/>
          <ns0:szCs ns0:val="24"/>
          <ns0:lang ns0:val="hu-HU" ns0:eastAsia="en-US" ns0:bidi="ar-SA"/>
        </ns0:rPr>
        <ns0:t>FELHASZNÁLÓI</ns0:t>
      </ns0:r>
      <ns0:r>
        <ns0:rPr>
          <ns0:rFonts ns0:ascii="Arial" ns0:eastAsia="Arial" ns0:hAnsi="Arial" ns0:cs="Arial"/>
          <ns0:b/>
          <ns0:bCs/>
          <ns0:spacing ns0:val="-12"/>
          <ns0:sz ns0:val="24"/>
          <ns0:szCs ns0:val="24"/>
          <ns0:lang ns0:val="hu-HU" ns0:eastAsia="en-US" ns0:bidi="ar-SA"/>
        </ns0:rPr>
        <ns0:t xml:space="preserve"> </ns0:t>
      </ns0:r>
      <ns0:r>
        <ns0:rPr>
          <ns0:rFonts ns0:ascii="Arial" ns0:eastAsia="Arial" ns0:hAnsi="Arial" ns0:cs="Arial"/>
          <ns0:b/>
          <ns0:bCs/>
          <ns0:spacing ns0:val="-2"/>
          <ns0:sz ns0:val="24"/>
          <ns0:szCs ns0:val="24"/>
          <ns0:lang ns0:val="hu-HU" ns0:eastAsia="en-US" ns0:bidi="ar-SA"/>
        </ns0:rPr>
        <ns0:t>JOGNYILATKOZAT</ns0:t>
      </ns0:r>
    </ns0:p>
    <ns0:p ns0:rsidR="005616CF">
      <ns0:pPr>
        <ns0:widowControl ns0:val="0"/>
        <ns0:autoSpaceDE ns0:val="0"/>
        <ns0:autoSpaceDN ns0:val="0"/>
        <ns0:spacing ns0:before="2"/>
        <ns0:ind ns0:left="144"/>
        <ns0:rPr>
          <ns0:rFonts ns0:ascii="Arial" ns0:eastAsia="Arial" ns0:hAnsi="Arial" ns0:cs="Arial"/>
          <ns0:sz ns0:val="22"/>
          <ns0:szCs ns0:val="22"/>
          <ns0:lang ns0:val="hu-HU" ns0:eastAsia="en-US" ns0:bidi="ar-SA"/>
        </ns0:rPr>
      </ns0:pPr>
      <ns0:r>
        <ns0:rPr>
          <ns0:noProof/>
          <ns0:lang ns0:eastAsia="hu-HU"/>
        </ns0:rPr>
        <ns1:AlternateContent>
          <ns1:Choice Requires="wps">
            <ns0:drawing>
              <ns3:anchor distT="0" distB="0" distL="0" distR="0" simplePos="0" relativeHeight="251716608" behindDoc="1" locked="0" layoutInCell="1" allowOverlap="1">
                <ns3:simplePos x="0" y="0"/>
                <ns3:positionH relativeFrom="page">
                  <ns3:posOffset>792784</ns3:posOffset>
                </ns3:positionH>
                <ns3:positionV relativeFrom="paragraph">
                  <ns3:posOffset>175334</ns3:posOffset>
                </ns3:positionV>
                <ns3:extent cx="5888990" cy="6350"/>
                <ns3:effectExtent l="0" t="0" r="0" b="0"/>
                <ns3:wrapTopAndBottom/>
                <ns3:docPr id="1348159871" name="Graphic 4"/>
                <ns3:cNvGraphicFramePr/>
                <ns4:graphic>
                  <ns4:graphicData uri="http://schemas.microsoft.com/office/word/2010/wordprocessingShape">
                    <ns9:wsp>
                      <ns9:cNvSpPr/>
                      <ns9:spPr>
                        <ns4:xfrm>
                          <ns4:off x="0" y="0"/>
                          <ns4:ext cx="5888990" cy="6350"/>
                        </ns4:xfrm>
                        <ns4:custGeom>
                          <ns4:avLst/>
                          <ns4:gdLst/>
                          <ns4:rect l="l" t="t" r="r" b="b"/>
                          <ns4:pathLst>
                            <ns4:path fill="norm" h="6350" w="5888990" stroke="1">
                              <ns4:moveTo>
                                <ns4:pt x="5888482" y="0"/>
                              </ns4:moveTo>
                              <ns4:lnTo>
                                <ns4:pt x="0" y="0"/>
                              </ns4:lnTo>
                              <ns4:lnTo>
                                <ns4:pt x="0" y="6096"/>
                              </ns4:lnTo>
                              <ns4:lnTo>
                                <ns4:pt x="5888482" y="6096"/>
                              </ns4:lnTo>
                              <ns4:lnTo>
                                <ns4:pt x="5888482" y="0"/>
                              </ns4:lnTo>
                              <ns4:close/>
                            </ns4:path>
                          </ns4:pathLst>
                        </ns4:custGeom>
                        <ns4:solidFill>
                          <ns4:srgbClr val="000000"/>
                        </ns4:solidFill>
                      </ns9:spPr>
                      <ns9:bodyPr wrap="square" lIns="0" tIns="0" rIns="0" bIns="0" rtlCol="0">
                        <ns4:prstTxWarp prst="textNoShape">
                          <ns4:avLst/>
                        </ns4:prstTxWarp>
                      </ns9:bodyPr>
                    </ns9:wsp>
                  </ns4:graphicData>
                </ns4:graphic>
              </ns3:anchor>
            </ns0:drawing>
          </ns1:Choice>
          <ns1:Fallback>
            <ns0:pict>
              <ns10:shape id="Graphic 4" ns11:spid="_x0000_s1032" style="width:463.7pt;height:0.5pt;margin-top:13.81pt;margin-left:62.42pt;mso-position-horizontal-relative:page;mso-wrap-distance-bottom:0;mso-wrap-distance-left:0;mso-wrap-distance-right:0;mso-wrap-distance-top:0;position:absolute;v-text-anchor:top;z-index:-251600896" coordsize="21600,21600" path="m21598,l,l,l,20736l,20736l21598,20736l21598,20736l21598,xe" fillcolor="black">
                <ns12:wrap type="topAndBottom"/>
              </ns10:shape>
            </ns0:pict>
          </ns1:Fallback>
        </ns1:AlternateContent>
      </ns0:r>
      <ns0:r>
        <ns0:rPr>
          <ns0:rFonts ns0:ascii="Arial" ns0:eastAsia="Arial" ns0:hAnsi="Arial" ns0:cs="Arial"/>
          <ns0:spacing ns0:val="-2"/>
          <ns0:sz ns0:val="22"/>
          <ns0:szCs ns0:val="22"/>
          <ns0:lang ns0:val="hu-HU" ns0:eastAsia="en-US" ns0:bidi="ar-SA"/>
        </ns0:rPr>
        <ns0:t>egyetemes</ns0:t>
      </ns0:r>
      <ns0:r>
        <ns0:rPr>
          <ns0:rFonts ns0:ascii="Arial" ns0:eastAsia="Arial" ns0:hAnsi="Arial" ns0:cs="Arial"/>
          <ns0:spacing ns0:val="18"/>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villamosenergia-szolgáltatás</ns0:t>
      </ns0:r>
      <ns0:r>
        <ns0:rPr>
          <ns0:rFonts ns0:ascii="Arial" ns0:eastAsia="Arial" ns0:hAnsi="Arial" ns0:cs="Arial"/>
          <ns0:spacing ns0:val="14"/>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igénybevétele</ns0:t>
      </ns0:r>
      <ns0:r>
        <ns0:rPr>
          <ns0:rFonts ns0:ascii="Arial" ns0:eastAsia="Arial" ns0:hAnsi="Arial" ns0:cs="Arial"/>
          <ns0:spacing ns0:val="17"/>
          <ns0:sz ns0:val="22"/>
          <ns0:szCs ns0:val="22"/>
          <ns0:lang ns0:val="hu-HU" ns0:eastAsia="en-US" ns0:bidi="ar-SA"/>
        </ns0:rPr>
        <ns0:t xml:space="preserve"> </ns0:t>
      </ns0:r>
      <ns0:r>
        <ns0:rPr>
          <ns0:rFonts ns0:ascii="Arial" ns0:eastAsia="Arial" ns0:hAnsi="Arial" ns0:cs="Arial"/>
          <ns0:spacing ns0:val="-2"/>
          <ns0:sz ns0:val="22"/>
          <ns0:szCs ns0:val="22"/>
          <ns0:lang ns0:val="hu-HU" ns0:eastAsia="en-US" ns0:bidi="ar-SA"/>
        </ns0:rPr>
        <ns0:t>céljából</ns0:t>
      </ns0:r>
    </ns0:p>
    <ns0:p ns0:rsidR="005616CF">
      <ns0:pPr>
        <ns0:widowControl ns0:val="0"/>
        <ns0:autoSpaceDE ns0:val="0"/>
        <ns0:autoSpaceDN ns0:val="0"/>
        <ns0:spacing ns0:before="95"/>
        <ns0:ind ns0:left="144"/>
        <ns0:rPr>
          <ns0:rFonts ns0:ascii="Arial" ns0:eastAsia="Arial" ns0:hAnsi="Arial" ns0:cs="Arial"/>
          <ns0:b/>
          <ns0:sz ns0:val="18"/>
          <ns0:szCs ns0:val="22"/>
          <ns0:lang ns0:val="hu-HU" ns0:eastAsia="en-US" ns0:bidi="ar-SA"/>
        </ns0:rPr>
      </ns0:pPr>
      <ns0:r>
        <ns0:rPr>
          <ns0:rFonts ns0:ascii="Arial" ns0:eastAsia="Arial" ns0:hAnsi="Arial" ns0:cs="Arial"/>
          <ns0:sz ns0:val="18"/>
          <ns0:szCs ns0:val="22"/>
          <ns0:lang ns0:val="hu-HU" ns0:eastAsia="en-US" ns0:bidi="ar-SA"/>
        </ns0:rPr>
        <ns0:t>Alulírott</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ns0:t>
      </ns0:r>
      <ns0:r>
        <ns0:rPr>
          <ns0:rFonts ns0:ascii="Arial" ns0:eastAsia="Arial" ns0:hAnsi="Arial" ns0:cs="Arial"/>
          <ns0:b/>
          <ns0:spacing ns0:val="-2"/>
          <ns0:sz ns0:val="18"/>
          <ns0:szCs ns0:val="22"/>
          <ns0:lang ns0:val="hu-HU" ns0:eastAsia="en-US" ns0:bidi="ar-SA"/>
        </ns0:rPr>
        <ns0:t>Nyilatkozattevő)</ns0:t>
      </ns0:r>
    </ns0:p>
    <ns0:p ns0:rsidR="006F3364" ns0:rsidP="006F3364">
      <ns0:pPr>
        <ns0:widowControl ns0:val="0"/>
        <ns0:autoSpaceDE ns0:val="0"/>
        <ns0:autoSpaceDN ns0:val="0"/>
        <ns0:spacing ns0:before="80"/>
        <ns0:ind ns0:left="569"/>
        <ns0:rPr>
          <ns0:rFonts ns0:ascii="Arial" ns0:eastAsia="Arial" ns0:hAnsi="Arial" ns0:cs="Arial"/>
          <ns0:color ns0:val="0070C0"/>
          <ns0:spacing ns0:val="-5"/>
          <ns0:sz ns0:val="18"/>
          <ns0:szCs ns0:val="18"/>
          <ns0:lang ns0:val="hu-HU" ns0:eastAsia="en-US" ns0:bidi="ar-SA"/>
        </ns0:rPr>
      </ns0:pPr>
      <ns0:r>
        <ns0:rPr>
          <ns0:rFonts ns0:ascii="Arial" ns0:eastAsia="Arial" ns0:hAnsi="Arial" ns0:cs="Arial"/>
          <ns0:sz ns0:val="18"/>
          <ns0:szCs ns0:val="18"/>
          <ns0:lang ns0:val="hu-HU" ns0:eastAsia="en-US" ns0:bidi="ar-SA"/>
        </ns0:rPr>
        <ns0:t>Név</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36"/>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Megnevezés</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66"/>
          <ns0:sz ns0:val="18"/>
          <ns0:szCs ns0:val="18"/>
          <ns0:lang ns0:val="hu-HU" ns0:eastAsia="en-US" ns0:bidi="ar-SA"/>
        </ns0:rPr>
        <ns0:t xml:space="preserve"> </ns0:t>
      </ns0:r>
      <ns0:r ns0:rsidRPr="00574D85">
        <ns0:rPr>
          <ns0:rFonts ns0:ascii="Arial" ns0:eastAsia="Arial" ns0:hAnsi="Arial" ns0:cs="Arial"/>
          <ns0:color ns0:val="0070C0"/>
          <ns0:spacing ns0:val="-5"/>
          <ns0:sz ns0:val="18"/>
          <ns0:szCs ns0:val="18"/>
          <ns0:lang ns0:val="hu-HU" ns0:eastAsia="en-US" ns0:bidi="ar-SA"/>
        </ns0:rPr>
        <ns0:t>{</ns0:t>
      </ns0:r>
      <ns0:r>
        <ns0:rPr>
          <ns0:rFonts ns0:ascii="Arial" ns0:eastAsia="Arial" ns0:hAnsi="Arial" ns0:cs="Arial"/>
          <ns0:color ns0:val="0070C0"/>
          <ns0:spacing ns0:val="-5"/>
          <ns0:sz ns0:val="18"/>
          <ns0:szCs ns0:val="18"/>
          <ns0:lang ns0:val="hu-HU" ns0:eastAsia="en-US" ns0:bidi="ar-SA"/>
        </ns0:rPr>
        <ns0:t>d</ns0:t>
      </ns0:r>
      <ns0:r>
        <ns0:rPr>
          <ns0:rFonts ns0:ascii="Arial" ns0:eastAsia="Arial" ns0:hAnsi="Arial" ns0:cs="Arial"/>
          <ns0:color ns0:val="0070C0"/>
          <ns0:spacing ns0:val="-5"/>
          <ns0:sz ns0:val="18"/>
          <ns0:szCs ns0:val="18"/>
          <ns0:lang ns0:val="hu-HU" ns0:eastAsia="en-US" ns0:bidi="ar-SA"/>
        </ns0:rPr>
        <ns0:t>.</ns0:t>
      </ns0:r>
      <ns0:r ns0:rsidRPr="00574D85">
        <ns0:rPr>
          <ns0:rFonts ns0:ascii="Arial" ns0:eastAsia="Arial" ns0:hAnsi="Arial" ns0:cs="Arial"/>
          <ns0:color ns0:val="0070C0"/>
          <ns0:spacing ns0:val="-5"/>
          <ns0:sz ns0:val="18"/>
          <ns0:szCs ns0:val="18"/>
          <ns0:lang ns0:val="hu-HU" ns0:eastAsia="en-US" ns0:bidi="ar-SA"/>
        </ns0:rPr>
        <ns0:t>Project</ns0:t>
      </ns0:r>
      <ns0:r ns0:rsidRPr="00574D85">
        <ns0:rPr>
          <ns0:rFonts ns0:ascii="Arial" ns0:eastAsia="Arial" ns0:hAnsi="Arial" ns0:cs="Arial"/>
          <ns0:color ns0:val="0070C0"/>
          <ns0:spacing ns0:val="-5"/>
          <ns0:sz ns0:val="18"/>
          <ns0:szCs ns0:val="18"/>
          <ns0:lang ns0:val="hu-HU" ns0:eastAsia="en-US" ns0:bidi="ar-SA"/>
        </ns0:rPr>
        <ns0:t>.Nev</ns0:t>
      </ns0:r>
      <ns0:r ns0:rsidRPr="00574D85">
        <ns0:rPr>
          <ns0:rFonts ns0:ascii="Arial" ns0:eastAsia="Arial" ns0:hAnsi="Arial" ns0:cs="Arial"/>
          <ns0:color ns0:val="0070C0"/>
          <ns0:spacing ns0:val="-5"/>
          <ns0:sz ns0:val="18"/>
          <ns0:szCs ns0:val="18"/>
          <ns0:lang ns0:val="hu-HU" ns0:eastAsia="en-US" ns0:bidi="ar-SA"/>
        </ns0:rPr>
        <ns0:t>}</ns0:t>
      </ns0:r>
    </ns0:p>
    <ns0:p ns0:rsidR="006F3364" ns0:rsidP="006F3364">
      <ns0:pPr>
        <ns0:widowControl ns0:val="0"/>
        <ns0:autoSpaceDE ns0:val="0"/>
        <ns0:autoSpaceDN ns0:val="0"/>
        <ns0:spacing ns0:before="80"/>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név</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21"/>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Rövidített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cégnév</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4"/>
          <ns0:sz ns0:val="18"/>
          <ns0:szCs ns0:val="18"/>
          <ns0:lang ns0:val="hu-HU" ns0:eastAsia="en-US" ns0:bidi="ar-SA"/>
        </ns0:rPr>
        <ns0:t xml:space="preserve"> </ns0:t>
      </ns0:r>
      <ns0:r ns0:rsidRPr="00574D85">
        <ns0:rPr>
          <ns0:rFonts ns0:ascii="Arial" ns0:eastAsia="Arial" ns0:hAnsi="Arial" ns0:cs="Arial"/>
          <ns0:color ns0:val="0070C0"/>
          <ns0:spacing ns0:val="45"/>
          <ns0:sz ns0:val="18"/>
          <ns0:szCs ns0:val="18"/>
          <ns0:lang ns0:val="hu-HU" ns0:eastAsia="en-US" ns0:bidi="ar-SA"/>
        </ns0:rPr>
        <ns0:t>{</ns0:t>
      </ns0:r>
      <ns0:r>
        <ns0:rPr>
          <ns0:rFonts ns0:ascii="Arial" ns0:eastAsia="Arial" ns0:hAnsi="Arial" ns0:cs="Arial"/>
          <ns0:color ns0:val="0070C0"/>
          <ns0:spacing ns0:val="45"/>
          <ns0:sz ns0:val="18"/>
          <ns0:szCs ns0:val="18"/>
          <ns0:lang ns0:val="hu-HU" ns0:eastAsia="en-US" ns0:bidi="ar-SA"/>
        </ns0:rPr>
        <ns0:t>d</ns0:t>
      </ns0:r>
      <ns0:r>
        <ns0:rPr>
          <ns0:rFonts ns0:ascii="Arial" ns0:eastAsia="Arial" ns0:hAnsi="Arial" ns0:cs="Arial"/>
          <ns0:color ns0:val="0070C0"/>
          <ns0:spacing ns0:val="45"/>
          <ns0:sz ns0:val="18"/>
          <ns0:szCs ns0:val="18"/>
          <ns0:lang ns0:val="hu-HU" ns0:eastAsia="en-US" ns0:bidi="ar-SA"/>
        </ns0:rPr>
        <ns0:t>.</ns0:t>
      </ns0:r>
      <ns0:r ns0:rsidRPr="00574D85">
        <ns0:rPr>
          <ns0:rFonts ns0:ascii="Arial" ns0:eastAsia="Arial" ns0:hAnsi="Arial" ns0:cs="Arial"/>
          <ns0:color ns0:val="0070C0"/>
          <ns0:spacing ns0:val="-2"/>
          <ns0:sz ns0:val="18"/>
          <ns0:szCs ns0:val="18"/>
          <ns0:lang ns0:val="hu-HU" ns0:eastAsia="en-US" ns0:bidi="ar-SA"/>
        </ns0:rPr>
        <ns0:t>Project</ns0:t>
      </ns0:r>
      <ns0:r ns0:rsidRPr="00574D85">
        <ns0:rPr>
          <ns0:rFonts ns0:ascii="Arial" ns0:eastAsia="Arial" ns0:hAnsi="Arial" ns0:cs="Arial"/>
          <ns0:color ns0:val="0070C0"/>
          <ns0:spacing ns0:val="-2"/>
          <ns0:sz ns0:val="18"/>
          <ns0:szCs ns0:val="18"/>
          <ns0:lang ns0:val="hu-HU" ns0:eastAsia="en-US" ns0:bidi="ar-SA"/>
        </ns0:rPr>
        <ns0:t>.SzuletesiNev</ns0:t>
      </ns0:r>
      <ns0:r ns0:rsidRPr="00574D85">
        <ns0:rPr>
          <ns0:rFonts ns0:ascii="Arial" ns0:eastAsia="Arial" ns0:hAnsi="Arial" ns0:cs="Arial"/>
          <ns0:color ns0:val="0070C0"/>
          <ns0:spacing ns0:val="-2"/>
          <ns0:sz ns0:val="18"/>
          <ns0:szCs ns0:val="18"/>
          <ns0:lang ns0:val="hu-HU" ns0:eastAsia="en-US" ns0:bidi="ar-SA"/>
        </ns0:rPr>
        <ns0:t>}</ns0:t>
      </ns0:r>
    </ns0:p>
    <ns0:p ns0:rsidR="006F3364" ns0:rsidP="006F3364">
      <ns0:pPr>
        <ns0:widowControl ns0:val="0"/>
        <ns0:autoSpaceDE ns0:val="0"/>
        <ns0:autoSpaceDN ns0:val="0"/>
        <ns0:spacing ns0:before="80"/>
        <ns0:ind ns0:left="569"/>
        <ns0:rPr>
          <ns0:rFonts ns0:ascii="Arial" ns0:eastAsia="Arial" ns0:hAnsi="Arial" ns0:cs="Arial"/>
          <ns0:color ns0:val="0070C0"/>
          <ns0:spacing ns0:val="32"/>
          <ns0:sz ns0:val="20"/>
          <ns0:szCs ns0:val="20"/>
          <ns0:lang ns0:val="hu-HU" ns0:eastAsia="en-US" ns0:bidi="ar-SA"/>
        </ns0:rPr>
      </ns0:pP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1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hely</ns0:t>
      </ns0:r>
      <ns0:r>
        <ns0:rPr>
          <ns0:rFonts ns0:ascii="Arial" ns0:eastAsia="Arial" ns0:hAnsi="Arial" ns0:cs="Arial"/>
          <ns0:spacing ns0:val="1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és</ns0:t>
      </ns0:r>
      <ns0:r>
        <ns0:rPr>
          <ns0:rFonts ns0:ascii="Arial" ns0:eastAsia="Arial" ns0:hAnsi="Arial" ns0:cs="Arial"/>
          <ns0:spacing ns0:val="1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idő</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5"/>
          <ns0:sz ns0:val="18"/>
          <ns0:szCs ns0:val="18"/>
          <ns0:lang ns0:val="hu-HU" ns0:eastAsia="en-US" ns0:bidi="ar-SA"/>
        </ns0:rPr>
        <ns0:t xml:space="preserve"> </ns0:t>
      </ns0:r>
      <ns0:r ns0:rsidRPr="00574D85">
        <ns0:rPr>
          <ns0:rFonts ns0:ascii="Arial" ns0:eastAsia="Arial" ns0:hAnsi="Arial" ns0:cs="Arial"/>
          <ns0:color ns0:val="0070C0"/>
          <ns0:spacing ns0:val="32"/>
          <ns0:sz ns0:val="20"/>
          <ns0:szCs ns0:val="20"/>
          <ns0:lang ns0:val="hu-HU" ns0:eastAsia="en-US" ns0:bidi="ar-SA"/>
        </ns0:rPr>
        <ns0:t>{</ns0:t>
      </ns0:r>
      <ns0:r>
        <ns0:rPr>
          <ns0:rFonts ns0:ascii="Arial" ns0:eastAsia="Arial" ns0:hAnsi="Arial" ns0:cs="Arial"/>
          <ns0:color ns0:val="0070C0"/>
          <ns0:spacing ns0:val="32"/>
          <ns0:sz ns0:val="20"/>
          <ns0:szCs ns0:val="20"/>
          <ns0:lang ns0:val="hu-HU" ns0:eastAsia="en-US" ns0:bidi="ar-SA"/>
        </ns0:rPr>
        <ns0:t>d</ns0:t>
      </ns0:r>
      <ns0:r>
        <ns0:rPr>
          <ns0:rFonts ns0:ascii="Arial" ns0:eastAsia="Arial" ns0:hAnsi="Arial" ns0:cs="Arial"/>
          <ns0:color ns0:val="0070C0"/>
          <ns0:spacing ns0:val="32"/>
          <ns0:sz ns0:val="20"/>
          <ns0:szCs ns0:val="20"/>
          <ns0:lang ns0:val="hu-HU" ns0:eastAsia="en-US" ns0:bidi="ar-SA"/>
        </ns0:rPr>
        <ns0:t>.</ns0:t>
      </ns0:r>
      <ns0:r ns0:rsidRPr="00574D85">
        <ns0:rPr>
          <ns0:rFonts ns0:ascii="Arial" ns0:eastAsia="Arial" ns0:hAnsi="Arial" ns0:cs="Arial"/>
          <ns0:color ns0:val="0070C0"/>
          <ns0:spacing ns0:val="32"/>
          <ns0:sz ns0:val="10"/>
          <ns0:szCs ns0:val="10"/>
          <ns0:lang ns0:val="hu-HU" ns0:eastAsia="en-US" ns0:bidi="ar-SA"/>
        </ns0:rPr>
        <ns0:t>Project</ns0:t>
      </ns0:r>
      <ns0:r ns0:rsidRPr="00574D85">
        <ns0:rPr>
          <ns0:rFonts ns0:ascii="Arial" ns0:eastAsia="Arial" ns0:hAnsi="Arial" ns0:cs="Arial"/>
          <ns0:color ns0:val="0070C0"/>
          <ns0:spacing ns0:val="32"/>
          <ns0:sz ns0:val="10"/>
          <ns0:szCs ns0:val="10"/>
          <ns0:lang ns0:val="hu-HU" ns0:eastAsia="en-US" ns0:bidi="ar-SA"/>
        </ns0:rPr>
        <ns0:t>.SzuletesiHely</ns0:t>
      </ns0:r>
      <ns0:r ns0:rsidRPr="00574D85">
        <ns0:rPr>
          <ns0:rFonts ns0:ascii="Arial" ns0:eastAsia="Arial" ns0:hAnsi="Arial" ns0:cs="Arial"/>
          <ns0:color ns0:val="0070C0"/>
          <ns0:spacing ns0:val="32"/>
          <ns0:sz ns0:val="20"/>
          <ns0:szCs ns0:val="20"/>
          <ns0:lang ns0:val="hu-HU" ns0:eastAsia="en-US" ns0:bidi="ar-SA"/>
        </ns0:rPr>
        <ns0:t>},{</ns0:t>
      </ns0:r>
      <ns0:r>
        <ns0:rPr>
          <ns0:rFonts ns0:ascii="Arial" ns0:eastAsia="Arial" ns0:hAnsi="Arial" ns0:cs="Arial"/>
          <ns0:color ns0:val="0070C0"/>
          <ns0:spacing ns0:val="32"/>
          <ns0:sz ns0:val="20"/>
          <ns0:szCs ns0:val="20"/>
          <ns0:lang ns0:val="hu-HU" ns0:eastAsia="en-US" ns0:bidi="ar-SA"/>
        </ns0:rPr>
        <ns0:t>d.</ns0:t>
      </ns0:r>
      <ns0:r ns0:rsidRPr="00574D85">
        <ns0:rPr>
          <ns0:rFonts ns0:ascii="Arial" ns0:eastAsia="Arial" ns0:hAnsi="Arial" ns0:cs="Arial"/>
          <ns0:color ns0:val="0070C0"/>
          <ns0:spacing ns0:val="32"/>
          <ns0:sz ns0:val="10"/>
          <ns0:szCs ns0:val="10"/>
          <ns0:lang ns0:val="hu-HU" ns0:eastAsia="en-US" ns0:bidi="ar-SA"/>
        </ns0:rPr>
        <ns0:t>Project.SzuletesiIdo</ns0:t>
      </ns0:r>
      <ns0:r ns0:rsidRPr="00574D85">
        <ns0:rPr>
          <ns0:rFonts ns0:ascii="Arial" ns0:eastAsia="Arial" ns0:hAnsi="Arial" ns0:cs="Arial"/>
          <ns0:color ns0:val="0070C0"/>
          <ns0:spacing ns0:val="32"/>
          <ns0:sz ns0:val="20"/>
          <ns0:szCs ns0:val="20"/>
          <ns0:lang ns0:val="hu-HU" ns0:eastAsia="en-US" ns0:bidi="ar-SA"/>
        </ns0:rPr>
        <ns0:t>}</ns0:t>
      </ns0:r>
    </ns0:p>
    <ns0:p ns0:rsidR="006F3364" ns0:rsidP="006F3364">
      <ns0:pPr>
        <ns0:widowControl ns0:val="0"/>
        <ns0:autoSpaceDE ns0:val="0"/>
        <ns0:autoSpaceDN ns0:val="0"/>
        <ns0:spacing ns0:before="80"/>
        <ns0:ind ns0:left="569"/>
        <ns0:rPr>
          <ns0:rFonts ns0:ascii="Arial" ns0:eastAsia="Arial" ns0:hAnsi="Arial" ns0:cs="Arial"/>
          <ns0:color ns0:val="0070C0"/>
          <ns0:spacing ns0:val="31"/>
          <ns0:sz ns0:val="20"/>
          <ns0:szCs ns0:val="20"/>
          <ns0:lang ns0:val="hu-HU" ns0:eastAsia="en-US" ns0:bidi="ar-SA"/>
        </ns0:rPr>
      </ns0:pPr>
      <ns0:r>
        <ns0:rPr>
          <ns0:rFonts ns0:ascii="Arial" ns0:eastAsia="Arial" ns0:hAnsi="Arial" ns0:cs="Arial"/>
          <ns0:sz ns0:val="18"/>
          <ns0:szCs ns0:val="18"/>
          <ns0:lang ns0:val="hu-HU" ns0:eastAsia="en-US" ns0:bidi="ar-SA"/>
        </ns0:rPr>
        <ns0:t>Anyja</ns0:t>
      </ns0:r>
      <ns0:r>
        <ns0:rPr>
          <ns0:rFonts ns0:ascii="Arial" ns0:eastAsia="Arial" ns0:hAnsi="Arial" ns0:cs="Arial"/>
          <ns0:spacing ns0:val="2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2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neve</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sidRPr="00574D85">
        <ns0:rPr>
          <ns0:rFonts ns0:ascii="Arial" ns0:eastAsia="Arial" ns0:hAnsi="Arial" ns0:cs="Arial"/>
          <ns0:color ns0:val="0070C0"/>
          <ns0:spacing ns0:val="31"/>
          <ns0:sz ns0:val="20"/>
          <ns0:szCs ns0:val="20"/>
          <ns0:lang ns0:val="hu-HU" ns0:eastAsia="en-US" ns0:bidi="ar-SA"/>
        </ns0:rPr>
        <ns0:t>{</ns0:t>
      </ns0:r>
      <ns0:r>
        <ns0:rPr>
          <ns0:rFonts ns0:ascii="Arial" ns0:eastAsia="Arial" ns0:hAnsi="Arial" ns0:cs="Arial"/>
          <ns0:color ns0:val="0070C0"/>
          <ns0:spacing ns0:val="31"/>
          <ns0:sz ns0:val="20"/>
          <ns0:szCs ns0:val="20"/>
          <ns0:lang ns0:val="hu-HU" ns0:eastAsia="en-US" ns0:bidi="ar-SA"/>
        </ns0:rPr>
        <ns0:t>d</ns0:t>
      </ns0:r>
      <ns0:r>
        <ns0:rPr>
          <ns0:rFonts ns0:ascii="Arial" ns0:eastAsia="Arial" ns0:hAnsi="Arial" ns0:cs="Arial"/>
          <ns0:color ns0:val="0070C0"/>
          <ns0:spacing ns0:val="31"/>
          <ns0:sz ns0:val="20"/>
          <ns0:szCs ns0:val="20"/>
          <ns0:lang ns0:val="hu-HU" ns0:eastAsia="en-US" ns0:bidi="ar-SA"/>
        </ns0:rPr>
        <ns0:t>.</ns0:t>
      </ns0:r>
      <ns0:r ns0:rsidRPr="00574D85">
        <ns0:rPr>
          <ns0:rFonts ns0:ascii="Arial" ns0:eastAsia="Arial" ns0:hAnsi="Arial" ns0:cs="Arial"/>
          <ns0:color ns0:val="0070C0"/>
          <ns0:spacing ns0:val="31"/>
          <ns0:sz ns0:val="10"/>
          <ns0:szCs ns0:val="10"/>
          <ns0:lang ns0:val="hu-HU" ns0:eastAsia="en-US" ns0:bidi="ar-SA"/>
        </ns0:rPr>
        <ns0:t>Project</ns0:t>
      </ns0:r>
      <ns0:r ns0:rsidRPr="00574D85">
        <ns0:rPr>
          <ns0:rFonts ns0:ascii="Arial" ns0:eastAsia="Arial" ns0:hAnsi="Arial" ns0:cs="Arial"/>
          <ns0:color ns0:val="0070C0"/>
          <ns0:spacing ns0:val="31"/>
          <ns0:sz ns0:val="10"/>
          <ns0:szCs ns0:val="10"/>
          <ns0:lang ns0:val="hu-HU" ns0:eastAsia="en-US" ns0:bidi="ar-SA"/>
        </ns0:rPr>
        <ns0:t>.AnyjaNeve</ns0:t>
      </ns0:r>
      <ns0:r ns0:rsidRPr="00574D85">
        <ns0:rPr>
          <ns0:rFonts ns0:ascii="Arial" ns0:eastAsia="Arial" ns0:hAnsi="Arial" ns0:cs="Arial"/>
          <ns0:color ns0:val="0070C0"/>
          <ns0:spacing ns0:val="31"/>
          <ns0:sz ns0:val="20"/>
          <ns0:szCs ns0:val="20"/>
          <ns0:lang ns0:val="hu-HU" ns0:eastAsia="en-US" ns0:bidi="ar-SA"/>
        </ns0:rPr>
        <ns0:t>}</ns0:t>
      </ns0:r>
    </ns0:p>
    <ns0:p ns0:rsidR="006F3364" ns0:rsidP="006F3364">
      <ns0:pPr>
        <ns0:widowControl ns0:val="0"/>
        <ns0:autoSpaceDE ns0:val="0"/>
        <ns0:autoSpaceDN ns0:val="0"/>
        <ns0:spacing ns0:before="80"/>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Lakcím</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33"/>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Székhely</ns0:t>
      </ns0:r>
      <ns0:r>
        <ns0:rPr>
          <ns0:rFonts ns0:ascii="Arial" ns0:eastAsia="Arial" ns0:hAnsi="Arial" ns0:cs="Arial"/>
          <ns0:position ns0:val="6"/>
          <ns0:sz ns0:val="12"/>
          <ns0:szCs ns0:val="18"/>
          <ns0:lang ns0:val="hu-HU" ns0:eastAsia="en-US" ns0:bidi="ar-SA"/>
        </ns0:rPr>
        <ns0:t>1a,2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77"/>
          <ns0:sz ns0:val="18"/>
          <ns0:szCs ns0:val="18"/>
          <ns0:lang ns0:val="hu-HU" ns0:eastAsia="en-US" ns0:bidi="ar-SA"/>
        </ns0:rPr>
        <ns0:t xml:space="preserve"> </ns0:t>
      </ns0:r>
      <ns0:r ns0:rsidRPr="004C6C63">
        <ns0:rPr>
          <ns0:rFonts ns0:ascii="Arial" ns0:eastAsia="Arial" ns0:hAnsi="Arial" ns0:cs="Arial"/>
          <ns0:color ns0:val="0070C0"/>
          <ns0:spacing ns0:val="-2"/>
          <ns0:sz ns0:val="18"/>
          <ns0:szCs ns0:val="18"/>
          <ns0:lang ns0:val="hu-HU" ns0:eastAsia="en-US" ns0:bidi="ar-SA"/>
        </ns0:rPr>
        <ns0:t>{</ns0:t>
      </ns0:r>
      <ns0:r>
        <ns0:rPr>
          <ns0:rFonts ns0:ascii="Arial" ns0:eastAsia="Arial" ns0:hAnsi="Arial" ns0:cs="Arial"/>
          <ns0:color ns0:val="0070C0"/>
          <ns0:spacing ns0:val="-2"/>
          <ns0:sz ns0:val="18"/>
          <ns0:szCs ns0:val="18"/>
          <ns0:lang ns0:val="hu-HU" ns0:eastAsia="en-US" ns0:bidi="ar-SA"/>
        </ns0:rPr>
        <ns0:t>d</ns0:t>
      </ns0:r>
      <ns0:r>
        <ns0:rPr>
          <ns0:rFonts ns0:ascii="Arial" ns0:eastAsia="Arial" ns0:hAnsi="Arial" ns0:cs="Arial"/>
          <ns0:color ns0:val="0070C0"/>
          <ns0:spacing ns0:val="-2"/>
          <ns0:sz ns0:val="18"/>
          <ns0:szCs ns0:val="18"/>
          <ns0:lang ns0:val="hu-HU" ns0:eastAsia="en-US" ns0:bidi="ar-SA"/>
        </ns0:rPr>
        <ns0:t>.</ns0:t>
      </ns0:r>
      <ns0:r ns0:rsidRPr="004C6C63">
        <ns0:rPr>
          <ns0:rFonts ns0:ascii="Arial" ns0:eastAsia="Arial" ns0:hAnsi="Arial" ns0:cs="Arial"/>
          <ns0:color ns0:val="0070C0"/>
          <ns0:spacing ns0:val="-2"/>
          <ns0:sz ns0:val="18"/>
          <ns0:szCs ns0:val="18"/>
          <ns0:lang ns0:val="hu-HU" ns0:eastAsia="en-US" ns0:bidi="ar-SA"/>
        </ns0:rPr>
        <ns0:t>Project</ns0:t>
      </ns0:r>
      <ns0:r ns0:rsidRPr="004C6C63">
        <ns0:rPr>
          <ns0:rFonts ns0:ascii="Arial" ns0:eastAsia="Arial" ns0:hAnsi="Arial" ns0:cs="Arial"/>
          <ns0:color ns0:val="0070C0"/>
          <ns0:spacing ns0:val="-2"/>
          <ns0:sz ns0:val="18"/>
          <ns0:szCs ns0:val="18"/>
          <ns0:lang ns0:val="hu-HU" ns0:eastAsia="en-US" ns0:bidi="ar-SA"/>
        </ns0:rPr>
        <ns0:t>.UgyfelLakcime</ns0:t>
      </ns0:r>
      <ns0:r ns0:rsidRPr="004C6C63">
        <ns0:rPr>
          <ns0:rFonts ns0:ascii="Arial" ns0:eastAsia="Arial" ns0:hAnsi="Arial" ns0:cs="Arial"/>
          <ns0:color ns0:val="0070C0"/>
          <ns0:spacing ns0:val="-2"/>
          <ns0:sz ns0:val="18"/>
          <ns0:szCs ns0:val="18"/>
          <ns0:lang ns0:val="hu-HU" ns0:eastAsia="en-US" ns0:bidi="ar-SA"/>
        </ns0:rPr>
        <ns0:t>}</ns0:t>
      </ns0:r>
    </ns0:p>
    <ns0:p ns0:rsidR="001253EA" ns0:rsidP="001253EA">
      <ns0:pPr>
        <ns0:widowControl ns0:val="0"/>
        <ns0:autoSpaceDE ns0:val="0"/>
        <ns0:autoSpaceDN ns0:val="0"/>
        <ns0:spacing ns0:before="80"/>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Adószám</ns0:t>
      </ns0:r>
      <ns0:r>
        <ns0:rPr>
          <ns0:rFonts ns0:ascii="Arial" ns0:eastAsia="Arial" ns0:hAnsi="Arial" ns0:cs="Arial"/>
          <ns0:position ns0:val="6"/>
          <ns0:sz ns0:val="12"/>
          <ns0:szCs ns0:val="18"/>
          <ns0:lang ns0:val="hu-HU" ns0:eastAsia="en-US" ns0:bidi="ar-SA"/>
        </ns0:rPr>
        <ns0:t>1a,2</ns0:t>
      </ns0:r>
      <ns0:r>
        <ns0:rPr>
          <ns0:rFonts ns0:ascii="Arial" ns0:eastAsia="Arial" ns0:hAnsi="Arial" ns0:cs="Arial"/>
          <ns0:sz ns0:val="18"/>
          <ns0:szCs ns0:val="18"/>
          <ns0:lang ns0:val="hu-HU" ns0:eastAsia="en-US" ns0:bidi="ar-SA"/>
        </ns0:rPr>
        <ns0:t xml:space="preserve">: </ns0:t>
      </ns0:r>
      <ns0:r ns0:rsidRPr="00A742BE">
        <ns0:rPr>
          <ns0:rFonts ns0:ascii="Arial" ns0:eastAsia="Arial" ns0:hAnsi="Arial" ns0:cs="Arial"/>
          <ns0:color ns0:val="0070C0"/>
          <ns0:spacing ns0:val="13"/>
          <ns0:sz ns0:val="18"/>
          <ns0:szCs ns0:val="18"/>
          <ns0:lang ns0:val="hu-HU" ns0:eastAsia="en-US" ns0:bidi="ar-SA"/>
        </ns0:rPr>
        <ns0:t>{</ns0:t>
      </ns0:r>
      <ns0:r>
        <ns0:rPr>
          <ns0:rFonts ns0:ascii="Arial" ns0:eastAsia="Arial" ns0:hAnsi="Arial" ns0:cs="Arial"/>
          <ns0:color ns0:val="0070C0"/>
          <ns0:spacing ns0:val="13"/>
          <ns0:sz ns0:val="18"/>
          <ns0:szCs ns0:val="18"/>
          <ns0:lang ns0:val="hu-HU" ns0:eastAsia="en-US" ns0:bidi="ar-SA"/>
        </ns0:rPr>
        <ns0:t>d</ns0:t>
      </ns0:r>
      <ns0:r>
        <ns0:rPr>
          <ns0:rFonts ns0:ascii="Arial" ns0:eastAsia="Arial" ns0:hAnsi="Arial" ns0:cs="Arial"/>
          <ns0:color ns0:val="0070C0"/>
          <ns0:spacing ns0:val="13"/>
          <ns0:sz ns0:val="18"/>
          <ns0:szCs ns0:val="18"/>
          <ns0:lang ns0:val="hu-HU" ns0:eastAsia="en-US" ns0:bidi="ar-SA"/>
        </ns0:rPr>
        <ns0:t>.</ns0:t>
      </ns0:r>
      <ns0:r ns0:rsidRPr="00A742BE">
        <ns0:rPr>
          <ns0:rFonts ns0:ascii="Arial" ns0:eastAsia="Arial" ns0:hAnsi="Arial" ns0:cs="Arial"/>
          <ns0:color ns0:val="0070C0"/>
          <ns0:spacing ns0:val="-2"/>
          <ns0:sz ns0:val="18"/>
          <ns0:szCs ns0:val="18"/>
          <ns0:lang ns0:val="hu-HU" ns0:eastAsia="en-US" ns0:bidi="ar-SA"/>
        </ns0:rPr>
        <ns0:t>Project</ns0:t>
      </ns0:r>
      <ns0:r ns0:rsidRPr="00A742BE">
        <ns0:rPr>
          <ns0:rFonts ns0:ascii="Arial" ns0:eastAsia="Arial" ns0:hAnsi="Arial" ns0:cs="Arial"/>
          <ns0:color ns0:val="0070C0"/>
          <ns0:spacing ns0:val="-2"/>
          <ns0:sz ns0:val="18"/>
          <ns0:szCs ns0:val="18"/>
          <ns0:lang ns0:val="hu-HU" ns0:eastAsia="en-US" ns0:bidi="ar-SA"/>
        </ns0:rPr>
        <ns0:t>.Adoszam</ns0:t>
      </ns0:r>
      <ns0:r ns0:rsidRPr="00A742BE">
        <ns0:rPr>
          <ns0:rFonts ns0:ascii="Arial" ns0:eastAsia="Arial" ns0:hAnsi="Arial" ns0:cs="Arial"/>
          <ns0:color ns0:val="0070C0"/>
          <ns0:spacing ns0:val="-2"/>
          <ns0:sz ns0:val="18"/>
          <ns0:szCs ns0:val="18"/>
          <ns0:lang ns0:val="hu-HU" ns0:eastAsia="en-US" ns0:bidi="ar-SA"/>
        </ns0:rPr>
        <ns0:t>}</ns0:t>
      </ns0:r>
    </ns0:p>
    <ns0:p ns0:rsidR="001253EA" ns0:rsidP="001253EA">
      <ns0:pPr>
        <ns0:widowControl ns0:val="0"/>
        <ns0:autoSpaceDE ns0:val="0"/>
        <ns0:autoSpaceDN ns0:val="0"/>
        <ns0:spacing ns0:before="80"/>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Nyilvántartási</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(pl.</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cégjegyzékszám</ns0:t>
      </ns0:r>
      <ns0:r>
        <ns0:rPr>
          <ns0:rFonts ns0:ascii="Arial" ns0:eastAsia="Arial" ns0:hAnsi="Arial" ns0:cs="Arial"/>
          <ns0:sz ns0:val="18"/>
          <ns0:szCs ns0:val="18"/>
          <ns0:lang ns0:val="hu-HU" ns0:eastAsia="en-US" ns0:bidi="ar-SA"/>
        </ns0:rPr>
        <ns0:t>)</ns0:t>
      </ns0:r>
      <ns0:r>
        <ns0:rPr>
          <ns0:rFonts ns0:ascii="Arial" ns0:eastAsia="Arial" ns0:hAnsi="Arial" ns0:cs="Arial"/>
          <ns0:position ns0:val="6"/>
          <ns0:sz ns0:val="12"/>
          <ns0:szCs ns0:val="18"/>
          <ns0:lang ns0:val="hu-HU" ns0:eastAsia="en-US" ns0:bidi="ar-SA"/>
        </ns0:rPr>
        <ns0:t>1a</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
          <ns0:sz ns0:val="18"/>
          <ns0:szCs ns0:val="18"/>
          <ns0:lang ns0:val="hu-HU" ns0:eastAsia="en-US" ns0:bidi="ar-SA"/>
        </ns0:rPr>
        <ns0:t xml:space="preserve"> </ns0:t>
      </ns0:r>
      <ns0:r ns0:rsidRPr="00A742BE">
        <ns0:rPr>
          <ns0:rFonts ns0:ascii="Arial" ns0:eastAsia="Arial" ns0:hAnsi="Arial" ns0:cs="Arial"/>
          <ns0:color ns0:val="0070C0"/>
          <ns0:sz ns0:val="18"/>
          <ns0:szCs ns0:val="18"/>
          <ns0:lang ns0:val="hu-HU" ns0:eastAsia="en-US" ns0:bidi="ar-SA"/>
        </ns0:rPr>
        <ns0:t>{</ns0:t>
      </ns0:r>
      <ns0:r>
        <ns0:rPr>
          <ns0:rFonts ns0:ascii="Arial" ns0:eastAsia="Arial" ns0:hAnsi="Arial" ns0:cs="Arial"/>
          <ns0:color ns0:val="0070C0"/>
          <ns0:sz ns0:val="18"/>
          <ns0:szCs ns0:val="18"/>
          <ns0:lang ns0:val="hu-HU" ns0:eastAsia="en-US" ns0:bidi="ar-SA"/>
        </ns0:rPr>
        <ns0:t>d.</ns0:t>
      </ns0:r>
      <ns0:r ns0:rsidRPr="00A742BE">
        <ns0:rPr>
          <ns0:rFonts ns0:ascii="Arial" ns0:eastAsia="Arial" ns0:hAnsi="Arial" ns0:cs="Arial"/>
          <ns0:color ns0:val="0070C0"/>
          <ns0:spacing ns0:val="-2"/>
          <ns0:sz ns0:val="18"/>
          <ns0:szCs ns0:val="18"/>
          <ns0:lang ns0:val="hu-HU" ns0:eastAsia="en-US" ns0:bidi="ar-SA"/>
        </ns0:rPr>
        <ns0:t>Project.Cegjegyzekszam</ns0:t>
      </ns0:r>
      <ns0:r ns0:rsidRPr="00A742BE">
        <ns0:rPr>
          <ns0:rFonts ns0:ascii="Arial" ns0:eastAsia="Arial" ns0:hAnsi="Arial" ns0:cs="Arial"/>
          <ns0:color ns0:val="0070C0"/>
          <ns0:spacing ns0:val="-2"/>
          <ns0:sz ns0:val="18"/>
          <ns0:szCs ns0:val="18"/>
          <ns0:lang ns0:val="hu-HU" ns0:eastAsia="en-US" ns0:bidi="ar-SA"/>
        </ns0:rPr>
        <ns0:t>}</ns0:t>
      </ns0:r>
    </ns0:p>
    <ns0:p ns0:rsidR="005616CF" ns0:rsidP="001253EA">
      <ns0:pPr>
        <ns0:widowControl ns0:val="0"/>
        <ns0:autoSpaceDE ns0:val="0"/>
        <ns0:autoSpaceDN ns0:val="0"/>
        <ns0:spacing ns0:before="80"/>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Bankszámlaszám</ns0:t>
      </ns0:r>
      <ns0:r>
        <ns0:rPr>
          <ns0:rFonts ns0:ascii="Arial" ns0:eastAsia="Arial" ns0:hAnsi="Arial" ns0:cs="Arial"/>
          <ns0:position ns0:val="6"/>
          <ns0:sz ns0:val="12"/>
          <ns0:szCs ns0:val="18"/>
          <ns0:lang ns0:val="hu-HU" ns0:eastAsia="en-US" ns0:bidi="ar-SA"/>
        </ns0:rPr>
        <ns0:t>3,4</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pacing ns0:val="-10"/>
          <ns0:sz ns0:val="18"/>
          <ns0:szCs ns0:val="18"/>
          <ns0:lang ns0:val="hu-HU" ns0:eastAsia="en-US" ns0:bidi="ar-SA"/>
        </ns0:rPr>
        <ns0:t>‗</ns0:t>
      </ns0:r>
    </ns0:p>
    <ns0:p ns0:rsidR="005616CF">
      <ns0:pPr>
        <ns0:widowControl ns0:val="0"/>
        <ns0:autoSpaceDE ns0:val="0"/>
        <ns0:autoSpaceDN ns0:val="0"/>
        <ns0:spacing ns0:before="100"/>
        <ns0:ind ns0:left="144" ns0:right="134"/>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ezúton</ns0:t>
      </ns0:r>
      <ns0:r>
        <ns0:rPr>
          <ns0:rFonts ns0:ascii="Arial" ns0:eastAsia="Arial" ns0:hAnsi="Arial" ns0:cs="Arial"/>
          <ns0:sz ns0:val="18"/>
          <ns0:szCs ns0:val="18"/>
          <ns0:lang ns0:val="hu-HU" ns0:eastAsia="en-US" ns0:bidi="ar-SA"/>
        </ns0:rPr>
        <ns0:t xml:space="preserve"> nyilatkozom, hogy az MVM </ns0:t>
      </ns0:r>
      <ns0:r>
        <ns0:rPr>
          <ns0:rFonts ns0:ascii="Arial" ns0:eastAsia="Arial" ns0:hAnsi="Arial" ns0:cs="Arial"/>
          <ns0:sz ns0:val="18"/>
          <ns0:szCs ns0:val="18"/>
          <ns0:lang ns0:val="hu-HU" ns0:eastAsia="en-US" ns0:bidi="ar-SA"/>
        </ns0:rPr>
        <ns0:t>Next</ns0:t>
      </ns0:r>
      <ns0:r>
        <ns0:rPr>
          <ns0:rFonts ns0:ascii="Arial" ns0:eastAsia="Arial" ns0:hAnsi="Arial" ns0:cs="Arial"/>
          <ns0:sz ns0:val="18"/>
          <ns0:szCs ns0:val="18"/>
          <ns0:lang ns0:val="hu-HU" ns0:eastAsia="en-US" ns0:bidi="ar-SA"/>
        </ns0:rPr>
        <ns0:t xml:space="preserve"> Energiakereskedelmi </ns0:t>
      </ns0:r>
      <ns0:r>
        <ns0:rPr>
          <ns0:rFonts ns0:ascii="Arial" ns0:eastAsia="Arial" ns0:hAnsi="Arial" ns0:cs="Arial"/>
          <ns0:sz ns0:val="18"/>
          <ns0:szCs ns0:val="18"/>
          <ns0:lang ns0:val="hu-HU" ns0:eastAsia="en-US" ns0:bidi="ar-SA"/>
        </ns0:rPr>
        <ns0:t>Zrt</ns0:t>
      </ns0:r>
      <ns0:r>
        <ns0:rPr>
          <ns0:rFonts ns0:ascii="Arial" ns0:eastAsia="Arial" ns0:hAnsi="Arial" ns0:cs="Arial"/>
          <ns0:sz ns0:val="18"/>
          <ns0:szCs ns0:val="18"/>
          <ns0:lang ns0:val="hu-HU" ns0:eastAsia="en-US" ns0:bidi="ar-SA"/>
        </ns0:rPr>
        <ns0:t>.-</ns0:t>
      </ns0:r>
      <ns0:r>
        <ns0:rPr>
          <ns0:rFonts ns0:ascii="Arial" ns0:eastAsia="Arial" ns0:hAnsi="Arial" ns0:cs="Arial"/>
          <ns0:sz ns0:val="18"/>
          <ns0:szCs ns0:val="18"/>
          <ns0:lang ns0:val="hu-HU" ns0:eastAsia="en-US" ns0:bidi="ar-SA"/>
        </ns0:rPr>
        <ns0:t>től</ns0:t>
      </ns0:r>
      <ns0:r>
        <ns0:rPr>
          <ns0:rFonts ns0:ascii="Arial" ns0:eastAsia="Arial" ns0:hAnsi="Arial" ns0:cs="Arial"/>
          <ns0:sz ns0:val="18"/>
          <ns0:szCs ns0:val="18"/>
          <ns0:lang ns0:val="hu-HU" ns0:eastAsia="en-US" ns0:bidi="ar-SA"/>
        </ns0:rPr>
        <ns0:t xml:space="preserve"> egyetemes villamosenergia-szolgáltatást kívánok igénybe venni, ennek érdekében az MVM </ns0:t>
      </ns0:r>
      <ns0:r>
        <ns0:rPr>
          <ns0:rFonts ns0:ascii="Arial" ns0:eastAsia="Arial" ns0:hAnsi="Arial" ns0:cs="Arial"/>
          <ns0:sz ns0:val="18"/>
          <ns0:szCs ns0:val="18"/>
          <ns0:lang ns0:val="hu-HU" ns0:eastAsia="en-US" ns0:bidi="ar-SA"/>
        </ns0:rPr>
        <ns0:t>Next</ns0:t>
      </ns0:r>
      <ns0:r>
        <ns0:rPr>
          <ns0:rFonts ns0:ascii="Arial" ns0:eastAsia="Arial" ns0:hAnsi="Arial" ns0:cs="Arial"/>
          <ns0:sz ns0:val="18"/>
          <ns0:szCs ns0:val="18"/>
          <ns0:lang ns0:val="hu-HU" ns0:eastAsia="en-US" ns0:bidi="ar-SA"/>
        </ns0:rPr>
        <ns0:t xml:space="preserve"> Energiakereskedelmi </ns0:t>
      </ns0:r>
      <ns0:r>
        <ns0:rPr>
          <ns0:rFonts ns0:ascii="Arial" ns0:eastAsia="Arial" ns0:hAnsi="Arial" ns0:cs="Arial"/>
          <ns0:sz ns0:val="18"/>
          <ns0:szCs ns0:val="18"/>
          <ns0:lang ns0:val="hu-HU" ns0:eastAsia="en-US" ns0:bidi="ar-SA"/>
        </ns0:rPr>
        <ns0:t>Zrt</ns0:t>
      </ns0:r>
      <ns0:r>
        <ns0:rPr>
          <ns0:rFonts ns0:ascii="Arial" ns0:eastAsia="Arial" ns0:hAnsi="Arial" ns0:cs="Arial"/>
          <ns0:sz ns0:val="18"/>
          <ns0:szCs ns0:val="18"/>
          <ns0:lang ns0:val="hu-HU" ns0:eastAsia="en-US" ns0:bidi="ar-SA"/>
        </ns0:rPr>
        <ns0:t xml:space="preserve">. egyetemes villamosenergia- szolgáltatói üzletszabályzatának közzétételével meghatározott ajánlatot elfogadom. A hálózathasználati szerződésem MVM </ns0:t>
      </ns0:r>
      <ns0:r>
        <ns0:rPr>
          <ns0:rFonts ns0:ascii="Arial" ns0:eastAsia="Arial" ns0:hAnsi="Arial" ns0:cs="Arial"/>
          <ns0:sz ns0:val="18"/>
          <ns0:szCs ns0:val="18"/>
          <ns0:lang ns0:val="hu-HU" ns0:eastAsia="en-US" ns0:bidi="ar-SA"/>
        </ns0:rPr>
        <ns0:t>Next</ns0:t>
      </ns0:r>
      <ns0:r>
        <ns0:rPr>
          <ns0:rFonts ns0:ascii="Arial" ns0:eastAsia="Arial" ns0:hAnsi="Arial" ns0:cs="Arial"/>
          <ns0:sz ns0:val="18"/>
          <ns0:szCs ns0:val="18"/>
          <ns0:lang ns0:val="hu-HU" ns0:eastAsia="en-US" ns0:bidi="ar-SA"/>
        </ns0:rPr>
        <ns0:t xml:space="preserve"> Energiakereskedelmi </ns0:t>
      </ns0:r>
      <ns0:r>
        <ns0:rPr>
          <ns0:rFonts ns0:ascii="Arial" ns0:eastAsia="Arial" ns0:hAnsi="Arial" ns0:cs="Arial"/>
          <ns0:sz ns0:val="18"/>
          <ns0:szCs ns0:val="18"/>
          <ns0:lang ns0:val="hu-HU" ns0:eastAsia="en-US" ns0:bidi="ar-SA"/>
        </ns0:rPr>
        <ns0:t>Zrt</ns0:t>
      </ns0:r>
      <ns0:r>
        <ns0:rPr>
          <ns0:rFonts ns0:ascii="Arial" ns0:eastAsia="Arial" ns0:hAnsi="Arial" ns0:cs="Arial"/>
          <ns0:sz ns0:val="18"/>
          <ns0:szCs ns0:val="18"/>
          <ns0:lang ns0:val="hu-HU" ns0:eastAsia="en-US" ns0:bidi="ar-SA"/>
        </ns0:rPr>
        <ns0:t>. mint megbízott által történő kezelését kérem.</ns0:t>
      </ns0:r>
    </ns0:p>
    <ns0:p ns0:rsidR="005616CF">
      <ns0:pPr>
        <ns0:widowControl ns0:val="0"/>
        <ns0:autoSpaceDE ns0:val="0"/>
        <ns0:autoSpaceDN ns0:val="0"/>
        <ns0:spacing ns0:before="41"/>
        <ns0:ind ns0:left="144" ns0:right="135"/>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(A kéréssel a Nyilatkozattevő hozzájárul, hogy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 amennyiben a Nyilatkozattevő a nyilatkozattal érintett felhasználási hely tekintetében megkötött hálózathasználati szerződéssel nem rendelkezik – a hálózathasználati szerződés megkötésével</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kapcsolatos</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ügyintézés</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során</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területileg</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illetékes</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elosztónál</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nevében</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teljes</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jogkörrel</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eljárjon,</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és</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ennek</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során</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szerződés megkötéséhez szükséges személyes adatait átadja.)</ns0:t>
      </ns0:r>
    </ns0:p>
    <ns0:p ns0:rsidR="005616CF">
      <ns0:pPr>
        <ns0:widowControl ns0:val="0"/>
        <ns0:autoSpaceDE ns0:val="0"/>
        <ns0:autoSpaceDN ns0:val="0"/>
        <ns0:spacing ns0:before="71"/>
        <ns0:ind ns0:left="571" ns0:right="136"/>
        <ns0:jc ns0:val="both"/>
        <ns0:rPr>
          <ns0:rFonts ns0:ascii="Arial" ns0:eastAsia="Arial" ns0:hAnsi="Arial" ns0:cs="Arial"/>
          <ns0:sz ns0:val="18"/>
          <ns0:szCs ns0:val="18"/>
          <ns0:lang ns0:val="hu-HU" ns0:eastAsia="en-US" ns0:bidi="ar-SA"/>
        </ns0:rPr>
      </ns0:pPr>
      <ns0:r>
        <ns0:rPr>
          <ns0:noProof/>
          <ns0:lang ns0:eastAsia="hu-HU"/>
        </ns0:rPr>
        <ns1:AlternateContent>
          <ns1:Choice Requires="wpg">
            <ns0:drawing>
              <ns3:anchor distT="0" distB="0" distL="0" distR="0" simplePos="0" relativeHeight="251695104" behindDoc="0" locked="0" layoutInCell="1" allowOverlap="1">
                <ns3:simplePos x="0" y="0"/>
                <ns3:positionH relativeFrom="page">
                  <ns3:posOffset>879276</ns3:posOffset>
                </ns3:positionH>
                <ns3:positionV relativeFrom="paragraph">
                  <ns3:posOffset>29718</ns3:posOffset>
                </ns3:positionV>
                <ns3:extent cx="144145" cy="149860"/>
                <ns3:effectExtent l="0" t="0" r="0" b="0"/>
                <ns3:wrapNone/>
                <ns3:docPr id="5" name="Group 5"/>
                <ns3:cNvGraphicFramePr/>
                <ns4:graphic>
                  <ns4:graphicData uri="http://schemas.microsoft.com/office/word/2010/wordprocessingGroup">
                    <ns13:wgp>
                      <ns13:cNvGrpSpPr/>
                      <ns13:grpSpPr>
                        <ns4:xfrm>
                          <ns4:off x="0" y="0"/>
                          <ns4:ext cx="144145" cy="149860"/>
                          <ns4:chOff x="0" y="0"/>
                          <ns4:chExt cx="144145" cy="149860"/>
                        </ns4:xfrm>
                      </ns13:grpSpPr>
                      <ns9:wsp>
                        <ns9:cNvPr id="6" name="Graphic 6"/>
                        <ns9:cNvSpPr/>
                        <ns9:spPr>
                          <ns4:xfrm>
                            <ns4:off x="0" y="0"/>
                            <ns4:ext cx="144145" cy="144145"/>
                          </ns4:xfrm>
                          <ns4:custGeom>
                            <ns4:avLst/>
                            <ns4:gdLst/>
                            <ns4:rect l="l" t="t" r="r" b="b"/>
                            <ns4:pathLst>
                              <ns4:path fill="norm" h="144145" w="144145" stroke="1">
                                <ns4:moveTo>
                                  <ns4:pt x="144000" y="0"/>
                                </ns4:moveTo>
                                <ns4:lnTo>
                                  <ns4:pt x="0" y="0"/>
                                </ns4:lnTo>
                                <ns4:lnTo>
                                  <ns4:pt x="0" y="144005"/>
                                </ns4:lnTo>
                                <ns4:lnTo>
                                  <ns4:pt x="144000" y="144005"/>
                                </ns4:lnTo>
                                <ns4:lnTo>
                                  <ns4:pt x="144000" y="0"/>
                                </ns4:lnTo>
                                <ns4:close/>
                              </ns4:path>
                            </ns4:pathLst>
                          </ns4:custGeom>
                          <ns4:solidFill>
                            <ns4:srgbClr val="FFFFFF"/>
                          </ns4:solidFill>
                        </ns9:spPr>
                        <ns9:bodyPr wrap="square" lIns="0" tIns="0" rIns="0" bIns="0" rtlCol="0">
                          <ns4:prstTxWarp prst="textNoShape">
                            <ns4:avLst/>
                          </ns4:prstTxWarp>
                        </ns9:bodyPr>
                      </ns9:wsp>
                      <ns9:wsp>
                        <ns9:cNvPr id="7" name="Graphic 7"/>
                        <ns9:cNvSpPr/>
                        <ns9:spPr>
                          <ns4:xfrm>
                            <ns4:off x="4000" y="4000"/>
                            <ns4:ext cx="136525" cy="136525"/>
                          </ns4:xfrm>
                          <ns4:custGeom>
                            <ns4:avLst/>
                            <ns4:gdLst/>
                            <ns4:rect l="l" t="t" r="r" b="b"/>
                            <ns4:pathLst>
                              <ns4:path fill="norm" h="136525" w="136525" stroke="1">
                                <ns4:moveTo>
                                  <ns4:pt x="0" y="136005"/>
                                </ns4:moveTo>
                                <ns4:lnTo>
                                  <ns4:pt x="136000" y="136005"/>
                                </ns4:lnTo>
                                <ns4:lnTo>
                                  <ns4:pt x="136000" y="0"/>
                                </ns4:lnTo>
                                <ns4:lnTo>
                                  <ns4:pt x="0" y="0"/>
                                </ns4:lnTo>
                                <ns4:lnTo>
                                  <ns4:pt x="0" y="136005"/>
                                </ns4:lnTo>
                                <ns4:close/>
                              </ns4:path>
                            </ns4:pathLst>
                          </ns4:custGeom>
                          <ns4:ln w="8000">
                            <ns4:solidFill>
                              <ns4:srgbClr val="000000"/>
                            </ns4:solidFill>
                            <ns4:prstDash val="solid"/>
                          </ns4:ln>
                        </ns9:spPr>
                        <ns9:bodyPr wrap="square" lIns="0" tIns="0" rIns="0" bIns="0" rtlCol="0">
                          <ns4:prstTxWarp prst="textNoShape">
                            <ns4:avLst/>
                          </ns4:prstTxWarp>
                        </ns9:bodyPr>
                      </ns9:wsp>
                      <ns9:wsp>
                        <ns9:cNvPr id="1321799741" name="Textbox 8"/>
                        <ns9:cNvSpPr txBox="1"/>
                        <ns9:spPr>
                          <ns4:xfrm>
                            <ns4:off x="0" y="0"/>
                            <ns4:ext cx="144145" cy="149860"/>
                          </ns4:xfrm>
                          <ns4:prstGeom prst="rect">
                            <ns4:avLst/>
                          </ns4:prstGeom>
                        </ns9:spPr>
                        <ns9:txbx>
                          <ns0:txbxContent>
                            <ns0:p ns0:rsidR="005616CF">
                              <ns0:pPr>
                                <ns0:widowControl ns0:val="0"/>
                                <ns0:autoSpaceDE ns0:val="0"/>
                                <ns0:autoSpaceDN ns0:val="0"/>
                                <ns0:spacing ns0:before="13"/>
                                <ns0:ind ns0:left="34"/>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5" ns11:spid="_x0000_s1033" style="width:11.35pt;height:11.8pt;margin-top:2.34pt;margin-left:69.23pt;mso-position-horizontal-relative:page;mso-wrap-distance-bottom:0;mso-wrap-distance-left:0;mso-wrap-distance-right:0;mso-wrap-distance-top:0;position:absolute;z-index:251694080" coordorigin="0,0" coordsize="21600,21600">
                <ns10:shape id="_x0000_s1034" style="width:21600;height:20776;position:absolute;v-text-anchor:top" coordsize="21600,21600" path="m21578,l,l,l,21579l,21579l21578,21579l21578,21579l21578,xe" fillcolor="white"/>
                <ns10:shape id="_x0000_s1035" style="width:20458;height:19678;left:599;position:absolute;top:577;v-text-anchor:top" coordsize="21600,21600" path="m,21518l21517,21518l21517,21518l21517,l21517,l,l,l,21518xe" fillcolor="this" stroked="t" strokecolor="black" strokeweight="0.63pt"/>
                <ns10:shape id="_x0000_s1036" type="#_x0000_t202" style="width:21600;height:21600;position:absolute;v-text-anchor:top" fillcolor="this">
                  <ns10:textbox inset="0,0,0,0">
                    <ns0:txbxContent>
                      <ns0:p ns0:rsidR="005616CF">
                        <ns0:pPr>
                          <ns0:widowControl ns0:val="0"/>
                          <ns0:autoSpaceDE ns0:val="0"/>
                          <ns0:autoSpaceDN ns0:val="0"/>
                          <ns0:spacing ns0:before="13"/>
                          <ns0:ind ns0:left="34"/>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sz ns0:val="18"/>
          <ns0:szCs ns0:val="18"/>
          <ns0:lang ns0:val="hu-HU" ns0:eastAsia="en-US" ns0:bidi="ar-SA"/>
        </ns0:rPr>
        <ns0:t xml:space="preserve">Kérjük, jelezze X-szel, ha már rendelkezik hálózathasználati szerződéssel az igénybejelentéssel érintett felhasználási hely tekintetében. Kérjük, a szerződést felhasználóváltozás miatti igénybejelentés esetén </ns0:t>
      </ns0:r>
      <ns0:r>
        <ns0:rPr>
          <ns0:rFonts ns0:ascii="Arial" ns0:eastAsia="Arial" ns0:hAnsi="Arial" ns0:cs="Arial"/>
          <ns0:spacing ns0:val="-2"/>
          <ns0:sz ns0:val="18"/>
          <ns0:szCs ns0:val="18"/>
          <ns0:lang ns0:val="hu-HU" ns0:eastAsia="en-US" ns0:bidi="ar-SA"/>
        </ns0:rPr>
        <ns0:t>mellékelje.</ns0:t>
      </ns0:r>
    </ns0:p>
    <ns0:p ns0:rsidR="005616CF">
      <ns0:pPr>
        <ns0:pStyle ns0:val="Heading2"/>
        <ns0:widowControl ns0:val="0"/>
        <ns0:numPr>
          <ns0:ilvl ns0:val="0"/>
          <ns0:numId ns0:val="32"/>
        </ns0:numPr>
        <ns0:tabs>
          <ns0:tab ns0:val="left" ns0:pos="568"/>
        </ns0:tabs>
        <ns0:autoSpaceDE ns0:val="0"/>
        <ns0:autoSpaceDN ns0:val="0"/>
        <ns0:spacing ns0:before="157"/>
        <ns0:ind ns0:left="568" ns0:hanging="424"/>
        <ns0:jc ns0:val="left"/>
        <ns0:rPr>
          <ns0:rFonts ns0:ascii="Arial" ns0:eastAsia="Arial" ns0:hAnsi="Arial" ns0:cs="Arial"/>
          <ns0:b/>
          <ns0:bCs/>
          <ns0:sz ns0:val="18"/>
          <ns0:szCs ns0:val="18"/>
          <ns0:lang ns0:val="hu-HU" ns0:eastAsia="en-US" ns0:bidi="ar-SA"/>
        </ns0:rPr>
      </ns0:pPr>
      <ns0:r>
        <ns0:rPr>
          <ns0:noProof/>
          <ns0:lang ns0:eastAsia="hu-HU"/>
        </ns0:rPr>
        <ns1:AlternateContent>
          <ns1:Choice Requires="wps">
            <ns0:drawing>
              <ns3:anchor distT="0" distB="0" distL="0" distR="0" simplePos="0" relativeHeight="251697152" behindDoc="0" locked="0" layoutInCell="1" allowOverlap="1">
                <ns3:simplePos x="0" y="0"/>
                <ns3:positionH relativeFrom="page">
                  <ns3:posOffset>1058392</ns3:posOffset>
                </ns3:positionH>
                <ns3:positionV relativeFrom="paragraph">
                  <ns3:posOffset>212517</ns3:posOffset>
                </ns3:positionV>
                <ns3:extent cx="144145" cy="587375"/>
                <ns3:effectExtent l="0" t="0" r="0" b="0"/>
                <ns3:wrapNone/>
                <ns3:docPr id="9" name="Graphic 9"/>
                <ns3:cNvGraphicFramePr/>
                <ns4:graphic>
                  <ns4:graphicData uri="http://schemas.microsoft.com/office/word/2010/wordprocessingShape">
                    <ns9:wsp>
                      <ns9:cNvSpPr/>
                      <ns9:spPr>
                        <ns4:xfrm>
                          <ns4:off x="0" y="0"/>
                          <ns4:ext cx="144145" cy="587375"/>
                        </ns4:xfrm>
                        <ns4:custGeom>
                          <ns4:avLst/>
                          <ns4:gdLst/>
                          <ns4:rect l="l" t="t" r="r" b="b"/>
                          <ns4:pathLst>
                            <ns4:path fill="norm" h="587375" w="144145" stroke="1">
                              <ns4:moveTo>
                                <ns4:pt x="144005" y="295376"/>
                              </ns4:moveTo>
                              <ns4:lnTo>
                                <ns4:pt x="0" y="295376"/>
                              </ns4:lnTo>
                              <ns4:lnTo>
                                <ns4:pt x="0" y="439369"/>
                              </ns4:lnTo>
                              <ns4:lnTo>
                                <ns4:pt x="144005" y="439369"/>
                              </ns4:lnTo>
                              <ns4:lnTo>
                                <ns4:pt x="144005" y="295376"/>
                              </ns4:lnTo>
                              <ns4:close/>
                            </ns4:path>
                            <ns4:path fill="norm" h="587375" w="144145" stroke="1">
                              <ns4:moveTo>
                                <ns4:pt x="144068" y="442963"/>
                              </ns4:moveTo>
                              <ns4:lnTo>
                                <ns4:pt x="63" y="442963"/>
                              </ns4:lnTo>
                              <ns4:lnTo>
                                <ns4:pt x="63" y="586981"/>
                              </ns4:lnTo>
                              <ns4:lnTo>
                                <ns4:pt x="144068" y="586981"/>
                              </ns4:lnTo>
                              <ns4:lnTo>
                                <ns4:pt x="144068" y="442963"/>
                              </ns4:lnTo>
                              <ns4:close/>
                            </ns4:path>
                            <ns4:path fill="norm" h="587375" w="144145" stroke="1">
                              <ns4:moveTo>
                                <ns4:pt x="144068" y="147764"/>
                              </ns4:moveTo>
                              <ns4:lnTo>
                                <ns4:pt x="63" y="147764"/>
                              </ns4:lnTo>
                              <ns4:lnTo>
                                <ns4:pt x="63" y="291769"/>
                              </ns4:lnTo>
                              <ns4:lnTo>
                                <ns4:pt x="144068" y="291769"/>
                              </ns4:lnTo>
                              <ns4:lnTo>
                                <ns4:pt x="144068" y="147764"/>
                              </ns4:lnTo>
                              <ns4:close/>
                            </ns4:path>
                            <ns4:path fill="norm" h="587375" w="144145" stroke="1">
                              <ns4:moveTo>
                                <ns4:pt x="144068" y="0"/>
                              </ns4:moveTo>
                              <ns4:lnTo>
                                <ns4:pt x="63" y="0"/>
                              </ns4:lnTo>
                              <ns4:lnTo>
                                <ns4:pt x="63" y="144005"/>
                              </ns4:lnTo>
                              <ns4:lnTo>
                                <ns4:pt x="144068" y="144005"/>
                              </ns4:lnTo>
                              <ns4:lnTo>
                                <ns4:pt x="144068" y="0"/>
                              </ns4:lnTo>
                              <ns4:close/>
                            </ns4:path>
                          </ns4:pathLst>
                        </ns4:custGeom>
                        <ns4:solidFill>
                          <ns4:srgbClr val="FFFFFF"/>
                        </ns4:solidFill>
                      </ns9:spPr>
                      <ns9:bodyPr wrap="square" lIns="0" tIns="0" rIns="0" bIns="0" rtlCol="0">
                        <ns4:prstTxWarp prst="textNoShape">
                          <ns4:avLst/>
                        </ns4:prstTxWarp>
                      </ns9:bodyPr>
                    </ns9:wsp>
                  </ns4:graphicData>
                </ns4:graphic>
              </ns3:anchor>
            </ns0:drawing>
          </ns1:Choice>
          <ns1:Fallback>
            <ns0:pict>
              <ns10:shape id="Graphic 9" ns11:spid="_x0000_s1037" style="width:11.35pt;height:46.25pt;margin-top:16.73pt;margin-left:83.34pt;mso-position-horizontal-relative:page;mso-wrap-distance-bottom:0;mso-wrap-distance-left:0;mso-wrap-distance-right:0;mso-wrap-distance-top:0;position:absolute;v-text-anchor:top;z-index:251696128" coordsize="21600,21600" path="m21579,10862l,10862l,10862l,16157l,16157l21579,16157l21579,16157l21579,10862xem21588,16289l9,16289l9,16289l9,21586l9,21586l21588,21586l21588,21586l21588,16289xem21588,5434l9,5434l9,5434l9,10729l9,10729l21588,10729l21588,10729l21588,5434xem21588,l9,l9,l9,5296l9,5296l21588,5296l21588,5296l21588,xe" fillcolor="white"/>
            </ns0:pict>
          </ns1:Fallback>
        </ns1:AlternateContent>
      </ns0:r>
      <ns0:r>
        <ns0:rPr>
          <ns0:noProof/>
          <ns0:lang ns0:eastAsia="hu-HU"/>
        </ns0:rPr>
        <ns1:AlternateContent>
          <ns1:Choice Requires="wpg">
            <ns0:drawing>
              <ns3:anchor distT="0" distB="0" distL="0" distR="0" simplePos="0" relativeHeight="251711488" behindDoc="1" locked="0" layoutInCell="1" allowOverlap="1">
                <ns3:simplePos x="0" y="0"/>
                <ns3:positionH relativeFrom="page">
                  <ns3:posOffset>2407335</ns3:posOffset>
                </ns3:positionH>
                <ns3:positionV relativeFrom="paragraph">
                  <ns3:posOffset>212505</ns3:posOffset>
                </ns3:positionV>
                <ns3:extent cx="144145" cy="144145"/>
                <ns3:effectExtent l="0" t="0" r="0" b="0"/>
                <ns3:wrapNone/>
                <ns3:docPr id="10" name="Group 10"/>
                <ns3:cNvGraphicFramePr/>
                <ns4:graphic>
                  <ns4:graphicData uri="http://schemas.microsoft.com/office/word/2010/wordprocessingGroup">
                    <ns13:wgp>
                      <ns13:cNvGrpSpPr/>
                      <ns13:grpSpPr>
                        <ns4:xfrm>
                          <ns4:off x="0" y="0"/>
                          <ns4:ext cx="144145" cy="144145"/>
                          <ns4:chOff x="0" y="0"/>
                          <ns4:chExt cx="144145" cy="144145"/>
                        </ns4:xfrm>
                      </ns13:grpSpPr>
                      <ns9:wsp>
                        <ns9:cNvPr id="11" name="Graphic 11"/>
                        <ns9:cNvSpPr/>
                        <ns9:spPr>
                          <ns4:xfrm>
                            <ns4:off x="0" y="0"/>
                            <ns4:ext cx="144145" cy="144145"/>
                          </ns4:xfrm>
                          <ns4:custGeom>
                            <ns4:avLst/>
                            <ns4:gdLst/>
                            <ns4:rect l="l" t="t" r="r" b="b"/>
                            <ns4:pathLst>
                              <ns4:path fill="norm" h="144145" w="144145" stroke="1">
                                <ns4:moveTo>
                                  <ns4:pt x="143992" y="0"/>
                                </ns4:moveTo>
                                <ns4:lnTo>
                                  <ns4:pt x="0" y="0"/>
                                </ns4:lnTo>
                                <ns4:lnTo>
                                  <ns4:pt x="0" y="144005"/>
                                </ns4:lnTo>
                                <ns4:lnTo>
                                  <ns4:pt x="143992" y="144005"/>
                                </ns4:lnTo>
                                <ns4:lnTo>
                                  <ns4:pt x="143992" y="0"/>
                                </ns4:lnTo>
                                <ns4:close/>
                              </ns4:path>
                            </ns4:pathLst>
                          </ns4:custGeom>
                          <ns4:solidFill>
                            <ns4:srgbClr val="FFFFFF"/>
                          </ns4:solidFill>
                        </ns9:spPr>
                        <ns9:bodyPr wrap="square" lIns="0" tIns="0" rIns="0" bIns="0" rtlCol="0">
                          <ns4:prstTxWarp prst="textNoShape">
                            <ns4:avLst/>
                          </ns4:prstTxWarp>
                        </ns9:bodyPr>
                      </ns9:wsp>
                      <ns9:wsp>
                        <ns9:cNvPr id="12" name="Graphic 12"/>
                        <ns9:cNvSpPr/>
                        <ns9:spPr>
                          <ns4:xfrm>
                            <ns4:off x="3999" y="4000"/>
                            <ns4:ext cx="136525" cy="136525"/>
                          </ns4:xfrm>
                          <ns4:custGeom>
                            <ns4:avLst/>
                            <ns4:gdLst/>
                            <ns4:rect l="l" t="t" r="r" b="b"/>
                            <ns4:pathLst>
                              <ns4:path fill="norm" h="136525" w="136525" stroke="1">
                                <ns4:moveTo>
                                  <ns4:pt x="0" y="136004"/>
                                </ns4:moveTo>
                                <ns4:lnTo>
                                  <ns4:pt x="135992" y="136004"/>
                                </ns4:lnTo>
                                <ns4:lnTo>
                                  <ns4:pt x="135992" y="0"/>
                                </ns4:lnTo>
                                <ns4:lnTo>
                                  <ns4:pt x="0" y="0"/>
                                </ns4:lnTo>
                                <ns4:lnTo>
                                  <ns4:pt x="0" y="136004"/>
                                </ns4:lnTo>
                                <ns4:close/>
                              </ns4:path>
                            </ns4:pathLst>
                          </ns4:custGeom>
                          <ns4:ln w="7999">
                            <ns4:solidFill>
                              <ns4:srgbClr val="000000"/>
                            </ns4:solidFill>
                            <ns4:prstDash val="solid"/>
                          </ns4:ln>
                        </ns9:spPr>
                        <ns9:bodyPr wrap="square" lIns="0" tIns="0" rIns="0" bIns="0" rtlCol="0">
                          <ns4:prstTxWarp prst="textNoShape">
                            <ns4:avLst/>
                          </ns4:prstTxWarp>
                        </ns9:bodyPr>
                      </ns9:wsp>
                    </ns13:wgp>
                  </ns4:graphicData>
                </ns4:graphic>
              </ns3:anchor>
            </ns0:drawing>
          </ns1:Choice>
          <ns1:Fallback>
            <ns0:pict>
              <ns10:group id="Group 10" ns11:spid="_x0000_s1038" style="width:11.35pt;height:11.35pt;margin-top:16.73pt;margin-left:189.55pt;mso-position-horizontal-relative:page;mso-wrap-distance-bottom:0;mso-wrap-distance-left:0;mso-wrap-distance-right:0;mso-wrap-distance-top:0;position:absolute;z-index:-251606016" coordorigin="0,0" coordsize="21600,21600">
                <ns10:shape id="_x0000_s1039" style="width:21600;height:21600;position:absolute;v-text-anchor:top" coordsize="21600,21600" path="m21577,l,l,l,21579l,21579l21577,21579l21577,21579l21577,xe" fillcolor="white"/>
                <ns10:shape id="_x0000_s1040" style="width:20458;height:20458;left:599;position:absolute;top:599;v-text-anchor:top" coordsize="21600,21600" path="m,21518l21516,21518l21516,21518l21516,l21516,l,l,l,21518xe" fillcolor="this" stroked="t" strokecolor="black" strokeweight="0.63pt"/>
              </ns10:group>
            </ns0:pict>
          </ns1:Fallback>
        </ns1:AlternateContent>
      </ns0:r>
      <ns0:r>
        <ns0:rPr>
          <ns0:noProof/>
          <ns0:lang ns0:eastAsia="hu-HU"/>
        </ns0:rPr>
        <ns0:drawing>
          <ns3:anchor distT="0" distB="0" distL="0" distR="0" simplePos="0" relativeHeight="251712512" behindDoc="1" locked="0" layoutInCell="1" allowOverlap="1">
            <ns3:simplePos x="0" y="0"/>
            <ns3:positionH relativeFrom="page">
              <ns3:posOffset>3945344</ns3:posOffset>
            </ns3:positionH>
            <ns3:positionV relativeFrom="paragraph">
              <ns3:posOffset>212683</ns3:posOffset>
            </ns3:positionV>
            <ns3:extent cx="143992" cy="291604"/>
            <ns3:effectExtent l="0" t="0" r="0" b="0"/>
            <ns3:wrapNone/>
            <ns3:docPr id="13" name="Image 13"/>
            <ns3:cNvGraphicFramePr/>
            <ns4:graphic>
              <ns4:graphicData uri="http://schemas.openxmlformats.org/drawingml/2006/picture">
                <ns5:pic>
                  <ns5:nvPicPr>
                    <ns5:cNvPr id="13" name="Image 13"/>
                    <ns5:cNvPicPr/>
                  </ns5:nvPicPr>
                  <ns5:blipFill>
                    <ns4:blip ns2:embed="rId30" cstate="print"/>
                    <ns4:stretch>
                      <ns4:fillRect/>
                    </ns4:stretch>
                  </ns5:blipFill>
                  <ns5:spPr>
                    <ns4:xfrm>
                      <ns4:off x="0" y="0"/>
                      <ns4:ext cx="143992" cy="291604"/>
                    </ns4:xfrm>
                    <ns4:prstGeom prst="rect">
                      <ns4:avLst/>
                    </ns4:prstGeom>
                  </ns5:spPr>
                </ns5:pic>
              </ns4:graphicData>
            </ns4:graphic>
          </ns3:anchor>
        </ns0:drawing>
      </ns0:r>
      <ns0:r>
        <ns0:rPr>
          <ns0:noProof/>
          <ns0:lang ns0:eastAsia="hu-HU"/>
        </ns0:rPr>
        <ns1:AlternateContent>
          <ns1:Choice Requires="wps">
            <ns0:drawing>
              <ns3:anchor distT="0" distB="0" distL="0" distR="0" simplePos="0" relativeHeight="251703296" behindDoc="0" locked="0" layoutInCell="1" allowOverlap="1">
                <ns3:simplePos x="0" y="0"/>
                <ns3:positionH relativeFrom="page">
                  <ns3:posOffset>1020362</ns3:posOffset>
                </ns3:positionH>
                <ns3:positionV relativeFrom="paragraph">
                  <ns3:posOffset>212505</ns3:posOffset>
                </ns3:positionV>
                <ns3:extent cx="220345" cy="587375"/>
                <ns3:effectExtent l="0" t="0" r="0" b="0"/>
                <ns3:wrapNone/>
                <ns3:docPr id="14" name="Textbox 14"/>
                <ns3:cNvGraphicFramePr/>
                <ns4:graphic>
                  <ns4:graphicData uri="http://schemas.microsoft.com/office/word/2010/wordprocessingShape">
                    <ns9:wsp>
                      <ns9:cNvSpPr txBox="1"/>
                      <ns9:spPr>
                        <ns4:xfrm>
                          <ns4:off x="0" y="0"/>
                          <ns4:ext cx="220345" cy="587375"/>
                        </ns4:xfrm>
                        <ns4:prstGeom prst="rect">
                          <ns4:avLst/>
                        </ns4:prstGeom>
                      </ns9:spPr>
                      <ns9:txbx>
                        <ns0:txbxContent>
                          <ns0:tbl>
                            <ns0:tblPr>
                              <ns0:tblStyle ns0:val="TableNormal000"/>
                              <ns0:tblW ns0:w="0" ns0:type="auto"/>
                              <ns0:tblInd ns0:w="67"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Layout ns0:type="fixed"/>
                              <ns0:tblLook ns0:val="01E0"/>
                            </ns0:tblPr>
                            <ns0:tblGrid>
                              <ns0:gridCol ns0:w="214"/>
                            </ns0:tblGrid>
                            <ns0:tr>
                              <ns0:tblPrEx>
                                <ns0:tblW ns0:w="0" ns0:type="auto"/>
                                <ns0:tblInd ns0:w="67" ns0:type="dxa"/>
                                <ns0:tblLayout ns0:type="fixed"/>
                                <ns0:tblLook ns0:val="01E0"/>
                              </ns0:tblPrEx>
                              <ns0:trPr>
                                <ns0:trHeight ns0:val="193"/>
                              </ns0:trPr>
                              <ns0:tc>
                                <ns0:tcPr>
                                  <ns0:tcW ns0:w="214" ns0:type="dxa"/>
                                  <ns0:tcBorders>
                                    <ns0:bottom ns0:val="double" ns0:sz="6" ns0:space="0" ns0:color="000000"/>
                                  </ns0:tcBorders>
                                </ns0:tcPr>
                                <ns0:p ns0:rsidR="005616CF">
                                  <ns0:pPr>
                                    <ns0:spacing ns0:before="29" ns0:line="144"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87"/>
                              </ns0:trPr>
                              <ns0:tc>
                                <ns0:tcPr>
                                  <ns0:tcW ns0:w="214" ns0:type="dxa"/>
                                  <ns0:tcBorders>
                                    <ns0:top ns0:val="double" ns0:sz="6" ns0:space="0" ns0:color="000000"/>
                                    <ns0:bottom ns0:val="double" ns0:sz="6" ns0:space="0" ns0:color="000000"/>
                                  </ns0:tcBorders>
                                </ns0:tcPr>
                                <ns0:p ns0:rsidR="005616CF">
                                  <ns0:pPr>
                                    <ns0:spacing ns0:before="16" ns0:line="151"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87"/>
                              </ns0:trPr>
                              <ns0:tc>
                                <ns0:tcPr>
                                  <ns0:tcW ns0:w="214" ns0:type="dxa"/>
                                  <ns0:tcBorders>
                                    <ns0:top ns0:val="double" ns0:sz="6" ns0:space="0" ns0:color="000000"/>
                                    <ns0:bottom ns0:val="double" ns0:sz="6" ns0:space="0" ns0:color="000000"/>
                                  </ns0:tcBorders>
                                </ns0:tcPr>
                                <ns0:p ns0:rsidR="005616CF">
                                  <ns0:pPr>
                                    <ns0:spacing ns0:before="12" ns0:line="156"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93"/>
                              </ns0:trPr>
                              <ns0:tc>
                                <ns0:tcPr>
                                  <ns0:tcW ns0:w="214" ns0:type="dxa"/>
                                  <ns0:tcBorders>
                                    <ns0:top ns0:val="double" ns0:sz="6" ns0:space="0" ns0:color="000000"/>
                                  </ns0:tcBorders>
                                </ns0:tcPr>
                                <ns0:p ns0:rsidR="005616CF">
                                  <ns0:pPr>
                                    <ns0:spacing ns0:before="2" ns0:line="171" ns0:lineRule="exact"/>
                                    <ns0:ind ns0:left="21"/>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bl>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txbxContent>
                      </ns9:txbx>
                      <ns9:bodyPr wrap="square" lIns="0" tIns="0" rIns="0" bIns="0" rtlCol="0"/>
                    </ns9:wsp>
                  </ns4:graphicData>
                </ns4:graphic>
              </ns3:anchor>
            </ns0:drawing>
          </ns1:Choice>
          <ns1:Fallback>
            <ns0:pict>
              <ns10:shape id="Textbox 14" ns11:spid="_x0000_s1041" type="#_x0000_t202" style="width:17.35pt;height:46.25pt;margin-top:16.73pt;margin-left:80.34pt;mso-position-horizontal-relative:page;mso-wrap-distance-bottom:0;mso-wrap-distance-left:0;mso-wrap-distance-right:0;mso-wrap-distance-top:0;position:absolute;v-text-anchor:top;z-index:251702272" fillcolor="this">
                <ns10:textbox inset="0,0,0,0">
                  <ns0:txbxContent>
                    <ns0:tbl>
                      <ns0:tblPr>
                        <ns0:tblStyle ns0:val="TableNormal000"/>
                        <ns0:tblW ns0:w="0" ns0:type="auto"/>
                        <ns0:tblInd ns0:w="67"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Layout ns0:type="fixed"/>
                        <ns0:tblLook ns0:val="01E0"/>
                      </ns0:tblPr>
                      <ns0:tblGrid>
                        <ns0:gridCol ns0:w="214"/>
                      </ns0:tblGrid>
                      <ns0:tr>
                        <ns0:tblPrEx>
                          <ns0:tblW ns0:w="0" ns0:type="auto"/>
                          <ns0:tblInd ns0:w="67" ns0:type="dxa"/>
                          <ns0:tblLayout ns0:type="fixed"/>
                          <ns0:tblLook ns0:val="01E0"/>
                        </ns0:tblPrEx>
                        <ns0:trPr>
                          <ns0:trHeight ns0:val="193"/>
                        </ns0:trPr>
                        <ns0:tc>
                          <ns0:tcPr>
                            <ns0:tcW ns0:w="214" ns0:type="dxa"/>
                            <ns0:tcBorders>
                              <ns0:bottom ns0:val="double" ns0:sz="6" ns0:space="0" ns0:color="000000"/>
                            </ns0:tcBorders>
                          </ns0:tcPr>
                          <ns0:p ns0:rsidR="005616CF">
                            <ns0:pPr>
                              <ns0:spacing ns0:before="29" ns0:line="144"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87"/>
                        </ns0:trPr>
                        <ns0:tc>
                          <ns0:tcPr>
                            <ns0:tcW ns0:w="214" ns0:type="dxa"/>
                            <ns0:tcBorders>
                              <ns0:top ns0:val="double" ns0:sz="6" ns0:space="0" ns0:color="000000"/>
                              <ns0:bottom ns0:val="double" ns0:sz="6" ns0:space="0" ns0:color="000000"/>
                            </ns0:tcBorders>
                          </ns0:tcPr>
                          <ns0:p ns0:rsidR="005616CF">
                            <ns0:pPr>
                              <ns0:spacing ns0:before="16" ns0:line="151"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87"/>
                        </ns0:trPr>
                        <ns0:tc>
                          <ns0:tcPr>
                            <ns0:tcW ns0:w="214" ns0:type="dxa"/>
                            <ns0:tcBorders>
                              <ns0:top ns0:val="double" ns0:sz="6" ns0:space="0" ns0:color="000000"/>
                              <ns0:bottom ns0:val="double" ns0:sz="6" ns0:space="0" ns0:color="000000"/>
                            </ns0:tcBorders>
                          </ns0:tcPr>
                          <ns0:p ns0:rsidR="005616CF">
                            <ns0:pPr>
                              <ns0:spacing ns0:before="12" ns0:line="156" ns0:lineRule="exact"/>
                              <ns0:ind ns0:left="16"/>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r>
                        <ns0:tblPrEx>
                          <ns0:tblW ns0:w="0" ns0:type="auto"/>
                          <ns0:tblInd ns0:w="67" ns0:type="dxa"/>
                          <ns0:tblLayout ns0:type="fixed"/>
                          <ns0:tblLook ns0:val="01E0"/>
                        </ns0:tblPrEx>
                        <ns0:trPr>
                          <ns0:trHeight ns0:val="193"/>
                        </ns0:trPr>
                        <ns0:tc>
                          <ns0:tcPr>
                            <ns0:tcW ns0:w="214" ns0:type="dxa"/>
                            <ns0:tcBorders>
                              <ns0:top ns0:val="double" ns0:sz="6" ns0:space="0" ns0:color="000000"/>
                            </ns0:tcBorders>
                          </ns0:tcPr>
                          <ns0:p ns0:rsidR="005616CF">
                            <ns0:pPr>
                              <ns0:spacing ns0:before="2" ns0:line="171" ns0:lineRule="exact"/>
                              <ns0:ind ns0:left="21"/>
                              <ns0:jc ns0:val="center"/>
                              <ns0:rPr>
                                <ns0:rFonts ns0:ascii="Wingdings" ns0:eastAsia="Arial" ns0:hAnsi="Wingdings" ns0:cs="Arial"/>
                                <ns0:sz ns0:val="18"/>
                                <ns0:lang ns0:val="hu-HU" ns0:bidi="ar-SA"/>
                              </ns0:rPr>
                            </ns0:pPr>
                            <ns0:r>
                              <ns0:rPr>
                                <ns0:rFonts ns0:ascii="Wingdings" ns0:eastAsia="Arial" ns0:hAnsi="Wingdings" ns0:cs="Arial"/>
                                <ns0:spacing ns0:val="-10"/>
                                <ns0:sz ns0:val="18"/>
                                <ns0:lang ns0:val="hu-HU" ns0:bidi="ar-SA"/>
                              </ns0:rPr>
                              <ns0:sym ns0:font="Wingdings" ns0:char="F06F"/>
                            </ns0:r>
                          </ns0:p>
                        </ns0:tc>
                      </ns0:tr>
                    </ns0:tbl>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txbxContent>
                </ns10:textbox>
              </ns10:shape>
            </ns0:pict>
          </ns1:Fallback>
        </ns1:AlternateContent>
      </ns0:r>
      <ns0:r>
        <ns0:rPr>
          <ns0:rFonts ns0:ascii="Arial" ns0:eastAsia="Arial" ns0:hAnsi="Arial" ns0:cs="Arial"/>
          <ns0:b/>
          <ns0:bCs/>
          <ns0:sz ns0:val="18"/>
          <ns0:szCs ns0:val="18"/>
          <ns0:lang ns0:val="hu-HU" ns0:eastAsia="en-US" ns0:bidi="ar-SA"/>
        </ns0:rPr>
        <ns0:t>Nyilatkozattétel</ns0:t>
      </ns0:r>
      <ns0:r>
        <ns0:rPr>
          <ns0:rFonts ns0:ascii="Arial" ns0:eastAsia="Arial" ns0:hAnsi="Arial" ns0:cs="Arial"/>
          <ns0:b/>
          <ns0:bCs/>
          <ns0:spacing ns0:val="-8"/>
          <ns0:sz ns0:val="18"/>
          <ns0:szCs ns0:val="18"/>
          <ns0:lang ns0:val="hu-HU" ns0:eastAsia="en-US" ns0:bidi="ar-SA"/>
        </ns0:rPr>
        <ns0:t xml:space="preserve"> </ns0:t>
      </ns0:r>
      <ns0:r>
        <ns0:rPr>
          <ns0:rFonts ns0:ascii="Arial" ns0:eastAsia="Arial" ns0:hAnsi="Arial" ns0:cs="Arial"/>
          <ns0:b/>
          <ns0:bCs/>
          <ns0:spacing ns0:val="-5"/>
          <ns0:sz ns0:val="18"/>
          <ns0:szCs ns0:val="18"/>
          <ns0:lang ns0:val="hu-HU" ns0:eastAsia="en-US" ns0:bidi="ar-SA"/>
        </ns0:rPr>
        <ns0:t>oka</ns0:t>
      </ns0:r>
    </ns0:p>
    <ns0:p ns0:rsidR="005616CF">
      <ns0:pPr>
        <ns0:widowControl ns0:val="0"/>
        <ns0:tabs>
          <ns0:tab ns0:val="left" ns0:pos="2695"/>
          <ns0:tab ns0:val="left" ns0:pos="5108"/>
        </ns0:tabs>
        <ns0:autoSpaceDE ns0:val="0"/>
        <ns0:autoSpaceDN ns0:val="0"/>
        <ns0:spacing ns0:before="6"/>
        <ns0:ind ns0:left="780"/>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új</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bekapcsolás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felhasználóváltozás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szolgáltatás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újraindítása</ns0:t>
      </ns0:r>
    </ns0:p>
    <ns0:p ns0:rsidR="005616CF">
      <ns0:pPr>
        <ns0:widowControl ns0:val="0"/>
        <ns0:tabs>
          <ns0:tab ns0:val="left" ns0:pos="5108"/>
        </ns0:tabs>
        <ns0:autoSpaceDE ns0:val="0"/>
        <ns0:autoSpaceDN ns0:val="0"/>
        <ns0:spacing ns0:before="19" ns0:line="264" ns0:lineRule="auto"/>
        <ns0:ind ns0:left="780" ns0:right="436"/>
        <ns0:rPr>
          <ns0:rFonts ns0:ascii="Arial" ns0:eastAsia="Arial" ns0:hAnsi="Arial" ns0:cs="Arial"/>
          <ns0:sz ns0:val="18"/>
          <ns0:szCs ns0:val="18"/>
          <ns0:lang ns0:val="hu-HU" ns0:eastAsia="en-US" ns0:bidi="ar-SA"/>
        </ns0:rPr>
      </ns0:pPr>
      <ns0:r>
        <ns0:rPr>
          <ns0:noProof/>
          <ns0:lang ns0:eastAsia="hu-HU"/>
        </ns0:rPr>
        <ns1:AlternateContent>
          <ns1:Choice Requires="wpg">
            <ns0:drawing>
              <ns3:anchor distT="0" distB="0" distL="0" distR="0" simplePos="0" relativeHeight="251714560" behindDoc="1" locked="0" layoutInCell="1" allowOverlap="1">
                <ns3:simplePos x="0" y="0"/>
                <ns3:positionH relativeFrom="page">
                  <ns3:posOffset>2407335</ns3:posOffset>
                </ns3:positionH>
                <ns3:positionV relativeFrom="paragraph">
                  <ns3:posOffset>289108</ns3:posOffset>
                </ns3:positionV>
                <ns3:extent cx="144145" cy="144145"/>
                <ns3:effectExtent l="0" t="0" r="0" b="0"/>
                <ns3:wrapNone/>
                <ns3:docPr id="15" name="Group 15"/>
                <ns3:cNvGraphicFramePr/>
                <ns4:graphic>
                  <ns4:graphicData uri="http://schemas.microsoft.com/office/word/2010/wordprocessingGroup">
                    <ns13:wgp>
                      <ns13:cNvGrpSpPr/>
                      <ns13:grpSpPr>
                        <ns4:xfrm>
                          <ns4:off x="0" y="0"/>
                          <ns4:ext cx="144145" cy="144145"/>
                          <ns4:chOff x="0" y="0"/>
                          <ns4:chExt cx="144145" cy="144145"/>
                        </ns4:xfrm>
                      </ns13:grpSpPr>
                      <ns9:wsp>
                        <ns9:cNvPr id="16" name="Graphic 16"/>
                        <ns9:cNvSpPr/>
                        <ns9:spPr>
                          <ns4:xfrm>
                            <ns4:off x="0" y="0"/>
                            <ns4:ext cx="144145" cy="144145"/>
                          </ns4:xfrm>
                          <ns4:custGeom>
                            <ns4:avLst/>
                            <ns4:gdLst/>
                            <ns4:rect l="l" t="t" r="r" b="b"/>
                            <ns4:pathLst>
                              <ns4:path fill="norm" h="144145" w="144145" stroke="1">
                                <ns4:moveTo>
                                  <ns4:pt x="143992" y="0"/>
                                </ns4:moveTo>
                                <ns4:lnTo>
                                  <ns4:pt x="0" y="0"/>
                                </ns4:lnTo>
                                <ns4:lnTo>
                                  <ns4:pt x="0" y="144005"/>
                                </ns4:lnTo>
                                <ns4:lnTo>
                                  <ns4:pt x="143992" y="144005"/>
                                </ns4:lnTo>
                                <ns4:lnTo>
                                  <ns4:pt x="143992" y="0"/>
                                </ns4:lnTo>
                                <ns4:close/>
                              </ns4:path>
                            </ns4:pathLst>
                          </ns4:custGeom>
                          <ns4:solidFill>
                            <ns4:srgbClr val="FFFFFF"/>
                          </ns4:solidFill>
                        </ns9:spPr>
                        <ns9:bodyPr wrap="square" lIns="0" tIns="0" rIns="0" bIns="0" rtlCol="0">
                          <ns4:prstTxWarp prst="textNoShape">
                            <ns4:avLst/>
                          </ns4:prstTxWarp>
                        </ns9:bodyPr>
                      </ns9:wsp>
                      <ns9:wsp>
                        <ns9:cNvPr id="17" name="Graphic 17"/>
                        <ns9:cNvSpPr/>
                        <ns9:spPr>
                          <ns4:xfrm>
                            <ns4:off x="3999" y="4000"/>
                            <ns4:ext cx="136525" cy="136525"/>
                          </ns4:xfrm>
                          <ns4:custGeom>
                            <ns4:avLst/>
                            <ns4:gdLst/>
                            <ns4:rect l="l" t="t" r="r" b="b"/>
                            <ns4:pathLst>
                              <ns4:path fill="norm" h="136525" w="136525" stroke="1">
                                <ns4:moveTo>
                                  <ns4:pt x="0" y="136005"/>
                                </ns4:moveTo>
                                <ns4:lnTo>
                                  <ns4:pt x="135992" y="136005"/>
                                </ns4:lnTo>
                                <ns4:lnTo>
                                  <ns4:pt x="135992" y="0"/>
                                </ns4:lnTo>
                                <ns4:lnTo>
                                  <ns4:pt x="0" y="0"/>
                                </ns4:lnTo>
                                <ns4:lnTo>
                                  <ns4:pt x="0" y="136005"/>
                                </ns4:lnTo>
                                <ns4:close/>
                              </ns4:path>
                            </ns4:pathLst>
                          </ns4:custGeom>
                          <ns4:ln w="7999">
                            <ns4:solidFill>
                              <ns4:srgbClr val="000000"/>
                            </ns4:solidFill>
                            <ns4:prstDash val="solid"/>
                          </ns4:ln>
                        </ns9:spPr>
                        <ns9:bodyPr wrap="square" lIns="0" tIns="0" rIns="0" bIns="0" rtlCol="0">
                          <ns4:prstTxWarp prst="textNoShape">
                            <ns4:avLst/>
                          </ns4:prstTxWarp>
                        </ns9:bodyPr>
                      </ns9:wsp>
                    </ns13:wgp>
                  </ns4:graphicData>
                </ns4:graphic>
              </ns3:anchor>
            </ns0:drawing>
          </ns1:Choice>
          <ns1:Fallback>
            <ns0:pict>
              <ns10:group id="Group 15" ns11:spid="_x0000_s1042" style="width:11.35pt;height:11.35pt;margin-top:22.76pt;margin-left:189.55pt;mso-position-horizontal-relative:page;mso-wrap-distance-bottom:0;mso-wrap-distance-left:0;mso-wrap-distance-right:0;mso-wrap-distance-top:0;position:absolute;z-index:-251602944" coordorigin="0,0" coordsize="21600,21600">
                <ns10:shape id="_x0000_s1043" style="width:21600;height:21600;position:absolute;v-text-anchor:top" coordsize="21600,21600" path="m21577,l,l,l,21579l,21579l21577,21579l21577,21579l21577,xe" fillcolor="white"/>
                <ns10:shape id="_x0000_s1044" style="width:20458;height:20458;left:599;position:absolute;top:599;v-text-anchor:top" coordsize="21600,21600" path="m,21518l21516,21518l21516,21518l21516,l21516,l,l,l,21518xe" fillcolor="this" stroked="t" strokecolor="black" strokeweight="0.63pt"/>
              </ns10:group>
            </ns0:pict>
          </ns1:Fallback>
        </ns1:AlternateContent>
      </ns0:r>
      <ns0:r>
        <ns0:rPr>
          <ns0:rFonts ns0:ascii="Arial" ns0:eastAsia="Arial" ns0:hAnsi="Arial" ns0:cs="Arial"/>
          <ns0:sz ns0:val="18"/>
          <ns0:szCs ns0:val="18"/>
          <ns0:lang ns0:val="hu-HU" ns0:eastAsia="en-US" ns0:bidi="ar-SA"/>
        </ns0:rPr>
        <ns0:t>ideiglenes</ns0:t>
      </ns0:r>
      <ns0:r>
        <ns0:rPr>
          <ns0:rFonts ns0:ascii="Arial" ns0:eastAsia="Arial" ns0:hAnsi="Arial" ns0:cs="Arial"/>
          <ns0:sz ns0:val="18"/>
          <ns0:szCs ns0:val="18"/>
          <ns0:lang ns0:val="hu-HU" ns0:eastAsia="en-US" ns0:bidi="ar-SA"/>
        </ns0:rPr>
        <ns0:t xml:space="preserve"> bekapcsolás (legfeljebb 60 nap)</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ideiglenes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bekapcsolás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(61</ns0:t>
      </ns0:r>
      <ns0:r>
        <ns0:rPr>
          <ns0:rFonts ns0:ascii="Arial" ns0:eastAsia="Arial" ns0:hAnsi="Arial" ns0:cs="Arial"/>
          <ns0:spacing ns0:val="-8"/>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nap</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1</ns0:t>
      </ns0:r>
      <ns0:r>
        <ns0:rPr>
          <ns0:rFonts ns0:ascii="Arial" ns0:eastAsia="Arial" ns0:hAnsi="Arial" ns0:cs="Arial"/>
          <ns0:spacing ns0:val="-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év</ns0:t>
      </ns0:r>
      <ns0:r>
        <ns0:rPr>
          <ns0:rFonts ns0:ascii="Arial" ns0:eastAsia="Arial" ns0:hAnsi="Arial" ns0:cs="Arial"/>
          <ns0:spacing ns0:val="-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között) további mérő felszerelése</ns0:t>
      </ns0:r>
    </ns0:p>
    <ns0:p ns0:rsidR="005616CF">
      <ns0:pPr>
        <ns0:widowControl ns0:val="0"/>
        <ns0:tabs>
          <ns0:tab ns0:val="left" ns0:pos="2695"/>
        </ns0:tabs>
        <ns0:autoSpaceDE ns0:val="0"/>
        <ns0:autoSpaceDN ns0:val="0"/>
        <ns0:spacing ns0:line="242" ns0:lineRule="auto"/>
        <ns0:ind ns0:left="2695" ns0:right="248" ns0:hanging="1914"/>
        <ns0:rPr>
          <ns0:rFonts ns0:ascii="Arial" ns0:eastAsia="Arial" ns0:hAnsi="Arial" ns0:cs="Arial"/>
          <ns0:sz ns0:val="18"/>
          <ns0:szCs ns0:val="18"/>
          <ns0:lang ns0:val="hu-HU" ns0:eastAsia="en-US" ns0:bidi="ar-SA"/>
        </ns0:rPr>
      </ns0:pPr>
      <ns0:r>
        <ns0:rPr>
          <ns0:rFonts ns0:ascii="Arial" ns0:eastAsia="Arial" ns0:hAnsi="Arial" ns0:cs="Arial"/>
          <ns0:spacing ns0:val="-2"/>
          <ns0:sz ns0:val="18"/>
          <ns0:szCs ns0:val="18"/>
          <ns0:lang ns0:val="hu-HU" ns0:eastAsia="en-US" ns0:bidi="ar-SA"/>
        </ns0:rPr>
        <ns0:t>kereskedőváltás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Kérjük, jelezze X-szel, ha az érintett felhasználási hely tekintetében nem rendelkezik hatályos </ns0:t>
      </ns0:r>
      <ns0:r>
        <ns0:rPr>
          <ns0:rFonts ns0:ascii="Arial" ns0:eastAsia="Arial" ns0:hAnsi="Arial" ns0:cs="Arial"/>
          <ns0:sz ns0:val="18"/>
          <ns0:szCs ns0:val="18"/>
          <ns0:lang ns0:val="hu-HU" ns0:eastAsia="en-US" ns0:bidi="ar-SA"/>
        </ns0:rPr>
        <ns0:t>villamosenergia-vásárlási szerződéssel</ns0:t>
      </ns0:r>
      <ns0:r>
        <ns0:rPr>
          <ns0:rFonts ns0:ascii="Arial" ns0:eastAsia="Arial" ns0:hAnsi="Arial" ns0:cs="Arial"/>
          <ns0:sz ns0:val="18"/>
          <ns0:szCs ns0:val="18"/>
          <ns0:lang ns0:val="hu-HU" ns0:eastAsia="en-US" ns0:bidi="ar-SA"/>
        </ns0:rPr>
        <ns0:t xml:space="preserve"> (ellátatlan) vagy hatályos</ns0:t>
      </ns0:r>
      <ns0:r>
        <ns0:rPr>
          <ns0:rFonts ns0:ascii="Arial" ns0:eastAsia="Arial" ns0:hAnsi="Arial" ns0:cs="Arial"/>
          <ns0:spacing ns0:val="-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villamosenergia-vásárlási</ns0:t>
      </ns0:r>
      <ns0:r>
        <ns0:rPr>
          <ns0:rFonts ns0:ascii="Arial" ns0:eastAsia="Arial" ns0:hAnsi="Arial" ns0:cs="Arial"/>
          <ns0:spacing ns0:val="-9"/>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szerződésének</ns0:t>
      </ns0:r>
      <ns0:r>
        <ns0:rPr>
          <ns0:rFonts ns0:ascii="Arial" ns0:eastAsia="Arial" ns0:hAnsi="Arial" ns0:cs="Arial"/>
          <ns0:spacing ns0:val="-8"/>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megszűnéséről</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(pl.</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felmondása </ns0:t>
      </ns0:r>
      <ns0:r>
        <ns0:rPr>
          <ns0:rFonts ns0:ascii="Arial" ns0:eastAsia="Arial" ns0:hAnsi="Arial" ns0:cs="Arial"/>
          <ns0:sz ns0:val="18"/>
          <ns0:szCs ns0:val="18"/>
          <ns0:lang ns0:val="hu-HU" ns0:eastAsia="en-US" ns0:bidi="ar-SA"/>
        </ns0:rPr>
        <ns0:t>hatályosulásáról</ns0:t>
      </ns0:r>
      <ns0:r>
        <ns0:rPr>
          <ns0:rFonts ns0:ascii="Arial" ns0:eastAsia="Arial" ns0:hAnsi="Arial" ns0:cs="Arial"/>
          <ns0:sz ns0:val="18"/>
          <ns0:szCs ns0:val="18"/>
          <ns0:lang ns0:val="hu-HU" ns0:eastAsia="en-US" ns0:bidi="ar-SA"/>
        </ns0:rPr>
        <ns0:t>) kereskedője tájékoztatta.</ns0:t>
      </ns0:r>
    </ns0:p>
    <ns0:p ns0:rsidR="005616CF">
      <ns0:pPr>
        <ns0:pStyle ns0:val="Heading2"/>
        <ns0:widowControl ns0:val="0"/>
        <ns0:numPr>
          <ns0:ilvl ns0:val="0"/>
          <ns0:numId ns0:val="32"/>
        </ns0:numPr>
        <ns0:tabs>
          <ns0:tab ns0:val="left" ns0:pos="567"/>
        </ns0:tabs>
        <ns0:autoSpaceDE ns0:val="0"/>
        <ns0:autoSpaceDN ns0:val="0"/>
        <ns0:spacing ns0:before="144"/>
        <ns0:ind ns0:left="567" ns0:hanging="423"/>
        <ns0:jc ns0:val="both"/>
        <ns0:rPr>
          <ns0:rFonts ns0:ascii="Arial" ns0:eastAsia="Arial" ns0:hAnsi="Arial" ns0:cs="Arial"/>
          <ns0:b/>
          <ns0:bCs/>
          <ns0:sz ns0:val="18"/>
          <ns0:szCs ns0:val="18"/>
          <ns0:lang ns0:val="hu-HU" ns0:eastAsia="en-US" ns0:bidi="ar-SA"/>
        </ns0:rPr>
      </ns0:pPr>
      <ns0:r>
        <ns0:rPr>
          <ns0:rFonts ns0:ascii="Arial" ns0:eastAsia="Arial" ns0:hAnsi="Arial" ns0:cs="Arial"/>
          <ns0:b/>
          <ns0:bCs/>
          <ns0:spacing ns0:val="-2"/>
          <ns0:sz ns0:val="18"/>
          <ns0:szCs ns0:val="18"/>
          <ns0:lang ns0:val="hu-HU" ns0:eastAsia="en-US" ns0:bidi="ar-SA"/>
        </ns0:rPr>
        <ns0:t>Villamosenergia-felhasználás</ns0:t>
      </ns0:r>
      <ns0:r>
        <ns0:rPr>
          <ns0:rFonts ns0:ascii="Arial" ns0:eastAsia="Arial" ns0:hAnsi="Arial" ns0:cs="Arial"/>
          <ns0:b/>
          <ns0:bCs/>
          <ns0:spacing ns0:val="42"/>
          <ns0:sz ns0:val="18"/>
          <ns0:szCs ns0:val="18"/>
          <ns0:lang ns0:val="hu-HU" ns0:eastAsia="en-US" ns0:bidi="ar-SA"/>
        </ns0:rPr>
        <ns0:t xml:space="preserve"> </ns0:t>
      </ns0:r>
      <ns0:r>
        <ns0:rPr>
          <ns0:rFonts ns0:ascii="Arial" ns0:eastAsia="Arial" ns0:hAnsi="Arial" ns0:cs="Arial"/>
          <ns0:b/>
          <ns0:bCs/>
          <ns0:spacing ns0:val="-4"/>
          <ns0:sz ns0:val="18"/>
          <ns0:szCs ns0:val="18"/>
          <ns0:lang ns0:val="hu-HU" ns0:eastAsia="en-US" ns0:bidi="ar-SA"/>
        </ns0:rPr>
        <ns0:t>célja</ns0:t>
      </ns0:r>
    </ns0:p>
    <ns0:p ns0:rsidR="005616CF">
      <ns0:pPr>
        <ns0:widowControl ns0:val="0"/>
        <ns0:autoSpaceDE ns0:val="0"/>
        <ns0:autoSpaceDN ns0:val="0"/>
        <ns0:spacing ns0:before="81"/>
        <ns0:ind ns0:left="569"/>
        <ns0:jc ns0:val="both"/>
        <ns0:rPr>
          <ns0:rFonts ns0:ascii="Arial" ns0:eastAsia="Arial" ns0:hAnsi="Arial" ns0:cs="Arial"/>
          <ns0:i/>
          <ns0:sz ns0:val="18"/>
          <ns0:szCs ns0:val="22"/>
          <ns0:lang ns0:val="hu-HU" ns0:eastAsia="en-US" ns0:bidi="ar-SA"/>
        </ns0:rPr>
      </ns0:pPr>
      <ns0:r>
        <ns0:rPr>
          <ns0:i/>
          <ns0:noProof/>
          <ns0:sz ns0:val="18"/>
          <ns0:lang ns0:eastAsia="hu-HU"/>
        </ns0:rPr>
        <ns1:AlternateContent>
          <ns1:Choice Requires="wpg">
            <ns0:drawing>
              <ns3:anchor distT="0" distB="0" distL="0" distR="0" simplePos="0" relativeHeight="251699200" behindDoc="0" locked="0" layoutInCell="1" allowOverlap="1">
                <ns3:simplePos x="0" y="0"/>
                <ns3:positionH relativeFrom="page">
                  <ns3:posOffset>1030316</ns3:posOffset>
                </ns3:positionH>
                <ns3:positionV relativeFrom="paragraph">
                  <ns3:posOffset>198448</ns3:posOffset>
                </ns3:positionV>
                <ns3:extent cx="228600" cy="228600"/>
                <ns3:effectExtent l="0" t="0" r="0" b="0"/>
                <ns3:wrapNone/>
                <ns3:docPr id="1180853161" name="Group 18"/>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1938806067" name="Image 19"/>
                          <ns5:cNvPicPr/>
                        </ns5:nvPicPr>
                        <ns5:blipFill>
                          <ns4:blip ns2:embed="rId31" cstate="print"/>
                          <ns4:stretch>
                            <ns4:fillRect/>
                          </ns4:stretch>
                        </ns5:blipFill>
                        <ns5:spPr>
                          <ns4:xfrm>
                            <ns4:off x="0" y="0"/>
                            <ns4:ext cx="228600" cy="228600"/>
                          </ns4:xfrm>
                          <ns4:prstGeom prst="rect">
                            <ns4:avLst/>
                          </ns4:prstGeom>
                        </ns5:spPr>
                      </ns5:pic>
                      <ns9:wsp>
                        <ns9:cNvPr id="572522390" name="Textbox 20"/>
                        <ns9:cNvSpPr txBox="1"/>
                        <ns9:spPr>
                          <ns4:xfrm>
                            <ns4:off x="0" y="0"/>
                            <ns4:ext cx="228600" cy="228600"/>
                          </ns4:xfrm>
                          <ns4:prstGeom prst="rect">
                            <ns4:avLst/>
                          </ns4:prstGeom>
                        </ns9:spPr>
                        <ns9:txbx>
                          <ns0:txbxContent>
                            <ns0:p ns0:rsidR="005616CF">
                              <ns0:pPr>
                                <ns0:widowControl ns0:val="0"/>
                                <ns0:autoSpaceDE ns0:val="0"/>
                                <ns0:autoSpaceDN ns0:val="0"/>
                                <ns0:spacing ns0:before="55"/>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18" ns11:spid="_x0000_s1045" style="width:18pt;height:18pt;margin-top:15.63pt;margin-left:81.13pt;mso-position-horizontal-relative:page;mso-wrap-distance-bottom:0;mso-wrap-distance-left:0;mso-wrap-distance-right:0;mso-wrap-distance-top:0;position:absolute;z-index:251698176" coordorigin="0,0" coordsize="21600,21600">
                <ns10:shapetype id="_x0000_t75" coordsize="21600,21600" ns11:spt="75" ns11:preferrelative="t" path="m@4@5l@4@11@9@11@9@5xe" filled="f" stroked="f">
                  <ns10:stroke joinstyle="miter"/>
                  <ns10:formulas>
                    <ns10:f eqn="if lineDrawn pixelLineWidth 0"/>
                    <ns10:f eqn="sum @0 1 0"/>
                    <ns10:f eqn="sum 0 0 @1"/>
                    <ns10:f eqn="prod @2 1 2"/>
                    <ns10:f eqn="prod @3 21600 pixelWidth"/>
                    <ns10:f eqn="prod @3 21600 pixelHeight"/>
                    <ns10:f eqn="sum @0 0 1"/>
                    <ns10:f eqn="prod @6 1 2"/>
                    <ns10:f eqn="prod @7 21600 pixelWidth"/>
                    <ns10:f eqn="sum @8 21600 0"/>
                    <ns10:f eqn="prod @7 21600 pixelHeight"/>
                    <ns10:f eqn="sum @10 21600 0"/>
                  </ns10:formulas>
                  <ns10:path ns11:extrusionok="f" gradientshapeok="t" ns11:connecttype="rect"/>
                  <ns11:lock ns10:ext="edit" aspectratio="t"/>
                </ns10:shapetype>
                <ns10:shape id="_x0000_s1046" type="#_x0000_t75" style="width:21600;height:21600;position:absolute">
                  <ns10:imagedata ns2:id="rId31" ns11:title=""/>
                </ns10:shape>
                <ns10:shape id="_x0000_s1047" type="#_x0000_t202" style="width:21600;height:21600;position:absolute;v-text-anchor:top" fillcolor="this">
                  <ns10:textbox inset="0,0,0,0">
                    <ns0:txbxContent>
                      <ns0:p ns0:rsidR="005616CF">
                        <ns0:pPr>
                          <ns0:widowControl ns0:val="0"/>
                          <ns0:autoSpaceDE ns0:val="0"/>
                          <ns0:autoSpaceDN ns0:val="0"/>
                          <ns0:spacing ns0:before="55"/>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b/>
          <ns0:sz ns0:val="18"/>
          <ns0:szCs ns0:val="22"/>
          <ns0:lang ns0:val="hu-HU" ns0:eastAsia="en-US" ns0:bidi="ar-SA"/>
        </ns0:rPr>
        <ns0:t>Lakossági</ns0:t>
      </ns0:r>
      <ns0:r>
        <ns0:rPr>
          <ns0:rFonts ns0:ascii="Arial" ns0:eastAsia="Arial" ns0:hAnsi="Arial" ns0:cs="Arial"/>
          <ns0:b/>
          <ns0:spacing ns0:val="-9"/>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célú</ns0:t>
      </ns0:r>
      <ns0:r>
        <ns0:rPr>
          <ns0:rFonts ns0:ascii="Arial" ns0:eastAsia="Arial" ns0:hAnsi="Arial" ns0:cs="Arial"/>
          <ns0:b/>
          <ns0:spacing ns0:val="-5"/>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felhasználás</ns0:t>
      </ns0:r>
      <ns0:r>
        <ns0:rPr>
          <ns0:rFonts ns0:ascii="Arial" ns0:eastAsia="Arial" ns0:hAnsi="Arial" ns0:cs="Arial"/>
          <ns0:b/>
          <ns0:spacing ns0:val="-4"/>
          <ns0:sz ns0:val="18"/>
          <ns0:szCs ns0:val="22"/>
          <ns0:lang ns0:val="hu-HU" ns0:eastAsia="en-US" ns0:bidi="ar-SA"/>
        </ns0:rPr>
        <ns0:t xml:space="preserve"> </ns0:t>
      </ns0:r>
      <ns0:r>
        <ns0:rPr>
          <ns0:rFonts ns0:ascii="Arial" ns0:eastAsia="Arial" ns0:hAnsi="Arial" ns0:cs="Arial"/>
          <ns0:i/>
          <ns0:sz ns0:val="18"/>
          <ns0:szCs ns0:val="22"/>
          <ns0:lang ns0:val="hu-HU" ns0:eastAsia="en-US" ns0:bidi="ar-SA"/>
        </ns0:rPr>
        <ns0:t>(egyetemes</ns0:t>
      </ns0:r>
      <ns0:r>
        <ns0:rPr>
          <ns0:rFonts ns0:ascii="Arial" ns0:eastAsia="Arial" ns0:hAnsi="Arial" ns0:cs="Arial"/>
          <ns0:i/>
          <ns0:spacing ns0:val="-6"/>
          <ns0:sz ns0:val="18"/>
          <ns0:szCs ns0:val="22"/>
          <ns0:lang ns0:val="hu-HU" ns0:eastAsia="en-US" ns0:bidi="ar-SA"/>
        </ns0:rPr>
        <ns0:t xml:space="preserve"> </ns0:t>
      </ns0:r>
      <ns0:r>
        <ns0:rPr>
          <ns0:rFonts ns0:ascii="Arial" ns0:eastAsia="Arial" ns0:hAnsi="Arial" ns0:cs="Arial"/>
          <ns0:i/>
          <ns0:sz ns0:val="18"/>
          <ns0:szCs ns0:val="22"/>
          <ns0:lang ns0:val="hu-HU" ns0:eastAsia="en-US" ns0:bidi="ar-SA"/>
        </ns0:rPr>
        <ns0:t>szolgáltatásra</ns0:t>
      </ns0:r>
      <ns0:r>
        <ns0:rPr>
          <ns0:rFonts ns0:ascii="Arial" ns0:eastAsia="Arial" ns0:hAnsi="Arial" ns0:cs="Arial"/>
          <ns0:i/>
          <ns0:spacing ns0:val="-5"/>
          <ns0:sz ns0:val="18"/>
          <ns0:szCs ns0:val="22"/>
          <ns0:lang ns0:val="hu-HU" ns0:eastAsia="en-US" ns0:bidi="ar-SA"/>
        </ns0:rPr>
        <ns0:t xml:space="preserve"> </ns0:t>
      </ns0:r>
      <ns0:r>
        <ns0:rPr>
          <ns0:rFonts ns0:ascii="Arial" ns0:eastAsia="Arial" ns0:hAnsi="Arial" ns0:cs="Arial"/>
          <ns0:i/>
          <ns0:sz ns0:val="18"/>
          <ns0:szCs ns0:val="22"/>
          <ns0:lang ns0:val="hu-HU" ns0:eastAsia="en-US" ns0:bidi="ar-SA"/>
        </ns0:rPr>
        <ns0:t>jogosult</ns0:t>
      </ns0:r>
      <ns0:r>
        <ns0:rPr>
          <ns0:rFonts ns0:ascii="Arial" ns0:eastAsia="Arial" ns0:hAnsi="Arial" ns0:cs="Arial"/>
          <ns0:i/>
          <ns0:spacing ns0:val="-4"/>
          <ns0:sz ns0:val="18"/>
          <ns0:szCs ns0:val="22"/>
          <ns0:lang ns0:val="hu-HU" ns0:eastAsia="en-US" ns0:bidi="ar-SA"/>
        </ns0:rPr>
        <ns0:t xml:space="preserve"> </ns0:t>
      </ns0:r>
      <ns0:r>
        <ns0:rPr>
          <ns0:rFonts ns0:ascii="Arial" ns0:eastAsia="Arial" ns0:hAnsi="Arial" ns0:cs="Arial"/>
          <ns0:i/>
          <ns0:spacing ns0:val="-2"/>
          <ns0:sz ns0:val="18"/>
          <ns0:szCs ns0:val="22"/>
          <ns0:lang ns0:val="hu-HU" ns0:eastAsia="en-US" ns0:bidi="ar-SA"/>
        </ns0:rPr>
        <ns0:t>felhasználó)</ns0:t>
      </ns0:r>
    </ns0:p>
    <ns0:p ns0:rsidR="005616CF">
      <ns0:pPr>
        <ns0:pStyle ns0:val="Heading2"/>
        <ns0:widowControl ns0:val="0"/>
        <ns0:autoSpaceDE ns0:val="0"/>
        <ns0:autoSpaceDN ns0:val="0"/>
        <ns0:spacing ns0:before="91"/>
        <ns0:ind ns0:left="993" ns0:firstLine="0"/>
        <ns0:jc ns0:val="both"/>
        <ns0:rPr>
          <ns0:rFonts ns0:ascii="Arial" ns0:eastAsia="Arial" ns0:hAnsi="Arial" ns0:cs="Arial"/>
          <ns0:b/>
          <ns0:bCs/>
          <ns0:sz ns0:val="18"/>
          <ns0:szCs ns0:val="18"/>
          <ns0:lang ns0:val="hu-HU" ns0:eastAsia="en-US" ns0:bidi="ar-SA"/>
        </ns0:rPr>
      </ns0:pPr>
      <ns0:r>
        <ns0:rPr>
          <ns0:rFonts ns0:ascii="Arial" ns0:eastAsia="Arial" ns0:hAnsi="Arial" ns0:cs="Arial"/>
          <ns0:b/>
          <ns0:bCs/>
          <ns0:sz ns0:val="18"/>
          <ns0:szCs ns0:val="18"/>
          <ns0:lang ns0:val="hu-HU" ns0:eastAsia="en-US" ns0:bidi="ar-SA"/>
        </ns0:rPr>
        <ns0:t>háztartási</ns0:t>
      </ns0:r>
      <ns0:r>
        <ns0:rPr>
          <ns0:rFonts ns0:ascii="Arial" ns0:eastAsia="Arial" ns0:hAnsi="Arial" ns0:cs="Arial"/>
          <ns0:b/>
          <ns0:bCs/>
          <ns0:spacing ns0:val="-4"/>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célú</ns0:t>
      </ns0:r>
      <ns0:r>
        <ns0:rPr>
          <ns0:rFonts ns0:ascii="Arial" ns0:eastAsia="Arial" ns0:hAnsi="Arial" ns0:cs="Arial"/>
          <ns0:b/>
          <ns0:bCs/>
          <ns0:spacing ns0:val="-1"/>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felhasználás</ns0:t>
      </ns0:r>
    </ns0:p>
    <ns0:p ns0:rsidR="005616CF">
      <ns0:pPr>
        <ns0:pStyle ns0:val="ListParagraph"/>
        <ns0:widowControl ns0:val="0"/>
        <ns0:numPr>
          <ns0:ilvl ns0:val="1"/>
          <ns0:numId ns0:val="32"/>
        </ns0:numPr>
        <ns0:tabs>
          <ns0:tab ns0:val="left" ns0:pos="1275"/>
          <ns0:tab ns0:val="left" ns0:pos="1277"/>
        </ns0:tabs>
        <ns0:autoSpaceDE ns0:val="0"/>
        <ns0:autoSpaceDN ns0:val="0"/>
        <ns0:spacing ns0:before="12" ns0:line="228" ns0:lineRule="auto"/>
        <ns0:ind ns0:left="1277" ns0:right="148" ns0:hanging="284"/>
        <ns0:jc ns0:val="both"/>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 xml:space="preserve">természetes szermély saját háztartása (egy felhasználási helyet képező lakóépület, lakás, üdülő, hétvégi ház, lakossági célra használt garázs) fogyasztása céljára vásárol villamos energiát, </ns0:t>
      </ns0:r>
      <ns0:r>
        <ns0:rPr>
          <ns0:rFonts ns0:ascii="Arial" ns0:eastAsia="Arial" ns0:hAnsi="Arial" ns0:cs="Arial"/>
          <ns0:sz ns0:val="18"/>
          <ns0:szCs ns0:val="22"/>
          <ns0:lang ns0:val="hu-HU" ns0:eastAsia="en-US" ns0:bidi="ar-SA"/>
        </ns0:rPr>
        <ns0:t>ÉS</ns0:t>
      </ns0:r>
      <ns0:r>
        <ns0:rPr>
          <ns0:rFonts ns0:ascii="Arial" ns0:eastAsia="Arial" ns0:hAnsi="Arial" ns0:cs="Arial"/>
          <ns0:sz ns0:val="18"/>
          <ns0:szCs ns0:val="22"/>
          <ns0:lang ns0:val="hu-HU" ns0:eastAsia="en-US" ns0:bidi="ar-SA"/>
        </ns0:rPr>
        <ns0:t xml:space="preserve"> a vásárolt villamos energiával nem folytat jövedelemszerzés céljából gazdasági tevékenységet</ns0:t>
      </ns0:r>
    </ns0:p>
    <ns0:p ns0:rsidR="005616CF">
      <ns0:pPr>
        <ns0:pStyle ns0:val="ListParagraph"/>
        <ns0:widowControl ns0:val="0"/>
        <ns0:numPr>
          <ns0:ilvl ns0:val="1"/>
          <ns0:numId ns0:val="32"/>
        </ns0:numPr>
        <ns0:tabs>
          <ns0:tab ns0:val="left" ns0:pos="1275"/>
          <ns0:tab ns0:val="left" ns0:pos="1277"/>
        </ns0:tabs>
        <ns0:autoSpaceDE ns0:val="0"/>
        <ns0:autoSpaceDN ns0:val="0"/>
        <ns0:spacing ns0:before="6" ns0:line="235" ns0:lineRule="auto"/>
        <ns0:ind ns0:left="1277" ns0:right="139" ns0:hanging="284"/>
        <ns0:jc ns0:val="both"/>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jogi személyiséggel rendelkező vallási közösség, jogi személyiséggel rendelkező vallási közösség belső egyházi jogi személye vagy jogi személyiséggel rendelkező szervezeti egysége kizárólag a tulajdonában</ns0:t>
      </ns0:r>
      <ns0:r>
        <ns0:rPr>
          <ns0:rFonts ns0:ascii="Arial" ns0:eastAsia="Arial" ns0:hAnsi="Arial" ns0:cs="Arial"/>
          <ns0:spacing ns0:val="-9"/>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álló,</ns0:t>
      </ns0:r>
      <ns0:r>
        <ns0:rPr>
          <ns0:rFonts ns0:ascii="Arial" ns0:eastAsia="Arial" ns0:hAnsi="Arial" ns0:cs="Arial"/>
          <ns0:spacing ns0:val="-7"/>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egy</ns0:t>
      </ns0:r>
      <ns0:r>
        <ns0:rPr>
          <ns0:rFonts ns0:ascii="Arial" ns0:eastAsia="Arial" ns0:hAnsi="Arial" ns0:cs="Arial"/>
          <ns0:spacing ns0:val="-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felhasználási</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helyet</ns0:t>
      </ns0:r>
      <ns0:r>
        <ns0:rPr>
          <ns0:rFonts ns0:ascii="Arial" ns0:eastAsia="Arial" ns0:hAnsi="Arial" ns0:cs="Arial"/>
          <ns0:spacing ns0:val="-9"/>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képező,</ns0:t>
      </ns0:r>
      <ns0:r>
        <ns0:rPr>
          <ns0:rFonts ns0:ascii="Arial" ns0:eastAsia="Arial" ns0:hAnsi="Arial" ns0:cs="Arial"/>
          <ns0:spacing ns0:val="-9"/>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egy</ns0:t>
      </ns0:r>
      <ns0:r>
        <ns0:rPr>
          <ns0:rFonts ns0:ascii="Arial" ns0:eastAsia="Arial" ns0:hAnsi="Arial" ns0:cs="Arial"/>
          <ns0:spacing ns0:val="-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vagy</ns0:t>
      </ns0:r>
      <ns0:r>
        <ns0:rPr>
          <ns0:rFonts ns0:ascii="Arial" ns0:eastAsia="Arial" ns0:hAnsi="Arial" ns0:cs="Arial"/>
          <ns0:spacing ns0:val="-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több</ns0:t>
      </ns0:r>
      <ns0:r>
        <ns0:rPr>
          <ns0:rFonts ns0:ascii="Arial" ns0:eastAsia="Arial" ns0:hAnsi="Arial" ns0:cs="Arial"/>
          <ns0:spacing ns0:val="-9"/>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lakóépület,</ns0:t>
      </ns0:r>
      <ns0:r>
        <ns0:rPr>
          <ns0:rFonts ns0:ascii="Arial" ns0:eastAsia="Arial" ns0:hAnsi="Arial" ns0:cs="Arial"/>
          <ns0:spacing ns0:val="-9"/>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lakás,</ns0:t>
      </ns0:r>
      <ns0:r>
        <ns0:rPr>
          <ns0:rFonts ns0:ascii="Arial" ns0:eastAsia="Arial" ns0:hAnsi="Arial" ns0:cs="Arial"/>
          <ns0:spacing ns0:val="-7"/>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plébánia,</ns0:t>
      </ns0:r>
      <ns0:r>
        <ns0:rPr>
          <ns0:rFonts ns0:ascii="Arial" ns0:eastAsia="Arial" ns0:hAnsi="Arial" ns0:cs="Arial"/>
          <ns0:spacing ns0:val="-7"/>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parókia, rendház, üdülő vagy hétvégi ház, továbbá a hozzá kapcsolódó garázs fogyasztása céljára vásárol villamos</ns0:t>
      </ns0:r>
      <ns0:r>
        <ns0:rPr>
          <ns0:rFonts ns0:ascii="Arial" ns0:eastAsia="Arial" ns0:hAnsi="Arial" ns0:cs="Arial"/>
          <ns0:spacing ns0:val="-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energiát,</ns0:t>
      </ns0:r>
      <ns0:r>
        <ns0:rPr>
          <ns0:rFonts ns0:ascii="Arial" ns0:eastAsia="Arial" ns0:hAnsi="Arial" ns0:cs="Arial"/>
          <ns0:spacing ns0:val="-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ÉS az</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érintett</ns0:t>
      </ns0:r>
      <ns0:r>
        <ns0:rPr>
          <ns0:rFonts ns0:ascii="Arial" ns0:eastAsia="Arial" ns0:hAnsi="Arial" ns0:cs="Arial"/>
          <ns0:spacing ns0:val="-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lakóépület,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lakás,</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plébánia,</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parókia,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rendház,</ns0:t>
      </ns0:r>
      <ns0:r>
        <ns0:rPr>
          <ns0:rFonts ns0:ascii="Arial" ns0:eastAsia="Arial" ns0:hAnsi="Arial" ns0:cs="Arial"/>
          <ns0:spacing ns0:val="-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üdülő</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vagy</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hétvégi</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ház a 2011. évi CCVI. törvény 12.</ns0:t>
      </ns0:r>
      <ns0:r>
        <ns0:rPr>
          <ns0:rFonts ns0:ascii="Arial" ns0:eastAsia="Arial" ns0:hAnsi="Arial" ns0:cs="Arial"/>
          <ns0:sz ns0:val="18"/>
          <ns0:szCs ns0:val="22"/>
          <ns0:lang ns0:val="hu-HU" ns0:eastAsia="en-US" ns0:bidi="ar-SA"/>
        </ns0:rPr>
        <ns0:t xml:space="preserve"> § (1) bekezdésében vagy 12/</ns0:t>
      </ns0:r>
      <ns0:r>
        <ns0:rPr>
          <ns0:rFonts ns0:ascii="Arial" ns0:eastAsia="Arial" ns0:hAnsi="Arial" ns0:cs="Arial"/>
          <ns0:sz ns0:val="18"/>
          <ns0:szCs ns0:val="22"/>
          <ns0:lang ns0:val="hu-HU" ns0:eastAsia="en-US" ns0:bidi="ar-SA"/>
        </ns0:rPr>
        <ns0:t>A</ns0:t>
      </ns0:r>
      <ns0:r>
        <ns0:rPr>
          <ns0:rFonts ns0:ascii="Arial" ns0:eastAsia="Arial" ns0:hAnsi="Arial" ns0:cs="Arial"/>
          <ns0:sz ns0:val="18"/>
          <ns0:szCs ns0:val="22"/>
          <ns0:lang ns0:val="hu-HU" ns0:eastAsia="en-US" ns0:bidi="ar-SA"/>
        </ns0:rPr>
        <ns0:t xml:space="preserve">. § (1) bekezdésében meghatározott személy életvitelszerű lakhatására szolgál, </ns0:t>
      </ns0:r>
      <ns0:r>
        <ns0:rPr>
          <ns0:rFonts ns0:ascii="Arial" ns0:eastAsia="Arial" ns0:hAnsi="Arial" ns0:cs="Arial"/>
          <ns0:sz ns0:val="18"/>
          <ns0:szCs ns0:val="22"/>
          <ns0:lang ns0:val="hu-HU" ns0:eastAsia="en-US" ns0:bidi="ar-SA"/>
        </ns0:rPr>
        <ns0:t>ÉS</ns0:t>
      </ns0:r>
      <ns0:r>
        <ns0:rPr>
          <ns0:rFonts ns0:ascii="Arial" ns0:eastAsia="Arial" ns0:hAnsi="Arial" ns0:cs="Arial"/>
          <ns0:sz ns0:val="18"/>
          <ns0:szCs ns0:val="22"/>
          <ns0:lang ns0:val="hu-HU" ns0:eastAsia="en-US" ns0:bidi="ar-SA"/>
        </ns0:rPr>
        <ns0:t xml:space="preserve"> a vásárolt villamos energiával nem folytat jövedelemszerző (gazdasági-vállalkozási) tevékenységet</ns0:t>
      </ns0:r>
    </ns0:p>
    <ns0:p ns0:rsidR="005616CF">
      <ns0:pPr>
        <ns0:pStyle ns0:val="ListParagraph"/>
        <ns0:widowControl ns0:val="0"/>
        <ns0:numPr>
          <ns0:ilvl ns0:val="1"/>
          <ns0:numId ns0:val="32"/>
        </ns0:numPr>
        <ns0:tabs>
          <ns0:tab ns0:val="left" ns0:pos="1275"/>
          <ns0:tab ns0:val="left" ns0:pos="1277"/>
        </ns0:tabs>
        <ns0:autoSpaceDE ns0:val="0"/>
        <ns0:autoSpaceDN ns0:val="0"/>
        <ns0:spacing ns0:before="17" ns0:line="228" ns0:lineRule="auto"/>
        <ns0:ind ns0:left="1277" ns0:right="148" ns0:hanging="284"/>
        <ns0:jc ns0:val="both"/>
        <ns0:rPr>
          <ns0:rFonts ns0:ascii="Arial" ns0:eastAsia="Arial" ns0:hAnsi="Arial" ns0:cs="Arial"/>
          <ns0:sz ns0:val="18"/>
          <ns0:szCs ns0:val="22"/>
          <ns0:lang ns0:val="hu-HU" ns0:eastAsia="en-US" ns0:bidi="ar-SA"/>
        </ns0:rPr>
      </ns0:pPr>
      <ns0:r>
        <ns0:rPr>
          <ns0:noProof/>
          <ns0:sz ns0:val="18"/>
          <ns0:lang ns0:eastAsia="hu-HU"/>
        </ns0:rPr>
        <ns1:AlternateContent>
          <ns1:Choice Requires="wpg">
            <ns0:drawing>
              <ns3:anchor distT="0" distB="0" distL="0" distR="0" simplePos="0" relativeHeight="251701248" behindDoc="0" locked="0" layoutInCell="1" allowOverlap="1">
                <ns3:simplePos x="0" y="0"/>
                <ns3:positionH relativeFrom="page">
                  <ns3:posOffset>1025339</ns3:posOffset>
                </ns3:positionH>
                <ns3:positionV relativeFrom="paragraph">
                  <ns3:posOffset>413723</ns3:posOffset>
                </ns3:positionV>
                <ns3:extent cx="228600" cy="228600"/>
                <ns3:effectExtent l="0" t="0" r="0" b="0"/>
                <ns3:wrapNone/>
                <ns3:docPr id="1234665148" name="Group 21"/>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22" name="Image 22"/>
                          <ns5:cNvPicPr/>
                        </ns5:nvPicPr>
                        <ns5:blipFill>
                          <ns4:blip ns2:embed="rId31" cstate="print"/>
                          <ns4:stretch>
                            <ns4:fillRect/>
                          </ns4:stretch>
                        </ns5:blipFill>
                        <ns5:spPr>
                          <ns4:xfrm>
                            <ns4:off x="0" y="0"/>
                            <ns4:ext cx="228600" cy="228600"/>
                          </ns4:xfrm>
                          <ns4:prstGeom prst="rect">
                            <ns4:avLst/>
                          </ns4:prstGeom>
                        </ns5:spPr>
                      </ns5:pic>
                      <ns9:wsp>
                        <ns9:cNvPr id="23" name="Textbox 23"/>
                        <ns9:cNvSpPr txBox="1"/>
                        <ns9:spPr>
                          <ns4:xfrm>
                            <ns4:off x="0" y="0"/>
                            <ns4:ext cx="228600" cy="228600"/>
                          </ns4:xfrm>
                          <ns4:prstGeom prst="rect">
                            <ns4:avLst/>
                          </ns4:prstGeom>
                        </ns9:spPr>
                        <ns9:txbx>
                          <ns0:txbxContent>
                            <ns0:p ns0:rsidR="005616CF">
                              <ns0:pPr>
                                <ns0:widowControl ns0:val="0"/>
                                <ns0:autoSpaceDE ns0:val="0"/>
                                <ns0:autoSpaceDN ns0:val="0"/>
                                <ns0:spacing ns0:before="52"/>
                                <ns0:ind ns0:left="87"/>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21" ns11:spid="_x0000_s1048" style="width:18pt;height:18pt;margin-top:32.58pt;margin-left:80.74pt;mso-position-horizontal-relative:page;mso-wrap-distance-bottom:0;mso-wrap-distance-left:0;mso-wrap-distance-right:0;mso-wrap-distance-top:0;position:absolute;z-index:251700224" coordorigin="0,0" coordsize="21600,21600">
                <ns10:shape id="_x0000_s1049" type="#_x0000_t75" style="width:21600;height:21600;position:absolute">
                  <ns10:imagedata ns2:id="rId31" ns11:title=""/>
                </ns10:shape>
                <ns10:shape id="_x0000_s1050" type="#_x0000_t202" style="width:21600;height:21600;position:absolute;v-text-anchor:top" fillcolor="this">
                  <ns10:textbox inset="0,0,0,0">
                    <ns0:txbxContent>
                      <ns0:p ns0:rsidR="005616CF">
                        <ns0:pPr>
                          <ns0:widowControl ns0:val="0"/>
                          <ns0:autoSpaceDE ns0:val="0"/>
                          <ns0:autoSpaceDN ns0:val="0"/>
                          <ns0:spacing ns0:before="52"/>
                          <ns0:ind ns0:left="87"/>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sz ns0:val="18"/>
          <ns0:szCs ns0:val="22"/>
          <ns0:lang ns0:val="hu-HU" ns0:eastAsia="en-US" ns0:bidi="ar-SA"/>
        </ns0:rPr>
        <ns0:t xml:space="preserve">helyi önkormányzat az önkormányzati bérlakásban élők, illetve állami bérlakás vagy szállóférőhely üzemeltetője az állami bérlakásban vagy szállóférőhelyen élők fogyasztása céljára vásárol villamos </ns0:t>
      </ns0:r>
      <ns0:r>
        <ns0:rPr>
          <ns0:rFonts ns0:ascii="Arial" ns0:eastAsia="Arial" ns0:hAnsi="Arial" ns0:cs="Arial"/>
          <ns0:spacing ns0:val="-2"/>
          <ns0:sz ns0:val="18"/>
          <ns0:szCs ns0:val="22"/>
          <ns0:lang ns0:val="hu-HU" ns0:eastAsia="en-US" ns0:bidi="ar-SA"/>
        </ns0:rPr>
        <ns0:t>energiát</ns0:t>
      </ns0:r>
    </ns0:p>
    <ns0:p ns0:rsidR="005616CF">
      <ns0:pPr>
        <ns0:widowControl ns0:val="0"/>
        <ns0:autoSpaceDE ns0:val="0"/>
        <ns0:autoSpaceDN ns0:val="0"/>
        <ns0:spacing ns0:before="87" ns0:line="247" ns0:lineRule="auto"/>
        <ns0:ind ns0:left="993" ns0:right="622"/>
        <ns0:jc ns0:val="both"/>
        <ns0:rPr>
          <ns0:rFonts ns0:ascii="Arial" ns0:eastAsia="Arial" ns0:hAnsi="Arial" ns0:cs="Arial"/>
          <ns0:sz ns0:val="18"/>
          <ns0:szCs ns0:val="22"/>
          <ns0:lang ns0:val="hu-HU" ns0:eastAsia="en-US" ns0:bidi="ar-SA"/>
        </ns0:rPr>
      </ns0:pPr>
      <ns0:r>
        <ns0:rPr>
          <ns0:rFonts ns0:ascii="Arial" ns0:eastAsia="Arial" ns0:hAnsi="Arial" ns0:cs="Arial"/>
          <ns0:b/>
          <ns0:sz ns0:val="18"/>
          <ns0:szCs ns0:val="22"/>
          <ns0:lang ns0:val="hu-HU" ns0:eastAsia="en-US" ns0:bidi="ar-SA"/>
        </ns0:rPr>
        <ns0:t>lakóépület</ns0:t>
      </ns0:r>
      <ns0:r>
        <ns0:rPr>
          <ns0:rFonts ns0:ascii="Arial" ns0:eastAsia="Arial" ns0:hAnsi="Arial" ns0:cs="Arial"/>
          <ns0:b/>
          <ns0:spacing ns0:val="-3"/>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közös</ns0:t>
      </ns0:r>
      <ns0:r>
        <ns0:rPr>
          <ns0:rFonts ns0:ascii="Arial" ns0:eastAsia="Arial" ns0:hAnsi="Arial" ns0:cs="Arial"/>
          <ns0:b/>
          <ns0:spacing ns0:val="-4"/>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felhasználása</ns0:t>
      </ns0:r>
      <ns0:r>
        <ns0:rPr>
          <ns0:rFonts ns0:ascii="Arial" ns0:eastAsia="Arial" ns0:hAnsi="Arial" ns0:cs="Arial"/>
          <ns0:sz ns0:val="18"/>
          <ns0:szCs ns0:val="22"/>
          <ns0:lang ns0:val="hu-HU" ns0:eastAsia="en-US" ns0:bidi="ar-SA"/>
        </ns0:rPr>
        <ns0: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villamos</ns0:t>
      </ns0:r>
      <ns0:r>
        <ns0:rPr>
          <ns0:rFonts ns0:ascii="Arial" ns0:eastAsia="Arial" ns0:hAnsi="Arial" ns0:cs="Arial"/>
          <ns0:spacing ns0:val="-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energia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vásárlása</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lakóépület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közös</ns0:t>
      </ns0:r>
      <ns0:r>
        <ns0:rPr>
          <ns0:rFonts ns0:ascii="Arial" ns0:eastAsia="Arial" ns0:hAnsi="Arial" ns0:cs="Arial"/>
          <ns0:spacing ns0:val="-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fogyasztásának céljára történik ÉS</ns0:t>
      </ns0:r>
    </ns0:p>
    <ns0:p ns0:rsidR="005616CF">
      <ns0:pPr>
        <ns0:pStyle ns0:val="ListParagraph"/>
        <ns0:widowControl ns0:val="0"/>
        <ns0:numPr>
          <ns0:ilvl ns0:val="1"/>
          <ns0:numId ns0:val="32"/>
        </ns0:numPr>
        <ns0:tabs>
          <ns0:tab ns0:val="left" ns0:pos="1275"/>
          <ns0:tab ns0:val="left" ns0:pos="1277"/>
        </ns0:tabs>
        <ns0:autoSpaceDE ns0:val="0"/>
        <ns0:autoSpaceDN ns0:val="0"/>
        <ns0:spacing ns0:before="10" ns0:line="216" ns0:lineRule="auto"/>
        <ns0:ind ns0:left="1277" ns0:right="146" ns0:hanging="284"/>
        <ns0:jc ns0:val="both"/>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a lakóépületben a műszakilag megosztott, önálló lakások száma meghaladja a nem lakás céljára szolgáló helyiségek számát, vagy</ns0:t>
      </ns0:r>
    </ns0:p>
    <ns0:p ns0:rsidR="005616CF">
      <ns0:pPr>
        <ns0:pStyle ns0:val="ListParagraph"/>
        <ns0:widowControl ns0:val="0"/>
        <ns0:numPr>
          <ns0:ilvl ns0:val="1"/>
          <ns0:numId ns0:val="32"/>
        </ns0:numPr>
        <ns0:tabs>
          <ns0:tab ns0:val="left" ns0:pos="1277"/>
          <ns0:tab ns0:val="left" ns0:pos="1279"/>
        </ns0:tabs>
        <ns0:autoSpaceDE ns0:val="0"/>
        <ns0:autoSpaceDN ns0:val="0"/>
        <ns0:spacing ns0:before="12" ns0:line="228" ns0:lineRule="auto"/>
        <ns0:ind ns0:left="1279" ns0:right="138" ns0:hanging="284"/>
        <ns0:jc ns0:val="both"/>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 xml:space="preserve">összes felhasználási helye tekintetében együttesen 3x63 A-nál nem nagyobb csatlakozási teljesítményű lakóépület </ns0:t>
      </ns0:r>
      <ns0:r>
        <ns0:rPr>
          <ns0:rFonts ns0:ascii="Arial" ns0:eastAsia="Arial" ns0:hAnsi="Arial" ns0:cs="Arial"/>
          <ns0:sz ns0:val="18"/>
          <ns0:szCs ns0:val="22"/>
          <ns0:lang ns0:val="hu-HU" ns0:eastAsia="en-US" ns0:bidi="ar-SA"/>
        </ns0:rPr>
        <ns0:t>ÉS</ns0:t>
      </ns0:r>
      <ns0:r>
        <ns0:rPr>
          <ns0:rFonts ns0:ascii="Arial" ns0:eastAsia="Arial" ns0:hAnsi="Arial" ns0:cs="Arial"/>
          <ns0:spacing ns0:val="-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 lakóépületben a műszakilag megosztott, önálló lakások száma azonos vagy alacsonyabb, mint az önálló, nem lakás céljára szolgáló helyiségek száma</ns0:t>
      </ns0:r>
    </ns0:p>
    <ns0:p ns0:rsidR="005616CF">
      <ns0:pPr>
        <ns0:widowControl ns0:val="0"/>
        <ns0:tabs>
          <ns0:tab ns0:val="left" ns0:leader="dot" ns0:pos="6828"/>
        </ns0:tabs>
        <ns0:autoSpaceDE ns0:val="0"/>
        <ns0:autoSpaceDN ns0:val="0"/>
        <ns0:spacing ns0:before="62"/>
        <ns0:ind ns0:left="1562"/>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Műszakilag</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megosztott,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önálló</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lakás:</ns0:t>
      </ns0:r>
      <ns0:r>
        <ns0:rPr>
          <ns0:rFonts ns0:ascii="Times New Roman" ns0:eastAsia="Arial" ns0:hAnsi="Times New Roman" ns0:cs="Arial"/>
          <ns0:sz ns0:val="18"/>
          <ns0:szCs ns0:val="18"/>
          <ns0:lang ns0:val="hu-HU" ns0:eastAsia="en-US" ns0:bidi="ar-SA"/>
        </ns0:rPr>
        <ns0:tab/>
      </ns0:r>
      <ns0:r>
        <ns0:rPr>
          <ns0:rFonts ns0:ascii="Arial" ns0:eastAsia="Arial" ns0:hAnsi="Arial" ns0:cs="Arial"/>
          <ns0:spacing ns0:val="-5"/>
          <ns0:sz ns0:val="18"/>
          <ns0:szCs ns0:val="18"/>
          <ns0:lang ns0:val="hu-HU" ns0:eastAsia="en-US" ns0:bidi="ar-SA"/>
        </ns0:rPr>
        <ns0:t>db</ns0:t>
      </ns0:r>
    </ns0:p>
    <ns0:p ns0:rsidR="005616CF">
      <ns0:pPr>
        <ns0:widowControl ns0:val="0"/>
        <ns0:tabs>
          <ns0:tab ns0:val="left" ns0:leader="dot" ns0:pos="6828"/>
        </ns0:tabs>
        <ns0:autoSpaceDE ns0:val="0"/>
        <ns0:autoSpaceDN ns0:val="0"/>
        <ns0:spacing ns0:before="60"/>
        <ns0:ind ns0:left="1562"/>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Önálló,</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nem</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lakás</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céljára</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szolgáló</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helyiség:</ns0:t>
      </ns0:r>
      <ns0:r>
        <ns0:rPr>
          <ns0:rFonts ns0:ascii="Times New Roman" ns0:eastAsia="Arial" ns0:hAnsi="Times New Roman" ns0:cs="Arial"/>
          <ns0:sz ns0:val="18"/>
          <ns0:szCs ns0:val="18"/>
          <ns0:lang ns0:val="hu-HU" ns0:eastAsia="en-US" ns0:bidi="ar-SA"/>
        </ns0:rPr>
        <ns0:tab/>
      </ns0:r>
      <ns0:r>
        <ns0:rPr>
          <ns0:rFonts ns0:ascii="Arial" ns0:eastAsia="Arial" ns0:hAnsi="Arial" ns0:cs="Arial"/>
          <ns0:spacing ns0:val="-5"/>
          <ns0:sz ns0:val="18"/>
          <ns0:szCs ns0:val="18"/>
          <ns0:lang ns0:val="hu-HU" ns0:eastAsia="en-US" ns0:bidi="ar-SA"/>
        </ns0:rPr>
        <ns0:t>db</ns0:t>
      </ns0:r>
    </ns0:p>
    <ns0:p ns0:rsidR="005616CF">
      <ns0:pPr>
        <ns0:widowControl ns0:val="0"/>
        <ns0:autoSpaceDE ns0:val="0"/>
        <ns0:autoSpaceDN ns0:val="0"/>
        <ns0:ind ns0:left="569"/>
        <ns0:jc ns0:val="both"/>
        <ns0:rPr>
          <ns0:rFonts ns0:ascii="Arial" ns0:eastAsia="Arial" ns0:hAnsi="Arial" ns0:cs="Arial"/>
          <ns0:sz ns0:val="18"/>
          <ns0:szCs ns0:val="18"/>
          <ns0:lang ns0:val="hu-HU" ns0:eastAsia="en-US" ns0:bidi="ar-SA"/>
        </ns0:rPr>
        <ns0:sectPr>
          <ns0:headerReference ns0:type="default" ns2:id="rId32"/>
          <ns0:footerReference ns0:type="default" ns2:id="rId33"/>
          <ns0:type ns0:val="nextPage"/>
          <ns0:pgSz ns0:w="11910" ns0:h="16840"/>
          <ns0:pgMar ns0:top="1660" ns0:right="1275" ns0:bottom="1020" ns0:left="1133" ns0:header="708" ns0:footer="824" ns0:gutter="0"/>
          <ns0:pgNumType ns0:start="1"/>
          <ns0:cols ns0:space="708"/>
        </ns0:sectPr>
      </ns0:pPr>
    </ns0:p>
    <ns0:p ns0:rsidR="005616CF">
      <ns0:pPr>
        <ns0:widowControl ns0:val="0"/>
        <ns0:autoSpaceDE ns0:val="0"/>
        <ns0:autoSpaceDN ns0:val="0"/>
        <ns0:spacing ns0:before="94"/>
        <ns0:ind ns0:left="0"/>
        <ns0:rPr>
          <ns0:rFonts ns0:ascii="Arial" ns0:eastAsia="Arial" ns0:hAnsi="Arial" ns0:cs="Arial"/>
          <ns0:sz ns0:val="18"/>
          <ns0:szCs ns0:val="18"/>
          <ns0:lang ns0:val="hu-HU" ns0:eastAsia="en-US" ns0:bidi="ar-SA"/>
        </ns0:rPr>
      </ns0:pPr>
    </ns0:p>
    <ns0:p ns0:rsidR="005616CF">
      <ns0:pPr>
        <ns0:pStyle ns0:val="Heading2"/>
        <ns0:widowControl ns0:val="0"/>
        <ns0:autoSpaceDE ns0:val="0"/>
        <ns0:autoSpaceDN ns0:val="0"/>
        <ns0:spacing ns0:before="1"/>
        <ns0:ind ns0:left="569" ns0:firstLine="0"/>
        <ns0:rPr>
          <ns0:rFonts ns0:ascii="Arial" ns0:eastAsia="Arial" ns0:hAnsi="Arial" ns0:cs="Arial"/>
          <ns0:b/>
          <ns0:bCs/>
          <ns0:sz ns0:val="18"/>
          <ns0:szCs ns0:val="18"/>
          <ns0:lang ns0:val="hu-HU" ns0:eastAsia="en-US" ns0:bidi="ar-SA"/>
        </ns0:rPr>
      </ns0:pPr>
      <ns0:r>
        <ns0:rPr>
          <ns0:noProof/>
          <ns0:lang ns0:eastAsia="hu-HU"/>
        </ns0:rPr>
        <ns1:AlternateContent>
          <ns1:Choice Requires="wpg">
            <ns0:drawing>
              <ns3:anchor distT="0" distB="0" distL="0" distR="0" simplePos="0" relativeHeight="251705344" behindDoc="0" locked="0" layoutInCell="1" allowOverlap="1">
                <ns3:simplePos x="0" y="0"/>
                <ns3:positionH relativeFrom="page">
                  <ns3:posOffset>1030316</ns3:posOffset>
                </ns3:positionH>
                <ns3:positionV relativeFrom="paragraph">
                  <ns3:posOffset>153719</ns3:posOffset>
                </ns3:positionV>
                <ns3:extent cx="228600" cy="228600"/>
                <ns3:effectExtent l="0" t="0" r="0" b="0"/>
                <ns3:wrapNone/>
                <ns3:docPr id="40881686" name="Group 24"/>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734462892" name="Image 25"/>
                          <ns5:cNvPicPr/>
                        </ns5:nvPicPr>
                        <ns5:blipFill>
                          <ns4:blip ns2:embed="rId31" cstate="print"/>
                          <ns4:stretch>
                            <ns4:fillRect/>
                          </ns4:stretch>
                        </ns5:blipFill>
                        <ns5:spPr>
                          <ns4:xfrm>
                            <ns4:off x="0" y="0"/>
                            <ns4:ext cx="228600" cy="228600"/>
                          </ns4:xfrm>
                          <ns4:prstGeom prst="rect">
                            <ns4:avLst/>
                          </ns4:prstGeom>
                        </ns5:spPr>
                      </ns5:pic>
                      <ns9:wsp>
                        <ns9:cNvPr id="1314086452" name="Textbox 26"/>
                        <ns9:cNvSpPr txBox="1"/>
                        <ns9:spPr>
                          <ns4:xfrm>
                            <ns4:off x="0" y="0"/>
                            <ns4:ext cx="228600" cy="228600"/>
                          </ns4:xfrm>
                          <ns4:prstGeom prst="rect">
                            <ns4:avLst/>
                          </ns4:prstGeom>
                        </ns9:spPr>
                        <ns9:txbx>
                          <ns0:txbxContent>
                            <ns0:p ns0:rsidR="005616CF">
                              <ns0:pPr>
                                <ns0:widowControl ns0:val="0"/>
                                <ns0:autoSpaceDE ns0:val="0"/>
                                <ns0:autoSpaceDN ns0:val="0"/>
                                <ns0:spacing ns0:before="64"/>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24" ns11:spid="_x0000_s1051" style="width:18pt;height:18pt;margin-top:12.1pt;margin-left:81.13pt;mso-position-horizontal-relative:page;mso-wrap-distance-bottom:0;mso-wrap-distance-left:0;mso-wrap-distance-right:0;mso-wrap-distance-top:0;position:absolute;z-index:251704320" coordorigin="0,0" coordsize="21600,21600">
                <ns10:shape id="_x0000_s1052" type="#_x0000_t75" style="width:21600;height:21600;position:absolute">
                  <ns10:imagedata ns2:id="rId31" ns11:title=""/>
                </ns10:shape>
                <ns10:shape id="_x0000_s1053" type="#_x0000_t202" style="width:21600;height:21600;position:absolute;v-text-anchor:top" fillcolor="this">
                  <ns10:textbox inset="0,0,0,0">
                    <ns0:txbxContent>
                      <ns0:p ns0:rsidR="005616CF">
                        <ns0:pPr>
                          <ns0:widowControl ns0:val="0"/>
                          <ns0:autoSpaceDE ns0:val="0"/>
                          <ns0:autoSpaceDN ns0:val="0"/>
                          <ns0:spacing ns0:before="64"/>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b/>
          <ns0:bCs/>
          <ns0:sz ns0:val="18"/>
          <ns0:szCs ns0:val="18"/>
          <ns0:lang ns0:val="hu-HU" ns0:eastAsia="en-US" ns0:bidi="ar-SA"/>
        </ns0:rPr>
        <ns0:t>Nem</ns0:t>
      </ns0:r>
      <ns0:r>
        <ns0:rPr>
          <ns0:rFonts ns0:ascii="Arial" ns0:eastAsia="Arial" ns0:hAnsi="Arial" ns0:cs="Arial"/>
          <ns0:b/>
          <ns0:bCs/>
          <ns0:spacing ns0:val="-9"/>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lakossági</ns0:t>
      </ns0:r>
      <ns0:r>
        <ns0:rPr>
          <ns0:rFonts ns0:ascii="Arial" ns0:eastAsia="Arial" ns0:hAnsi="Arial" ns0:cs="Arial"/>
          <ns0:b/>
          <ns0:bCs/>
          <ns0:spacing ns0:val="-9"/>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célú</ns0:t>
      </ns0:r>
      <ns0:r>
        <ns0:rPr>
          <ns0:rFonts ns0:ascii="Arial" ns0:eastAsia="Arial" ns0:hAnsi="Arial" ns0:cs="Arial"/>
          <ns0:b/>
          <ns0:bCs/>
          <ns0:spacing ns0:val="-9"/>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felhasználás:</ns0:t>
      </ns0:r>
    </ns0:p>
    <ns0:p ns0:rsidR="005616CF">
      <ns0:pPr>
        <ns0:widowControl ns0:val="0"/>
        <ns0:autoSpaceDE ns0:val="0"/>
        <ns0:autoSpaceDN ns0:val="0"/>
        <ns0:spacing ns0:before="109" ns0:line="247" ns0:lineRule="auto"/>
        <ns0:ind ns0:left="993" ns0:right="142"/>
        <ns0:jc ns0:val="both"/>
        <ns0:rPr>
          <ns0:rFonts ns0:ascii="Arial" ns0:eastAsia="Arial" ns0:hAnsi="Arial" ns0:cs="Arial"/>
          <ns0:sz ns0:val="18"/>
          <ns0:szCs ns0:val="22"/>
          <ns0:lang ns0:val="hu-HU" ns0:eastAsia="en-US" ns0:bidi="ar-SA"/>
        </ns0:rPr>
      </ns0:pPr>
      <ns0:r>
        <ns0:rPr>
          <ns0:rFonts ns0:ascii="Arial" ns0:eastAsia="Arial" ns0:hAnsi="Arial" ns0:cs="Arial"/>
          <ns0:b/>
          <ns0:sz ns0:val="18"/>
          <ns0:szCs ns0:val="22"/>
          <ns0:lang ns0:val="hu-HU" ns0:eastAsia="en-US" ns0:bidi="ar-SA"/>
        </ns0:rPr>
        <ns0:t>Nem lakossági célú (</ns0:t>
      </ns0:r>
      <ns0:r>
        <ns0:rPr>
          <ns0:rFonts ns0:ascii="Arial" ns0:eastAsia="Arial" ns0:hAnsi="Arial" ns0:cs="Arial"/>
          <ns0:b/>
          <ns0:sz ns0:val="18"/>
          <ns0:szCs ns0:val="22"/>
          <ns0:lang ns0:val="hu-HU" ns0:eastAsia="en-US" ns0:bidi="ar-SA"/>
        </ns0:rPr>
        <ns0:t>mikrovállalkozói</ns0:t>
      </ns0:r>
      <ns0:r>
        <ns0:rPr>
          <ns0:rFonts ns0:ascii="Arial" ns0:eastAsia="Arial" ns0:hAnsi="Arial" ns0:cs="Arial"/>
          <ns0:b/>
          <ns0:sz ns0:val="18"/>
          <ns0:szCs ns0:val="22"/>
          <ns0:lang ns0:val="hu-HU" ns0:eastAsia="en-US" ns0:bidi="ar-SA"/>
        </ns0:rPr>
        <ns0:t xml:space="preserve">) felhasználás </ns0:t>
      </ns0:r>
      <ns0:r>
        <ns0:rPr>
          <ns0:rFonts ns0:ascii="Arial" ns0:eastAsia="Arial" ns0:hAnsi="Arial" ns0:cs="Arial"/>
          <ns0:sz ns0:val="18"/>
          <ns0:szCs ns0:val="22"/>
          <ns0:lang ns0:val="hu-HU" ns0:eastAsia="en-US" ns0:bidi="ar-SA"/>
        </ns0:rPr>
        <ns0:t>(ha a villamos energia vásárlása sem részben, sem egészben nem minősül lakossági célú felhasználásnak)</ns0:t>
      </ns0:r>
    </ns0:p>
    <ns0:p ns0:rsidR="005616CF">
      <ns0:pPr>
        <ns0:pStyle ns0:val="ListParagraph"/>
        <ns0:widowControl ns0:val="0"/>
        <ns0:numPr>
          <ns0:ilvl ns0:val="1"/>
          <ns0:numId ns0:val="32"/>
        </ns0:numPr>
        <ns0:tabs>
          <ns0:tab ns0:val="left" ns0:pos="1275"/>
          <ns0:tab ns0:val="left" ns0:pos="1277"/>
        </ns0:tabs>
        <ns0:autoSpaceDE ns0:val="0"/>
        <ns0:autoSpaceDN ns0:val="0"/>
        <ns0:spacing ns0:before="2" ns0:line="228" ns0:lineRule="auto"/>
        <ns0:ind ns0:left="1277" ns0:right="143" ns0:hanging="284"/>
        <ns0:jc ns0:val="both"/>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az</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igénybejelentő</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kisfeszültségen</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vételez,</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ÉS</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összes</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felhasználási</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helye</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együttesen</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nem</ns0:t>
      </ns0:r>
      <ns0:r>
        <ns0:rPr>
          <ns0:rFonts ns0:ascii="Arial" ns0:eastAsia="Arial" ns0:hAnsi="Arial" ns0:cs="Arial"/>
          <ns0:spacing ns0:val="-13"/>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haladja</ns0:t>
      </ns0:r>
      <ns0:r>
        <ns0:rPr>
          <ns0:rFonts ns0:ascii="Arial" ns0:eastAsia="Arial" ns0:hAnsi="Arial" ns0:cs="Arial"/>
          <ns0:spacing ns0:val="-12"/>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 xml:space="preserve">meg a 3x63 A csatlakozási teljesítményt, ÉS 217/2022. (VI. 17.) Korm. rendelet alkalmazásában </ns0:t>
      </ns0:r>
      <ns0:r>
        <ns0:rPr>
          <ns0:rFonts ns0:ascii="Arial" ns0:eastAsia="Arial" ns0:hAnsi="Arial" ns0:cs="Arial"/>
          <ns0:sz ns0:val="18"/>
          <ns0:szCs ns0:val="22"/>
          <ns0:lang ns0:val="hu-HU" ns0:eastAsia="en-US" ns0:bidi="ar-SA"/>
        </ns0:rPr>
        <ns0:t>mikrovállalkozásnak</ns0:t>
      </ns0:r>
      <ns0:r>
        <ns0:rPr>
          <ns0:rFonts ns0:ascii="Arial" ns0:eastAsia="Arial" ns0:hAnsi="Arial" ns0:cs="Arial"/>
          <ns0:sz ns0:val="18"/>
          <ns0:szCs ns0:val="22"/>
          <ns0:lang ns0:val="hu-HU" ns0:eastAsia="en-US" ns0:bidi="ar-SA"/>
        </ns0:rPr>
        <ns0:t xml:space="preserve"> minősül.</ns0:t>
      </ns0:r>
    </ns0:p>
    <ns0:p ns0:rsidR="005616CF">
      <ns0:pPr>
        <ns0:widowControl ns0:val="0"/>
        <ns0:autoSpaceDE ns0:val="0"/>
        <ns0:autoSpaceDN ns0:val="0"/>
        <ns0:spacing ns0:before="31"/>
        <ns0:ind ns0:left="0"/>
        <ns0:rPr>
          <ns0:rFonts ns0:ascii="Arial" ns0:eastAsia="Arial" ns0:hAnsi="Arial" ns0:cs="Arial"/>
          <ns0:sz ns0:val="18"/>
          <ns0:szCs ns0:val="18"/>
          <ns0:lang ns0:val="hu-HU" ns0:eastAsia="en-US" ns0:bidi="ar-SA"/>
        </ns0:rPr>
      </ns0:pPr>
    </ns0:p>
    <ns0:p ns0:rsidR="005616CF">
      <ns0:pPr>
        <ns0:pStyle ns0:val="Heading2"/>
        <ns0:widowControl ns0:val="0"/>
        <ns0:numPr>
          <ns0:ilvl ns0:val="0"/>
          <ns0:numId ns0:val="32"/>
        </ns0:numPr>
        <ns0:tabs>
          <ns0:tab ns0:val="left" ns0:pos="568"/>
        </ns0:tabs>
        <ns0:autoSpaceDE ns0:val="0"/>
        <ns0:autoSpaceDN ns0:val="0"/>
        <ns0:ind ns0:left="568" ns0:hanging="424"/>
        <ns0:jc ns0:val="left"/>
        <ns0:rPr>
          <ns0:rFonts ns0:ascii="Arial" ns0:eastAsia="Arial" ns0:hAnsi="Arial" ns0:cs="Arial"/>
          <ns0:b/>
          <ns0:bCs/>
          <ns0:sz ns0:val="18"/>
          <ns0:szCs ns0:val="18"/>
          <ns0:lang ns0:val="hu-HU" ns0:eastAsia="en-US" ns0:bidi="ar-SA"/>
        </ns0:rPr>
      </ns0:pPr>
      <ns0:r>
        <ns0:rPr>
          <ns0:rFonts ns0:ascii="Arial" ns0:eastAsia="Arial" ns0:hAnsi="Arial" ns0:cs="Arial"/>
          <ns0:b/>
          <ns0:bCs/>
          <ns0:spacing ns0:val="-2"/>
          <ns0:sz ns0:val="18"/>
          <ns0:szCs ns0:val="18"/>
          <ns0:lang ns0:val="hu-HU" ns0:eastAsia="en-US" ns0:bidi="ar-SA"/>
        </ns0:rPr>
        <ns0:t>Kapcsolattartás</ns0:t>
      </ns0:r>
    </ns0:p>
    <ns0:p ns0:rsidR="005616CF">
      <ns0:pPr>
        <ns0:widowControl ns0:val="0"/>
        <ns0:autoSpaceDE ns0:val="0"/>
        <ns0:autoSpaceDN ns0:val="0"/>
        <ns0:spacing ns0:before="99"/>
        <ns0:ind ns0:left="569"/>
        <ns0:rPr>
          <ns0:rFonts ns0:ascii="Arial" ns0:eastAsia="Arial" ns0:hAnsi="Arial" ns0:cs="Arial"/>
          <ns0:sz ns0:val="18"/>
          <ns0:szCs ns0:val="22"/>
          <ns0:lang ns0:val="hu-HU" ns0:eastAsia="en-US" ns0:bidi="ar-SA"/>
        </ns0:rPr>
      </ns0:pPr>
      <ns0:r>
        <ns0:rPr>
          <ns0:rFonts ns0:ascii="Arial" ns0:eastAsia="Arial" ns0:hAnsi="Arial" ns0:cs="Arial"/>
          <ns0:color ns0:val="221F1F"/>
          <ns0:sz ns0:val="18"/>
          <ns0:szCs ns0:val="22"/>
          <ns0:lang ns0:val="hu-HU" ns0:eastAsia="en-US" ns0:bidi="ar-SA"/>
        </ns0:rPr>
        <ns0:t>Értesítési</ns0:t>
      </ns0:r>
      <ns0:r>
        <ns0:rPr>
          <ns0:rFonts ns0:ascii="Arial" ns0:eastAsia="Arial" ns0:hAnsi="Arial" ns0:cs="Arial"/>
          <ns0:color ns0:val="221F1F"/>
          <ns0:spacing ns0:val="-4"/>
          <ns0:sz ns0:val="18"/>
          <ns0:szCs ns0:val="22"/>
          <ns0:lang ns0:val="hu-HU" ns0:eastAsia="en-US" ns0:bidi="ar-SA"/>
        </ns0:rPr>
        <ns0:t xml:space="preserve"> </ns0:t>
      </ns0:r>
      <ns0:r>
        <ns0:rPr>
          <ns0:rFonts ns0:ascii="Arial" ns0:eastAsia="Arial" ns0:hAnsi="Arial" ns0:cs="Arial"/>
          <ns0:color ns0:val="221F1F"/>
          <ns0:sz ns0:val="18"/>
          <ns0:szCs ns0:val="22"/>
          <ns0:lang ns0:val="hu-HU" ns0:eastAsia="en-US" ns0:bidi="ar-SA"/>
        </ns0:rPr>
        <ns0:t>cím</ns0:t>
      </ns0:r>
      <ns0:r>
        <ns0:rPr>
          <ns0:rFonts ns0:ascii="Arial" ns0:eastAsia="Arial" ns0:hAnsi="Arial" ns0:cs="Arial"/>
          <ns0:position ns0:val="6"/>
          <ns0:sz ns0:val="12"/>
          <ns0:szCs ns0:val="22"/>
          <ns0:lang ns0:val="hu-HU" ns0:eastAsia="en-US" ns0:bidi="ar-SA"/>
        </ns0:rPr>
        <ns0:t>1,1a,2</ns0:t>
      </ns0:r>
      <ns0:r>
        <ns0:rPr>
          <ns0:rFonts ns0:ascii="Arial" ns0:eastAsia="Arial" ns0:hAnsi="Arial" ns0:cs="Arial"/>
          <ns0:spacing ns0:val="15"/>
          <ns0:position ns0:val="6"/>
          <ns0:sz ns0:val="12"/>
          <ns0:szCs ns0:val="22"/>
          <ns0:lang ns0:val="hu-HU" ns0:eastAsia="en-US" ns0:bidi="ar-SA"/>
        </ns0:rPr>
        <ns0:t xml:space="preserve"> </ns0:t>
      </ns0:r>
      <ns0:r>
        <ns0:rPr>
          <ns0:rFonts ns0:ascii="Arial" ns0:eastAsia="Arial" ns0:hAnsi="Arial" ns0:cs="Arial"/>
          <ns0:i/>
          <ns0:sz ns0:val="15"/>
          <ns0:szCs ns0:val="22"/>
          <ns0:lang ns0:val="hu-HU" ns0:eastAsia="en-US" ns0:bidi="ar-SA"/>
        </ns0:rPr>
        <ns0:t>(ha</ns0:t>
      </ns0:r>
      <ns0:r>
        <ns0:rPr>
          <ns0:rFonts ns0:ascii="Arial" ns0:eastAsia="Arial" ns0:hAnsi="Arial" ns0:cs="Arial"/>
          <ns0:i/>
          <ns0:spacing ns0:val="-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eltér a</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lakcímtől</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székhelytől</ns0:t>
      </ns0:r>
      <ns0:r>
        <ns0:rPr>
          <ns0:rFonts ns0:ascii="Arial" ns0:eastAsia="Arial" ns0:hAnsi="Arial" ns0:cs="Arial"/>
          <ns0:i/>
          <ns0:sz ns0:val="18"/>
          <ns0:szCs ns0:val="22"/>
          <ns0:lang ns0:val="hu-HU" ns0:eastAsia="en-US" ns0:bidi="ar-SA"/>
        </ns0:rPr>
        <ns0:t>)</ns0:t>
      </ns0:r>
      <ns0:r>
        <ns0:rPr>
          <ns0:rFonts ns0:ascii="Arial" ns0:eastAsia="Arial" ns0:hAnsi="Arial" ns0:cs="Arial"/>
          <ns0:color ns0:val="221F1F"/>
          <ns0:sz ns0:val="18"/>
          <ns0:szCs ns0:val="22"/>
          <ns0:lang ns0:val="hu-HU" ns0:eastAsia="en-US" ns0:bidi="ar-SA"/>
        </ns0:rPr>
        <ns0:t>:</ns0:t>
      </ns0:r>
      <ns0:r>
        <ns0:rPr>
          <ns0:rFonts ns0:ascii="Arial" ns0:eastAsia="Arial" ns0:hAnsi="Arial" ns0:cs="Arial"/>
          <ns0:color ns0:val="221F1F"/>
          <ns0:spacing ns0:val="27"/>
          <ns0:sz ns0:val="18"/>
          <ns0:szCs ns0:val="22"/>
          <ns0:lang ns0:val="hu-HU" ns0:eastAsia="en-US" ns0:bidi="ar-SA"/>
        </ns0:rPr>
        <ns0:t xml:space="preserve"> </ns0:t>
      </ns0:r>
      <ns0:r>
        <ns0:rPr>
          <ns0:rFonts ns0:ascii="Arial" ns0:eastAsia="Arial" ns0:hAnsi="Arial" ns0:cs="Arial"/>
          <ns0:color ns0:val="221F1F"/>
          <ns0:spacing ns0:val="-2"/>
          <ns0:sz ns0:val="18"/>
          <ns0:szCs ns0:val="22"/>
          <ns0:lang ns0:val="hu-HU" ns0:eastAsia="en-US" ns0:bidi="ar-SA"/>
        </ns0:rPr>
        <ns0:t>.</ns0:t>
      </ns0:r>
      <ns0:r>
        <ns0:rPr>
          <ns0:rFonts ns0:ascii="Arial" ns0:eastAsia="Arial" ns0:hAnsi="Arial" ns0:cs="Arial"/>
          <ns0:color ns0:val="221F1F"/>
          <ns0:spacing ns0:val="-2"/>
          <ns0:sz ns0:val="18"/>
          <ns0:szCs ns0:val="22"/>
          <ns0:lang ns0:val="hu-HU" ns0:eastAsia="en-US" ns0:bidi="ar-SA"/>
        </ns0:rPr>
        <ns0:t>.................................................................................................</ns0:t>
      </ns0:r>
    </ns0:p>
    <ns0:p ns0:rsidR="005616CF">
      <ns0:pPr>
        <ns0:widowControl ns0:val="0"/>
        <ns0:autoSpaceDE ns0:val="0"/>
        <ns0:autoSpaceDN ns0:val="0"/>
        <ns0:spacing ns0:before="99"/>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Telefonszám</ns0:t>
      </ns0:r>
      <ns0:r>
        <ns0:rPr>
          <ns0:rFonts ns0:ascii="Arial" ns0:eastAsia="Arial" ns0:hAnsi="Arial" ns0:cs="Arial"/>
          <ns0:position ns0:val="6"/>
          <ns0:sz ns0:val="12"/>
          <ns0:szCs ns0:val="18"/>
          <ns0:lang ns0:val="hu-HU" ns0:eastAsia="en-US" ns0:bidi="ar-SA"/>
        </ns0:rPr>
        <ns0:t>4</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sidRPr="004C6C63" ns0:rsidR="001253EA">
        <ns0:rPr>
          <ns0:rFonts ns0:ascii="Arial" ns0:eastAsia="Arial" ns0:hAnsi="Arial" ns0:cs="Arial"/>
          <ns0:color ns0:val="0070C0"/>
          <ns0:sz ns0:val="26"/>
          <ns0:szCs ns0:val="26"/>
          <ns0:lang ns0:val="hu-HU" ns0:eastAsia="en-US" ns0:bidi="ar-SA"/>
        </ns0:rPr>
        <ns0:t>{</ns0:t>
      </ns0:r>
      <ns0:r ns0:rsidR="001253EA">
        <ns0:rPr>
          <ns0:rFonts ns0:ascii="Arial" ns0:eastAsia="Arial" ns0:hAnsi="Arial" ns0:cs="Arial"/>
          <ns0:color ns0:val="0070C0"/>
          <ns0:sz ns0:val="26"/>
          <ns0:szCs ns0:val="26"/>
          <ns0:lang ns0:val="hu-HU" ns0:eastAsia="en-US" ns0:bidi="ar-SA"/>
        </ns0:rPr>
        <ns0:t>d</ns0:t>
      </ns0:r>
      <ns0:r ns0:rsidR="001253EA">
        <ns0:rPr>
          <ns0:rFonts ns0:ascii="Arial" ns0:eastAsia="Arial" ns0:hAnsi="Arial" ns0:cs="Arial"/>
          <ns0:color ns0:val="0070C0"/>
          <ns0:sz ns0:val="26"/>
          <ns0:szCs ns0:val="26"/>
          <ns0:lang ns0:val="hu-HU" ns0:eastAsia="en-US" ns0:bidi="ar-SA"/>
        </ns0:rPr>
        <ns0:t>.Person</ns0:t>
      </ns0:r>
      <ns0:r ns0:rsidR="001253EA">
        <ns0:rPr>
          <ns0:rFonts ns0:ascii="Arial" ns0:eastAsia="Arial" ns0:hAnsi="Arial" ns0:cs="Arial"/>
          <ns0:color ns0:val="0070C0"/>
          <ns0:sz ns0:val="26"/>
          <ns0:szCs ns0:val="26"/>
          <ns0:lang ns0:val="hu-HU" ns0:eastAsia="en-US" ns0:bidi="ar-SA"/>
        </ns0:rPr>
        <ns0:t>.Phone</ns0:t>
      </ns0:r>
      <ns0:r ns0:rsidRPr="004C6C63" ns0:rsidR="001253EA">
        <ns0:rPr>
          <ns0:rFonts ns0:ascii="Arial" ns0:eastAsia="Arial" ns0:hAnsi="Arial" ns0:cs="Arial"/>
          <ns0:color ns0:val="0070C0"/>
          <ns0:sz ns0:val="26"/>
          <ns0:szCs ns0:val="26"/>
          <ns0:lang ns0:val="hu-HU" ns0:eastAsia="en-US" ns0:bidi="ar-SA"/>
        </ns0:rPr>
        <ns0:t>}</ns0:t>
      </ns0:r>
      <ns0:r ns0:rsidR="001253EA">
        <ns0:rPr>
          <ns0:rFonts ns0:ascii="Arial" ns0:eastAsia="Arial" ns0:hAnsi="Arial" ns0:cs="Arial"/>
          <ns0:color ns0:val="0070C0"/>
          <ns0:sz ns0:val="26"/>
          <ns0:szCs ns0:val="26"/>
          <ns0:lang ns0:val="hu-HU" ns0:eastAsia="en-US" ns0:bidi="ar-SA"/>
        </ns0:rPr>
        <ns0:t xml:space="preserve"> </ns0:t>
      </ns0:r>
      <ns0:r>
        <ns0:rPr>
          <ns0:rFonts ns0:ascii="Arial" ns0:eastAsia="Arial" ns0:hAnsi="Arial" ns0:cs="Arial"/>
          <ns0:color ns0:val="221F1F"/>
          <ns0:sz ns0:val="18"/>
          <ns0:szCs ns0:val="18"/>
          <ns0:lang ns0:val="hu-HU" ns0:eastAsia="en-US" ns0:bidi="ar-SA"/>
        </ns0:rPr>
        <ns0:t>E-mail-cím</ns0:t>
      </ns0:r>
      <ns0:r>
        <ns0:rPr>
          <ns0:rFonts ns0:ascii="Arial" ns0:eastAsia="Arial" ns0:hAnsi="Arial" ns0:cs="Arial"/>
          <ns0:position ns0:val="6"/>
          <ns0:sz ns0:val="12"/>
          <ns0:szCs ns0:val="18"/>
          <ns0:lang ns0:val="hu-HU" ns0:eastAsia="en-US" ns0:bidi="ar-SA"/>
        </ns0:rPr>
        <ns0:t>4</ns0:t>
      </ns0:r>
      <ns0:r>
        <ns0:rPr>
          <ns0:rFonts ns0:ascii="Arial" ns0:eastAsia="Arial" ns0:hAnsi="Arial" ns0:cs="Arial"/>
          <ns0:color ns0:val="221F1F"/>
          <ns0:sz ns0:val="18"/>
          <ns0:szCs ns0:val="18"/>
          <ns0:lang ns0:val="hu-HU" ns0:eastAsia="en-US" ns0:bidi="ar-SA"/>
        </ns0:rPr>
        <ns0:t>:</ns0:t>
      </ns0:r>
      <ns0:r>
        <ns0:rPr>
          <ns0:rFonts ns0:ascii="Arial" ns0:eastAsia="Arial" ns0:hAnsi="Arial" ns0:cs="Arial"/>
          <ns0:color ns0:val="221F1F"/>
          <ns0:spacing ns0:val="10"/>
          <ns0:sz ns0:val="18"/>
          <ns0:szCs ns0:val="18"/>
          <ns0:lang ns0:val="hu-HU" ns0:eastAsia="en-US" ns0:bidi="ar-SA"/>
        </ns0:rPr>
        <ns0:t xml:space="preserve"> </ns0:t>
      </ns0:r>
      <ns0:r ns0:rsidRPr="004C6C63" ns0:rsidR="001253EA">
        <ns0:rPr>
          <ns0:rFonts ns0:ascii="Arial" ns0:eastAsia="Arial" ns0:hAnsi="Arial" ns0:cs="Arial"/>
          <ns0:color ns0:val="0070C0"/>
          <ns0:sz ns0:val="26"/>
          <ns0:szCs ns0:val="26"/>
          <ns0:lang ns0:val="hu-HU" ns0:eastAsia="en-US" ns0:bidi="ar-SA"/>
        </ns0:rPr>
        <ns0:t>{</ns0:t>
      </ns0:r>
      <ns0:r ns0:rsidR="001253EA">
        <ns0:rPr>
          <ns0:rFonts ns0:ascii="Arial" ns0:eastAsia="Arial" ns0:hAnsi="Arial" ns0:cs="Arial"/>
          <ns0:color ns0:val="0070C0"/>
          <ns0:sz ns0:val="26"/>
          <ns0:szCs ns0:val="26"/>
          <ns0:lang ns0:val="hu-HU" ns0:eastAsia="en-US" ns0:bidi="ar-SA"/>
        </ns0:rPr>
        <ns0:t>d.Person.Email</ns0:t>
      </ns0:r>
      <ns0:r ns0:rsidRPr="004C6C63" ns0:rsidR="001253EA">
        <ns0:rPr>
          <ns0:rFonts ns0:ascii="Arial" ns0:eastAsia="Arial" ns0:hAnsi="Arial" ns0:cs="Arial"/>
          <ns0:color ns0:val="0070C0"/>
          <ns0:sz ns0:val="26"/>
          <ns0:szCs ns0:val="26"/>
          <ns0:lang ns0:val="hu-HU" ns0:eastAsia="en-US" ns0:bidi="ar-SA"/>
        </ns0:rPr>
        <ns0:t>}</ns0:t>
      </ns0:r>
    </ns0:p>
    <ns0:p ns0:rsidR="005616CF">
      <ns0:pPr>
        <ns0:widowControl ns0:val="0"/>
        <ns0:autoSpaceDE ns0:val="0"/>
        <ns0:autoSpaceDN ns0:val="0"/>
        <ns0:spacing ns0:before="101" ns0:line="237" ns0:lineRule="auto"/>
        <ns0:ind ns0:left="569" ns0:right="136" ns0:firstLine="43"/>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(A telefonszám / e-mail-cím megadásával a Nyilatkozattevő hozzájárul, hogy vele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a kapcsolatot telefonon / elektronikus úton tartsa.)</ns0:t>
      </ns0:r>
    </ns0:p>
    <ns0:p ns0:rsidR="005616CF">
      <ns0:pPr>
        <ns0:widowControl ns0:val="0"/>
        <ns0:autoSpaceDE ns0:val="0"/>
        <ns0:autoSpaceDN ns0:val="0"/>
        <ns0:spacing ns0:before="63"/>
        <ns0:ind ns0:left="0"/>
        <ns0:rPr>
          <ns0:rFonts ns0:ascii="Arial" ns0:eastAsia="Arial" ns0:hAnsi="Arial" ns0:cs="Arial"/>
          <ns0:i/>
          <ns0:sz ns0:val="15"/>
          <ns0:szCs ns0:val="18"/>
          <ns0:lang ns0:val="hu-HU" ns0:eastAsia="en-US" ns0:bidi="ar-SA"/>
        </ns0:rPr>
      </ns0:pPr>
    </ns0:p>
    <ns0:p ns0:rsidR="005616CF">
      <ns0:pPr>
        <ns0:pStyle ns0:val="Heading2"/>
        <ns0:widowControl ns0:val="0"/>
        <ns0:numPr>
          <ns0:ilvl ns0:val="0"/>
          <ns0:numId ns0:val="32"/>
        </ns0:numPr>
        <ns0:tabs>
          <ns0:tab ns0:val="left" ns0:pos="568"/>
        </ns0:tabs>
        <ns0:autoSpaceDE ns0:val="0"/>
        <ns0:autoSpaceDN ns0:val="0"/>
        <ns0:spacing ns0:before="1"/>
        <ns0:ind ns0:left="568" ns0:hanging="424"/>
        <ns0:jc ns0:val="left"/>
        <ns0:rPr>
          <ns0:rFonts ns0:ascii="Arial" ns0:eastAsia="Arial" ns0:hAnsi="Arial" ns0:cs="Arial"/>
          <ns0:b/>
          <ns0:bCs/>
          <ns0:sz ns0:val="18"/>
          <ns0:szCs ns0:val="18"/>
          <ns0:lang ns0:val="hu-HU" ns0:eastAsia="en-US" ns0:bidi="ar-SA"/>
        </ns0:rPr>
      </ns0:pPr>
      <ns0:r>
        <ns0:rPr>
          <ns0:rFonts ns0:ascii="Arial" ns0:eastAsia="Arial" ns0:hAnsi="Arial" ns0:cs="Arial"/>
          <ns0:b/>
          <ns0:bCs/>
          <ns0:sz ns0:val="18"/>
          <ns0:szCs ns0:val="18"/>
          <ns0:lang ns0:val="hu-HU" ns0:eastAsia="en-US" ns0:bidi="ar-SA"/>
        </ns0:rPr>
        <ns0:t>Felhasználási</ns0:t>
      </ns0:r>
      <ns0:r>
        <ns0:rPr>
          <ns0:rFonts ns0:ascii="Arial" ns0:eastAsia="Arial" ns0:hAnsi="Arial" ns0:cs="Arial"/>
          <ns0:b/>
          <ns0:bCs/>
          <ns0:spacing ns0:val="-4"/>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hely</ns0:t>
      </ns0:r>
      <ns0:r>
        <ns0:rPr>
          <ns0:rFonts ns0:ascii="Arial" ns0:eastAsia="Arial" ns0:hAnsi="Arial" ns0:cs="Arial"/>
          <ns0:b/>
          <ns0:bCs/>
          <ns0:spacing ns0:val="-9"/>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adatai</ns0:t>
      </ns0:r>
    </ns0:p>
    <ns0:p ns0:rsidR="005616CF">
      <ns0:pPr>
        <ns0:widowControl ns0:val="0"/>
        <ns0:autoSpaceDE ns0:val="0"/>
        <ns0:autoSpaceDN ns0:val="0"/>
        <ns0:spacing ns0:before="104"/>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Cím</ns0:t>
      </ns0:r>
      <ns0:r>
        <ns0:rPr>
          <ns0:rFonts ns0:ascii="Arial" ns0:eastAsia="Arial" ns0:hAnsi="Arial" ns0:cs="Arial"/>
          <ns0:position ns0:val="6"/>
          <ns0:sz ns0:val="12"/>
          <ns0:szCs ns0:val="18"/>
          <ns0:lang ns0:val="hu-HU" ns0:eastAsia="en-US" ns0:bidi="ar-SA"/>
        </ns0:rPr>
        <ns0:t>1,1a,2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7"/>
          <ns0:sz ns0:val="18"/>
          <ns0:szCs ns0:val="18"/>
          <ns0:lang ns0:val="hu-HU" ns0:eastAsia="en-US" ns0:bidi="ar-SA"/>
        </ns0:rPr>
        <ns0:t xml:space="preserve">  </ns0:t>
      </ns0:r>
      <ns0:r ns0:rsidRPr="00153C36" ns0:rsidR="006F3364">
        <ns0:rPr>
          <ns0:rFonts ns0:ascii="Arial" ns0:eastAsia="Arial" ns0:hAnsi="Arial" ns0:cs="Arial"/>
          <ns0:b/>
          <ns0:color ns0:val="0070C0"/>
          <ns0:spacing ns0:val="-2"/>
          <ns0:sz ns0:val="18"/>
          <ns0:szCs ns0:val="18"/>
          <ns0:lang ns0:val="hu-HU" ns0:eastAsia="en-US" ns0:bidi="ar-SA"/>
        </ns0:rPr>
        <ns0:t>{</ns0:t>
      </ns0:r>
      <ns0:r ns0:rsidR="006F3364">
        <ns0:rPr>
          <ns0:rFonts ns0:ascii="Arial" ns0:eastAsia="Arial" ns0:hAnsi="Arial" ns0:cs="Arial"/>
          <ns0:b/>
          <ns0:color ns0:val="0070C0"/>
          <ns0:spacing ns0:val="-2"/>
          <ns0:sz ns0:val="18"/>
          <ns0:szCs ns0:val="18"/>
          <ns0:lang ns0:val="hu-HU" ns0:eastAsia="en-US" ns0:bidi="ar-SA"/>
        </ns0:rPr>
        <ns0:t>d.</ns0:t>
      </ns0:r>
      <ns0:r ns0:rsidRPr="00153C36" ns0:rsidR="006F3364">
        <ns0:rPr>
          <ns0:rFonts ns0:ascii="Arial" ns0:eastAsia="Arial" ns0:hAnsi="Arial" ns0:cs="Arial"/>
          <ns0:color ns0:val="0070C0"/>
          <ns0:spacing ns0:val="-2"/>
          <ns0:sz ns0:val="8"/>
          <ns0:szCs ns0:val="8"/>
          <ns0:lang ns0:val="hu-HU" ns0:eastAsia="en-US" ns0:bidi="ar-SA"/>
        </ns0:rPr>
        <ns0:t>Project.IranyitoSzam</ns0:t>
      </ns0:r>
      <ns0:r ns0:rsidRPr="00153C36" ns0:rsidR="006F3364">
        <ns0:rPr>
          <ns0:rFonts ns0:ascii="Arial" ns0:eastAsia="Arial" ns0:hAnsi="Arial" ns0:cs="Arial"/>
          <ns0:color ns0:val="0070C0"/>
          <ns0:spacing ns0:val="-2"/>
          <ns0:sz ns0:val="18"/>
          <ns0:szCs ns0:val="18"/>
          <ns0:lang ns0:val="hu-HU" ns0:eastAsia="en-US" ns0:bidi="ar-SA"/>
        </ns0:rPr>
        <ns0:t xml:space="preserve">}           </ns0:t>
      </ns0:r>
      <ns0:r ns0:rsidR="006F3364">
        <ns0:rPr>
          <ns0:rFonts ns0:ascii="Arial" ns0:eastAsia="Arial" ns0:hAnsi="Arial" ns0:cs="Arial"/>
          <ns0:color ns0:val="0070C0"/>
          <ns0:spacing ns0:val="-2"/>
          <ns0:sz ns0:val="18"/>
          <ns0:szCs ns0:val="18"/>
          <ns0:lang ns0:val="hu-HU" ns0:eastAsia="en-US" ns0:bidi="ar-SA"/>
        </ns0:rPr>
        <ns0:t xml:space="preserve">   </ns0:t>
      </ns0:r>
      <ns0:r ns0:rsidRPr="00153C36" ns0:rsidR="006F3364">
        <ns0:rPr>
          <ns0:rFonts ns0:ascii="Arial" ns0:eastAsia="Arial" ns0:hAnsi="Arial" ns0:cs="Arial"/>
          <ns0:color ns0:val="0070C0"/>
          <ns0:spacing ns0:val="-2"/>
          <ns0:sz ns0:val="18"/>
          <ns0:szCs ns0:val="18"/>
          <ns0:lang ns0:val="hu-HU" ns0:eastAsia="en-US" ns0:bidi="ar-SA"/>
        </ns0:rPr>
        <ns0:t xml:space="preserve">  {</ns0:t>
      </ns0:r>
      <ns0:r ns0:rsidR="006F3364">
        <ns0:rPr>
          <ns0:rFonts ns0:ascii="Arial" ns0:eastAsia="Arial" ns0:hAnsi="Arial" ns0:cs="Arial"/>
          <ns0:color ns0:val="0070C0"/>
          <ns0:spacing ns0:val="-2"/>
          <ns0:sz ns0:val="18"/>
          <ns0:szCs ns0:val="18"/>
          <ns0:lang ns0:val="hu-HU" ns0:eastAsia="en-US" ns0:bidi="ar-SA"/>
        </ns0:rPr>
        <ns0:t>d.</ns0:t>
      </ns0:r>
      <ns0:r ns0:rsidRPr="00153C36" ns0:rsidR="006F3364">
        <ns0:rPr>
          <ns0:rFonts ns0:ascii="Arial" ns0:eastAsia="Arial" ns0:hAnsi="Arial" ns0:cs="Arial"/>
          <ns0:color ns0:val="0070C0"/>
          <ns0:spacing ns0:val="-2"/>
          <ns0:sz ns0:val="18"/>
          <ns0:szCs ns0:val="18"/>
          <ns0:lang ns0:val="hu-HU" ns0:eastAsia="en-US" ns0:bidi="ar-SA"/>
        </ns0:rPr>
        <ns0:t>Project.Varos</ns0:t>
      </ns0:r>
      <ns0:r ns0:rsidRPr="00153C36" ns0:rsidR="006F3364">
        <ns0:rPr>
          <ns0:rFonts ns0:ascii="Arial" ns0:eastAsia="Arial" ns0:hAnsi="Arial" ns0:cs="Arial"/>
          <ns0:color ns0:val="0070C0"/>
          <ns0:spacing ns0:val="-2"/>
          <ns0:sz ns0:val="18"/>
          <ns0:szCs ns0:val="18"/>
          <ns0:lang ns0:val="hu-HU" ns0:eastAsia="en-US" ns0:bidi="ar-SA"/>
        </ns0:rPr>
        <ns0:t>}</ns0:t>
      </ns0:r>
      <ns0:r ns0:rsidRPr="00153C36" ns0:rsidR="006F3364">
        <ns0:rPr>
          <ns0:rFonts ns0:ascii="Arial" ns0:eastAsia="Arial" ns0:hAnsi="Arial" ns0:cs="Arial"/>
          <ns0:color ns0:val="0070C0"/>
          <ns0:sz ns0:val="22"/>
          <ns0:szCs ns0:val="18"/>
          <ns0:lang ns0:val="hu-HU" ns0:eastAsia="en-US" ns0:bidi="ar-SA"/>
        </ns0:rPr>
        <ns0:tab/>
      </ns0:r>
      <ns0:r ns0:rsidRPr="00153C36" ns0:rsidR="006F3364">
        <ns0:rPr>
          <ns0:rFonts ns0:ascii="Arial" ns0:eastAsia="Arial" ns0:hAnsi="Arial" ns0:cs="Arial"/>
          <ns0:color ns0:val="0070C0"/>
          <ns0:sz ns0:val="18"/>
          <ns0:szCs ns0:val="18"/>
          <ns0:lang ns0:val="hu-HU" ns0:eastAsia="en-US" ns0:bidi="ar-SA"/>
        </ns0:rPr>
        <ns0:t xml:space="preserve">      {</ns0:t>
      </ns0:r>
      <ns0:r ns0:rsidR="006F3364">
        <ns0:rPr>
          <ns0:rFonts ns0:ascii="Arial" ns0:eastAsia="Arial" ns0:hAnsi="Arial" ns0:cs="Arial"/>
          <ns0:color ns0:val="0070C0"/>
          <ns0:sz ns0:val="18"/>
          <ns0:szCs ns0:val="18"/>
          <ns0:lang ns0:val="hu-HU" ns0:eastAsia="en-US" ns0:bidi="ar-SA"/>
        </ns0:rPr>
        <ns0:t>d.</ns0:t>
      </ns0:r>
      <ns0:r ns0:rsidRPr="00153C36" ns0:rsidR="006F3364">
        <ns0:rPr>
          <ns0:rFonts ns0:ascii="Arial" ns0:eastAsia="Arial" ns0:hAnsi="Arial" ns0:cs="Arial"/>
          <ns0:color ns0:val="0070C0"/>
          <ns0:sz ns0:val="18"/>
          <ns0:szCs ns0:val="18"/>
          <ns0:lang ns0:val="hu-HU" ns0:eastAsia="en-US" ns0:bidi="ar-SA"/>
        </ns0:rPr>
        <ns0:t>Project.Utca</ns0:t>
      </ns0:r>
      <ns0:r ns0:rsidRPr="00153C36" ns0:rsidR="006F3364">
        <ns0:rPr>
          <ns0:rFonts ns0:ascii="Arial" ns0:eastAsia="Arial" ns0:hAnsi="Arial" ns0:cs="Arial"/>
          <ns0:color ns0:val="0070C0"/>
          <ns0:sz ns0:val="18"/>
          <ns0:szCs ns0:val="18"/>
          <ns0:lang ns0:val="hu-HU" ns0:eastAsia="en-US" ns0:bidi="ar-SA"/>
        </ns0:rPr>
        <ns0:t>}</ns0:t>
      </ns0:r>
      <ns0:r ns0:rsidRPr="00153C36" ns0:rsidR="006F3364">
        <ns0:rPr>
          <ns0:rFonts ns0:ascii="Arial" ns0:eastAsia="Arial" ns0:hAnsi="Arial" ns0:cs="Arial"/>
          <ns0:color ns0:val="0070C0"/>
          <ns0:spacing ns0:val="46"/>
          <ns0:sz ns0:val="22"/>
          <ns0:szCs ns0:val="18"/>
          <ns0:lang ns0:val="hu-HU" ns0:eastAsia="en-US" ns0:bidi="ar-SA"/>
        </ns0:rPr>
        <ns0:t xml:space="preserve"> </ns0:t>
      </ns0:r>
      <ns0:r ns0:rsidR="00D721E2">
        <ns0:rPr>
          <ns0:rFonts ns0:ascii="Arial" ns0:eastAsia="Arial" ns0:hAnsi="Arial" ns0:cs="Arial"/>
          <ns0:color ns0:val="0070C0"/>
          <ns0:spacing ns0:val="46"/>
          <ns0:sz ns0:val="22"/>
          <ns0:szCs ns0:val="18"/>
          <ns0:lang ns0:val="hu-HU" ns0:eastAsia="en-US" ns0:bidi="ar-SA"/>
        </ns0:rPr>
        <ns0:t>{</ns0:t>
      </ns0:r>
      <ns0:r ns0:rsidR="006F3364">
        <ns0:rPr>
          <ns0:rFonts ns0:ascii="Arial" ns0:eastAsia="Arial" ns0:hAnsi="Arial" ns0:cs="Arial"/>
          <ns0:color ns0:val="0070C0"/>
          <ns0:spacing ns0:val="46"/>
          <ns0:sz ns0:val="18"/>
          <ns0:szCs ns0:val="18"/>
          <ns0:lang ns0:val="hu-HU" ns0:eastAsia="en-US" ns0:bidi="ar-SA"/>
        </ns0:rPr>
        <ns0:t>d.</ns0:t>
      </ns0:r>
      <ns0:r ns0:rsidRPr="00153C36" ns0:rsidR="006F3364">
        <ns0:rPr>
          <ns0:rFonts ns0:ascii="Arial" ns0:eastAsia="Arial" ns0:hAnsi="Arial" ns0:cs="Arial"/>
          <ns0:color ns0:val="0070C0"/>
          <ns0:spacing ns0:val="46"/>
          <ns0:sz ns0:val="2"/>
          <ns0:szCs ns0:val="2"/>
          <ns0:lang ns0:val="hu-HU" ns0:eastAsia="en-US" ns0:bidi="ar-SA"/>
        </ns0:rPr>
        <ns0:t>Project.Hazszam</ns0:t>
      </ns0:r>
      <ns0:r ns0:rsidRPr="00153C36" ns0:rsidR="006F3364">
        <ns0:rPr>
          <ns0:rFonts ns0:ascii="Arial" ns0:eastAsia="Arial" ns0:hAnsi="Arial" ns0:cs="Arial"/>
          <ns0:color ns0:val="0070C0"/>
          <ns0:spacing ns0:val="46"/>
          <ns0:sz ns0:val="18"/>
          <ns0:szCs ns0:val="18"/>
          <ns0:lang ns0:val="hu-HU" ns0:eastAsia="en-US" ns0:bidi="ar-SA"/>
        </ns0:rPr>
        <ns0:t>}{</ns0:t>
      </ns0:r>
      <ns0:r ns0:rsidR="006F3364">
        <ns0:rPr>
          <ns0:rFonts ns0:ascii="Arial" ns0:eastAsia="Arial" ns0:hAnsi="Arial" ns0:cs="Arial"/>
          <ns0:color ns0:val="0070C0"/>
          <ns0:spacing ns0:val="46"/>
          <ns0:sz ns0:val="18"/>
          <ns0:szCs ns0:val="18"/>
          <ns0:lang ns0:val="hu-HU" ns0:eastAsia="en-US" ns0:bidi="ar-SA"/>
        </ns0:rPr>
        <ns0:t>d.</ns0:t>
      </ns0:r>
      <ns0:r ns0:rsidRPr="00153C36" ns0:rsidR="006F3364">
        <ns0:rPr>
          <ns0:rFonts ns0:ascii="Arial" ns0:eastAsia="Arial" ns0:hAnsi="Arial" ns0:cs="Arial"/>
          <ns0:color ns0:val="0070C0"/>
          <ns0:spacing ns0:val="46"/>
          <ns0:sz ns0:val="2"/>
          <ns0:szCs ns0:val="2"/>
          <ns0:lang ns0:val="hu-HU" ns0:eastAsia="en-US" ns0:bidi="ar-SA"/>
        </ns0:rPr>
        <ns0:t>Project.EmeletAjto</ns0:t>
      </ns0:r>
      <ns0:r ns0:rsidRPr="00153C36" ns0:rsidR="006F3364">
        <ns0:rPr>
          <ns0:rFonts ns0:ascii="Arial" ns0:eastAsia="Arial" ns0:hAnsi="Arial" ns0:cs="Arial"/>
          <ns0:color ns0:val="0070C0"/>
          <ns0:spacing ns0:val="46"/>
          <ns0:sz ns0:val="18"/>
          <ns0:szCs ns0:val="18"/>
          <ns0:lang ns0:val="hu-HU" ns0:eastAsia="en-US" ns0:bidi="ar-SA"/>
        </ns0:rPr>
        <ns0:t>}</ns0:t>
      </ns0:r>
    </ns0:p>
    <ns0:p ns0:rsidR="005616CF">
      <ns0:pPr>
        <ns0:widowControl ns0:val="0"/>
        <ns0:autoSpaceDE ns0:val="0"/>
        <ns0:autoSpaceDN ns0:val="0"/>
        <ns0:spacing ns0:before="94"/>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Mérési</ns0:t>
      </ns0:r>
      <ns0:r>
        <ns0:rPr>
          <ns0:rFonts ns0:ascii="Arial" ns0:eastAsia="Arial" ns0:hAnsi="Arial" ns0:cs="Arial"/>
          <ns0:spacing ns0:val="1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pont</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azonosító</ns0:t>
      </ns0:r>
      <ns0:r>
        <ns0:rPr>
          <ns0:rFonts ns0:ascii="Arial" ns0:eastAsia="Arial" ns0:hAnsi="Arial" ns0:cs="Arial"/>
          <ns0:position ns0:val="6"/>
          <ns0:sz ns0:val="12"/>
          <ns0:szCs ns0:val="18"/>
          <ns0:lang ns0:val="hu-HU" ns0:eastAsia="en-US" ns0:bidi="ar-SA"/>
        </ns0:rPr>
        <ns0:t>1,1a,2,5</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4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tabs>
          <ns0:tab ns0:val="left" ns0:pos="2695"/>
          <ns0:tab ns0:val="left" ns0:pos="4539"/>
          <ns0:tab ns0:val="left" ns0:pos="5749"/>
        </ns0:tabs>
        <ns0:autoSpaceDE ns0:val="0"/>
        <ns0:autoSpaceDN ns0:val="0"/>
        <ns0:spacing ns0:before="96"/>
        <ns0:ind ns0:left="571" ns0:hanging="3"/>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Használat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jogcíme</ns0:t>
      </ns0:r>
      <ns0:r>
        <ns0:rPr>
          <ns0:rFonts ns0:ascii="Arial" ns0:eastAsia="Arial" ns0:hAnsi="Arial" ns0:cs="Arial"/>
          <ns0:spacing ns0:val="-2"/>
          <ns0:position ns0:val="6"/>
          <ns0:sz ns0:val="12"/>
          <ns0:szCs ns0:val="18"/>
          <ns0:lang ns0:val="hu-HU" ns0:eastAsia="en-US" ns0:bidi="ar-SA"/>
        </ns0:rPr>
        <ns0:t>1,1a,2</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z ns0:val="18"/>
          <ns0:szCs ns0:val="18"/>
          <ns0:lang ns0:val="hu-HU" ns0:eastAsia="en-US" ns0:bidi="ar-SA"/>
        </ns0:rPr>
        <ns0:tab/>
        <ns0:t>tulajdonos</ns0:t>
      </ns0:r>
      <ns0:r>
        <ns0:rPr>
          <ns0:rFonts ns0:ascii="Arial" ns0:eastAsia="Arial" ns0:hAnsi="Arial" ns0:cs="Arial"/>
          <ns0:spacing ns0:val="-5"/>
          <ns0:sz ns0:val="18"/>
          <ns0:szCs ns0:val="18"/>
          <ns0:lang ns0:val="hu-HU" ns0:eastAsia="en-US" ns0:bidi="ar-SA"/>
        </ns0:rPr>
        <ns0:t xml:space="preserve"> </ns0:t>
      </ns0:r>
      <ns0:r>
        <ns0:rPr>
          <ns0:rFonts ns0:ascii="Wingdings" ns0:eastAsia="Arial" ns0:hAnsi="Wingdings" ns0:cs="Arial"/>
          <ns0:spacing ns0:val="-10"/>
          <ns0:sz ns0:val="18"/>
          <ns0:szCs ns0:val="18"/>
          <ns0:lang ns0:val="hu-HU" ns0:eastAsia="en-US" ns0:bidi="ar-SA"/>
        </ns0:rPr>
        <ns0:sym ns0:font="Wingdings" ns0:char="F06F"/>
      </ns0:r>
      <ns0:r>
        <ns0:rPr>
          <ns0:rFonts ns0:ascii="Times New Roman" ns0:eastAsia="Arial" ns0:hAnsi="Times New Roman" ns0:cs="Arial"/>
          <ns0:sz ns0:val="18"/>
          <ns0:szCs ns0:val="18"/>
          <ns0:lang ns0:val="hu-HU" ns0:eastAsia="en-US" ns0:bidi="ar-SA"/>
        </ns0:rPr>
        <ns0:tab/>
      </ns0:r>
      <ns0:r>
        <ns0:rPr>
          <ns0:rFonts ns0:ascii="Arial" ns0:eastAsia="Arial" ns0:hAnsi="Arial" ns0:cs="Arial"/>
          <ns0:sz ns0:val="18"/>
          <ns0:szCs ns0:val="18"/>
          <ns0:lang ns0:val="hu-HU" ns0:eastAsia="en-US" ns0:bidi="ar-SA"/>
        </ns0:rPr>
        <ns0:t>bérlő</ns0:t>
      </ns0:r>
      <ns0:r>
        <ns0:rPr>
          <ns0:rFonts ns0:ascii="Arial" ns0:eastAsia="Arial" ns0:hAnsi="Arial" ns0:cs="Arial"/>
          <ns0:spacing ns0:val="-4"/>
          <ns0:sz ns0:val="18"/>
          <ns0:szCs ns0:val="18"/>
          <ns0:lang ns0:val="hu-HU" ns0:eastAsia="en-US" ns0:bidi="ar-SA"/>
        </ns0:rPr>
        <ns0:t xml:space="preserve"> </ns0:t>
      </ns0:r>
      <ns0:r>
        <ns0:rPr>
          <ns0:rFonts ns0:ascii="Wingdings" ns0:eastAsia="Arial" ns0:hAnsi="Wingdings" ns0:cs="Arial"/>
          <ns0:spacing ns0:val="-10"/>
          <ns0:sz ns0:val="18"/>
          <ns0:szCs ns0:val="18"/>
          <ns0:lang ns0:val="hu-HU" ns0:eastAsia="en-US" ns0:bidi="ar-SA"/>
        </ns0:rPr>
        <ns0:sym ns0:font="Wingdings" ns0:char="F06F"/>
      </ns0:r>
      <ns0:r>
        <ns0:rPr>
          <ns0:rFonts ns0:ascii="Times New Roman" ns0:eastAsia="Arial" ns0:hAnsi="Times New Roman" ns0:cs="Arial"/>
          <ns0:sz ns0:val="18"/>
          <ns0:szCs ns0:val="18"/>
          <ns0:lang ns0:val="hu-HU" ns0:eastAsia="en-US" ns0:bidi="ar-SA"/>
        </ns0:rPr>
        <ns0:tab/>
      </ns0:r>
      <ns0:r>
        <ns0:rPr>
          <ns0:rFonts ns0:ascii="Arial" ns0:eastAsia="Arial" ns0:hAnsi="Arial" ns0:cs="Arial"/>
          <ns0:sz ns0:val="18"/>
          <ns0:szCs ns0:val="18"/>
          <ns0:lang ns0:val="hu-HU" ns0:eastAsia="en-US" ns0:bidi="ar-SA"/>
        </ns0:rPr>
        <ns0:t>egyéb</ns0:t>
      </ns0:r>
      <ns0:r>
        <ns0:rPr>
          <ns0:rFonts ns0:ascii="Arial" ns0:eastAsia="Arial" ns0:hAnsi="Arial" ns0:cs="Arial"/>
          <ns0:spacing ns0:val="3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100"/>
        <ns0:ind ns0:left="571" ns0:right="134"/>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Felhívjuk a figyelmet, hogy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xml:space="preserve">. az egyetemes szolgáltatás igénybevétele során a használat jogcímét igazoló </ns0:t>
      </ns0:r>
      <ns0:r>
        <ns0:rPr>
          <ns0:rFonts ns0:ascii="Arial" ns0:eastAsia="Arial" ns0:hAnsi="Arial" ns0:cs="Arial"/>
          <ns0:i/>
          <ns0:sz ns0:val="15"/>
          <ns0:szCs ns0:val="22"/>
          <ns0:lang ns0:val="hu-HU" ns0:eastAsia="en-US" ns0:bidi="ar-SA"/>
        </ns0:rPr>
        <ns0:t>dokumentumokat</ns0:t>
      </ns0:r>
      <ns0:r>
        <ns0:rPr>
          <ns0:rFonts ns0:ascii="Arial" ns0:eastAsia="Arial" ns0:hAnsi="Arial" ns0:cs="Arial"/>
          <ns0:i/>
          <ns0:sz ns0:val="15"/>
          <ns0:szCs ns0:val="22"/>
          <ns0:lang ns0:val="hu-HU" ns0:eastAsia="en-US" ns0:bidi="ar-SA"/>
        </ns0:rPr>
        <ns0:t xml:space="preserve"> (pl. tulajdoni lap) jogosult bekérni. Ha a felhasználó a használat jogcímét a megadott határidőn belül nem igazolja,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xml:space="preserve">. a </ns0:t>
      </ns0:r>
      <ns0:r>
        <ns0:rPr>
          <ns0:rFonts ns0:ascii="Arial" ns0:eastAsia="Arial" ns0:hAnsi="Arial" ns0:cs="Arial"/>
          <ns0:i/>
          <ns0:sz ns0:val="15"/>
          <ns0:szCs ns0:val="22"/>
          <ns0:lang ns0:val="hu-HU" ns0:eastAsia="en-US" ns0:bidi="ar-SA"/>
        </ns0:rPr>
        <ns0:t>villamosenergia-vásárlási szerződést</ns0:t>
      </ns0:r>
      <ns0:r>
        <ns0:rPr>
          <ns0:rFonts ns0:ascii="Arial" ns0:eastAsia="Arial" ns0:hAnsi="Arial" ns0:cs="Arial"/>
          <ns0:i/>
          <ns0:sz ns0:val="15"/>
          <ns0:szCs ns0:val="22"/>
          <ns0:lang ns0:val="hu-HU" ns0:eastAsia="en-US" ns0:bidi="ar-SA"/>
        </ns0:rPr>
        <ns0:t xml:space="preserve"> jogosult azonnali hatállyal </ns0:t>
      </ns0:r>
      <ns0:r>
        <ns0:rPr>
          <ns0:rFonts ns0:ascii="Arial" ns0:eastAsia="Arial" ns0:hAnsi="Arial" ns0:cs="Arial"/>
          <ns0:i/>
          <ns0:spacing ns0:val="-2"/>
          <ns0:sz ns0:val="15"/>
          <ns0:szCs ns0:val="22"/>
          <ns0:lang ns0:val="hu-HU" ns0:eastAsia="en-US" ns0:bidi="ar-SA"/>
        </ns0:rPr>
        <ns0:t>felmondani.</ns0:t>
      </ns0:r>
    </ns0:p>
    <ns0:p ns0:rsidR="005616CF">
      <ns0:pPr>
        <ns0:widowControl ns0:val="0"/>
        <ns0:autoSpaceDE ns0:val="0"/>
        <ns0:autoSpaceDN ns0:val="0"/>
        <ns0:spacing ns0:before="122"/>
        <ns0:ind ns0:left="569"/>
        <ns0:jc ns0:val="both"/>
        <ns0:rPr>
          <ns0:rFonts ns0:ascii="Arial" ns0:eastAsia="Arial" ns0:hAnsi="Arial" ns0:cs="Arial"/>
          <ns0:i/>
          <ns0:sz ns0:val="15"/>
          <ns0:szCs ns0:val="22"/>
          <ns0:lang ns0:val="hu-HU" ns0:eastAsia="en-US" ns0:bidi="ar-SA"/>
        </ns0:rPr>
      </ns0:pPr>
      <ns0:r>
        <ns0:rPr>
          <ns0:rFonts ns0:ascii="Arial" ns0:eastAsia="Arial" ns0:hAnsi="Arial" ns0:cs="Arial"/>
          <ns0:sz ns0:val="18"/>
          <ns0:szCs ns0:val="22"/>
          <ns0:lang ns0:val="hu-HU" ns0:eastAsia="en-US" ns0:bidi="ar-SA"/>
        </ns0:rPr>
        <ns0:t>Mérőberendezés(</ns0:t>
      </ns0:r>
      <ns0:r>
        <ns0:rPr>
          <ns0:rFonts ns0:ascii="Arial" ns0:eastAsia="Arial" ns0:hAnsi="Arial" ns0:cs="Arial"/>
          <ns0:sz ns0:val="18"/>
          <ns0:szCs ns0:val="22"/>
          <ns0:lang ns0:val="hu-HU" ns0:eastAsia="en-US" ns0:bidi="ar-SA"/>
        </ns0:rPr>
        <ns0:t>ek</ns0:t>
      </ns0:r>
      <ns0:r>
        <ns0:rPr>
          <ns0:rFonts ns0:ascii="Arial" ns0:eastAsia="Arial" ns0:hAnsi="Arial" ns0:cs="Arial"/>
          <ns0:sz ns0:val="18"/>
          <ns0:szCs ns0:val="22"/>
          <ns0:lang ns0:val="hu-HU" ns0:eastAsia="en-US" ns0:bidi="ar-SA"/>
        </ns0:rPr>
        <ns0:t>)</ns0:t>
      </ns0:r>
      <ns0:r>
        <ns0:rPr>
          <ns0:rFonts ns0:ascii="Arial" ns0:eastAsia="Arial" ns0:hAnsi="Arial" ns0:cs="Arial"/>
          <ns0:spacing ns0:val="-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gyári</ns0:t>
      </ns0:r>
      <ns0:r>
        <ns0:rPr>
          <ns0:rFonts ns0:ascii="Arial" ns0:eastAsia="Arial" ns0:hAnsi="Arial" ns0:cs="Arial"/>
          <ns0:spacing ns0:val="-6"/>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száma</ns0:t>
      </ns0:r>
      <ns0:r>
        <ns0:rPr>
          <ns0:rFonts ns0:ascii="Arial" ns0:eastAsia="Arial" ns0:hAnsi="Arial" ns0:cs="Arial"/>
          <ns0:spacing ns0:val="-7"/>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és</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állása</ns0:t>
      </ns0:r>
      <ns0:r>
        <ns0:rPr>
          <ns0:rFonts ns0:ascii="Arial" ns0:eastAsia="Arial" ns0:hAnsi="Arial" ns0:cs="Arial"/>
          <ns0:spacing ns0:val="-2"/>
          <ns0:sz ns0:val="18"/>
          <ns0:szCs ns0:val="22"/>
          <ns0:lang ns0:val="hu-HU" ns0:eastAsia="en-US" ns0:bidi="ar-SA"/>
        </ns0:rPr>
        <ns0:t xml:space="preserve"> </ns0:t>
      </ns0:r>
      <ns0:r>
        <ns0:rPr>
          <ns0:rFonts ns0:ascii="Arial" ns0:eastAsia="Arial" ns0:hAnsi="Arial" ns0:cs="Arial"/>
          <ns0:i/>
          <ns0:sz ns0:val="15"/>
          <ns0:szCs ns0:val="22"/>
          <ns0:lang ns0:val="hu-HU" ns0:eastAsia="en-US" ns0:bidi="ar-SA"/>
        </ns0:rPr>
        <ns0:t>(Kérjük,</ns0:t>
      </ns0:r>
      <ns0:r>
        <ns0:rPr>
          <ns0:rFonts ns0:ascii="Arial" ns0:eastAsia="Arial" ns0:hAnsi="Arial" ns0:cs="Arial"/>
          <ns0:i/>
          <ns0:spacing ns0:val="-3"/>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jelölje</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X-szel,</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ha</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nincs</ns0:t>
      </ns0:r>
      <ns0:r>
        <ns0:rPr>
          <ns0:rFonts ns0:ascii="Arial" ns0:eastAsia="Arial" ns0:hAnsi="Arial" ns0:cs="Arial"/>
          <ns0:i/>
          <ns0:spacing ns0:val="-3"/>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mérőberendezés.)</ns0:t>
      </ns0:r>
    </ns0:p>
    <ns0:p ns0:rsidR="005616CF">
      <ns0:pPr>
        <ns0:widowControl ns0:val="0"/>
        <ns0:autoSpaceDE ns0:val="0"/>
        <ns0:autoSpaceDN ns0:val="0"/>
        <ns0:spacing ns0:before="105" ns0:after="1"/>
        <ns0:ind ns0:left="0"/>
        <ns0:rPr>
          <ns0:rFonts ns0:ascii="Arial" ns0:eastAsia="Arial" ns0:hAnsi="Arial" ns0:cs="Arial"/>
          <ns0:i/>
          <ns0:sz ns0:val="20"/>
          <ns0:szCs ns0:val="18"/>
          <ns0:lang ns0:val="hu-HU" ns0:eastAsia="en-US" ns0:bidi="ar-SA"/>
        </ns0:rPr>
      </ns0:pPr>
    </ns0:p>
    <ns0:tbl>
      <ns0:tblPr>
        <ns0:tblStyle ns0:val="TableNormal000"/>
        <ns0:tblW ns0:w="0" ns0:type="auto"/>
        <ns0:tblInd ns0:w="596" ns0:type="dxa"/>
        <ns0:tblLayout ns0:type="fixed"/>
        <ns0:tblLook ns0:val="01E0"/>
      </ns0:tblPr>
      <ns0:tblGrid>
        <ns0:gridCol ns0:w="876"/>
        <ns0:gridCol ns0:w="2569"/>
        <ns0:gridCol ns0:w="2596"/>
        <ns0:gridCol ns0:w="2570"/>
      </ns0:tblGrid>
      <ns0:tr>
        <ns0:tblPrEx>
          <ns0:tblW ns0:w="0" ns0:type="auto"/>
          <ns0:tblInd ns0:w="596" ns0:type="dxa"/>
          <ns0:tblLayout ns0:type="fixed"/>
          <ns0:tblLook ns0:val="01E0"/>
        </ns0:tblPrEx>
        <ns0:trPr>
          <ns0:trHeight ns0:val="283"/>
        </ns0:trPr>
        <ns0:tc>
          <ns0:tcPr>
            <ns0:tcW ns0:w="876" ns0:type="dxa"/>
          </ns0:tcPr>
          <ns0:p ns0:rsidR="005616CF">
            <ns0:pPr>
              <ns0:spacing ns0:before="0" ns0:line="207" ns0:lineRule="exact"/>
              <ns0:ind ns0:left="1" ns0:right="22"/>
              <ns0:jc ns0:val="center"/>
              <ns0:rPr>
                <ns0:rFonts ns0:ascii="Arial" ns0:eastAsia="Arial" ns0:hAnsi="Arial" ns0:cs="Arial"/>
                <ns0:b/>
                <ns0:sz ns0:val="18"/>
                <ns0:lang ns0:val="hu-HU" ns0:bidi="ar-SA"/>
              </ns0:rPr>
            </ns0:pPr>
            <ns0:r>
              <ns0:rPr>
                <ns0:rFonts ns0:ascii="Arial" ns0:eastAsia="Arial" ns0:hAnsi="Arial" ns0:cs="Arial"/>
                <ns0:b/>
                <ns0:spacing ns0:val="-2"/>
                <ns0:sz ns0:val="18"/>
                <ns0:lang ns0:val="hu-HU" ns0:bidi="ar-SA"/>
              </ns0:rPr>
              <ns0:t>Sorszám</ns0:t>
            </ns0:r>
          </ns0:p>
        </ns0:tc>
        <ns0:tc>
          <ns0:tcPr>
            <ns0:tcW ns0:w="2569" ns0:type="dxa"/>
          </ns0:tcPr>
          <ns0:p ns0:rsidR="005616CF">
            <ns0:pPr>
              <ns0:spacing ns0:before="0" ns0:line="207" ns0:lineRule="exact"/>
              <ns0:ind ns0:right="4"/>
              <ns0:jc ns0:val="center"/>
              <ns0:rPr>
                <ns0:rFonts ns0:ascii="Arial" ns0:eastAsia="Arial" ns0:hAnsi="Arial" ns0:cs="Arial"/>
                <ns0:position ns0:val="6"/>
                <ns0:sz ns0:val="12"/>
                <ns0:lang ns0:val="hu-HU" ns0:bidi="ar-SA"/>
              </ns0:rPr>
            </ns0:pPr>
            <ns0:r>
              <ns0:rPr>
                <ns0:rFonts ns0:ascii="Arial" ns0:eastAsia="Arial" ns0:hAnsi="Arial" ns0:cs="Arial"/>
                <ns0:b/>
                <ns0:sz ns0:val="18"/>
                <ns0:lang ns0:val="hu-HU" ns0:bidi="ar-SA"/>
              </ns0:rPr>
              <ns0:t>Mérő</ns0:t>
            </ns0:r>
            <ns0:r>
              <ns0:rPr>
                <ns0:rFonts ns0:ascii="Arial" ns0:eastAsia="Arial" ns0:hAnsi="Arial" ns0:cs="Arial"/>
                <ns0:b/>
                <ns0:spacing ns0:val="-3"/>
                <ns0:sz ns0:val="18"/>
                <ns0:lang ns0:val="hu-HU" ns0:bidi="ar-SA"/>
              </ns0:rPr>
              <ns0:t xml:space="preserve"> </ns0:t>
            </ns0:r>
            <ns0:r>
              <ns0:rPr>
                <ns0:rFonts ns0:ascii="Arial" ns0:eastAsia="Arial" ns0:hAnsi="Arial" ns0:cs="Arial"/>
                <ns0:b/>
                <ns0:sz ns0:val="18"/>
                <ns0:lang ns0:val="hu-HU" ns0:bidi="ar-SA"/>
              </ns0:rPr>
              <ns0:t>gyári</ns0:t>
            </ns0:r>
            <ns0:r>
              <ns0:rPr>
                <ns0:rFonts ns0:ascii="Arial" ns0:eastAsia="Arial" ns0:hAnsi="Arial" ns0:cs="Arial"/>
                <ns0:b/>
                <ns0:spacing ns0:val="-2"/>
                <ns0:sz ns0:val="18"/>
                <ns0:lang ns0:val="hu-HU" ns0:bidi="ar-SA"/>
              </ns0:rPr>
              <ns0:t xml:space="preserve"> szám</ns0:t>
            </ns0:r>
            <ns0:r>
              <ns0:rPr>
                <ns0:rFonts ns0:ascii="Arial" ns0:eastAsia="Arial" ns0:hAnsi="Arial" ns0:cs="Arial"/>
                <ns0:spacing ns0:val="-2"/>
                <ns0:position ns0:val="6"/>
                <ns0:sz ns0:val="12"/>
                <ns0:lang ns0:val="hu-HU" ns0:bidi="ar-SA"/>
              </ns0:rPr>
              <ns0:t>1,1a,2</ns0:t>
            </ns0:r>
          </ns0:p>
        </ns0:tc>
        <ns0:tc>
          <ns0:tcPr>
            <ns0:tcW ns0:w="2596" ns0:type="dxa"/>
          </ns0:tcPr>
          <ns0:p ns0:rsidR="005616CF">
            <ns0:pPr>
              <ns0:spacing ns0:before="0" ns0:line="207" ns0:lineRule="exact"/>
              <ns0:ind ns0:left="26" ns0:right="22"/>
              <ns0:jc ns0:val="center"/>
              <ns0:rPr>
                <ns0:rFonts ns0:ascii="Arial" ns0:eastAsia="Arial" ns0:hAnsi="Arial" ns0:cs="Arial"/>
                <ns0:position ns0:val="6"/>
                <ns0:sz ns0:val="12"/>
                <ns0:lang ns0:val="hu-HU" ns0:bidi="ar-SA"/>
              </ns0:rPr>
            </ns0:pPr>
            <ns0:r>
              <ns0:rPr>
                <ns0:rFonts ns0:ascii="Arial" ns0:eastAsia="Arial" ns0:hAnsi="Arial" ns0:cs="Arial"/>
                <ns0:b/>
                <ns0:spacing ns0:val="-2"/>
                <ns0:sz ns0:val="18"/>
                <ns0:lang ns0:val="hu-HU" ns0:bidi="ar-SA"/>
              </ns0:rPr>
              <ns0:t>Mérőállás</ns0:t>
            </ns0:r>
            <ns0:r>
              <ns0:rPr>
                <ns0:rFonts ns0:ascii="Arial" ns0:eastAsia="Arial" ns0:hAnsi="Arial" ns0:cs="Arial"/>
                <ns0:spacing ns0:val="-2"/>
                <ns0:position ns0:val="6"/>
                <ns0:sz ns0:val="12"/>
                <ns0:lang ns0:val="hu-HU" ns0:bidi="ar-SA"/>
              </ns0:rPr>
              <ns0:t>1,1a,2</ns0:t>
            </ns0:r>
          </ns0:p>
        </ns0:tc>
        <ns0:tc>
          <ns0:tcPr>
            <ns0:tcW ns0:w="2570" ns0:type="dxa"/>
          </ns0:tcPr>
          <ns0:p ns0:rsidR="005616CF">
            <ns0:pPr>
              <ns0:spacing ns0:before="0" ns0:line="207" ns0:lineRule="exact"/>
              <ns0:ind ns0:left="52" ns0:right="12"/>
              <ns0:jc ns0:val="center"/>
              <ns0:rPr>
                <ns0:rFonts ns0:ascii="Arial" ns0:eastAsia="Arial" ns0:hAnsi="Arial" ns0:cs="Arial"/>
                <ns0:sz ns0:val="12"/>
                <ns0:lang ns0:val="hu-HU" ns0:bidi="ar-SA"/>
              </ns0:rPr>
            </ns0:pPr>
            <ns0:r>
              <ns0:rPr>
                <ns0:rFonts ns0:ascii="Arial" ns0:eastAsia="Arial" ns0:hAnsi="Arial" ns0:cs="Arial"/>
                <ns0:b/>
                <ns0:spacing ns0:val="-2"/>
                <ns0:position ns0:val="-5"/>
                <ns0:sz ns0:val="18"/>
                <ns0:lang ns0:val="hu-HU" ns0:bidi="ar-SA"/>
              </ns0:rPr>
              <ns0:t>Dátum</ns0:t>
            </ns0:r>
            <ns0:r>
              <ns0:rPr>
                <ns0:rFonts ns0:ascii="Arial" ns0:eastAsia="Arial" ns0:hAnsi="Arial" ns0:cs="Arial"/>
                <ns0:spacing ns0:val="-2"/>
                <ns0:sz ns0:val="12"/>
                <ns0:lang ns0:val="hu-HU" ns0:bidi="ar-SA"/>
              </ns0:rPr>
              <ns0:t>1,1a,2</ns0:t>
            </ns0:r>
          </ns0:p>
        </ns0:tc>
      </ns0:tr>
      <ns0:tr>
        <ns0:tblPrEx>
          <ns0:tblW ns0:w="0" ns0:type="auto"/>
          <ns0:tblInd ns0:w="596" ns0:type="dxa"/>
          <ns0:tblLayout ns0:type="fixed"/>
          <ns0:tblLook ns0:val="01E0"/>
        </ns0:tblPrEx>
        <ns0:trPr>
          <ns0:trHeight ns0:val="375"/>
        </ns0:trPr>
        <ns0:tc>
          <ns0:tcPr>
            <ns0:tcW ns0:w="876" ns0:type="dxa"/>
          </ns0:tcPr>
          <ns0:p ns0:rsidR="005616CF">
            <ns0:pPr>
              <ns0:spacing ns0:before="71"/>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1.</ns0:t>
            </ns0:r>
          </ns0:p>
        </ns0:tc>
        <ns0:tc>
          <ns0:tcPr>
            <ns0:tcW ns0:w="2569" ns0:type="dxa"/>
          </ns0:tcPr>
          <ns0:p ns0:rsidR="005616CF">
            <ns0:pPr>
              <ns0:spacing ns0:before="71"/>
              <ns0:ind ns0:left="3" ns0:right="4"/>
              <ns0:jc ns0:val="center"/>
              <ns0:rPr>
                <ns0:rFonts ns0:ascii="Arial" ns0:eastAsia="Arial" ns0:hAnsi="Arial" ns0:cs="Arial"/>
                <ns0:sz ns0:val="18"/>
                <ns0:lang ns0:val="hu-HU" ns0:bidi="ar-SA"/>
              </ns0:rPr>
            </ns0:pPr>
            <ns0:r ns0:rsidRPr="00A2632A">
              <ns0:rPr>
                <ns0:rFonts ns0:ascii="Arial" ns0:eastAsia="Arial" ns0:hAnsi="Arial" ns0:cs="Arial"/>
                <ns0:color ns0:val="0070C0"/>
                <ns0:spacing ns0:val="-2"/>
                <ns0:lang ns0:val="hu-HU" ns0:bidi="ar-SA"/>
              </ns0:rPr>
              <ns0:t>{</ns0:t>
            </ns0:r>
            <ns0:r>
              <ns0:rPr>
                <ns0:rFonts ns0:ascii="Arial" ns0:eastAsia="Arial" ns0:hAnsi="Arial" ns0:cs="Arial"/>
                <ns0:color ns0:val="0070C0"/>
                <ns0:spacing ns0:val="-2"/>
                <ns0:lang ns0:val="hu-HU" ns0:bidi="ar-SA"/>
              </ns0:rPr>
              <ns0:t>d</ns0:t>
            </ns0:r>
            <ns0:r>
              <ns0:rPr>
                <ns0:rFonts ns0:ascii="Arial" ns0:eastAsia="Arial" ns0:hAnsi="Arial" ns0:cs="Arial"/>
                <ns0:color ns0:val="0070C0"/>
                <ns0:spacing ns0:val="-2"/>
                <ns0:lang ns0:val="hu-HU" ns0:bidi="ar-SA"/>
              </ns0:rPr>
              <ns0:t>.</ns0:t>
            </ns0:r>
            <ns0:r ns0:rsidRPr="00A2632A">
              <ns0:rPr>
                <ns0:rFonts ns0:ascii="Arial" ns0:eastAsia="Arial" ns0:hAnsi="Arial" ns0:cs="Arial"/>
                <ns0:color ns0:val="0070C0"/>
                <ns0:spacing ns0:val="-2"/>
                <ns0:lang ns0:val="hu-HU" ns0:bidi="ar-SA"/>
              </ns0:rPr>
              <ns0:t>Project</ns0:t>
            </ns0:r>
            <ns0:r ns0:rsidRPr="00A2632A">
              <ns0:rPr>
                <ns0:rFonts ns0:ascii="Arial" ns0:eastAsia="Arial" ns0:hAnsi="Arial" ns0:cs="Arial"/>
                <ns0:color ns0:val="0070C0"/>
                <ns0:spacing ns0:val="-2"/>
                <ns0:lang ns0:val="hu-HU" ns0:bidi="ar-SA"/>
              </ns0:rPr>
              <ns0:t>.Mogysz</ns0:t>
            </ns0:r>
            <ns0:r ns0:rsidRPr="00A2632A">
              <ns0:rPr>
                <ns0:rFonts ns0:ascii="Arial" ns0:eastAsia="Arial" ns0:hAnsi="Arial" ns0:cs="Arial"/>
                <ns0:color ns0:val="0070C0"/>
                <ns0:spacing ns0:val="-2"/>
                <ns0:lang ns0:val="hu-HU" ns0:bidi="ar-SA"/>
              </ns0:rPr>
              <ns0:t>}</ns0:t>
            </ns0:r>
          </ns0:p>
        </ns0:tc>
        <ns0:tc>
          <ns0:tcPr>
            <ns0:tcW ns0:w="2596" ns0:type="dxa"/>
          </ns0:tcPr>
          <ns0:p ns0:rsidR="005616CF">
            <ns0:pPr>
              <ns0:spacing ns0:before="71"/>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71"/>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596" ns0:type="dxa"/>
          <ns0:tblLayout ns0:type="fixed"/>
          <ns0:tblLook ns0:val="01E0"/>
        </ns0:tblPrEx>
        <ns0:trPr>
          <ns0:trHeight ns0:val="397"/>
        </ns0:trPr>
        <ns0:tc>
          <ns0:tcPr>
            <ns0:tcW ns0:w="876" ns0:type="dxa"/>
          </ns0:tcPr>
          <ns0:p ns0:rsidR="005616CF">
            <ns0:pPr>
              <ns0:spacing ns0:before="91"/>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2.</ns0:t>
            </ns0:r>
          </ns0:p>
        </ns0:tc>
        <ns0:tc>
          <ns0:tcPr>
            <ns0:tcW ns0:w="2569" ns0:type="dxa"/>
          </ns0:tcPr>
          <ns0:p ns0:rsidR="005616CF">
            <ns0:pPr>
              <ns0:spacing ns0:before="91"/>
              <ns0:ind ns0:left="3" ns0:right="4"/>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96" ns0:type="dxa"/>
          </ns0:tcPr>
          <ns0:p ns0:rsidR="005616CF">
            <ns0:pPr>
              <ns0:spacing ns0:before="91"/>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91"/>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596" ns0:type="dxa"/>
          <ns0:tblLayout ns0:type="fixed"/>
          <ns0:tblLook ns0:val="01E0"/>
        </ns0:tblPrEx>
        <ns0:trPr>
          <ns0:trHeight ns0:val="397"/>
        </ns0:trPr>
        <ns0:tc>
          <ns0:tcPr>
            <ns0:tcW ns0:w="876" ns0:type="dxa"/>
          </ns0:tcPr>
          <ns0:p ns0:rsidR="005616CF">
            <ns0:pPr>
              <ns0:spacing ns0:before="93"/>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3.</ns0:t>
            </ns0:r>
          </ns0:p>
        </ns0:tc>
        <ns0:tc>
          <ns0:tcPr>
            <ns0:tcW ns0:w="2569" ns0:type="dxa"/>
          </ns0:tcPr>
          <ns0:p ns0:rsidR="005616CF">
            <ns0:pPr>
              <ns0:spacing ns0:before="93"/>
              <ns0:ind ns0:left="3" ns0:right="4"/>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96" ns0:type="dxa"/>
          </ns0:tcPr>
          <ns0:p ns0:rsidR="005616CF">
            <ns0:pPr>
              <ns0:spacing ns0:before="93"/>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93"/>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596" ns0:type="dxa"/>
          <ns0:tblLayout ns0:type="fixed"/>
          <ns0:tblLook ns0:val="01E0"/>
        </ns0:tblPrEx>
        <ns0:trPr>
          <ns0:trHeight ns0:val="397"/>
        </ns0:trPr>
        <ns0:tc>
          <ns0:tcPr>
            <ns0:tcW ns0:w="876" ns0:type="dxa"/>
          </ns0:tcPr>
          <ns0:p ns0:rsidR="005616CF">
            <ns0:pPr>
              <ns0:spacing ns0:before="91"/>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4.</ns0:t>
            </ns0:r>
          </ns0:p>
        </ns0:tc>
        <ns0:tc>
          <ns0:tcPr>
            <ns0:tcW ns0:w="2569" ns0:type="dxa"/>
          </ns0:tcPr>
          <ns0:p ns0:rsidR="005616CF">
            <ns0:pPr>
              <ns0:spacing ns0:before="91"/>
              <ns0:ind ns0:left="3" ns0:right="4"/>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96" ns0:type="dxa"/>
          </ns0:tcPr>
          <ns0:p ns0:rsidR="005616CF">
            <ns0:pPr>
              <ns0:spacing ns0:before="91"/>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91"/>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596" ns0:type="dxa"/>
          <ns0:tblLayout ns0:type="fixed"/>
          <ns0:tblLook ns0:val="01E0"/>
        </ns0:tblPrEx>
        <ns0:trPr>
          <ns0:trHeight ns0:val="397"/>
        </ns0:trPr>
        <ns0:tc>
          <ns0:tcPr>
            <ns0:tcW ns0:w="876" ns0:type="dxa"/>
          </ns0:tcPr>
          <ns0:p ns0:rsidR="005616CF">
            <ns0:pPr>
              <ns0:spacing ns0:before="92"/>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5.</ns0:t>
            </ns0:r>
          </ns0:p>
        </ns0:tc>
        <ns0:tc>
          <ns0:tcPr>
            <ns0:tcW ns0:w="2569" ns0:type="dxa"/>
          </ns0:tcPr>
          <ns0:p ns0:rsidR="005616CF">
            <ns0:pPr>
              <ns0:spacing ns0:before="92"/>
              <ns0:ind ns0:left="3" ns0:right="4"/>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96" ns0:type="dxa"/>
          </ns0:tcPr>
          <ns0:p ns0:rsidR="005616CF">
            <ns0:pPr>
              <ns0:spacing ns0:before="92"/>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92"/>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596" ns0:type="dxa"/>
          <ns0:tblLayout ns0:type="fixed"/>
          <ns0:tblLook ns0:val="01E0"/>
        </ns0:tblPrEx>
        <ns0:trPr>
          <ns0:trHeight ns0:val="298"/>
        </ns0:trPr>
        <ns0:tc>
          <ns0:tcPr>
            <ns0:tcW ns0:w="876" ns0:type="dxa"/>
          </ns0:tcPr>
          <ns0:p ns0:rsidR="005616CF">
            <ns0:pPr>
              <ns0:spacing ns0:before="91" ns0:line="187" ns0:lineRule="exact"/>
              <ns0:ind ns0:right="22"/>
              <ns0:jc ns0:val="center"/>
              <ns0:rPr>
                <ns0:rFonts ns0:ascii="Arial" ns0:eastAsia="Arial" ns0:hAnsi="Arial" ns0:cs="Arial"/>
                <ns0:sz ns0:val="18"/>
                <ns0:lang ns0:val="hu-HU" ns0:bidi="ar-SA"/>
              </ns0:rPr>
            </ns0:pPr>
            <ns0:r>
              <ns0:rPr>
                <ns0:rFonts ns0:ascii="Arial" ns0:eastAsia="Arial" ns0:hAnsi="Arial" ns0:cs="Arial"/>
                <ns0:spacing ns0:val="-5"/>
                <ns0:sz ns0:val="18"/>
                <ns0:lang ns0:val="hu-HU" ns0:bidi="ar-SA"/>
              </ns0:rPr>
              <ns0:t>6.</ns0:t>
            </ns0:r>
          </ns0:p>
        </ns0:tc>
        <ns0:tc>
          <ns0:tcPr>
            <ns0:tcW ns0:w="2569" ns0:type="dxa"/>
          </ns0:tcPr>
          <ns0:p ns0:rsidR="005616CF">
            <ns0:pPr>
              <ns0:spacing ns0:before="91" ns0:line="187" ns0:lineRule="exact"/>
              <ns0:ind ns0:left="3" ns0:right="4"/>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96" ns0:type="dxa"/>
          </ns0:tcPr>
          <ns0:p ns0:rsidR="005616CF">
            <ns0:pPr>
              <ns0:spacing ns0:before="91" ns0:line="187" ns0:lineRule="exact"/>
              <ns0:ind ns0:left="4" ns0:right="26"/>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2570" ns0:type="dxa"/>
          </ns0:tcPr>
          <ns0:p ns0:rsidR="005616CF">
            <ns0:pPr>
              <ns0:spacing ns0:before="91" ns0:line="187" ns0:lineRule="exact"/>
              <ns0:ind ns0:left="52"/>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bl>
    <ns0:p ns0:rsidR="005616CF">
      <ns0:pPr>
        <ns0:widowControl ns0:val="0"/>
        <ns0:autoSpaceDE ns0:val="0"/>
        <ns0:autoSpaceDN ns0:val="0"/>
        <ns0:spacing ns0:before="148"/>
        <ns0:ind ns0:left="571" ns0:right="138"/>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Felhívjuk a figyelmet, hogy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jogosult az elosztó helyszíni ellenőrzésének eredménye alapján az adatokat módosítani.</ns0:t>
      </ns0:r>
    </ns0:p>
    <ns0:p ns0:rsidR="005616CF">
      <ns0:pPr>
        <ns0:widowControl ns0:val="0"/>
        <ns0:autoSpaceDE ns0:val="0"/>
        <ns0:autoSpaceDN ns0:val="0"/>
        <ns0:spacing ns0:before="64"/>
        <ns0:ind ns0:left="0"/>
        <ns0:rPr>
          <ns0:rFonts ns0:ascii="Arial" ns0:eastAsia="Arial" ns0:hAnsi="Arial" ns0:cs="Arial"/>
          <ns0:i/>
          <ns0:sz ns0:val="15"/>
          <ns0:szCs ns0:val="18"/>
          <ns0:lang ns0:val="hu-HU" ns0:eastAsia="en-US" ns0:bidi="ar-SA"/>
        </ns0:rPr>
      </ns0:pPr>
    </ns0:p>
    <ns0:p ns0:rsidR="005616CF">
      <ns0:pPr>
        <ns0:pStyle ns0:val="ListParagraph"/>
        <ns0:widowControl ns0:val="0"/>
        <ns0:numPr>
          <ns0:ilvl ns0:val="0"/>
          <ns0:numId ns0:val="32"/>
        </ns0:numPr>
        <ns0:tabs>
          <ns0:tab ns0:val="left" ns0:pos="568"/>
        </ns0:tabs>
        <ns0:autoSpaceDE ns0:val="0"/>
        <ns0:autoSpaceDN ns0:val="0"/>
        <ns0:ind ns0:left="568" ns0:hanging="424"/>
        <ns0:jc ns0:val="left"/>
        <ns0:rPr>
          <ns0:rFonts ns0:ascii="Arial" ns0:eastAsia="Arial" ns0:hAnsi="Arial" ns0:cs="Arial"/>
          <ns0:i/>
          <ns0:sz ns0:val="15"/>
          <ns0:szCs ns0:val="22"/>
          <ns0:lang ns0:val="hu-HU" ns0:eastAsia="en-US" ns0:bidi="ar-SA"/>
        </ns0:rPr>
      </ns0:pPr>
      <ns0:r>
        <ns0:rPr>
          <ns0:rFonts ns0:ascii="Arial" ns0:eastAsia="Arial" ns0:hAnsi="Arial" ns0:cs="Arial"/>
          <ns0:b/>
          <ns0:sz ns0:val="18"/>
          <ns0:szCs ns0:val="22"/>
          <ns0:lang ns0:val="hu-HU" ns0:eastAsia="en-US" ns0:bidi="ar-SA"/>
        </ns0:rPr>
        <ns0:t>Ideiglenes</ns0:t>
      </ns0:r>
      <ns0:r>
        <ns0:rPr>
          <ns0:rFonts ns0:ascii="Arial" ns0:eastAsia="Arial" ns0:hAnsi="Arial" ns0:cs="Arial"/>
          <ns0:b/>
          <ns0:spacing ns0:val="-11"/>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bekapcsolás</ns0:t>
      </ns0:r>
      <ns0:r>
        <ns0:rPr>
          <ns0:rFonts ns0:ascii="Arial" ns0:eastAsia="Arial" ns0:hAnsi="Arial" ns0:cs="Arial"/>
          <ns0:b/>
          <ns0:spacing ns0:val="-8"/>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időtartama</ns0:t>
      </ns0:r>
      <ns0:r>
        <ns0:rPr>
          <ns0:rFonts ns0:ascii="Arial" ns0:eastAsia="Arial" ns0:hAnsi="Arial" ns0:cs="Arial"/>
          <ns0:b/>
          <ns0:spacing ns0:val="-5"/>
          <ns0:sz ns0:val="18"/>
          <ns0:szCs ns0:val="22"/>
          <ns0:lang ns0:val="hu-HU" ns0:eastAsia="en-US" ns0:bidi="ar-SA"/>
        </ns0:rPr>
        <ns0:t xml:space="preserve"> </ns0:t>
      </ns0:r>
      <ns0:r>
        <ns0:rPr>
          <ns0:rFonts ns0:ascii="Arial" ns0:eastAsia="Arial" ns0:hAnsi="Arial" ns0:cs="Arial"/>
          <ns0:i/>
          <ns0:sz ns0:val="15"/>
          <ns0:szCs ns0:val="22"/>
          <ns0:lang ns0:val="hu-HU" ns0:eastAsia="en-US" ns0:bidi="ar-SA"/>
        </ns0:rPr>
        <ns0:t>(Kérjük,</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jelölje</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X-szel,</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ha</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nem</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ideiglenes</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bekapcsolás</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nyilatkozattétel</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oka.)</ns0:t>
      </ns0:r>
    </ns0:p>
    <ns0:p ns0:rsidR="005616CF">
      <ns0:pPr>
        <ns0:widowControl ns0:val="0"/>
        <ns0:autoSpaceDE ns0:val="0"/>
        <ns0:autoSpaceDN ns0:val="0"/>
        <ns0:spacing ns0:before="105"/>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Ideiglenes bekapcsolás</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kért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kezdő</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dátuma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7"/>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98"/>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Ideiglenes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bekapcsolás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kért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záró </ns0:t>
      </ns0:r>
      <ns0:r>
        <ns0:rPr>
          <ns0:rFonts ns0:ascii="Arial" ns0:eastAsia="Arial" ns0:hAnsi="Arial" ns0:cs="Arial"/>
          <ns0:sz ns0:val="18"/>
          <ns0:szCs ns0:val="18"/>
          <ns0:lang ns0:val="hu-HU" ns0:eastAsia="en-US" ns0:bidi="ar-SA"/>
        </ns0:rPr>
        <ns0:t>dátuma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99"/>
        <ns0:ind ns0:left="569"/>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Kérjük</ns0:t>
      </ns0:r>
      <ns0:r>
        <ns0:rPr>
          <ns0:rFonts ns0:ascii="Arial" ns0:eastAsia="Arial" ns0:hAnsi="Arial" ns0:cs="Arial"/>
          <ns0:i/>
          <ns0:spacing ns0:val="-1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1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adatokat</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elosztóhoz</ns0:t>
      </ns0:r>
      <ns0:r>
        <ns0:rPr>
          <ns0:rFonts ns0:ascii="Arial" ns0:eastAsia="Arial" ns0:hAnsi="Arial" ns0:cs="Arial"/>
          <ns0:i/>
          <ns0:spacing ns0:val="-1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intézett</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igénybejelentésben</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megadottak</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szerint</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megadni.</ns0:t>
      </ns0:r>
    </ns0:p>
    <ns0:p ns0:rsidR="005616CF">
      <ns0:pPr>
        <ns0:widowControl ns0:val="0"/>
        <ns0:autoSpaceDE ns0:val="0"/>
        <ns0:autoSpaceDN ns0:val="0"/>
        <ns0:spacing ns0:before="64"/>
        <ns0:ind ns0:left="0"/>
        <ns0:rPr>
          <ns0:rFonts ns0:ascii="Arial" ns0:eastAsia="Arial" ns0:hAnsi="Arial" ns0:cs="Arial"/>
          <ns0:i/>
          <ns0:sz ns0:val="15"/>
          <ns0:szCs ns0:val="18"/>
          <ns0:lang ns0:val="hu-HU" ns0:eastAsia="en-US" ns0:bidi="ar-SA"/>
        </ns0:rPr>
      </ns0:pPr>
    </ns0:p>
    <ns0:p ns0:rsidR="005616CF">
      <ns0:pPr>
        <ns0:pStyle ns0:val="ListParagraph"/>
        <ns0:widowControl ns0:val="0"/>
        <ns0:numPr>
          <ns0:ilvl ns0:val="0"/>
          <ns0:numId ns0:val="32"/>
        </ns0:numPr>
        <ns0:tabs>
          <ns0:tab ns0:val="left" ns0:pos="568"/>
        </ns0:tabs>
        <ns0:autoSpaceDE ns0:val="0"/>
        <ns0:autoSpaceDN ns0:val="0"/>
        <ns0:ind ns0:left="568" ns0:hanging="424"/>
        <ns0:jc ns0:val="left"/>
        <ns0:rPr>
          <ns0:rFonts ns0:ascii="Arial" ns0:eastAsia="Arial" ns0:hAnsi="Arial" ns0:cs="Arial"/>
          <ns0:i/>
          <ns0:sz ns0:val="15"/>
          <ns0:szCs ns0:val="22"/>
          <ns0:lang ns0:val="hu-HU" ns0:eastAsia="en-US" ns0:bidi="ar-SA"/>
        </ns0:rPr>
      </ns0:pPr>
      <ns0:r>
        <ns0:rPr>
          <ns0:rFonts ns0:ascii="Arial" ns0:eastAsia="Arial" ns0:hAnsi="Arial" ns0:cs="Arial"/>
          <ns0:b/>
          <ns0:sz ns0:val="18"/>
          <ns0:szCs ns0:val="22"/>
          <ns0:lang ns0:val="hu-HU" ns0:eastAsia="en-US" ns0:bidi="ar-SA"/>
        </ns0:rPr>
        <ns0:t>Igényelt</ns0:t>
      </ns0:r>
      <ns0:r>
        <ns0:rPr>
          <ns0:rFonts ns0:ascii="Arial" ns0:eastAsia="Arial" ns0:hAnsi="Arial" ns0:cs="Arial"/>
          <ns0:b/>
          <ns0:spacing ns0:val="-14"/>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teljesítmény</ns0:t>
      </ns0:r>
      <ns0:r>
        <ns0:rPr>
          <ns0:rFonts ns0:ascii="Arial" ns0:eastAsia="Arial" ns0:hAnsi="Arial" ns0:cs="Arial"/>
          <ns0:b/>
          <ns0:spacing ns0:val="-12"/>
          <ns0:sz ns0:val="18"/>
          <ns0:szCs ns0:val="22"/>
          <ns0:lang ns0:val="hu-HU" ns0:eastAsia="en-US" ns0:bidi="ar-SA"/>
        </ns0:rPr>
        <ns0:t xml:space="preserve"> </ns0:t>
      </ns0:r>
      <ns0:r>
        <ns0:rPr>
          <ns0:rFonts ns0:ascii="Arial" ns0:eastAsia="Arial" ns0:hAnsi="Arial" ns0:cs="Arial"/>
          <ns0:i/>
          <ns0:sz ns0:val="15"/>
          <ns0:szCs ns0:val="22"/>
          <ns0:lang ns0:val="hu-HU" ns0:eastAsia="en-US" ns0:bidi="ar-SA"/>
        </ns0:rPr>
        <ns0:t>(új</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bekapcsolásnál,</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ideiglenes</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bekapcsolásnál</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és</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további</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mérő</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felszerelésénél</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kötelezően</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töltendő)</ns0:t>
      </ns0:r>
    </ns0:p>
    <ns0:p ns0:rsidR="005616CF">
      <ns0:pPr>
        <ns0:widowControl ns0:val="0"/>
        <ns0:tabs>
          <ns0:tab ns0:val="left" ns0:pos="3972"/>
          <ns0:tab ns0:val="left" ns0:pos="5533"/>
          <ns0:tab ns0:val="left" ns0:pos="7091"/>
          <ns0:tab ns0:val="left" ns0:leader="dot" ns0:pos="8160"/>
        </ns0:tabs>
        <ns0:autoSpaceDE ns0:val="0"/>
        <ns0:autoSpaceDN ns0:val="0"/>
        <ns0:spacing ns0:before="106" ns0:line="355" ns0:lineRule="auto"/>
        <ns0:ind ns0:left="569" ns0:right="1211"/>
        <ns0:rPr>
          <ns0:rFonts ns0:ascii="Arial" ns0:eastAsia="Arial" ns0:hAnsi="Arial" ns0:cs="Arial"/>
          <ns0:sz ns0:val="18"/>
          <ns0:szCs ns0:val="18"/>
          <ns0:lang ns0:val="hu-HU" ns0:eastAsia="en-US" ns0:bidi="ar-SA"/>
        </ns0:rPr>
      </ns0:pPr>
      <ns0:r>
        <ns0:rPr>
          <ns0:rFonts ns0:ascii="Arial" ns0:eastAsia="Arial" ns0:hAnsi="Arial" ns0:cs="Arial"/>
          <ns0:w ns0:val="105"/>
          <ns0:sz ns0:val="18"/>
          <ns0:szCs ns0:val="18"/>
          <ns0:lang ns0:val="hu-HU" ns0:eastAsia="en-US" ns0:bidi="ar-SA"/>
        </ns0:rPr>
        <ns0:t>Igényelt minden napszaki teljesítmény:</ns0:t>
      </ns0:r>
      <ns0:r>
        <ns0:rPr>
          <ns0:rFonts ns0:ascii="Arial" ns0:eastAsia="Arial" ns0:hAnsi="Arial" ns0:cs="Arial"/>
          <ns0:spacing ns0:val="80"/>
          <ns0:w ns0:val="105"/>
          <ns0:sz ns0:val="18"/>
          <ns0:szCs ns0:val="18"/>
          <ns0:lang ns0:val="hu-HU" ns0:eastAsia="en-US" ns0:bidi="ar-SA"/>
        </ns0:rPr>
        <ns0:t xml:space="preserve"> </ns0:t>
      </ns0:r>
      <ns0:r>
        <ns0:rPr>
          <ns0:rFonts ns0:ascii="Arial" ns0:eastAsia="Arial" ns0:hAnsi="Arial" ns0:cs="Arial"/>
          <ns0:w ns0:val="105"/>
          <ns0:sz ns0:val="18"/>
          <ns0:szCs ns0:val="18"/>
          <ns0:lang ns0:val="hu-HU" ns0:eastAsia="en-US" ns0:bidi="ar-SA"/>
        </ns0:rPr>
        <ns0:t xml:space="preserve">L1: </ns0:t>
      </ns0:r>
      <ns0:r ns0:rsidRPr="009A2079" ns0:rsidR="001253EA">
        <ns0:rPr>
          <ns0:rFonts ns0:ascii="Times New Roman" ns0:eastAsia="Arial" ns0:hAnsi="Arial" ns0:cs="Arial"/>
          <ns0:sz ns0:val="20"/>
          <ns0:szCs ns0:val="20"/>
          <ns0:lang ns0:val="hu-HU" ns0:eastAsia="en-US" ns0:bidi="ar-SA"/>
        </ns0:rPr>
        <ns0:t>{</ns0:t>
      </ns0:r>
      <ns0:r ns0:rsidR="001253EA">
        <ns0:rPr>
          <ns0:rFonts ns0:ascii="Times New Roman" ns0:eastAsia="Arial" ns0:hAnsi="Arial" ns0:cs="Arial"/>
          <ns0:sz ns0:val="6"/>
          <ns0:szCs ns0:val="6"/>
          <ns0:lang ns0:val="hu-HU" ns0:eastAsia="en-US" ns0:bidi="ar-SA"/>
        </ns0:rPr>
        <ns0:t>d.</ns0:t>
      </ns0:r>
      <ns0:r ns0:rsidRPr="008E245B" ns0:rsidR="001253EA">
        <ns0:rPr>
          <ns0:rFonts ns0:ascii="Times New Roman" ns0:eastAsia="Arial" ns0:hAnsi="Arial" ns0:cs="Arial"/>
          <ns0:sz ns0:val="6"/>
          <ns0:szCs ns0:val="6"/>
          <ns0:lang ns0:val="hu-HU" ns0:eastAsia="en-US" ns0:bidi="ar-SA"/>
        </ns0:rPr>
        <ns0:t>Project.Iml1</ns0:t>
      </ns0:r>
      <ns0:r ns0:rsidRPr="009A2079" ns0:rsidR="001253EA">
        <ns0:rPr>
          <ns0:rFonts ns0:ascii="Times New Roman" ns0:eastAsia="Arial" ns0:hAnsi="Arial" ns0:cs="Arial"/>
          <ns0:sz ns0:val="20"/>
          <ns0:szCs ns0:val="20"/>
          <ns0:lang ns0:val="hu-HU" ns0:eastAsia="en-US" ns0:bidi="ar-SA"/>
        </ns0:rPr>
        <ns0:t>}</ns0:t>
      </ns0:r>
      <ns0:r>
        <ns0:rPr>
          <ns0:rFonts ns0:ascii="Arial" ns0:eastAsia="Arial" ns0:hAnsi="Arial" ns0:cs="Arial"/>
          <ns0:w ns0:val="105"/>
          <ns0:sz ns0:val="18"/>
          <ns0:szCs ns0:val="18"/>
          <ns0:lang ns0:val="hu-HU" ns0:eastAsia="en-US" ns0:bidi="ar-SA"/>
        </ns0:rPr>
        <ns0:t>A;</ns0:t>
      </ns0:r>
      <ns0:r>
        <ns0:rPr>
          <ns0:rFonts ns0:ascii="Arial" ns0:eastAsia="Arial" ns0:hAnsi="Arial" ns0:cs="Arial"/>
          <ns0:sz ns0:val="18"/>
          <ns0:szCs ns0:val="18"/>
          <ns0:lang ns0:val="hu-HU" ns0:eastAsia="en-US" ns0:bidi="ar-SA"/>
        </ns0:rPr>
        <ns0:tab/>
      </ns0:r>
      <ns0:r>
        <ns0:rPr>
          <ns0:rFonts ns0:ascii="Arial" ns0:eastAsia="Arial" ns0:hAnsi="Arial" ns0:cs="Arial"/>
          <ns0:w ns0:val="105"/>
          <ns0:sz ns0:val="18"/>
          <ns0:szCs ns0:val="18"/>
          <ns0:lang ns0:val="hu-HU" ns0:eastAsia="en-US" ns0:bidi="ar-SA"/>
        </ns0:rPr>
        <ns0:t xml:space="preserve">L2: </ns0:t>
      </ns0:r>
      <ns0:r ns0:rsidRPr="009A2079" ns0:rsidR="001253EA">
        <ns0:rPr>
          <ns0:rFonts ns0:ascii="Times New Roman" ns0:eastAsia="Arial" ns0:hAnsi="Arial" ns0:cs="Arial"/>
          <ns0:sz ns0:val="20"/>
          <ns0:szCs ns0:val="20"/>
          <ns0:lang ns0:val="hu-HU" ns0:eastAsia="en-US" ns0:bidi="ar-SA"/>
        </ns0:rPr>
        <ns0:t>{</ns0:t>
      </ns0:r>
      <ns0:r ns0:rsidR="001253EA">
        <ns0:rPr>
          <ns0:rFonts ns0:ascii="Times New Roman" ns0:eastAsia="Arial" ns0:hAnsi="Arial" ns0:cs="Arial"/>
          <ns0:sz ns0:val="6"/>
          <ns0:szCs ns0:val="6"/>
          <ns0:lang ns0:val="hu-HU" ns0:eastAsia="en-US" ns0:bidi="ar-SA"/>
        </ns0:rPr>
        <ns0:t xml:space="preserve"> d.Project.Iml2</ns0:t>
      </ns0:r>
      <ns0:r ns0:rsidRPr="009A2079" ns0:rsidR="001253EA">
        <ns0:rPr>
          <ns0:rFonts ns0:ascii="Times New Roman" ns0:eastAsia="Arial" ns0:hAnsi="Arial" ns0:cs="Arial"/>
          <ns0:sz ns0:val="20"/>
          <ns0:szCs ns0:val="20"/>
          <ns0:lang ns0:val="hu-HU" ns0:eastAsia="en-US" ns0:bidi="ar-SA"/>
        </ns0:rPr>
        <ns0:t>}</ns0:t>
      </ns0:r>
      <ns0:r>
        <ns0:rPr>
          <ns0:rFonts ns0:ascii="Arial" ns0:eastAsia="Arial" ns0:hAnsi="Arial" ns0:cs="Arial"/>
          <ns0:w ns0:val="105"/>
          <ns0:sz ns0:val="18"/>
          <ns0:szCs ns0:val="18"/>
          <ns0:lang ns0:val="hu-HU" ns0:eastAsia="en-US" ns0:bidi="ar-SA"/>
        </ns0:rPr>
        <ns0:t>A;</ns0:t>
      </ns0:r>
      <ns0:r>
        <ns0:rPr>
          <ns0:rFonts ns0:ascii="Arial" ns0:eastAsia="Arial" ns0:hAnsi="Arial" ns0:cs="Arial"/>
          <ns0:sz ns0:val="18"/>
          <ns0:szCs ns0:val="18"/>
          <ns0:lang ns0:val="hu-HU" ns0:eastAsia="en-US" ns0:bidi="ar-SA"/>
        </ns0:rPr>
        <ns0:tab/>
      </ns0:r>
      <ns0:r>
        <ns0:rPr>
          <ns0:rFonts ns0:ascii="Arial" ns0:eastAsia="Arial" ns0:hAnsi="Arial" ns0:cs="Arial"/>
          <ns0:spacing ns0:val="-4"/>
          <ns0:w ns0:val="105"/>
          <ns0:sz ns0:val="18"/>
          <ns0:szCs ns0:val="18"/>
          <ns0:lang ns0:val="hu-HU" ns0:eastAsia="en-US" ns0:bidi="ar-SA"/>
        </ns0:rPr>
        <ns0:t>L3</ns0:t>
      </ns0:r>
      <ns0:r ns0:rsidRPr="009A2079" ns0:rsidR="001253EA">
        <ns0:rPr>
          <ns0:rFonts ns0:ascii="Times New Roman" ns0:eastAsia="Arial" ns0:hAnsi="Arial" ns0:cs="Arial"/>
          <ns0:sz ns0:val="20"/>
          <ns0:szCs ns0:val="20"/>
          <ns0:lang ns0:val="hu-HU" ns0:eastAsia="en-US" ns0:bidi="ar-SA"/>
        </ns0:rPr>
        <ns0:t>{</ns0:t>
      </ns0:r>
      <ns0:r ns0:rsidR="001253EA">
        <ns0:rPr>
          <ns0:rFonts ns0:ascii="Times New Roman" ns0:eastAsia="Arial" ns0:hAnsi="Arial" ns0:cs="Arial"/>
          <ns0:sz ns0:val="6"/>
          <ns0:szCs ns0:val="6"/>
          <ns0:lang ns0:val="hu-HU" ns0:eastAsia="en-US" ns0:bidi="ar-SA"/>
        </ns0:rPr>
        <ns0:t xml:space="preserve"> d.Project.Iml3</ns0:t>
      </ns0:r>
      <ns0:r ns0:rsidRPr="009A2079" ns0:rsidR="001253EA">
        <ns0:rPr>
          <ns0:rFonts ns0:ascii="Times New Roman" ns0:eastAsia="Arial" ns0:hAnsi="Arial" ns0:cs="Arial"/>
          <ns0:sz ns0:val="20"/>
          <ns0:szCs ns0:val="20"/>
          <ns0:lang ns0:val="hu-HU" ns0:eastAsia="en-US" ns0:bidi="ar-SA"/>
        </ns0:rPr>
        <ns0:t>}</ns0:t>
      </ns0:r>
      <ns0:r>
        <ns0:rPr>
          <ns0:rFonts ns0:ascii="Arial" ns0:eastAsia="Arial" ns0:hAnsi="Arial" ns0:cs="Arial"/>
          <ns0:spacing ns0:val="-10"/>
          <ns0:w ns0:val="105"/>
          <ns0:sz ns0:val="18"/>
          <ns0:szCs ns0:val="18"/>
          <ns0:lang ns0:val="hu-HU" ns0:eastAsia="en-US" ns0:bidi="ar-SA"/>
        </ns0:rPr>
        <ns0:t xml:space="preserve">A </ns0:t>
      </ns0:r>
      <ns0:r>
        <ns0:rPr>
          <ns0:rFonts ns0:ascii="Arial" ns0:eastAsia="Arial" ns0:hAnsi="Arial" ns0:cs="Arial"/>
          <ns0:w ns0:val="105"/>
          <ns0:sz ns0:val="18"/>
          <ns0:szCs ns0:val="18"/>
          <ns0:lang ns0:val="hu-HU" ns0:eastAsia="en-US" ns0:bidi="ar-SA"/>
        </ns0:rPr>
        <ns0:t>Igényelt</ns0:t>
      </ns0:r>
      <ns0:r>
        <ns0:rPr>
          <ns0:rFonts ns0:ascii="Arial" ns0:eastAsia="Arial" ns0:hAnsi="Arial" ns0:cs="Arial"/>
          <ns0:spacing ns0:val="-6"/>
          <ns0:w ns0:val="105"/>
          <ns0:sz ns0:val="18"/>
          <ns0:szCs ns0:val="18"/>
          <ns0:lang ns0:val="hu-HU" ns0:eastAsia="en-US" ns0:bidi="ar-SA"/>
        </ns0:rPr>
        <ns0:t xml:space="preserve"> </ns0:t>
      </ns0:r>
      <ns0:r ns0:rsidR="001253EA">
        <ns0:rPr>
          <ns0:rFonts ns0:ascii="Arial" ns0:eastAsia="Arial" ns0:hAnsi="Arial" ns0:cs="Arial"/>
          <ns0:w ns0:val="105"/>
          <ns0:sz ns0:val="18"/>
          <ns0:szCs ns0:val="18"/>
          <ns0:lang ns0:val="hu-HU" ns0:eastAsia="en-US" ns0:bidi="ar-SA"/>
        </ns0:rPr>
        <ns0:t>Vezérelt/H</ns0:t>
      </ns0:r>
      <ns0:r>
        <ns0:rPr>
          <ns0:rFonts ns0:ascii="Arial" ns0:eastAsia="Arial" ns0:hAnsi="Arial" ns0:cs="Arial"/>
          <ns0:spacing ns0:val="-4"/>
          <ns0:w ns0:val="105"/>
          <ns0:sz ns0:val="18"/>
          <ns0:szCs ns0:val="18"/>
          <ns0:lang ns0:val="hu-HU" ns0:eastAsia="en-US" ns0:bidi="ar-SA"/>
        </ns0:rPr>
        <ns0:t xml:space="preserve"> </ns0:t>
      </ns0:r>
      <ns0:r>
        <ns0:rPr>
          <ns0:rFonts ns0:ascii="Arial" ns0:eastAsia="Arial" ns0:hAnsi="Arial" ns0:cs="Arial"/>
          <ns0:spacing ns0:val="-2"/>
          <ns0:w ns0:val="105"/>
          <ns0:sz ns0:val="18"/>
          <ns0:szCs ns0:val="18"/>
          <ns0:lang ns0:val="hu-HU" ns0:eastAsia="en-US" ns0:bidi="ar-SA"/>
        </ns0:rPr>
        <ns0:t>teljesítmény:</ns0:t>
      </ns0:r>
      <ns0:r>
        <ns0:rPr>
          <ns0:rFonts ns0:ascii="Arial" ns0:eastAsia="Arial" ns0:hAnsi="Arial" ns0:cs="Arial"/>
          <ns0:sz ns0:val="18"/>
          <ns0:szCs ns0:val="18"/>
          <ns0:lang ns0:val="hu-HU" ns0:eastAsia="en-US" ns0:bidi="ar-SA"/>
        </ns0:rPr>
        <ns0:tab/>
      </ns0:r>
      <ns0:r>
        <ns0:rPr>
          <ns0:rFonts ns0:ascii="Arial" ns0:eastAsia="Arial" ns0:hAnsi="Arial" ns0:cs="Arial"/>
          <ns0:w ns0:val="105"/>
          <ns0:sz ns0:val="18"/>
          <ns0:szCs ns0:val="18"/>
          <ns0:lang ns0:val="hu-HU" ns0:eastAsia="en-US" ns0:bidi="ar-SA"/>
        </ns0:rPr>
        <ns0:t>L1:</ns0:t>
      </ns0:r>
      <ns0:r>
        <ns0:rPr>
          <ns0:rFonts ns0:ascii="Arial" ns0:eastAsia="Arial" ns0:hAnsi="Arial" ns0:cs="Arial"/>
          <ns0:spacing ns0:val="-3"/>
          <ns0:w ns0:val="105"/>
          <ns0:sz ns0:val="18"/>
          <ns0:szCs ns0:val="18"/>
          <ns0:lang ns0:val="hu-HU" ns0:eastAsia="en-US" ns0:bidi="ar-SA"/>
        </ns0:rPr>
        <ns0:t xml:space="preserve"> </ns0:t>
      </ns0:r>
      <ns0:r>
        <ns0:rPr>
          <ns0:rFonts ns0:ascii="Arial" ns0:eastAsia="Arial" ns0:hAnsi="Arial" ns0:cs="Arial"/>
          <ns0:spacing ns0:val="-2"/>
          <ns0:w ns0:val="105"/>
          <ns0:sz ns0:val="18"/>
          <ns0:szCs ns0:val="18"/>
          <ns0:lang ns0:val="hu-HU" ns0:eastAsia="en-US" ns0:bidi="ar-SA"/>
        </ns0:rPr>
        <ns0:t>………….A;</ns0:t>
      </ns0:r>
      <ns0:r>
        <ns0:rPr>
          <ns0:rFonts ns0:ascii="Arial" ns0:eastAsia="Arial" ns0:hAnsi="Arial" ns0:cs="Arial"/>
          <ns0:sz ns0:val="18"/>
          <ns0:szCs ns0:val="18"/>
          <ns0:lang ns0:val="hu-HU" ns0:eastAsia="en-US" ns0:bidi="ar-SA"/>
        </ns0:rPr>
        <ns0:tab/>
      </ns0:r>
      <ns0:r>
        <ns0:rPr>
          <ns0:rFonts ns0:ascii="Arial" ns0:eastAsia="Arial" ns0:hAnsi="Arial" ns0:cs="Arial"/>
          <ns0:w ns0:val="105"/>
          <ns0:sz ns0:val="18"/>
          <ns0:szCs ns0:val="18"/>
          <ns0:lang ns0:val="hu-HU" ns0:eastAsia="en-US" ns0:bidi="ar-SA"/>
        </ns0:rPr>
        <ns0:t>L2:</ns0:t>
      </ns0:r>
      <ns0:r>
        <ns0:rPr>
          <ns0:rFonts ns0:ascii="Arial" ns0:eastAsia="Arial" ns0:hAnsi="Arial" ns0:cs="Arial"/>
          <ns0:spacing ns0:val="-3"/>
          <ns0:w ns0:val="105"/>
          <ns0:sz ns0:val="18"/>
          <ns0:szCs ns0:val="18"/>
          <ns0:lang ns0:val="hu-HU" ns0:eastAsia="en-US" ns0:bidi="ar-SA"/>
        </ns0:rPr>
        <ns0:t xml:space="preserve"> </ns0:t>
      </ns0:r>
      <ns0:r>
        <ns0:rPr>
          <ns0:rFonts ns0:ascii="Arial" ns0:eastAsia="Arial" ns0:hAnsi="Arial" ns0:cs="Arial"/>
          <ns0:spacing ns0:val="-2"/>
          <ns0:w ns0:val="105"/>
          <ns0:sz ns0:val="18"/>
          <ns0:szCs ns0:val="18"/>
          <ns0:lang ns0:val="hu-HU" ns0:eastAsia="en-US" ns0:bidi="ar-SA"/>
        </ns0:rPr>
        <ns0:t>…………A;</ns0:t>
      </ns0:r>
      <ns0:r>
        <ns0:rPr>
          <ns0:rFonts ns0:ascii="Arial" ns0:eastAsia="Arial" ns0:hAnsi="Arial" ns0:cs="Arial"/>
          <ns0:sz ns0:val="18"/>
          <ns0:szCs ns0:val="18"/>
          <ns0:lang ns0:val="hu-HU" ns0:eastAsia="en-US" ns0:bidi="ar-SA"/>
        </ns0:rPr>
        <ns0:tab/>
      </ns0:r>
      <ns0:r>
        <ns0:rPr>
          <ns0:rFonts ns0:ascii="Arial" ns0:eastAsia="Arial" ns0:hAnsi="Arial" ns0:cs="Arial"/>
          <ns0:spacing ns0:val="-5"/>
          <ns0:w ns0:val="105"/>
          <ns0:sz ns0:val="18"/>
          <ns0:szCs ns0:val="18"/>
          <ns0:lang ns0:val="hu-HU" ns0:eastAsia="en-US" ns0:bidi="ar-SA"/>
        </ns0:rPr>
        <ns0:t>L3:</ns0:t>
      </ns0:r>
      <ns0:r>
        <ns0:rPr>
          <ns0:rFonts ns0:ascii="Times New Roman" ns0:eastAsia="Arial" ns0:hAnsi="Times New Roman" ns0:cs="Arial"/>
          <ns0:sz ns0:val="18"/>
          <ns0:szCs ns0:val="18"/>
          <ns0:lang ns0:val="hu-HU" ns0:eastAsia="en-US" ns0:bidi="ar-SA"/>
        </ns0:rPr>
        <ns0:tab/>
      </ns0:r>
      <ns0:r>
        <ns0:rPr>
          <ns0:rFonts ns0:ascii="Arial" ns0:eastAsia="Arial" ns0:hAnsi="Arial" ns0:cs="Arial"/>
          <ns0:spacing ns0:val="-10"/>
          <ns0:w ns0:val="105"/>
          <ns0:sz ns0:val="18"/>
          <ns0:szCs ns0:val="18"/>
          <ns0:lang ns0:val="hu-HU" ns0:eastAsia="en-US" ns0:bidi="ar-SA"/>
        </ns0:rPr>
        <ns0:t>A</ns0:t>
      </ns0:r>
    </ns0:p>
    <ns0:p ns0:rsidR="005616CF">
      <ns0:pPr>
        <ns0:pStyle ns0:val="Heading2"/>
        <ns0:widowControl ns0:val="0"/>
        <ns0:numPr>
          <ns0:ilvl ns0:val="0"/>
          <ns0:numId ns0:val="32"/>
        </ns0:numPr>
        <ns0:tabs>
          <ns0:tab ns0:val="left" ns0:pos="568"/>
        </ns0:tabs>
        <ns0:autoSpaceDE ns0:val="0"/>
        <ns0:autoSpaceDN ns0:val="0"/>
        <ns0:spacing ns0:before="136"/>
        <ns0:ind ns0:left="568" ns0:hanging="424"/>
        <ns0:jc ns0:val="left"/>
        <ns0:rPr>
          <ns0:rFonts ns0:ascii="Arial" ns0:eastAsia="Arial" ns0:hAnsi="Arial" ns0:cs="Arial"/>
          <ns0:b/>
          <ns0:bCs/>
          <ns0:sz ns0:val="18"/>
          <ns0:szCs ns0:val="18"/>
          <ns0:lang ns0:val="hu-HU" ns0:eastAsia="en-US" ns0:bidi="ar-SA"/>
        </ns0:rPr>
      </ns0:pPr>
      <ns0:r>
        <ns0:rPr>
          <ns0:rFonts ns0:ascii="Arial" ns0:eastAsia="Arial" ns0:hAnsi="Arial" ns0:cs="Arial"/>
          <ns0:b/>
          <ns0:bCs/>
          <ns0:sz ns0:val="18"/>
          <ns0:szCs ns0:val="18"/>
          <ns0:lang ns0:val="hu-HU" ns0:eastAsia="en-US" ns0:bidi="ar-SA"/>
        </ns0:rPr>
        <ns0:t>A</ns0:t>
      </ns0:r>
      <ns0:r>
        <ns0:rPr>
          <ns0:rFonts ns0:ascii="Arial" ns0:eastAsia="Arial" ns0:hAnsi="Arial" ns0:cs="Arial"/>
          <ns0:b/>
          <ns0:bCs/>
          <ns0:spacing ns0:val="-7"/>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felhasználási</ns0:t>
      </ns0:r>
      <ns0:r>
        <ns0:rPr>
          <ns0:rFonts ns0:ascii="Arial" ns0:eastAsia="Arial" ns0:hAnsi="Arial" ns0:cs="Arial"/>
          <ns0:b/>
          <ns0:bCs/>
          <ns0:spacing ns0:val="-4"/>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helyen</ns0:t>
      </ns0:r>
      <ns0:r>
        <ns0:rPr>
          <ns0:rFonts ns0:ascii="Arial" ns0:eastAsia="Arial" ns0:hAnsi="Arial" ns0:cs="Arial"/>
          <ns0:b/>
          <ns0:bCs/>
          <ns0:spacing ns0:val="-4"/>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igényelt</ns0:t>
      </ns0:r>
      <ns0:r>
        <ns0:rPr>
          <ns0:rFonts ns0:ascii="Arial" ns0:eastAsia="Arial" ns0:hAnsi="Arial" ns0:cs="Arial"/>
          <ns0:b/>
          <ns0:bCs/>
          <ns0:spacing ns0:val="-5"/>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egyetemes</ns0:t>
      </ns0:r>
      <ns0:r>
        <ns0:rPr>
          <ns0:rFonts ns0:ascii="Arial" ns0:eastAsia="Arial" ns0:hAnsi="Arial" ns0:cs="Arial"/>
          <ns0:b/>
          <ns0:bCs/>
          <ns0:spacing ns0:val="-4"/>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szolgáltatói</ns0:t>
      </ns0:r>
      <ns0:r>
        <ns0:rPr>
          <ns0:rFonts ns0:ascii="Arial" ns0:eastAsia="Arial" ns0:hAnsi="Arial" ns0:cs="Arial"/>
          <ns0:b/>
          <ns0:bCs/>
          <ns0:spacing ns0:val="-5"/>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árszabás</ns0:t>
      </ns0:r>
    </ns0:p>
    <ns0:p ns0:rsidR="005616CF">
      <ns0:pPr>
        <ns0:widowControl ns0:val="0"/>
        <ns0:tabs>
          <ns0:tab ns0:val="left" ns0:pos="4114"/>
        </ns0:tabs>
        <ns0:autoSpaceDE ns0:val="0"/>
        <ns0:autoSpaceDN ns0:val="0"/>
        <ns0:spacing ns0:before="105"/>
        <ns0:ind ns0:left="569"/>
        <ns0:rPr>
          <ns0:rFonts ns0:ascii="Arial" ns0:eastAsia="Arial" ns0:hAnsi="Arial" ns0:cs="Arial"/>
          <ns0:sz ns0:val="18"/>
          <ns0:szCs ns0:val="18"/>
          <ns0:lang ns0:val="hu-HU" ns0:eastAsia="en-US" ns0:bidi="ar-SA"/>
        </ns0:rPr>
      </ns0:pP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”A1”</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általános,</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egy</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zónaidős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árszabás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“B</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Alap”</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időszakos,</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vezérelt</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árszabás</ns0:t>
      </ns0:r>
    </ns0:p>
    <ns0:p ns0:rsidR="005616CF">
      <ns0:pPr>
        <ns0:widowControl ns0:val="0"/>
        <ns0:tabs>
          <ns0:tab ns0:val="left" ns0:pos="4114"/>
        </ns0:tabs>
        <ns0:autoSpaceDE ns0:val="0"/>
        <ns0:autoSpaceDN ns0:val="0"/>
        <ns0:spacing ns0:before="98" ns0:line="207" ns0:lineRule="exact"/>
        <ns0:ind ns0:left="571"/>
        <ns0:rPr>
          <ns0:rFonts ns0:ascii="Arial" ns0:eastAsia="Arial" ns0:hAnsi="Arial" ns0:cs="Arial"/>
          <ns0:i/>
          <ns0:sz ns0:val="18"/>
          <ns0:szCs ns0:val="18"/>
          <ns0:lang ns0:val="hu-HU" ns0:eastAsia="en-US" ns0:bidi="ar-SA"/>
        </ns0:rPr>
      </ns0:pP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”A2”</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általános,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zónaidős</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árszabás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“B</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Komfort”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időszakos,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vezérelt</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árszabás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i/>
          <ns0:sz ns0:val="18"/>
          <ns0:szCs ns0:val="18"/>
          <ns0:lang ns0:val="hu-HU" ns0:eastAsia="en-US" ns0:bidi="ar-SA"/>
        </ns0:rPr>
        <ns0:t>(csak</ns0:t>
      </ns0:r>
      <ns0:r>
        <ns0:rPr>
          <ns0:rFonts ns0:ascii="Arial" ns0:eastAsia="Arial" ns0:hAnsi="Arial" ns0:cs="Arial"/>
          <ns0:i/>
          <ns0:spacing ns0:val="-1"/>
          <ns0:sz ns0:val="18"/>
          <ns0:szCs ns0:val="18"/>
          <ns0:lang ns0:val="hu-HU" ns0:eastAsia="en-US" ns0:bidi="ar-SA"/>
        </ns0:rPr>
        <ns0:t xml:space="preserve"> </ns0:t>
      </ns0:r>
      <ns0:r>
        <ns0:rPr>
          <ns0:rFonts ns0:ascii="Arial" ns0:eastAsia="Arial" ns0:hAnsi="Arial" ns0:cs="Arial"/>
          <ns0:i/>
          <ns0:sz ns0:val="18"/>
          <ns0:szCs ns0:val="18"/>
          <ns0:lang ns0:val="hu-HU" ns0:eastAsia="en-US" ns0:bidi="ar-SA"/>
        </ns0:rPr>
        <ns0:t>az</ns0:t>
      </ns0:r>
      <ns0:r>
        <ns0:rPr>
          <ns0:rFonts ns0:ascii="Arial" ns0:eastAsia="Arial" ns0:hAnsi="Arial" ns0:cs="Arial"/>
          <ns0:i/>
          <ns0:spacing ns0:val="-6"/>
          <ns0:sz ns0:val="18"/>
          <ns0:szCs ns0:val="18"/>
          <ns0:lang ns0:val="hu-HU" ns0:eastAsia="en-US" ns0:bidi="ar-SA"/>
        </ns0:rPr>
        <ns0:t xml:space="preserve"> </ns0:t>
      </ns0:r>
      <ns0:r>
        <ns0:rPr>
          <ns0:rFonts ns0:ascii="Arial" ns0:eastAsia="Arial" ns0:hAnsi="Arial" ns0:cs="Arial"/>
          <ns0:i/>
          <ns0:spacing ns0:val="-5"/>
          <ns0:sz ns0:val="18"/>
          <ns0:szCs ns0:val="18"/>
          <ns0:lang ns0:val="hu-HU" ns0:eastAsia="en-US" ns0:bidi="ar-SA"/>
        </ns0:rPr>
        <ns0:t>MVM</ns0:t>
      </ns0:r>
    </ns0:p>
    <ns0:p ns0:rsidR="005616CF">
      <ns0:pPr>
        <ns0:widowControl ns0:val="0"/>
        <ns0:autoSpaceDE ns0:val="0"/>
        <ns0:autoSpaceDN ns0:val="0"/>
        <ns0:spacing ns0:line="207" ns0:lineRule="exact"/>
        <ns0:ind ns0:left="4114"/>
        <ns0:rPr>
          <ns0:rFonts ns0:ascii="Arial" ns0:eastAsia="Arial" ns0:hAnsi="Arial" ns0:cs="Arial"/>
          <ns0:i/>
          <ns0:sz ns0:val="18"/>
          <ns0:szCs ns0:val="22"/>
          <ns0:lang ns0:val="hu-HU" ns0:eastAsia="en-US" ns0:bidi="ar-SA"/>
        </ns0:rPr>
      </ns0:pPr>
      <ns0:r>
        <ns0:rPr>
          <ns0:rFonts ns0:ascii="Arial" ns0:eastAsia="Arial" ns0:hAnsi="Arial" ns0:cs="Arial"/>
          <ns0:i/>
          <ns0:sz ns0:val="18"/>
          <ns0:szCs ns0:val="22"/>
          <ns0:lang ns0:val="hu-HU" ns0:eastAsia="en-US" ns0:bidi="ar-SA"/>
        </ns0:rPr>
        <ns0:t>Démász</ns0:t>
      </ns0:r>
      <ns0:r>
        <ns0:rPr>
          <ns0:rFonts ns0:ascii="Arial" ns0:eastAsia="Arial" ns0:hAnsi="Arial" ns0:cs="Arial"/>
          <ns0:i/>
          <ns0:spacing ns0:val="-11"/>
          <ns0:sz ns0:val="18"/>
          <ns0:szCs ns0:val="22"/>
          <ns0:lang ns0:val="hu-HU" ns0:eastAsia="en-US" ns0:bidi="ar-SA"/>
        </ns0:rPr>
        <ns0:t xml:space="preserve"> </ns0:t>
      </ns0:r>
      <ns0:r>
        <ns0:rPr>
          <ns0:rFonts ns0:ascii="Arial" ns0:eastAsia="Arial" ns0:hAnsi="Arial" ns0:cs="Arial"/>
          <ns0:i/>
          <ns0:sz ns0:val="18"/>
          <ns0:szCs ns0:val="22"/>
          <ns0:lang ns0:val="hu-HU" ns0:eastAsia="en-US" ns0:bidi="ar-SA"/>
        </ns0:rPr>
        <ns0:t>Áramhálózati</ns0:t>
      </ns0:r>
      <ns0:r>
        <ns0:rPr>
          <ns0:rFonts ns0:ascii="Arial" ns0:eastAsia="Arial" ns0:hAnsi="Arial" ns0:cs="Arial"/>
          <ns0:i/>
          <ns0:spacing ns0:val="-1"/>
          <ns0:sz ns0:val="18"/>
          <ns0:szCs ns0:val="22"/>
          <ns0:lang ns0:val="hu-HU" ns0:eastAsia="en-US" ns0:bidi="ar-SA"/>
        </ns0:rPr>
        <ns0:t xml:space="preserve"> </ns0:t>
      </ns0:r>
      <ns0:r>
        <ns0:rPr>
          <ns0:rFonts ns0:ascii="Arial" ns0:eastAsia="Arial" ns0:hAnsi="Arial" ns0:cs="Arial"/>
          <ns0:i/>
          <ns0:sz ns0:val="18"/>
          <ns0:szCs ns0:val="22"/>
          <ns0:lang ns0:val="hu-HU" ns0:eastAsia="en-US" ns0:bidi="ar-SA"/>
        </ns0:rPr>
        <ns0:t>Kft.</ns0:t>
      </ns0:r>
      <ns0:r>
        <ns0:rPr>
          <ns0:rFonts ns0:ascii="Arial" ns0:eastAsia="Arial" ns0:hAnsi="Arial" ns0:cs="Arial"/>
          <ns0:i/>
          <ns0:spacing ns0:val="-2"/>
          <ns0:sz ns0:val="18"/>
          <ns0:szCs ns0:val="22"/>
          <ns0:lang ns0:val="hu-HU" ns0:eastAsia="en-US" ns0:bidi="ar-SA"/>
        </ns0:rPr>
        <ns0:t xml:space="preserve"> területén)</ns0:t>
      </ns0:r>
    </ns0:p>
    <ns0:p ns0:rsidR="005616CF">
      <ns0:pPr>
        <ns0:widowControl ns0:val="0"/>
        <ns0:tabs>
          <ns0:tab ns0:val="left" ns0:pos="4114"/>
        </ns0:tabs>
        <ns0:autoSpaceDE ns0:val="0"/>
        <ns0:autoSpaceDN ns0:val="0"/>
        <ns0:spacing ns0:before="102"/>
        <ns0:ind ns0:left="571"/>
        <ns0:rPr>
          <ns0:rFonts ns0:ascii="Arial" ns0:eastAsia="Arial" ns0:hAnsi="Arial" ns0:cs="Arial"/>
          <ns0:sz ns0:val="18"/>
          <ns0:szCs ns0:val="18"/>
          <ns0:lang ns0:val="hu-HU" ns0:eastAsia="en-US" ns0:bidi="ar-SA"/>
        </ns0:rPr>
      </ns0:pP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”A3”</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általános,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zónaidős</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árszabás</ns0:t>
      </ns0:r>
      <ns0:r>
        <ns0:rPr>
          <ns0:rFonts ns0:ascii="Arial" ns0:eastAsia="Arial" ns0:hAnsi="Arial" ns0:cs="Arial"/>
          <ns0:sz ns0:val="18"/>
          <ns0:szCs ns0:val="18"/>
          <ns0:lang ns0:val="hu-HU" ns0:eastAsia="en-US" ns0:bidi="ar-SA"/>
        </ns0:rPr>
        <ns0:tab/>
      </ns0:r>
      <ns0:r>
        <ns0:rPr>
          <ns0:rFonts ns0:ascii="Wingdings" ns0:eastAsia="Arial" ns0:hAnsi="Wingdings" ns0:cs="Arial"/>
          <ns0:sz ns0:val="18"/>
          <ns0:szCs ns0:val="18"/>
          <ns0:lang ns0:val="hu-HU" ns0:eastAsia="en-US" ns0:bidi="ar-SA"/>
        </ns0:rPr>
        <ns0:sym ns0:font="Wingdings" ns0:char="F06F"/>
      </ns0:r>
      <ns0:r>
        <ns0:rPr>
          <ns0:rFonts ns0:ascii="Times New Roman" ns0:eastAsia="Arial" ns0:hAnsi="Times New Roman"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idényjellegű”,</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egy</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zónaidős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árszabás</ns0:t>
      </ns0:r>
    </ns0:p>
    <ns0:p ns0:rsidR="005616CF">
      <ns0:pPr>
        <ns0:widowControl ns0:val="0"/>
        <ns0:autoSpaceDE ns0:val="0"/>
        <ns0:autoSpaceDN ns0:val="0"/>
        <ns0:spacing ns0:before="100"/>
        <ns0:ind ns0:left="571"/>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Nyilatkozat</ns0:t>
      </ns0:r>
      <ns0:r>
        <ns0:rPr>
          <ns0:rFonts ns0:ascii="Arial" ns0:eastAsia="Arial" ns0:hAnsi="Arial" ns0:cs="Arial"/>
          <ns0:i/>
          <ns0:spacing ns0:val="-1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hiányában</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árszabás</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beállítására</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Üzletszabályzat</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M.1.</ns0:t>
      </ns0:r>
      <ns0:r>
        <ns0:rPr>
          <ns0:rFonts ns0:ascii="Arial" ns0:eastAsia="Arial" ns0:hAnsi="Arial" ns0:cs="Arial"/>
          <ns0:i/>
          <ns0:spacing ns0:val="-1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mellékletében</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megadottakra</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figyelemmel</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kerül</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pacing ns0:val="-4"/>
          <ns0:sz ns0:val="15"/>
          <ns0:szCs ns0:val="22"/>
          <ns0:lang ns0:val="hu-HU" ns0:eastAsia="en-US" ns0:bidi="ar-SA"/>
        </ns0:rPr>
        <ns0:t>sor.</ns0:t>
      </ns0:r>
    </ns0:p>
    <ns0:p ns0:rsidR="005616CF">
      <ns0:pPr>
        <ns0:widowControl ns0:val="0"/>
        <ns0:autoSpaceDE ns0:val="0"/>
        <ns0:autoSpaceDN ns0:val="0"/>
        <ns0:rPr>
          <ns0:rFonts ns0:ascii="Arial" ns0:eastAsia="Arial" ns0:hAnsi="Arial" ns0:cs="Arial"/>
          <ns0:i/>
          <ns0:sz ns0:val="15"/>
          <ns0:szCs ns0:val="22"/>
          <ns0:lang ns0:val="hu-HU" ns0:eastAsia="en-US" ns0:bidi="ar-SA"/>
        </ns0:rPr>
        <ns0:sectPr>
          <ns0:pgSz ns0:w="11910" ns0:h="16840"/>
          <ns0:pgMar ns0:top="1660" ns0:right="1275" ns0:bottom="1020" ns0:left="1133" ns0:header="708" ns0:footer="824" ns0:gutter="0"/>
          <ns0:cols ns0:space="708"/>
        </ns0:sectPr>
      </ns0:pPr>
    </ns0:p>
    <ns0:p ns0:rsidR="005616CF">
      <ns0:pPr>
        <ns0:pStyle ns0:val="Heading2"/>
        <ns0:widowControl ns0:val="0"/>
        <ns0:numPr>
          <ns0:ilvl ns0:val="0"/>
          <ns0:numId ns0:val="32"/>
        </ns0:numPr>
        <ns0:tabs>
          <ns0:tab ns0:val="left" ns0:pos="567"/>
        </ns0:tabs>
        <ns0:autoSpaceDE ns0:val="0"/>
        <ns0:autoSpaceDN ns0:val="0"/>
        <ns0:spacing ns0:line="202" ns0:lineRule="exact"/>
        <ns0:ind ns0:left="567" ns0:hanging="423"/>
        <ns0:jc ns0:val="both"/>
        <ns0:rPr>
          <ns0:rFonts ns0:ascii="Arial" ns0:eastAsia="Arial" ns0:hAnsi="Arial" ns0:cs="Arial"/>
          <ns0:b/>
          <ns0:bCs/>
          <ns0:sz ns0:val="18"/>
          <ns0:szCs ns0:val="18"/>
          <ns0:lang ns0:val="hu-HU" ns0:eastAsia="en-US" ns0:bidi="ar-SA"/>
        </ns0:rPr>
      </ns0:pPr>
      <ns0:r>
        <ns0:rPr>
          <ns0:rFonts ns0:ascii="Arial" ns0:eastAsia="Arial" ns0:hAnsi="Arial" ns0:cs="Arial"/>
          <ns0:b/>
          <ns0:bCs/>
          <ns0:sz ns0:val="18"/>
          <ns0:szCs ns0:val="18"/>
          <ns0:lang ns0:val="hu-HU" ns0:eastAsia="en-US" ns0:bidi="ar-SA"/>
        </ns0:rPr>
        <ns0:t>Mértékadó</ns0:t>
      </ns0:r>
      <ns0:r>
        <ns0:rPr>
          <ns0:rFonts ns0:ascii="Arial" ns0:eastAsia="Arial" ns0:hAnsi="Arial" ns0:cs="Arial"/>
          <ns0:b/>
          <ns0:bCs/>
          <ns0:spacing ns0:val="-3"/>
          <ns0:sz ns0:val="18"/>
          <ns0:szCs ns0:val="18"/>
          <ns0:lang ns0:val="hu-HU" ns0:eastAsia="en-US" ns0:bidi="ar-SA"/>
        </ns0:rPr>
        <ns0:t xml:space="preserve"> </ns0:t>
      </ns0:r>
      <ns0:r>
        <ns0:rPr>
          <ns0:rFonts ns0:ascii="Arial" ns0:eastAsia="Arial" ns0:hAnsi="Arial" ns0:cs="Arial"/>
          <ns0:b/>
          <ns0:bCs/>
          <ns0:sz ns0:val="18"/>
          <ns0:szCs ns0:val="18"/>
          <ns0:lang ns0:val="hu-HU" ns0:eastAsia="en-US" ns0:bidi="ar-SA"/>
        </ns0:rPr>
        <ns0:t>éves</ns0:t>
      </ns0:r>
      <ns0:r>
        <ns0:rPr>
          <ns0:rFonts ns0:ascii="Arial" ns0:eastAsia="Arial" ns0:hAnsi="Arial" ns0:cs="Arial"/>
          <ns0:b/>
          <ns0:bCs/>
          <ns0:spacing ns0:val="-3"/>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felhasználás</ns0:t>
      </ns0:r>
    </ns0:p>
    <ns0:p ns0:rsidR="005616CF">
      <ns0:pPr>
        <ns0:widowControl ns0:val="0"/>
        <ns0:tabs>
          <ns0:tab ns0:val="left" ns0:leader="dot" ns0:pos="2218"/>
        </ns0:tabs>
        <ns0:autoSpaceDE ns0:val="0"/>
        <ns0:autoSpaceDN ns0:val="0"/>
        <ns0:spacing ns0:before="105" ns0:line="207" ns0:lineRule="exact"/>
        <ns0:ind ns0:left="569"/>
        <ns0:rPr>
          <ns0:rFonts ns0:ascii="Arial" ns0:eastAsia="Arial" ns0:hAnsi="Arial" ns0:cs="Arial"/>
          <ns0:sz ns0:val="18"/>
          <ns0:szCs ns0:val="18"/>
          <ns0:lang ns0:val="hu-HU" ns0:eastAsia="en-US" ns0:bidi="ar-SA"/>
        </ns0:rPr>
      </ns0:pPr>
      <ns0:r>
        <ns0:rPr>
          <ns0:rFonts ns0:ascii="Arial" ns0:eastAsia="Arial" ns0:hAnsi="Arial" ns0:cs="Arial"/>
          <ns0:spacing ns0:val="-10"/>
          <ns0:sz ns0:val="18"/>
          <ns0:szCs ns0:val="18"/>
          <ns0:lang ns0:val="hu-HU" ns0:eastAsia="en-US" ns0:bidi="ar-SA"/>
        </ns0:rPr>
        <ns0:t>{</ns0:t>
      </ns0:r>
      <ns0:r ns0:rsidRPr="00CB61E3">
        <ns0:rPr>
          <ns0:rFonts ns0:ascii="Arial" ns0:eastAsia="Arial" ns0:hAnsi="Arial" ns0:cs="Arial"/>
          <ns0:color ns0:val="0070C0"/>
          <ns0:spacing ns0:val="-10"/>
          <ns0:sz ns0:val="18"/>
          <ns0:szCs ns0:val="18"/>
          <ns0:lang ns0:val="hu-HU" ns0:eastAsia="en-US" ns0:bidi="ar-SA"/>
        </ns0:rPr>
        <ns0:t>d</ns0:t>
      </ns0:r>
      <ns0:r ns0:rsidRPr="00CB61E3">
        <ns0:rPr>
          <ns0:rFonts ns0:ascii="Arial" ns0:eastAsia="Arial" ns0:hAnsi="Arial" ns0:cs="Arial"/>
          <ns0:color ns0:val="0070C0"/>
          <ns0:spacing ns0:val="-10"/>
          <ns0:sz ns0:val="18"/>
          <ns0:szCs ns0:val="18"/>
          <ns0:lang ns0:val="hu-HU" ns0:eastAsia="en-US" ns0:bidi="ar-SA"/>
        </ns0:rPr>
        <ns0:t>.Project</ns0:t>
      </ns0:r>
      <ns0:r ns0:rsidRPr="00CB61E3">
        <ns0:rPr>
          <ns0:rFonts ns0:ascii="Arial" ns0:eastAsia="Arial" ns0:hAnsi="Arial" ns0:cs="Arial"/>
          <ns0:color ns0:val="0070C0"/>
          <ns0:spacing ns0:val="-10"/>
          <ns0:sz ns0:val="18"/>
          <ns0:szCs ns0:val="18"/>
          <ns0:lang ns0:val="hu-HU" ns0:eastAsia="en-US" ns0:bidi="ar-SA"/>
        </ns0:rPr>
        <ns0:t>.MertekadoEvesFogyasztas</ns0:t>
      </ns0:r>
      <ns0:r ns0:rsidRPr="00CB61E3">
        <ns0:rPr>
          <ns0:rFonts ns0:ascii="Arial" ns0:eastAsia="Arial" ns0:hAnsi="Arial" ns0:cs="Arial"/>
          <ns0:color ns0:val="0070C0"/>
          <ns0:spacing ns0:val="-10"/>
          <ns0:sz ns0:val="18"/>
          <ns0:szCs ns0:val="18"/>
          <ns0:lang ns0:val="hu-HU" ns0:eastAsia="en-US" ns0:bidi="ar-SA"/>
        </ns0:rPr>
        <ns0:t>}</ns0:t>
      </ns0:r>
      <ns0:r>
        <ns0:rPr>
          <ns0:rFonts ns0:ascii="Arial" ns0:eastAsia="Arial" ns0:hAnsi="Arial" ns0:cs="Arial"/>
          <ns0:color ns0:val="0070C0"/>
          <ns0:spacing ns0:val="-10"/>
          <ns0:sz ns0:val="18"/>
          <ns0:szCs ns0:val="18"/>
          <ns0:lang ns0:val="hu-HU" ns0:eastAsia="en-US" ns0:bidi="ar-SA"/>
        </ns0:rPr>
        <ns0:t xml:space="preserve">  </ns0:t>
      </ns0:r>
      <ns0:r ns0:rsidR="00CC3965">
        <ns0:rPr>
          <ns0:rFonts ns0:ascii="Arial" ns0:eastAsia="Arial" ns0:hAnsi="Arial" ns0:cs="Arial"/>
          <ns0:sz ns0:val="18"/>
          <ns0:szCs ns0:val="18"/>
          <ns0:lang ns0:val="hu-HU" ns0:eastAsia="en-US" ns0:bidi="ar-SA"/>
        </ns0:rPr>
        <ns0:t>kWh/év,</ns0:t>
      </ns0:r>
      <ns0:r ns0:rsidR="00CC3965">
        <ns0:rPr>
          <ns0:rFonts ns0:ascii="Arial" ns0:eastAsia="Arial" ns0:hAnsi="Arial" ns0:cs="Arial"/>
          <ns0:spacing ns0:val="61"/>
          <ns0:sz ns0:val="18"/>
          <ns0:szCs ns0:val="18"/>
          <ns0:lang ns0:val="hu-HU" ns0:eastAsia="en-US" ns0:bidi="ar-SA"/>
        </ns0:rPr>
        <ns0:t xml:space="preserve"> </ns0:t>
      </ns0:r>
      <ns0:r ns0:rsidR="00CC3965">
        <ns0:rPr>
          <ns0:rFonts ns0:ascii="Arial" ns0:eastAsia="Arial" ns0:hAnsi="Arial" ns0:cs="Arial"/>
          <ns0:sz ns0:val="18"/>
          <ns0:szCs ns0:val="18"/>
          <ns0:lang ns0:val="hu-HU" ns0:eastAsia="en-US" ns0:bidi="ar-SA"/>
        </ns0:rPr>
        <ns0:t>mindennapszaki</ns0:t>
      </ns0:r>
      <ns0:r ns0:rsidR="00CC3965">
        <ns0:rPr>
          <ns0:rFonts ns0:ascii="Arial" ns0:eastAsia="Arial" ns0:hAnsi="Arial" ns0:cs="Arial"/>
          <ns0:spacing ns0:val="68"/>
          <ns0:sz ns0:val="18"/>
          <ns0:szCs ns0:val="18"/>
          <ns0:lang ns0:val="hu-HU" ns0:eastAsia="en-US" ns0:bidi="ar-SA"/>
        </ns0:rPr>
        <ns0:t xml:space="preserve"> </ns0:t>
      </ns0:r>
      <ns0:r ns0:rsidR="00CC3965">
        <ns0:rPr>
          <ns0:rFonts ns0:ascii="Arial" ns0:eastAsia="Arial" ns0:hAnsi="Arial" ns0:cs="Arial"/>
          <ns0:spacing ns0:val="-4"/>
          <ns0:sz ns0:val="18"/>
          <ns0:szCs ns0:val="18"/>
          <ns0:lang ns0:val="hu-HU" ns0:eastAsia="en-US" ns0:bidi="ar-SA"/>
        </ns0:rPr>
        <ns0:t>mérő</ns0:t>
      </ns0:r>
    </ns0:p>
    <ns0:p ns0:rsidR="005616CF">
      <ns0:pPr>
        <ns0:widowControl ns0:val="0"/>
        <ns0:tabs>
          <ns0:tab ns0:val="left" ns0:leader="dot" ns0:pos="2220"/>
        </ns0:tabs>
        <ns0:autoSpaceDE ns0:val="0"/>
        <ns0:autoSpaceDN ns0:val="0"/>
        <ns0:spacing ns0:line="207" ns0:lineRule="exact"/>
        <ns0:ind ns0:left="571"/>
        <ns0:rPr>
          <ns0:rFonts ns0:ascii="Arial" ns0:eastAsia="Arial" ns0:hAnsi="Arial" ns0:cs="Arial"/>
          <ns0:i/>
          <ns0:sz ns0:val="15"/>
          <ns0:szCs ns0:val="22"/>
          <ns0:lang ns0:val="hu-HU" ns0:eastAsia="en-US" ns0:bidi="ar-SA"/>
        </ns0:rPr>
      </ns0:pPr>
      <ns0:r>
        <ns0:rPr>
          <ns0:rFonts ns0:ascii="Arial" ns0:eastAsia="Arial" ns0:hAnsi="Arial" ns0:cs="Arial"/>
          <ns0:spacing ns0:val="-10"/>
          <ns0:w ns0:val="105"/>
          <ns0:sz ns0:val="18"/>
          <ns0:szCs ns0:val="22"/>
          <ns0:lang ns0:val="hu-HU" ns0:eastAsia="en-US" ns0:bidi="ar-SA"/>
        </ns0:rPr>
        <ns0:t>…</ns0:t>
      </ns0:r>
      <ns0:r>
        <ns0:rPr>
          <ns0:rFonts ns0:ascii="Times New Roman" ns0:eastAsia="Arial" ns0:hAnsi="Times New Roman" ns0:cs="Arial"/>
          <ns0:sz ns0:val="18"/>
          <ns0:szCs ns0:val="22"/>
          <ns0:lang ns0:val="hu-HU" ns0:eastAsia="en-US" ns0:bidi="ar-SA"/>
        </ns0:rPr>
        <ns0:tab/>
      </ns0:r>
      <ns0:r>
        <ns0:rPr>
          <ns0:rFonts ns0:ascii="Arial" ns0:eastAsia="Arial" ns0:hAnsi="Arial" ns0:cs="Arial"/>
          <ns0:w ns0:val="105"/>
          <ns0:sz ns0:val="18"/>
          <ns0:szCs ns0:val="22"/>
          <ns0:lang ns0:val="hu-HU" ns0:eastAsia="en-US" ns0:bidi="ar-SA"/>
        </ns0:rPr>
        <ns0:t>kWh/év,</ns0:t>
      </ns0:r>
      <ns0:r>
        <ns0:rPr>
          <ns0:rFonts ns0:ascii="Arial" ns0:eastAsia="Arial" ns0:hAnsi="Arial" ns0:cs="Arial"/>
          <ns0:spacing ns0:val="-3"/>
          <ns0:w ns0:val="105"/>
          <ns0:sz ns0:val="18"/>
          <ns0:szCs ns0:val="22"/>
          <ns0:lang ns0:val="hu-HU" ns0:eastAsia="en-US" ns0:bidi="ar-SA"/>
        </ns0:rPr>
        <ns0:t xml:space="preserve"> </ns0:t>
      </ns0:r>
      <ns0:r>
        <ns0:rPr>
          <ns0:rFonts ns0:ascii="Arial" ns0:eastAsia="Arial" ns0:hAnsi="Arial" ns0:cs="Arial"/>
          <ns0:w ns0:val="105"/>
          <ns0:sz ns0:val="18"/>
          <ns0:szCs ns0:val="22"/>
          <ns0:lang ns0:val="hu-HU" ns0:eastAsia="en-US" ns0:bidi="ar-SA"/>
        </ns0:rPr>
        <ns0:t>vezérelt</ns0:t>
      </ns0:r>
      <ns0:r>
        <ns0:rPr>
          <ns0:rFonts ns0:ascii="Arial" ns0:eastAsia="Arial" ns0:hAnsi="Arial" ns0:cs="Arial"/>
          <ns0:spacing ns0:val="-2"/>
          <ns0:w ns0:val="105"/>
          <ns0:sz ns0:val="18"/>
          <ns0:szCs ns0:val="22"/>
          <ns0:lang ns0:val="hu-HU" ns0:eastAsia="en-US" ns0:bidi="ar-SA"/>
        </ns0:rPr>
        <ns0:t xml:space="preserve"> </ns0:t>
      </ns0:r>
      <ns0:r>
        <ns0:rPr>
          <ns0:rFonts ns0:ascii="Arial" ns0:eastAsia="Arial" ns0:hAnsi="Arial" ns0:cs="Arial"/>
          <ns0:w ns0:val="105"/>
          <ns0:sz ns0:val="18"/>
          <ns0:szCs ns0:val="22"/>
          <ns0:lang ns0:val="hu-HU" ns0:eastAsia="en-US" ns0:bidi="ar-SA"/>
        </ns0:rPr>
        <ns0:t>mérő</ns0:t>
      </ns0:r>
      <ns0:r>
        <ns0:rPr>
          <ns0:rFonts ns0:ascii="Arial" ns0:eastAsia="Arial" ns0:hAnsi="Arial" ns0:cs="Arial"/>
          <ns0:spacing ns0:val="3"/>
          <ns0:w ns0:val="105"/>
          <ns0:sz ns0:val="18"/>
          <ns0:szCs ns0:val="22"/>
          <ns0:lang ns0:val="hu-HU" ns0:eastAsia="en-US" ns0:bidi="ar-SA"/>
        </ns0:rPr>
        <ns0:t xml:space="preserve"> </ns0:t>
      </ns0:r>
      <ns0:r>
        <ns0:rPr>
          <ns0:rFonts ns0:ascii="Arial" ns0:eastAsia="Arial" ns0:hAnsi="Arial" ns0:cs="Arial"/>
          <ns0:i/>
          <ns0:w ns0:val="105"/>
          <ns0:sz ns0:val="15"/>
          <ns0:szCs ns0:val="22"/>
          <ns0:lang ns0:val="hu-HU" ns0:eastAsia="en-US" ns0:bidi="ar-SA"/>
        </ns0:rPr>
        <ns0:t>(Kérjük,</ns0:t>
      </ns0:r>
      <ns0:r>
        <ns0:rPr>
          <ns0:rFonts ns0:ascii="Arial" ns0:eastAsia="Arial" ns0:hAnsi="Arial" ns0:cs="Arial"/>
          <ns0:i/>
          <ns0:spacing ns0:val="-2"/>
          <ns0:w ns0:val="105"/>
          <ns0:sz ns0:val="15"/>
          <ns0:szCs ns0:val="22"/>
          <ns0:lang ns0:val="hu-HU" ns0:eastAsia="en-US" ns0:bidi="ar-SA"/>
        </ns0:rPr>
        <ns0:t xml:space="preserve"> </ns0:t>
      </ns0:r>
      <ns0:r>
        <ns0:rPr>
          <ns0:rFonts ns0:ascii="Arial" ns0:eastAsia="Arial" ns0:hAnsi="Arial" ns0:cs="Arial"/>
          <ns0:i/>
          <ns0:w ns0:val="105"/>
          <ns0:sz ns0:val="15"/>
          <ns0:szCs ns0:val="22"/>
          <ns0:lang ns0:val="hu-HU" ns0:eastAsia="en-US" ns0:bidi="ar-SA"/>
        </ns0:rPr>
        <ns0:t>jelölje</ns0:t>
      </ns0:r>
      <ns0:r>
        <ns0:rPr>
          <ns0:rFonts ns0:ascii="Arial" ns0:eastAsia="Arial" ns0:hAnsi="Arial" ns0:cs="Arial"/>
          <ns0:i/>
          <ns0:spacing ns0:val="1"/>
          <ns0:w ns0:val="105"/>
          <ns0:sz ns0:val="15"/>
          <ns0:szCs ns0:val="22"/>
          <ns0:lang ns0:val="hu-HU" ns0:eastAsia="en-US" ns0:bidi="ar-SA"/>
        </ns0:rPr>
        <ns0:t xml:space="preserve"> </ns0:t>
      </ns0:r>
      <ns0:r>
        <ns0:rPr>
          <ns0:rFonts ns0:ascii="Arial" ns0:eastAsia="Arial" ns0:hAnsi="Arial" ns0:cs="Arial"/>
          <ns0:i/>
          <ns0:w ns0:val="105"/>
          <ns0:sz ns0:val="15"/>
          <ns0:szCs ns0:val="22"/>
          <ns0:lang ns0:val="hu-HU" ns0:eastAsia="en-US" ns0:bidi="ar-SA"/>
        </ns0:rPr>
        <ns0:t>X-szel,</ns0:t>
      </ns0:r>
      <ns0:r>
        <ns0:rPr>
          <ns0:rFonts ns0:ascii="Arial" ns0:eastAsia="Arial" ns0:hAnsi="Arial" ns0:cs="Arial"/>
          <ns0:i/>
          <ns0:spacing ns0:val="-3"/>
          <ns0:w ns0:val="105"/>
          <ns0:sz ns0:val="15"/>
          <ns0:szCs ns0:val="22"/>
          <ns0:lang ns0:val="hu-HU" ns0:eastAsia="en-US" ns0:bidi="ar-SA"/>
        </ns0:rPr>
        <ns0:t xml:space="preserve"> </ns0:t>
      </ns0:r>
      <ns0:r>
        <ns0:rPr>
          <ns0:rFonts ns0:ascii="Arial" ns0:eastAsia="Arial" ns0:hAnsi="Arial" ns0:cs="Arial"/>
          <ns0:i/>
          <ns0:w ns0:val="105"/>
          <ns0:sz ns0:val="15"/>
          <ns0:szCs ns0:val="22"/>
          <ns0:lang ns0:val="hu-HU" ns0:eastAsia="en-US" ns0:bidi="ar-SA"/>
        </ns0:rPr>
        <ns0:t>ha</ns0:t>
      </ns0:r>
      <ns0:r>
        <ns0:rPr>
          <ns0:rFonts ns0:ascii="Arial" ns0:eastAsia="Arial" ns0:hAnsi="Arial" ns0:cs="Arial"/>
          <ns0:i/>
          <ns0:spacing ns0:val="1"/>
          <ns0:w ns0:val="105"/>
          <ns0:sz ns0:val="15"/>
          <ns0:szCs ns0:val="22"/>
          <ns0:lang ns0:val="hu-HU" ns0:eastAsia="en-US" ns0:bidi="ar-SA"/>
        </ns0:rPr>
        <ns0:t xml:space="preserve"> </ns0:t>
      </ns0:r>
      <ns0:r>
        <ns0:rPr>
          <ns0:rFonts ns0:ascii="Arial" ns0:eastAsia="Arial" ns0:hAnsi="Arial" ns0:cs="Arial"/>
          <ns0:i/>
          <ns0:w ns0:val="105"/>
          <ns0:sz ns0:val="15"/>
          <ns0:szCs ns0:val="22"/>
          <ns0:lang ns0:val="hu-HU" ns0:eastAsia="en-US" ns0:bidi="ar-SA"/>
        </ns0:rPr>
        <ns0:t>nincs ilyen</ns0:t>
      </ns0:r>
      <ns0:r>
        <ns0:rPr>
          <ns0:rFonts ns0:ascii="Arial" ns0:eastAsia="Arial" ns0:hAnsi="Arial" ns0:cs="Arial"/>
          <ns0:i/>
          <ns0:spacing ns0:val="4"/>
          <ns0:w ns0:val="105"/>
          <ns0:sz ns0:val="15"/>
          <ns0:szCs ns0:val="22"/>
          <ns0:lang ns0:val="hu-HU" ns0:eastAsia="en-US" ns0:bidi="ar-SA"/>
        </ns0:rPr>
        <ns0:t xml:space="preserve"> </ns0:t>
      </ns0:r>
      <ns0:r>
        <ns0:rPr>
          <ns0:rFonts ns0:ascii="Arial" ns0:eastAsia="Arial" ns0:hAnsi="Arial" ns0:cs="Arial"/>
          <ns0:i/>
          <ns0:spacing ns0:val="-2"/>
          <ns0:w ns0:val="105"/>
          <ns0:sz ns0:val="15"/>
          <ns0:szCs ns0:val="22"/>
          <ns0:lang ns0:val="hu-HU" ns0:eastAsia="en-US" ns0:bidi="ar-SA"/>
        </ns0:rPr>
        <ns0:t>mérőberendezés.)</ns0:t>
      </ns0:r>
    </ns0:p>
    <ns0:p ns0:rsidR="005616CF">
      <ns0:pPr>
        <ns0:widowControl ns0:val="0"/>
        <ns0:tabs>
          <ns0:tab ns0:val="left" ns0:leader="dot" ns0:pos="3108"/>
        </ns0:tabs>
        <ns0:autoSpaceDE ns0:val="0"/>
        <ns0:autoSpaceDN ns0:val="0"/>
        <ns0:spacing ns0:before="2"/>
        <ns0:ind ns0:left="569"/>
        <ns0:rPr>
          <ns0:rFonts ns0:ascii="Arial" ns0:eastAsia="Arial" ns0:hAnsi="Arial" ns0:cs="Arial"/>
          <ns0:i/>
          <ns0:sz ns0:val="15"/>
          <ns0:szCs ns0:val="22"/>
          <ns0:lang ns0:val="hu-HU" ns0:eastAsia="en-US" ns0:bidi="ar-SA"/>
        </ns0:rPr>
      </ns0:pPr>
      <ns0:r>
        <ns0:rPr>
          <ns0:rFonts ns0:ascii="Arial" ns0:eastAsia="Arial" ns0:hAnsi="Arial" ns0:cs="Arial"/>
          <ns0:sz ns0:val="18"/>
          <ns0:szCs ns0:val="22"/>
          <ns0:lang ns0:val="hu-HU" ns0:eastAsia="en-US" ns0:bidi="ar-SA"/>
        </ns0:rPr>
        <ns0:t>téli</ns0:t>
      </ns0:r>
      <ns0:r>
        <ns0:rPr>
          <ns0:rFonts ns0:ascii="Arial" ns0:eastAsia="Arial" ns0:hAnsi="Arial" ns0:cs="Arial"/>
          <ns0:spacing ns0:val="1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ns0:t>
      </ns0:r>
      <ns0:r>
        <ns0:rPr>
          <ns0:rFonts ns0:ascii="Arial" ns0:eastAsia="Arial" ns0:hAnsi="Arial" ns0:cs="Arial"/>
          <ns0:spacing ns0:val="22"/>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nyári</ns0:t>
      </ns0:r>
      <ns0:r>
        <ns0:rPr>
          <ns0:rFonts ns0:ascii="Times New Roman" ns0:eastAsia="Arial" ns0:hAnsi="Times New Roman" ns0:cs="Arial"/>
          <ns0:sz ns0:val="18"/>
          <ns0:szCs ns0:val="22"/>
          <ns0:lang ns0:val="hu-HU" ns0:eastAsia="en-US" ns0:bidi="ar-SA"/>
        </ns0:rPr>
        <ns0:tab/>
      </ns0:r>
      <ns0:r>
        <ns0:rPr>
          <ns0:rFonts ns0:ascii="Arial" ns0:eastAsia="Arial" ns0:hAnsi="Arial" ns0:cs="Arial"/>
          <ns0:sz ns0:val="18"/>
          <ns0:szCs ns0:val="22"/>
          <ns0:lang ns0:val="hu-HU" ns0:eastAsia="en-US" ns0:bidi="ar-SA"/>
        </ns0:rPr>
        <ns0:t>kWh/időszak,</ns0:t>
      </ns0:r>
      <ns0:r>
        <ns0:rPr>
          <ns0:rFonts ns0:ascii="Arial" ns0:eastAsia="Arial" ns0:hAnsi="Arial" ns0:cs="Arial"/>
          <ns0:spacing ns0:val="18"/>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H-tarifás</ns0:t>
      </ns0:r>
      <ns0:r>
        <ns0:rPr>
          <ns0:rFonts ns0:ascii="Arial" ns0:eastAsia="Arial" ns0:hAnsi="Arial" ns0:cs="Arial"/>
          <ns0:spacing ns0:val="27"/>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mérő</ns0:t>
      </ns0:r>
      <ns0:r>
        <ns0:rPr>
          <ns0:rFonts ns0:ascii="Arial" ns0:eastAsia="Arial" ns0:hAnsi="Arial" ns0:cs="Arial"/>
          <ns0:spacing ns0:val="23"/>
          <ns0:sz ns0:val="18"/>
          <ns0:szCs ns0:val="22"/>
          <ns0:lang ns0:val="hu-HU" ns0:eastAsia="en-US" ns0:bidi="ar-SA"/>
        </ns0:rPr>
        <ns0:t xml:space="preserve"> </ns0:t>
      </ns0:r>
      <ns0:r>
        <ns0:rPr>
          <ns0:rFonts ns0:ascii="Arial" ns0:eastAsia="Arial" ns0:hAnsi="Arial" ns0:cs="Arial"/>
          <ns0:i/>
          <ns0:sz ns0:val="15"/>
          <ns0:szCs ns0:val="22"/>
          <ns0:lang ns0:val="hu-HU" ns0:eastAsia="en-US" ns0:bidi="ar-SA"/>
        </ns0:rPr>
        <ns0:t>(Kérjük,</ns0:t>
      </ns0:r>
      <ns0:r>
        <ns0:rPr>
          <ns0:rFonts ns0:ascii="Arial" ns0:eastAsia="Arial" ns0:hAnsi="Arial" ns0:cs="Arial"/>
          <ns0:i/>
          <ns0:spacing ns0:val="1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jelölje</ns0:t>
      </ns0:r>
      <ns0:r>
        <ns0:rPr>
          <ns0:rFonts ns0:ascii="Arial" ns0:eastAsia="Arial" ns0:hAnsi="Arial" ns0:cs="Arial"/>
          <ns0:i/>
          <ns0:spacing ns0:val="2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X-szel,</ns0:t>
      </ns0:r>
      <ns0:r>
        <ns0:rPr>
          <ns0:rFonts ns0:ascii="Arial" ns0:eastAsia="Arial" ns0:hAnsi="Arial" ns0:cs="Arial"/>
          <ns0:i/>
          <ns0:spacing ns0:val="1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ha</ns0:t>
      </ns0:r>
      <ns0:r>
        <ns0:rPr>
          <ns0:rFonts ns0:ascii="Arial" ns0:eastAsia="Arial" ns0:hAnsi="Arial" ns0:cs="Arial"/>
          <ns0:i/>
          <ns0:spacing ns0:val="2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nincs</ns0:t>
      </ns0:r>
      <ns0:r>
        <ns0:rPr>
          <ns0:rFonts ns0:ascii="Arial" ns0:eastAsia="Arial" ns0:hAnsi="Arial" ns0:cs="Arial"/>
          <ns0:i/>
          <ns0:spacing ns0:val="1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ilyen</ns0:t>
      </ns0:r>
      <ns0:r>
        <ns0:rPr>
          <ns0:rFonts ns0:ascii="Arial" ns0:eastAsia="Arial" ns0:hAnsi="Arial" ns0:cs="Arial"/>
          <ns0:i/>
          <ns0:spacing ns0:val="25"/>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mérőberendezés.)</ns0:t>
      </ns0:r>
    </ns0:p>
    <ns0:p ns0:rsidR="005616CF">
      <ns0:pPr>
        <ns0:widowControl ns0:val="0"/>
        <ns0:autoSpaceDE ns0:val="0"/>
        <ns0:autoSpaceDN ns0:val="0"/>
        <ns0:spacing ns0:before="100" ns0:line="237" ns0:lineRule="auto"/>
        <ns0:ind ns0:left="569"/>
        <ns0:rPr>
          <ns0:rFonts ns0:ascii="Arial" ns0:eastAsia="Arial" ns0:hAnsi="Arial" ns0:cs="Arial"/>
          <ns0:i/>
          <ns0:sz ns0:val="15"/>
          <ns0:szCs ns0:val="22"/>
          <ns0:lang ns0:val="hu-HU" ns0:eastAsia="en-US" ns0:bidi="ar-SA"/>
        </ns0:rPr>
      </ns0:pPr>
      <ns0:r>
        <ns0:rPr>
          <ns0:rFonts ns0:ascii="Arial" ns0:eastAsia="Arial" ns0:hAnsi="Arial" ns0:cs="Arial"/>
          <ns0:i/>
          <ns0:w ns0:val="105"/>
          <ns0:sz ns0:val="15"/>
          <ns0:szCs ns0:val="22"/>
          <ns0:lang ns0:val="hu-HU" ns0:eastAsia="en-US" ns0:bidi="ar-SA"/>
        </ns0:rPr>
        <ns0:t xml:space="preserve">Éves elszámolás esetén - havi diktálás hiányában - a megadott mennyiség 12-ede kerül figyelembevételre a havi számlázás </ns0:t>
      </ns0:r>
      <ns0:r>
        <ns0:rPr>
          <ns0:rFonts ns0:ascii="Arial" ns0:eastAsia="Arial" ns0:hAnsi="Arial" ns0:cs="Arial"/>
          <ns0:i/>
          <ns0:spacing ns0:val="-2"/>
          <ns0:w ns0:val="105"/>
          <ns0:sz ns0:val="15"/>
          <ns0:szCs ns0:val="22"/>
          <ns0:lang ns0:val="hu-HU" ns0:eastAsia="en-US" ns0:bidi="ar-SA"/>
        </ns0:rPr>
        <ns0:t>tekintetében.</ns0:t>
      </ns0:r>
    </ns0:p>
    <ns0:p ns0:rsidR="005616CF">
      <ns0:pPr>
        <ns0:pStyle ns0:val="Heading2"/>
        <ns0:widowControl ns0:val="0"/>
        <ns0:numPr>
          <ns0:ilvl ns0:val="0"/>
          <ns0:numId ns0:val="32"/>
        </ns0:numPr>
        <ns0:tabs>
          <ns0:tab ns0:val="left" ns0:pos="678"/>
        </ns0:tabs>
        <ns0:autoSpaceDE ns0:val="0"/>
        <ns0:autoSpaceDN ns0:val="0"/>
        <ns0:spacing ns0:before="69"/>
        <ns0:ind ns0:left="678" ns0:hanging="425"/>
        <ns0:jc ns0:val="left"/>
        <ns0:rPr>
          <ns0:rFonts ns0:ascii="Arial" ns0:eastAsia="Arial" ns0:hAnsi="Arial" ns0:cs="Arial"/>
          <ns0:b/>
          <ns0:bCs/>
          <ns0:sz ns0:val="18"/>
          <ns0:szCs ns0:val="18"/>
          <ns0:lang ns0:val="hu-HU" ns0:eastAsia="en-US" ns0:bidi="ar-SA"/>
        </ns0:rPr>
      </ns0:pPr>
      <ns0:r>
        <ns0:rPr>
          <ns0:rFonts ns0:ascii="Arial" ns0:eastAsia="Arial" ns0:hAnsi="Arial" ns0:cs="Arial"/>
          <ns0:b/>
          <ns0:bCs/>
          <ns0:sz ns0:val="18"/>
          <ns0:szCs ns0:val="18"/>
          <ns0:lang ns0:val="hu-HU" ns0:eastAsia="en-US" ns0:bidi="ar-SA"/>
        </ns0:rPr>
        <ns0:t>Számlaküldés</ns0:t>
      </ns0:r>
      <ns0:r>
        <ns0:rPr>
          <ns0:rFonts ns0:ascii="Arial" ns0:eastAsia="Arial" ns0:hAnsi="Arial" ns0:cs="Arial"/>
          <ns0:b/>
          <ns0:bCs/>
          <ns0:spacing ns0:val="-11"/>
          <ns0:sz ns0:val="18"/>
          <ns0:szCs ns0:val="18"/>
          <ns0:lang ns0:val="hu-HU" ns0:eastAsia="en-US" ns0:bidi="ar-SA"/>
        </ns0:rPr>
        <ns0:t xml:space="preserve"> </ns0:t>
      </ns0:r>
      <ns0:r>
        <ns0:rPr>
          <ns0:rFonts ns0:ascii="Arial" ns0:eastAsia="Arial" ns0:hAnsi="Arial" ns0:cs="Arial"/>
          <ns0:b/>
          <ns0:bCs/>
          <ns0:spacing ns0:val="-2"/>
          <ns0:sz ns0:val="18"/>
          <ns0:szCs ns0:val="18"/>
          <ns0:lang ns0:val="hu-HU" ns0:eastAsia="en-US" ns0:bidi="ar-SA"/>
        </ns0:rPr>
        <ns0:t>módja</ns0:t>
      </ns0:r>
    </ns0:p>
    <ns0:p ns0:rsidR="005616CF">
      <ns0:pPr>
        <ns0:widowControl ns0:val="0"/>
        <ns0:autoSpaceDE ns0:val="0"/>
        <ns0:autoSpaceDN ns0:val="0"/>
        <ns0:spacing ns0:before="108" ns0:line="364" ns0:lineRule="auto"/>
        <ns0:ind ns0:left="678"/>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Ha</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Ön</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nem</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lakossági</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felhasználó,</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javasoljuk,</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hogy</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már</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most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kérjen</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elektronikus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számlát,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mert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2025.</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július</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1- jétől az MVM </ns0:t>
      </ns0:r>
      <ns0:r>
        <ns0:rPr>
          <ns0:rFonts ns0:ascii="Arial" ns0:eastAsia="Arial" ns0:hAnsi="Arial" ns0:cs="Arial"/>
          <ns0:sz ns0:val="18"/>
          <ns0:szCs ns0:val="18"/>
          <ns0:lang ns0:val="hu-HU" ns0:eastAsia="en-US" ns0:bidi="ar-SA"/>
        </ns0:rPr>
        <ns0:t>Next</ns0:t>
      </ns0:r>
      <ns0:r>
        <ns0:rPr>
          <ns0:rFonts ns0:ascii="Arial" ns0:eastAsia="Arial" ns0:hAnsi="Arial" ns0:cs="Arial"/>
          <ns0:sz ns0:val="18"/>
          <ns0:szCs ns0:val="18"/>
          <ns0:lang ns0:val="hu-HU" ns0:eastAsia="en-US" ns0:bidi="ar-SA"/>
        </ns0:rPr>
        <ns0:t xml:space="preserve"> Energiakereskedelmi </ns0:t>
      </ns0:r>
      <ns0:r>
        <ns0:rPr>
          <ns0:rFonts ns0:ascii="Arial" ns0:eastAsia="Arial" ns0:hAnsi="Arial" ns0:cs="Arial"/>
          <ns0:sz ns0:val="18"/>
          <ns0:szCs ns0:val="18"/>
          <ns0:lang ns0:val="hu-HU" ns0:eastAsia="en-US" ns0:bidi="ar-SA"/>
        </ns0:rPr>
        <ns0:t>Zrt</ns0:t>
      </ns0:r>
      <ns0:r>
        <ns0:rPr>
          <ns0:rFonts ns0:ascii="Arial" ns0:eastAsia="Arial" ns0:hAnsi="Arial" ns0:cs="Arial"/>
          <ns0:sz ns0:val="18"/>
          <ns0:szCs ns0:val="18"/>
          <ns0:lang ns0:val="hu-HU" ns0:eastAsia="en-US" ns0:bidi="ar-SA"/>
        </ns0:rPr>
        <ns0:t>. nem küldhet Önnek papírszámlát!</ns0:t>
      </ns0:r>
    </ns0:p>
    <ns0:p ns0:rsidR="005616CF">
      <ns0:pPr>
        <ns0:widowControl ns0:val="0"/>
        <ns0:autoSpaceDE ns0:val="0"/>
        <ns0:autoSpaceDN ns0:val="0"/>
        <ns0:spacing ns0:line="207" ns0:lineRule="exact"/>
        <ns0:ind ns0:left="678"/>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A</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környezetkímélő,</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korszerű,</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papírmentes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elektronikus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számla </ns0:t>
      </ns0:r>
      <ns0:r>
        <ns0:rPr>
          <ns0:rFonts ns0:ascii="Arial" ns0:eastAsia="Arial" ns0:hAnsi="Arial" ns0:cs="Arial"/>
          <ns0:spacing ns0:val="-2"/>
          <ns0:sz ns0:val="18"/>
          <ns0:szCs ns0:val="18"/>
          <ns0:lang ns0:val="hu-HU" ns0:eastAsia="en-US" ns0:bidi="ar-SA"/>
        </ns0:rPr>
        <ns0:t>előnyei:</ns0:t>
      </ns0:r>
    </ns0:p>
    <ns0:p ns0:rsidR="005616CF">
      <ns0:pPr>
        <ns0:pStyle ns0:val="ListParagraph"/>
        <ns0:widowControl ns0:val="0"/>
        <ns0:numPr>
          <ns0:ilvl ns0:val="0"/>
          <ns0:numId ns0:val="33"/>
        </ns0:numPr>
        <ns0:tabs>
          <ns0:tab ns0:val="left" ns0:pos="1813"/>
        </ns0:tabs>
        <ns0:autoSpaceDE ns0:val="0"/>
        <ns0:autoSpaceDN ns0:val="0"/>
        <ns0:spacing ns0:before="9" ns0:line="207" ns0:lineRule="exact"/>
        <ns0:ind ns0:left="1813" ns0:hanging="427"/>
        <ns0:jc ns0:val="left"/>
        <ns0:rPr>
          <ns0:rFonts ns0:ascii="Arial" ns0:eastAsia="Arial" ns0:hAnsi="Arial" ns0:cs="Arial"/>
          <ns0:sz ns0:val="18"/>
          <ns0:szCs ns0:val="22"/>
          <ns0:lang ns0:val="hu-HU" ns0:eastAsia="en-US" ns0:bidi="ar-SA"/>
        </ns0:rPr>
      </ns0:pPr>
      <ns0:r>
        <ns0:rPr>
          <ns0:rFonts ns0:ascii="Arial" ns0:eastAsia="Arial" ns0:hAnsi="Arial" ns0:cs="Arial"/>
          <ns0:sz ns0:val="18"/>
          <ns0:szCs ns0:val="22"/>
          <ns0:lang ns0:val="hu-HU" ns0:eastAsia="en-US" ns0:bidi="ar-SA"/>
        </ns0:rPr>
        <ns0:t>számláját</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bárhol</ns0:t>
      </ns0:r>
      <ns0:r>
        <ns0:rPr>
          <ns0:rFonts ns0:ascii="Arial" ns0:eastAsia="Arial" ns0:hAnsi="Arial" ns0:cs="Arial"/>
          <ns0:spacing ns0:val="-1"/>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és bármikor</ns0:t>
      </ns0:r>
      <ns0:r>
        <ns0:rPr>
          <ns0:rFonts ns0:ascii="Arial" ns0:eastAsia="Arial" ns0:hAnsi="Arial" ns0:cs="Arial"/>
          <ns0:spacing ns0:val="-3"/>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megtekintheti</ns0:t>
      </ns0:r>
    </ns0:p>
    <ns0:p ns0:rsidR="005616CF">
      <ns0:pPr>
        <ns0:pStyle ns0:val="ListParagraph"/>
        <ns0:widowControl ns0:val="0"/>
        <ns0:numPr>
          <ns0:ilvl ns0:val="0"/>
          <ns0:numId ns0:val="33"/>
        </ns0:numPr>
        <ns0:tabs>
          <ns0:tab ns0:val="left" ns0:pos="1813"/>
        </ns0:tabs>
        <ns0:autoSpaceDE ns0:val="0"/>
        <ns0:autoSpaceDN ns0:val="0"/>
        <ns0:spacing ns0:line="207" ns0:lineRule="exact"/>
        <ns0:ind ns0:left="1813" ns0:hanging="427"/>
        <ns0:jc ns0:val="left"/>
        <ns0:rPr>
          <ns0:rFonts ns0:ascii="Arial" ns0:eastAsia="Arial" ns0:hAnsi="Arial" ns0:cs="Arial"/>
          <ns0:sz ns0:val="18"/>
          <ns0:szCs ns0:val="22"/>
          <ns0:lang ns0:val="hu-HU" ns0:eastAsia="en-US" ns0:bidi="ar-SA"/>
        </ns0:rPr>
      </ns0:pPr>
      <ns0:r>
        <ns0:rPr>
          <ns0:noProof/>
          <ns0:sz ns0:val="18"/>
          <ns0:lang ns0:eastAsia="hu-HU"/>
        </ns0:rPr>
        <ns1:AlternateContent>
          <ns1:Choice Requires="wpg">
            <ns0:drawing>
              <ns3:anchor distT="0" distB="0" distL="0" distR="0" simplePos="0" relativeHeight="251707392" behindDoc="0" locked="0" layoutInCell="1" allowOverlap="1">
                <ns3:simplePos x="0" y="0"/>
                <ns3:positionH relativeFrom="page">
                  <ns3:posOffset>1025339</ns3:posOffset>
                </ns3:positionH>
                <ns3:positionV relativeFrom="paragraph">
                  <ns3:posOffset>12276</ns3:posOffset>
                </ns3:positionV>
                <ns3:extent cx="180340" cy="180340"/>
                <ns3:effectExtent l="0" t="0" r="0" b="0"/>
                <ns3:wrapNone/>
                <ns3:docPr id="325988175" name="Group 27"/>
                <ns3:cNvGraphicFramePr/>
                <ns4:graphic>
                  <ns4:graphicData uri="http://schemas.microsoft.com/office/word/2010/wordprocessingGroup">
                    <ns13:wgp>
                      <ns13:cNvGrpSpPr/>
                      <ns13:grpSpPr>
                        <ns4:xfrm>
                          <ns4:off x="0" y="0"/>
                          <ns4:ext cx="180340" cy="180340"/>
                          <ns4:chOff x="0" y="0"/>
                          <ns4:chExt cx="180340" cy="180340"/>
                        </ns4:xfrm>
                      </ns13:grpSpPr>
                      <ns9:wsp>
                        <ns9:cNvPr id="1925970007" name="Graphic 28"/>
                        <ns9:cNvSpPr/>
                        <ns9:spPr>
                          <ns4:xfrm>
                            <ns4:off x="0" y="0"/>
                            <ns4:ext cx="180340" cy="180340"/>
                          </ns4:xfrm>
                          <ns4:custGeom>
                            <ns4:avLst/>
                            <ns4:gdLst/>
                            <ns4:rect l="l" t="t" r="r" b="b"/>
                            <ns4:pathLst>
                              <ns4:path fill="norm" h="180340" w="180340" stroke="1">
                                <ns4:moveTo>
                                  <ns4:pt x="179999" y="0"/>
                                </ns4:moveTo>
                                <ns4:lnTo>
                                  <ns4:pt x="0" y="0"/>
                                </ns4:lnTo>
                                <ns4:lnTo>
                                  <ns4:pt x="0" y="179996"/>
                                </ns4:lnTo>
                                <ns4:lnTo>
                                  <ns4:pt x="179999" y="179996"/>
                                </ns4:lnTo>
                                <ns4:lnTo>
                                  <ns4:pt x="179999" y="0"/>
                                </ns4:lnTo>
                                <ns4:close/>
                              </ns4:path>
                            </ns4:pathLst>
                          </ns4:custGeom>
                          <ns4:solidFill>
                            <ns4:srgbClr val="FFFFFF"/>
                          </ns4:solidFill>
                        </ns9:spPr>
                        <ns9:bodyPr wrap="square" lIns="0" tIns="0" rIns="0" bIns="0" rtlCol="0">
                          <ns4:prstTxWarp prst="textNoShape">
                            <ns4:avLst/>
                          </ns4:prstTxWarp>
                        </ns9:bodyPr>
                      </ns9:wsp>
                      <ns9:wsp>
                        <ns9:cNvPr id="235879683" name="Graphic 29"/>
                        <ns9:cNvSpPr/>
                        <ns9:spPr>
                          <ns4:xfrm>
                            <ns4:off x="4999" y="4999"/>
                            <ns4:ext cx="170180" cy="170180"/>
                          </ns4:xfrm>
                          <ns4:custGeom>
                            <ns4:avLst/>
                            <ns4:gdLst/>
                            <ns4:rect l="l" t="t" r="r" b="b"/>
                            <ns4:pathLst>
                              <ns4:path fill="norm" h="170180" w="170180" stroke="1">
                                <ns4:moveTo>
                                  <ns4:pt x="0" y="169996"/>
                                </ns4:moveTo>
                                <ns4:lnTo>
                                  <ns4:pt x="169999" y="169996"/>
                                </ns4:lnTo>
                                <ns4:lnTo>
                                  <ns4:pt x="169999" y="0"/>
                                </ns4:lnTo>
                                <ns4:lnTo>
                                  <ns4:pt x="0" y="0"/>
                                </ns4:lnTo>
                                <ns4:lnTo>
                                  <ns4:pt x="0" y="169996"/>
                                </ns4:lnTo>
                                <ns4:close/>
                              </ns4:path>
                            </ns4:pathLst>
                          </ns4:custGeom>
                          <ns4:ln w="9999">
                            <ns4:solidFill>
                              <ns4:srgbClr val="000000"/>
                            </ns4:solidFill>
                            <ns4:prstDash val="solid"/>
                          </ns4:ln>
                        </ns9:spPr>
                        <ns9:bodyPr wrap="square" lIns="0" tIns="0" rIns="0" bIns="0" rtlCol="0">
                          <ns4:prstTxWarp prst="textNoShape">
                            <ns4:avLst/>
                          </ns4:prstTxWarp>
                        </ns9:bodyPr>
                      </ns9:wsp>
                      <ns9:wsp>
                        <ns9:cNvPr id="1348131089" name="Textbox 30"/>
                        <ns9:cNvSpPr txBox="1"/>
                        <ns9:spPr>
                          <ns4:xfrm>
                            <ns4:off x="0" y="0"/>
                            <ns4:ext cx="180340" cy="180340"/>
                          </ns4:xfrm>
                          <ns4:prstGeom prst="rect">
                            <ns4:avLst/>
                          </ns4:prstGeom>
                        </ns9:spPr>
                        <ns9:txbx>
                          <ns0:txbxContent>
                            <ns0:p ns0:rsidR="005616CF">
                              <ns0:pPr>
                                <ns0:widowControl ns0:val="0"/>
                                <ns0:autoSpaceDE ns0:val="0"/>
                                <ns0:autoSpaceDN ns0:val="0"/>
                                <ns0:spacing ns0:before="55"/>
                                <ns0:ind ns0:left="87"/>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27" ns11:spid="_x0000_s1054" style="width:14.2pt;height:14.2pt;margin-top:0.97pt;margin-left:80.74pt;mso-position-horizontal-relative:page;mso-wrap-distance-bottom:0;mso-wrap-distance-left:0;mso-wrap-distance-right:0;mso-wrap-distance-top:0;position:absolute;z-index:251706368" coordorigin="0,0" coordsize="21600,21600">
                <ns10:shape id="_x0000_s1055" style="width:21600;height:21600;position:absolute;v-text-anchor:top" coordsize="21600,21600" path="m21559,l,l,l,21559l,21559l21559,21559l21559,21559l21559,xe" fillcolor="white"/>
                <ns10:shape id="_x0000_s1056" style="width:20383;height:20383;left:599;position:absolute;top:599;v-text-anchor:top" coordsize="21600,21600" path="m,21577l21577,21577l21577,21577l21577,l21577,l,l,l,21577xe" fillcolor="this" stroked="t" strokecolor="black" strokeweight="0.79pt"/>
                <ns10:shape id="_x0000_s1057" type="#_x0000_t202" style="width:21600;height:21600;position:absolute;v-text-anchor:top" fillcolor="this">
                  <ns10:textbox inset="0,0,0,0">
                    <ns0:txbxContent>
                      <ns0:p ns0:rsidR="005616CF">
                        <ns0:pPr>
                          <ns0:widowControl ns0:val="0"/>
                          <ns0:autoSpaceDE ns0:val="0"/>
                          <ns0:autoSpaceDN ns0:val="0"/>
                          <ns0:spacing ns0:before="55"/>
                          <ns0:ind ns0:left="87"/>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sz ns0:val="18"/>
          <ns0:szCs ns0:val="22"/>
          <ns0:lang ns0:val="hu-HU" ns0:eastAsia="en-US" ns0:bidi="ar-SA"/>
        </ns0:rPr>
        <ns0:t>nincs</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kézbesítési</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idő,</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számla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megérkezéséről</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e-mailben</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értesíti</ns0:t>
      </ns0:r>
      <ns0:r>
        <ns0:rPr>
          <ns0:rFonts ns0:ascii="Arial" ns0:eastAsia="Arial" ns0:hAnsi="Arial" ns0:cs="Arial"/>
          <ns0:spacing ns0:val="-5"/>
          <ns0:sz ns0:val="18"/>
          <ns0:szCs ns0:val="22"/>
          <ns0:lang ns0:val="hu-HU" ns0:eastAsia="en-US" ns0:bidi="ar-SA"/>
        </ns0:rPr>
        <ns0:t xml:space="preserve"> </ns0:t>
      </ns0:r>
      <ns0:r>
        <ns0:rPr>
          <ns0:rFonts ns0:ascii="Arial" ns0:eastAsia="Arial" ns0:hAnsi="Arial" ns0:cs="Arial"/>
          <ns0:sz ns0:val="18"/>
          <ns0:szCs ns0:val="22"/>
          <ns0:lang ns0:val="hu-HU" ns0:eastAsia="en-US" ns0:bidi="ar-SA"/>
        </ns0:rPr>
        <ns0:t>a</ns0:t>
      </ns0:r>
      <ns0:r>
        <ns0:rPr>
          <ns0:rFonts ns0:ascii="Arial" ns0:eastAsia="Arial" ns0:hAnsi="Arial" ns0:cs="Arial"/>
          <ns0:spacing ns0:val="-4"/>
          <ns0:sz ns0:val="18"/>
          <ns0:szCs ns0:val="22"/>
          <ns0:lang ns0:val="hu-HU" ns0:eastAsia="en-US" ns0:bidi="ar-SA"/>
        </ns0:rPr>
        <ns0:t xml:space="preserve"> </ns0:t>
      </ns0:r>
      <ns0:r>
        <ns0:rPr>
          <ns0:rFonts ns0:ascii="Arial" ns0:eastAsia="Arial" ns0:hAnsi="Arial" ns0:cs="Arial"/>
          <ns0:spacing ns0:val="-2"/>
          <ns0:sz ns0:val="18"/>
          <ns0:szCs ns0:val="22"/>
          <ns0:lang ns0:val="hu-HU" ns0:eastAsia="en-US" ns0:bidi="ar-SA"/>
        </ns0:rPr>
        <ns0:t>rendszer</ns0:t>
      </ns0:r>
    </ns0:p>
    <ns0:p ns0:rsidR="005616CF">
      <ns0:pPr>
        <ns0:widowControl ns0:val="0"/>
        <ns0:autoSpaceDE ns0:val="0"/>
        <ns0:autoSpaceDN ns0:val="0"/>
        <ns0:spacing ns0:before="38"/>
        <ns0:ind ns0:left="993"/>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elektronikus</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számlát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kérek</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az</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alábbi</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e-mail-címre:</ns0:t>
      </ns0:r>
      <ns0:r>
        <ns0:rPr>
          <ns0:rFonts ns0:ascii="Arial" ns0:eastAsia="Arial" ns0:hAnsi="Arial" ns0:cs="Arial"/>
          <ns0:spacing ns0:val="2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100"/>
        <ns0:ind ns0:left="996" ns0:right="135"/>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(Az e-mail-cím megadásával a Nyilatkozattevő hozzájárul, hogy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xml:space="preserve">. az online ügyfélszolgálat igénybevételéhez szükséges regisztrációt elvégezze, ha az az elektronikus számla küldéséhez elengedhetetlen, továbbá tudomásul veszi, hogy regisztrálás során az egyedi felhasználónevet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adja meg.)</ns0:t>
      </ns0:r>
    </ns0:p>
    <ns0:p ns0:rsidR="005616CF">
      <ns0:pPr>
        <ns0:widowControl ns0:val="0"/>
        <ns0:autoSpaceDE ns0:val="0"/>
        <ns0:autoSpaceDN ns0:val="0"/>
        <ns0:spacing ns0:line="172" ns0:lineRule="exact"/>
        <ns0:ind ns0:left="996"/>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Nyilatkozat</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hiányában</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MVM</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pacing ns0:val="-10"/>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Energiakereskedelmi</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papír</ns0:t>
      </ns0:r>
      <ns0:r>
        <ns0:rPr>
          <ns0:rFonts ns0:ascii="Arial" ns0:eastAsia="Arial" ns0:hAnsi="Arial" ns0:cs="Arial"/>
          <ns0:i/>
          <ns0:spacing ns0:val="-8"/>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alapú</ns0:t>
      </ns0:r>
      <ns0:r>
        <ns0:rPr>
          <ns0:rFonts ns0:ascii="Arial" ns0:eastAsia="Arial" ns0:hAnsi="Arial" ns0:cs="Arial"/>
          <ns0:i/>
          <ns0:spacing ns0:val="-9"/>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számlát</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küld.</ns0:t>
      </ns0:r>
    </ns0:p>
    <ns0:p ns0:rsidR="005616CF">
      <ns0:pPr>
        <ns0:pStyle ns0:val="ListParagraph"/>
        <ns0:widowControl ns0:val="0"/>
        <ns0:numPr>
          <ns0:ilvl ns0:val="0"/>
          <ns0:numId ns0:val="32"/>
        </ns0:numPr>
        <ns0:tabs>
          <ns0:tab ns0:val="left" ns0:pos="567"/>
          <ns0:tab ns0:val="left" ns0:pos="569"/>
        </ns0:tabs>
        <ns0:autoSpaceDE ns0:val="0"/>
        <ns0:autoSpaceDN ns0:val="0"/>
        <ns0:spacing ns0:before="16" ns0:line="247" ns0:lineRule="auto"/>
        <ns0:ind ns0:left="569" ns0:right="139" ns0:hanging="425"/>
        <ns0:jc ns0:val="both"/>
        <ns0:rPr>
          <ns0:rFonts ns0:ascii="Arial" ns0:eastAsia="Arial" ns0:hAnsi="Arial" ns0:cs="Arial"/>
          <ns0:i/>
          <ns0:sz ns0:val="15"/>
          <ns0:szCs ns0:val="22"/>
          <ns0:lang ns0:val="hu-HU" ns0:eastAsia="en-US" ns0:bidi="ar-SA"/>
        </ns0:rPr>
      </ns0:pPr>
      <ns0:r>
        <ns0:rPr>
          <ns0:rFonts ns0:ascii="Arial" ns0:eastAsia="Arial" ns0:hAnsi="Arial" ns0:cs="Arial"/>
          <ns0:b/>
          <ns0:sz ns0:val="18"/>
          <ns0:szCs ns0:val="22"/>
          <ns0:lang ns0:val="hu-HU" ns0:eastAsia="en-US" ns0:bidi="ar-SA"/>
        </ns0:rPr>
        <ns0:t xml:space="preserve">Számlakiegyenlítés (fizetés) módja </ns0:t>
      </ns0:r>
      <ns0:r>
        <ns0:rPr>
          <ns0:rFonts ns0:ascii="Arial" ns0:eastAsia="Arial" ns0:hAnsi="Arial" ns0:cs="Arial"/>
          <ns0:i/>
          <ns0:sz ns0:val="15"/>
          <ns0:szCs ns0:val="22"/>
          <ns0:lang ns0:val="hu-HU" ns0:eastAsia="en-US" ns0:bidi="ar-SA"/>
        </ns0:rPr>
        <ns0:t xml:space="preserve">(Kizárólag lakossági célú felhasználás és papír alapú számla esetén szükséges </ns0:t>
      </ns0:r>
      <ns0:r>
        <ns0:rPr>
          <ns0:rFonts ns0:ascii="Arial" ns0:eastAsia="Arial" ns0:hAnsi="Arial" ns0:cs="Arial"/>
          <ns0:i/>
          <ns0:spacing ns0:val="-2"/>
          <ns0:sz ns0:val="15"/>
          <ns0:szCs ns0:val="22"/>
          <ns0:lang ns0:val="hu-HU" ns0:eastAsia="en-US" ns0:bidi="ar-SA"/>
        </ns0:rPr>
        <ns0:t>kitölteni.)</ns0:t>
      </ns0:r>
    </ns0:p>
    <ns0:p ns0:rsidR="005616CF">
      <ns0:pPr>
        <ns0:widowControl ns0:val="0"/>
        <ns0:autoSpaceDE ns0:val="0"/>
        <ns0:autoSpaceDN ns0:val="0"/>
        <ns0:spacing ns0:before="106"/>
        <ns0:ind ns0:left="993" ns0:right="627"/>
        <ns0:jc ns0:val="both"/>
        <ns0:rPr>
          <ns0:rFonts ns0:ascii="Arial" ns0:eastAsia="Arial" ns0:hAnsi="Arial" ns0:cs="Arial"/>
          <ns0:sz ns0:val="18"/>
          <ns0:szCs ns0:val="18"/>
          <ns0:lang ns0:val="hu-HU" ns0:eastAsia="en-US" ns0:bidi="ar-SA"/>
        </ns0:rPr>
      </ns0:pPr>
      <ns0:r>
        <ns0:rPr>
          <ns0:noProof/>
          <ns0:lang ns0:eastAsia="hu-HU"/>
        </ns0:rPr>
        <ns1:AlternateContent>
          <ns1:Choice Requires="wpg">
            <ns0:drawing>
              <ns3:anchor distT="0" distB="0" distL="0" distR="0" simplePos="0" relativeHeight="251709440" behindDoc="0" locked="0" layoutInCell="1" allowOverlap="1">
                <ns3:simplePos x="0" y="0"/>
                <ns3:positionH relativeFrom="page">
                  <ns3:posOffset>1030316</ns3:posOffset>
                </ns3:positionH>
                <ns3:positionV relativeFrom="paragraph">
                  <ns3:posOffset>35447</ns3:posOffset>
                </ns3:positionV>
                <ns3:extent cx="180340" cy="180340"/>
                <ns3:effectExtent l="0" t="0" r="0" b="0"/>
                <ns3:wrapNone/>
                <ns3:docPr id="1258945321" name="Group 31"/>
                <ns3:cNvGraphicFramePr/>
                <ns4:graphic>
                  <ns4:graphicData uri="http://schemas.microsoft.com/office/word/2010/wordprocessingGroup">
                    <ns13:wgp>
                      <ns13:cNvGrpSpPr/>
                      <ns13:grpSpPr>
                        <ns4:xfrm>
                          <ns4:off x="0" y="0"/>
                          <ns4:ext cx="180340" cy="180340"/>
                          <ns4:chOff x="0" y="0"/>
                          <ns4:chExt cx="180340" cy="180340"/>
                        </ns4:xfrm>
                      </ns13:grpSpPr>
                      <ns9:wsp>
                        <ns9:cNvPr id="33" name="Graphic 32"/>
                        <ns9:cNvSpPr/>
                        <ns9:spPr>
                          <ns4:xfrm>
                            <ns4:off x="0" y="0"/>
                            <ns4:ext cx="180340" cy="180340"/>
                          </ns4:xfrm>
                          <ns4:custGeom>
                            <ns4:avLst/>
                            <ns4:gdLst/>
                            <ns4:rect l="l" t="t" r="r" b="b"/>
                            <ns4:pathLst>
                              <ns4:path fill="norm" h="180340" w="180340" stroke="1">
                                <ns4:moveTo>
                                  <ns4:pt x="180000" y="0"/>
                                </ns4:moveTo>
                                <ns4:lnTo>
                                  <ns4:pt x="0" y="0"/>
                                </ns4:lnTo>
                                <ns4:lnTo>
                                  <ns4:pt x="0" y="179997"/>
                                </ns4:lnTo>
                                <ns4:lnTo>
                                  <ns4:pt x="180000" y="179997"/>
                                </ns4:lnTo>
                                <ns4:lnTo>
                                  <ns4:pt x="180000" y="0"/>
                                </ns4:lnTo>
                                <ns4:close/>
                              </ns4:path>
                            </ns4:pathLst>
                          </ns4:custGeom>
                          <ns4:solidFill>
                            <ns4:srgbClr val="FFFFFF"/>
                          </ns4:solidFill>
                        </ns9:spPr>
                        <ns9:bodyPr wrap="square" lIns="0" tIns="0" rIns="0" bIns="0" rtlCol="0">
                          <ns4:prstTxWarp prst="textNoShape">
                            <ns4:avLst/>
                          </ns4:prstTxWarp>
                        </ns9:bodyPr>
                      </ns9:wsp>
                      <ns9:wsp>
                        <ns9:cNvPr id="34" name="Graphic 33"/>
                        <ns9:cNvSpPr/>
                        <ns9:spPr>
                          <ns4:xfrm>
                            <ns4:off x="5000" y="4999"/>
                            <ns4:ext cx="170180" cy="170180"/>
                          </ns4:xfrm>
                          <ns4:custGeom>
                            <ns4:avLst/>
                            <ns4:gdLst/>
                            <ns4:rect l="l" t="t" r="r" b="b"/>
                            <ns4:pathLst>
                              <ns4:path fill="norm" h="170180" w="170180" stroke="1">
                                <ns4:moveTo>
                                  <ns4:pt x="0" y="169997"/>
                                </ns4:moveTo>
                                <ns4:lnTo>
                                  <ns4:pt x="170000" y="169997"/>
                                </ns4:lnTo>
                                <ns4:lnTo>
                                  <ns4:pt x="170000" y="0"/>
                                </ns4:lnTo>
                                <ns4:lnTo>
                                  <ns4:pt x="0" y="0"/>
                                </ns4:lnTo>
                                <ns4:lnTo>
                                  <ns4:pt x="0" y="169997"/>
                                </ns4:lnTo>
                                <ns4:close/>
                              </ns4:path>
                            </ns4:pathLst>
                          </ns4:custGeom>
                          <ns4:ln w="9999">
                            <ns4:solidFill>
                              <ns4:srgbClr val="000000"/>
                            </ns4:solidFill>
                            <ns4:prstDash val="solid"/>
                          </ns4:ln>
                        </ns9:spPr>
                        <ns9:bodyPr wrap="square" lIns="0" tIns="0" rIns="0" bIns="0" rtlCol="0">
                          <ns4:prstTxWarp prst="textNoShape">
                            <ns4:avLst/>
                          </ns4:prstTxWarp>
                        </ns9:bodyPr>
                      </ns9:wsp>
                      <ns9:wsp>
                        <ns9:cNvPr id="35" name="Textbox 34"/>
                        <ns9:cNvSpPr txBox="1"/>
                        <ns9:spPr>
                          <ns4:xfrm>
                            <ns4:off x="0" y="0"/>
                            <ns4:ext cx="180340" cy="180340"/>
                          </ns4:xfrm>
                          <ns4:prstGeom prst="rect">
                            <ns4:avLst/>
                          </ns4:prstGeom>
                        </ns9:spPr>
                        <ns9:txbx>
                          <ns0:txbxContent>
                            <ns0:p ns0:rsidR="005616CF">
                              <ns0:pPr>
                                <ns0:widowControl ns0:val="0"/>
                                <ns0:autoSpaceDE ns0:val="0"/>
                                <ns0:autoSpaceDN ns0:val="0"/>
                                <ns0:spacing ns0:before="39"/>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9:txbx>
                        <ns9:bodyPr wrap="square" lIns="0" tIns="0" rIns="0" bIns="0" rtlCol="0"/>
                      </ns9:wsp>
                    </ns13:wgp>
                  </ns4:graphicData>
                </ns4:graphic>
              </ns3:anchor>
            </ns0:drawing>
          </ns1:Choice>
          <ns1:Fallback>
            <ns0:pict>
              <ns10:group id="Group 31" ns11:spid="_x0000_s1058" style="width:14.2pt;height:14.2pt;margin-top:2.79pt;margin-left:81.13pt;mso-position-horizontal-relative:page;mso-wrap-distance-bottom:0;mso-wrap-distance-left:0;mso-wrap-distance-right:0;mso-wrap-distance-top:0;position:absolute;z-index:251708416" coordorigin="0,0" coordsize="21600,21600">
                <ns10:shape id="_x0000_s1059" style="width:21600;height:21600;position:absolute;v-text-anchor:top" coordsize="21600,21600" path="m21559,l,l,l,21559l,21559l21559,21559l21559,21559l21559,xe" fillcolor="white"/>
                <ns10:shape id="_x0000_s1060" style="width:20383;height:20383;left:599;position:absolute;top:599;v-text-anchor:top" coordsize="21600,21600" path="m,21577l21577,21577l21577,21577l21577,l21577,l,l,l,21577xe" fillcolor="this" stroked="t" strokecolor="black" strokeweight="0.79pt"/>
                <ns10:shape id="_x0000_s1061" type="#_x0000_t202" style="width:21600;height:21600;position:absolute;v-text-anchor:top" fillcolor="this">
                  <ns10:textbox inset="0,0,0,0">
                    <ns0:txbxContent>
                      <ns0:p ns0:rsidR="005616CF">
                        <ns0:pPr>
                          <ns0:widowControl ns0:val="0"/>
                          <ns0:autoSpaceDE ns0:val="0"/>
                          <ns0:autoSpaceDN ns0:val="0"/>
                          <ns0:spacing ns0:before="39"/>
                          <ns0:ind ns0:left="79"/>
                          <ns0:rPr>
                            <ns0:rFonts ns0:ascii="Wingdings" ns0:eastAsia="Arial" ns0:hAnsi="Wingdings" ns0:cs="Arial"/>
                            <ns0:sz ns0:val="20"/>
                            <ns0:szCs ns0:val="22"/>
                            <ns0:lang ns0:val="hu-HU" ns0:eastAsia="en-US" ns0:bidi="ar-SA"/>
                          </ns0:rPr>
                        </ns0:pPr>
                        <ns0:r>
                          <ns0:rPr>
                            <ns0:rFonts ns0:ascii="Wingdings" ns0:eastAsia="Arial" ns0:hAnsi="Wingdings" ns0:cs="Arial"/>
                            <ns0:spacing ns0:val="-10"/>
                            <ns0:sz ns0:val="20"/>
                            <ns0:szCs ns0:val="22"/>
                            <ns0:lang ns0:val="hu-HU" ns0:eastAsia="en-US" ns0:bidi="ar-SA"/>
                          </ns0:rPr>
                          <ns0:sym ns0:font="Wingdings" ns0:char="F06F"/>
                        </ns0:r>
                      </ns0:p>
                    </ns0:txbxContent>
                  </ns10:textbox>
                </ns10:shape>
              </ns10:group>
            </ns0:pict>
          </ns1:Fallback>
        </ns1:AlternateContent>
      </ns0:r>
      <ns0:r>
        <ns0:rPr>
          <ns0:rFonts ns0:ascii="Arial" ns0:eastAsia="Arial" ns0:hAnsi="Arial" ns0:cs="Arial"/>
          <ns0:sz ns0:val="18"/>
          <ns0:szCs ns0:val="18"/>
          <ns0:lang ns0:val="hu-HU" ns0:eastAsia="en-US" ns0:bidi="ar-SA"/>
        </ns0:rPr>
        <ns0:t>Nem</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kérek</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postai</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számlabefizetési</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megbízást</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(fehér</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csekket),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mivel</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számla</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kiegyenlítését</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egyéb módon (pl. átutalással) kívánom teljesíteni.</ns0:t>
      </ns0:r>
    </ns0:p>
    <ns0:p ns0:rsidR="005616CF">
      <ns0:pPr>
        <ns0:widowControl ns0:val="0"/>
        <ns0:autoSpaceDE ns0:val="0"/>
        <ns0:autoSpaceDN ns0:val="0"/>
        <ns0:spacing ns0:before="99"/>
        <ns0:ind ns0:left="569" ns0:right="462"/>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Nyilatkozat</ns0:t>
      </ns0:r>
      <ns0:r>
        <ns0:rPr>
          <ns0:rFonts ns0:ascii="Arial" ns0:eastAsia="Arial" ns0:hAnsi="Arial" ns0:cs="Arial"/>
          <ns0:i/>
          <ns0:spacing ns0:val="-1"/>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hiányában</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ns0:t>
      </ns0:r>
      <ns0:r>
        <ns0:rPr>
          <ns0:rFonts ns0:ascii="Arial" ns0:eastAsia="Arial" ns0:hAnsi="Arial" ns0:cs="Arial"/>
          <ns0:i/>
          <ns0:spacing ns0:val="-7"/>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MVM</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pacing ns0:val="-5"/>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Energiakereskedelmi</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lakossági</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fogyasztó</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részére</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postai</ns0:t>
      </ns0:r>
      <ns0:r>
        <ns0:rPr>
          <ns0:rFonts ns0:ascii="Arial" ns0:eastAsia="Arial" ns0:hAnsi="Arial" ns0:cs="Arial"/>
          <ns0:i/>
          <ns0:spacing ns0:val="-6"/>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számlabefizetési megbízást (fehér csekket) küld.</ns0:t>
      </ns0:r>
    </ns0:p>
    <ns0:p ns0:rsidR="005616CF">
      <ns0:pPr>
        <ns0:widowControl ns0:val="0"/>
        <ns0:autoSpaceDE ns0:val="0"/>
        <ns0:autoSpaceDN ns0:val="0"/>
        <ns0:spacing ns0:before="2" ns0:line="237" ns0:lineRule="auto"/>
        <ns0:ind ns0:left="569" ns0:right="132"/>
        <ns0:jc ns0:val="both"/>
        <ns0:rPr>
          <ns0:rFonts ns0:ascii="Arial" ns0:eastAsia="Arial" ns0:hAnsi="Arial" ns0:cs="Arial"/>
          <ns0:i/>
          <ns0:sz ns0:val="15"/>
          <ns0:szCs ns0:val="22"/>
          <ns0:lang ns0:val="hu-HU" ns0:eastAsia="en-US" ns0:bidi="ar-SA"/>
        </ns0:rPr>
      </ns0:pPr>
      <ns0:r>
        <ns0:rPr>
          <ns0:rFonts ns0:ascii="Arial" ns0:eastAsia="Arial" ns0:hAnsi="Arial" ns0:cs="Arial"/>
          <ns0:i/>
          <ns0:sz ns0:val="15"/>
          <ns0:szCs ns0:val="22"/>
          <ns0:lang ns0:val="hu-HU" ns0:eastAsia="en-US" ns0:bidi="ar-SA"/>
        </ns0:rPr>
        <ns0:t xml:space="preserve">Csoportos beszedési megbízással történő fizetés a számlavezető pénzintézetnél kezdeményezhető az MVM </ns0:t>
      </ns0:r>
      <ns0:r>
        <ns0:rPr>
          <ns0:rFonts ns0:ascii="Arial" ns0:eastAsia="Arial" ns0:hAnsi="Arial" ns0:cs="Arial"/>
          <ns0:i/>
          <ns0:sz ns0:val="15"/>
          <ns0:szCs ns0:val="22"/>
          <ns0:lang ns0:val="hu-HU" ns0:eastAsia="en-US" ns0:bidi="ar-SA"/>
        </ns0:rPr>
        <ns0:t>Next</ns0:t>
      </ns0:r>
      <ns0:r>
        <ns0:rPr>
          <ns0:rFonts ns0:ascii="Arial" ns0:eastAsia="Arial" ns0:hAnsi="Arial" ns0:cs="Arial"/>
          <ns0:i/>
          <ns0:sz ns0:val="15"/>
          <ns0:szCs ns0:val="22"/>
          <ns0:lang ns0:val="hu-HU" ns0:eastAsia="en-US" ns0:bidi="ar-SA"/>
        </ns0:rPr>
        <ns0:t xml:space="preserve"> Energiakereskedelmi </ns0:t>
      </ns0:r>
      <ns0:r>
        <ns0:rPr>
          <ns0:rFonts ns0:ascii="Arial" ns0:eastAsia="Arial" ns0:hAnsi="Arial" ns0:cs="Arial"/>
          <ns0:i/>
          <ns0:sz ns0:val="15"/>
          <ns0:szCs ns0:val="22"/>
          <ns0:lang ns0:val="hu-HU" ns0:eastAsia="en-US" ns0:bidi="ar-SA"/>
        </ns0:rPr>
        <ns0:t>Zrt</ns0:t>
      </ns0:r>
      <ns0:r>
        <ns0:rPr>
          <ns0:rFonts ns0:ascii="Arial" ns0:eastAsia="Arial" ns0:hAnsi="Arial" ns0:cs="Arial"/>
          <ns0:i/>
          <ns0:sz ns0:val="15"/>
          <ns0:szCs ns0:val="22"/>
          <ns0:lang ns0:val="hu-HU" ns0:eastAsia="en-US" ns0:bidi="ar-SA"/>
        </ns0:rPr>
        <ns0:t>. azonosítójával, amely a számla 2. oldalán található, és a számla 3. oldalán található szerződéses folyószámla számmal.</ns0:t>
      </ns0:r>
    </ns0:p>
    <ns0:p ns0:rsidR="005616CF">
      <ns0:pPr>
        <ns0:pStyle ns0:val="ListParagraph"/>
        <ns0:widowControl ns0:val="0"/>
        <ns0:numPr>
          <ns0:ilvl ns0:val="0"/>
          <ns0:numId ns0:val="32"/>
        </ns0:numPr>
        <ns0:tabs>
          <ns0:tab ns0:val="left" ns0:pos="567"/>
        </ns0:tabs>
        <ns0:autoSpaceDE ns0:val="0"/>
        <ns0:autoSpaceDN ns0:val="0"/>
        <ns0:spacing ns0:before="58"/>
        <ns0:ind ns0:left="567" ns0:hanging="423"/>
        <ns0:jc ns0:val="both"/>
        <ns0:rPr>
          <ns0:rFonts ns0:ascii="Arial" ns0:eastAsia="Arial" ns0:hAnsi="Arial" ns0:cs="Arial"/>
          <ns0:i/>
          <ns0:sz ns0:val="15"/>
          <ns0:szCs ns0:val="22"/>
          <ns0:lang ns0:val="hu-HU" ns0:eastAsia="en-US" ns0:bidi="ar-SA"/>
        </ns0:rPr>
      </ns0:pPr>
      <ns0:r>
        <ns0:rPr>
          <ns0:rFonts ns0:ascii="Arial" ns0:eastAsia="Arial" ns0:hAnsi="Arial" ns0:cs="Arial"/>
          <ns0:b/>
          <ns0:sz ns0:val="18"/>
          <ns0:szCs ns0:val="22"/>
          <ns0:lang ns0:val="hu-HU" ns0:eastAsia="en-US" ns0:bidi="ar-SA"/>
        </ns0:rPr>
        <ns0:t>Fizető</ns0:t>
      </ns0:r>
      <ns0:r>
        <ns0:rPr>
          <ns0:rFonts ns0:ascii="Arial" ns0:eastAsia="Arial" ns0:hAnsi="Arial" ns0:cs="Arial"/>
          <ns0:b/>
          <ns0:spacing ns0:val="-6"/>
          <ns0:sz ns0:val="18"/>
          <ns0:szCs ns0:val="22"/>
          <ns0:lang ns0:val="hu-HU" ns0:eastAsia="en-US" ns0:bidi="ar-SA"/>
        </ns0:rPr>
        <ns0:t xml:space="preserve"> </ns0:t>
      </ns0:r>
      <ns0:r>
        <ns0:rPr>
          <ns0:rFonts ns0:ascii="Arial" ns0:eastAsia="Arial" ns0:hAnsi="Arial" ns0:cs="Arial"/>
          <ns0:b/>
          <ns0:sz ns0:val="18"/>
          <ns0:szCs ns0:val="22"/>
          <ns0:lang ns0:val="hu-HU" ns0:eastAsia="en-US" ns0:bidi="ar-SA"/>
        </ns0:rPr>
        <ns0:t>adatai</ns0:t>
      </ns0:r>
      <ns0:r>
        <ns0:rPr>
          <ns0:rFonts ns0:ascii="Arial" ns0:eastAsia="Arial" ns0:hAnsi="Arial" ns0:cs="Arial"/>
          <ns0:b/>
          <ns0:spacing ns0:val="-2"/>
          <ns0:sz ns0:val="18"/>
          <ns0:szCs ns0:val="22"/>
          <ns0:lang ns0:val="hu-HU" ns0:eastAsia="en-US" ns0:bidi="ar-SA"/>
        </ns0:rPr>
        <ns0:t xml:space="preserve"> </ns0:t>
      </ns0:r>
      <ns0:r>
        <ns0:rPr>
          <ns0:rFonts ns0:ascii="Arial" ns0:eastAsia="Arial" ns0:hAnsi="Arial" ns0:cs="Arial"/>
          <ns0:i/>
          <ns0:sz ns0:val="15"/>
          <ns0:szCs ns0:val="22"/>
          <ns0:lang ns0:val="hu-HU" ns0:eastAsia="en-US" ns0:bidi="ar-SA"/>
        </ns0:rPr>
        <ns0:t>(ha</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nem</ns0:t>
      </ns0:r>
      <ns0:r>
        <ns0:rPr>
          <ns0:rFonts ns0:ascii="Arial" ns0:eastAsia="Arial" ns0:hAnsi="Arial" ns0:cs="Arial"/>
          <ns0:i/>
          <ns0:spacing ns0:val="-2"/>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azonos</ns0:t>
      </ns0:r>
      <ns0:r>
        <ns0:rPr>
          <ns0:rFonts ns0:ascii="Arial" ns0:eastAsia="Arial" ns0:hAnsi="Arial" ns0:cs="Arial"/>
          <ns0:i/>
          <ns0:spacing ns0:val="-3"/>
          <ns0:sz ns0:val="15"/>
          <ns0:szCs ns0:val="22"/>
          <ns0:lang ns0:val="hu-HU" ns0:eastAsia="en-US" ns0:bidi="ar-SA"/>
        </ns0:rPr>
        <ns0:t xml:space="preserve"> </ns0:t>
      </ns0:r>
      <ns0:r>
        <ns0:rPr>
          <ns0:rFonts ns0:ascii="Arial" ns0:eastAsia="Arial" ns0:hAnsi="Arial" ns0:cs="Arial"/>
          <ns0:i/>
          <ns0:sz ns0:val="15"/>
          <ns0:szCs ns0:val="22"/>
          <ns0:lang ns0:val="hu-HU" ns0:eastAsia="en-US" ns0:bidi="ar-SA"/>
        </ns0:rPr>
        <ns0:t>a</ns0:t>
      </ns0:r>
      <ns0:r>
        <ns0:rPr>
          <ns0:rFonts ns0:ascii="Arial" ns0:eastAsia="Arial" ns0:hAnsi="Arial" ns0:cs="Arial"/>
          <ns0:i/>
          <ns0:spacing ns0:val="-4"/>
          <ns0:sz ns0:val="15"/>
          <ns0:szCs ns0:val="22"/>
          <ns0:lang ns0:val="hu-HU" ns0:eastAsia="en-US" ns0:bidi="ar-SA"/>
        </ns0:rPr>
        <ns0:t xml:space="preserve"> </ns0:t>
      </ns0:r>
      <ns0:r>
        <ns0:rPr>
          <ns0:rFonts ns0:ascii="Arial" ns0:eastAsia="Arial" ns0:hAnsi="Arial" ns0:cs="Arial"/>
          <ns0:i/>
          <ns0:spacing ns0:val="-2"/>
          <ns0:sz ns0:val="15"/>
          <ns0:szCs ns0:val="22"/>
          <ns0:lang ns0:val="hu-HU" ns0:eastAsia="en-US" ns0:bidi="ar-SA"/>
        </ns0:rPr>
        <ns0:t>Nyilatkozattevővel)</ns0:t>
      </ns0:r>
    </ns0:p>
    <ns0:p ns0:rsidR="006F3364" ns0:rsidP="006F3364">
      <ns0:pPr>
        <ns0:widowControl ns0:val="0"/>
        <ns0:autoSpaceDE ns0:val="0"/>
        <ns0:autoSpaceDN ns0:val="0"/>
        <ns0:spacing ns0:before="104"/>
        <ns0:ind ns0:left="569"/>
        <ns0:rPr>
          <ns0:rFonts ns0:ascii="Arial" ns0:eastAsia="Arial" ns0:hAnsi="Arial" ns0:cs="Arial"/>
          <ns0:color ns0:val="0070C0"/>
          <ns0:spacing ns0:val="-5"/>
          <ns0:sz ns0:val="18"/>
          <ns0:szCs ns0:val="18"/>
          <ns0:lang ns0:val="hu-HU" ns0:eastAsia="en-US" ns0:bidi="ar-SA"/>
        </ns0:rPr>
      </ns0:pPr>
      <ns0:r>
        <ns0:rPr>
          <ns0:rFonts ns0:ascii="Arial" ns0:eastAsia="Arial" ns0:hAnsi="Arial" ns0:cs="Arial"/>
          <ns0:sz ns0:val="18"/>
          <ns0:szCs ns0:val="18"/>
          <ns0:lang ns0:val="hu-HU" ns0:eastAsia="en-US" ns0:bidi="ar-SA"/>
        </ns0:rPr>
        <ns0:t>Név</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36"/>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Megnevezés</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66"/>
          <ns0:sz ns0:val="18"/>
          <ns0:szCs ns0:val="18"/>
          <ns0:lang ns0:val="hu-HU" ns0:eastAsia="en-US" ns0:bidi="ar-SA"/>
        </ns0:rPr>
        <ns0:t xml:space="preserve"> </ns0:t>
      </ns0:r>
      <ns0:r ns0:rsidRPr="00574D85">
        <ns0:rPr>
          <ns0:rFonts ns0:ascii="Arial" ns0:eastAsia="Arial" ns0:hAnsi="Arial" ns0:cs="Arial"/>
          <ns0:color ns0:val="0070C0"/>
          <ns0:spacing ns0:val="-5"/>
          <ns0:sz ns0:val="18"/>
          <ns0:szCs ns0:val="18"/>
          <ns0:lang ns0:val="hu-HU" ns0:eastAsia="en-US" ns0:bidi="ar-SA"/>
        </ns0:rPr>
        <ns0:t>{</ns0:t>
      </ns0:r>
      <ns0:r>
        <ns0:rPr>
          <ns0:rFonts ns0:ascii="Arial" ns0:eastAsia="Arial" ns0:hAnsi="Arial" ns0:cs="Arial"/>
          <ns0:color ns0:val="0070C0"/>
          <ns0:spacing ns0:val="-5"/>
          <ns0:sz ns0:val="18"/>
          <ns0:szCs ns0:val="18"/>
          <ns0:lang ns0:val="hu-HU" ns0:eastAsia="en-US" ns0:bidi="ar-SA"/>
        </ns0:rPr>
        <ns0:t>d</ns0:t>
      </ns0:r>
      <ns0:r>
        <ns0:rPr>
          <ns0:rFonts ns0:ascii="Arial" ns0:eastAsia="Arial" ns0:hAnsi="Arial" ns0:cs="Arial"/>
          <ns0:color ns0:val="0070C0"/>
          <ns0:spacing ns0:val="-5"/>
          <ns0:sz ns0:val="18"/>
          <ns0:szCs ns0:val="18"/>
          <ns0:lang ns0:val="hu-HU" ns0:eastAsia="en-US" ns0:bidi="ar-SA"/>
        </ns0:rPr>
        <ns0:t>.</ns0:t>
      </ns0:r>
      <ns0:r ns0:rsidRPr="00574D85">
        <ns0:rPr>
          <ns0:rFonts ns0:ascii="Arial" ns0:eastAsia="Arial" ns0:hAnsi="Arial" ns0:cs="Arial"/>
          <ns0:color ns0:val="0070C0"/>
          <ns0:spacing ns0:val="-5"/>
          <ns0:sz ns0:val="18"/>
          <ns0:szCs ns0:val="18"/>
          <ns0:lang ns0:val="hu-HU" ns0:eastAsia="en-US" ns0:bidi="ar-SA"/>
        </ns0:rPr>
        <ns0:t>Project</ns0:t>
      </ns0:r>
      <ns0:r ns0:rsidRPr="00574D85">
        <ns0:rPr>
          <ns0:rFonts ns0:ascii="Arial" ns0:eastAsia="Arial" ns0:hAnsi="Arial" ns0:cs="Arial"/>
          <ns0:color ns0:val="0070C0"/>
          <ns0:spacing ns0:val="-5"/>
          <ns0:sz ns0:val="18"/>
          <ns0:szCs ns0:val="18"/>
          <ns0:lang ns0:val="hu-HU" ns0:eastAsia="en-US" ns0:bidi="ar-SA"/>
        </ns0:rPr>
        <ns0:t>.Nev</ns0:t>
      </ns0:r>
      <ns0:r ns0:rsidRPr="00574D85">
        <ns0:rPr>
          <ns0:rFonts ns0:ascii="Arial" ns0:eastAsia="Arial" ns0:hAnsi="Arial" ns0:cs="Arial"/>
          <ns0:color ns0:val="0070C0"/>
          <ns0:spacing ns0:val="-5"/>
          <ns0:sz ns0:val="18"/>
          <ns0:szCs ns0:val="18"/>
          <ns0:lang ns0:val="hu-HU" ns0:eastAsia="en-US" ns0:bidi="ar-SA"/>
        </ns0:rPr>
        <ns0:t>}</ns0:t>
      </ns0:r>
    </ns0:p>
    <ns0:p ns0:rsidR="006F3364" ns0:rsidP="006F3364">
      <ns0:pPr>
        <ns0:widowControl ns0:val="0"/>
        <ns0:autoSpaceDE ns0:val="0"/>
        <ns0:autoSpaceDN ns0:val="0"/>
        <ns0:spacing ns0:before="104"/>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név</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20"/>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Rövidített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cégnév</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7"/>
          <ns0:sz ns0:val="18"/>
          <ns0:szCs ns0:val="18"/>
          <ns0:lang ns0:val="hu-HU" ns0:eastAsia="en-US" ns0:bidi="ar-SA"/>
        </ns0:rPr>
        <ns0:t xml:space="preserve"> </ns0:t>
      </ns0:r>
      <ns0:r ns0:rsidRPr="00574D85">
        <ns0:rPr>
          <ns0:rFonts ns0:ascii="Arial" ns0:eastAsia="Arial" ns0:hAnsi="Arial" ns0:cs="Arial"/>
          <ns0:color ns0:val="0070C0"/>
          <ns0:spacing ns0:val="45"/>
          <ns0:sz ns0:val="18"/>
          <ns0:szCs ns0:val="18"/>
          <ns0:lang ns0:val="hu-HU" ns0:eastAsia="en-US" ns0:bidi="ar-SA"/>
        </ns0:rPr>
        <ns0:t>{</ns0:t>
      </ns0:r>
      <ns0:r>
        <ns0:rPr>
          <ns0:rFonts ns0:ascii="Arial" ns0:eastAsia="Arial" ns0:hAnsi="Arial" ns0:cs="Arial"/>
          <ns0:color ns0:val="0070C0"/>
          <ns0:spacing ns0:val="45"/>
          <ns0:sz ns0:val="18"/>
          <ns0:szCs ns0:val="18"/>
          <ns0:lang ns0:val="hu-HU" ns0:eastAsia="en-US" ns0:bidi="ar-SA"/>
        </ns0:rPr>
        <ns0:t>d</ns0:t>
      </ns0:r>
      <ns0:r>
        <ns0:rPr>
          <ns0:rFonts ns0:ascii="Arial" ns0:eastAsia="Arial" ns0:hAnsi="Arial" ns0:cs="Arial"/>
          <ns0:color ns0:val="0070C0"/>
          <ns0:spacing ns0:val="45"/>
          <ns0:sz ns0:val="18"/>
          <ns0:szCs ns0:val="18"/>
          <ns0:lang ns0:val="hu-HU" ns0:eastAsia="en-US" ns0:bidi="ar-SA"/>
        </ns0:rPr>
        <ns0:t>.</ns0:t>
      </ns0:r>
      <ns0:r ns0:rsidRPr="00574D85">
        <ns0:rPr>
          <ns0:rFonts ns0:ascii="Arial" ns0:eastAsia="Arial" ns0:hAnsi="Arial" ns0:cs="Arial"/>
          <ns0:color ns0:val="0070C0"/>
          <ns0:spacing ns0:val="-2"/>
          <ns0:sz ns0:val="18"/>
          <ns0:szCs ns0:val="18"/>
          <ns0:lang ns0:val="hu-HU" ns0:eastAsia="en-US" ns0:bidi="ar-SA"/>
        </ns0:rPr>
        <ns0:t>Project</ns0:t>
      </ns0:r>
      <ns0:r ns0:rsidRPr="00574D85">
        <ns0:rPr>
          <ns0:rFonts ns0:ascii="Arial" ns0:eastAsia="Arial" ns0:hAnsi="Arial" ns0:cs="Arial"/>
          <ns0:color ns0:val="0070C0"/>
          <ns0:spacing ns0:val="-2"/>
          <ns0:sz ns0:val="18"/>
          <ns0:szCs ns0:val="18"/>
          <ns0:lang ns0:val="hu-HU" ns0:eastAsia="en-US" ns0:bidi="ar-SA"/>
        </ns0:rPr>
        <ns0:t>.SzuletesiNev</ns0:t>
      </ns0:r>
      <ns0:r ns0:rsidRPr="00574D85">
        <ns0:rPr>
          <ns0:rFonts ns0:ascii="Arial" ns0:eastAsia="Arial" ns0:hAnsi="Arial" ns0:cs="Arial"/>
          <ns0:color ns0:val="0070C0"/>
          <ns0:spacing ns0:val="-2"/>
          <ns0:sz ns0:val="18"/>
          <ns0:szCs ns0:val="18"/>
          <ns0:lang ns0:val="hu-HU" ns0:eastAsia="en-US" ns0:bidi="ar-SA"/>
        </ns0:rPr>
        <ns0:t>}</ns0:t>
      </ns0:r>
    </ns0:p>
    <ns0:p ns0:rsidR="009F7E5C" ns0:rsidP="009F7E5C">
      <ns0:pPr>
        <ns0:widowControl ns0:val="0"/>
        <ns0:autoSpaceDE ns0:val="0"/>
        <ns0:autoSpaceDN ns0:val="0"/>
        <ns0:spacing ns0:before="104"/>
        <ns0:ind ns0:left="569"/>
        <ns0:rPr>
          <ns0:rFonts ns0:ascii="Arial" ns0:eastAsia="Arial" ns0:hAnsi="Arial" ns0:cs="Arial"/>
          <ns0:color ns0:val="0070C0"/>
          <ns0:spacing ns0:val="32"/>
          <ns0:sz ns0:val="20"/>
          <ns0:szCs ns0:val="20"/>
          <ns0:lang ns0:val="hu-HU" ns0:eastAsia="en-US" ns0:bidi="ar-SA"/>
        </ns0:rPr>
      </ns0:pP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1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hely</ns0:t>
      </ns0:r>
      <ns0:r>
        <ns0:rPr>
          <ns0:rFonts ns0:ascii="Arial" ns0:eastAsia="Arial" ns0:hAnsi="Arial" ns0:cs="Arial"/>
          <ns0:spacing ns0:val="1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és</ns0:t>
      </ns0:r>
      <ns0:r>
        <ns0:rPr>
          <ns0:rFonts ns0:ascii="Arial" ns0:eastAsia="Arial" ns0:hAnsi="Arial" ns0:cs="Arial"/>
          <ns0:spacing ns0:val="16"/>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idő</ns0:t>
      </ns0:r>
      <ns0:r>
        <ns0:rPr>
          <ns0:rFonts ns0:ascii="Arial" ns0:eastAsia="Arial" ns0:hAnsi="Arial" ns0:cs="Arial"/>
          <ns0:sz ns0:val="18"/>
          <ns0:szCs ns0:val="18"/>
          <ns0:vertAlign ns0:val="superscript"/>
          <ns0:lang ns0:val="hu-HU" ns0:eastAsia="en-US" ns0:bidi="ar-SA"/>
        </ns0:rPr>
        <ns0:t>1,1a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7"/>
          <ns0:sz ns0:val="18"/>
          <ns0:szCs ns0:val="18"/>
          <ns0:lang ns0:val="hu-HU" ns0:eastAsia="en-US" ns0:bidi="ar-SA"/>
        </ns0:rPr>
        <ns0:t xml:space="preserve"> </ns0:t>
      </ns0:r>
      <ns0:r ns0:rsidRPr="00574D85">
        <ns0:rPr>
          <ns0:rFonts ns0:ascii="Arial" ns0:eastAsia="Arial" ns0:hAnsi="Arial" ns0:cs="Arial"/>
          <ns0:color ns0:val="0070C0"/>
          <ns0:sz ns0:val="18"/>
          <ns0:szCs ns0:val="18"/>
          <ns0:lang ns0:val="hu-HU" ns0:eastAsia="en-US" ns0:bidi="ar-SA"/>
        </ns0:rPr>
        <ns0:t>:</ns0:t>
      </ns0:r>
      <ns0:r ns0:rsidRPr="00574D85">
        <ns0:rPr>
          <ns0:rFonts ns0:ascii="Arial" ns0:eastAsia="Arial" ns0:hAnsi="Arial" ns0:cs="Arial"/>
          <ns0:color ns0:val="0070C0"/>
          <ns0:spacing ns0:val="32"/>
          <ns0:sz ns0:val="20"/>
          <ns0:szCs ns0:val="20"/>
          <ns0:lang ns0:val="hu-HU" ns0:eastAsia="en-US" ns0:bidi="ar-SA"/>
        </ns0:rPr>
        <ns0:t>{</ns0:t>
      </ns0:r>
      <ns0:r>
        <ns0:rPr>
          <ns0:rFonts ns0:ascii="Arial" ns0:eastAsia="Arial" ns0:hAnsi="Arial" ns0:cs="Arial"/>
          <ns0:color ns0:val="0070C0"/>
          <ns0:spacing ns0:val="32"/>
          <ns0:sz ns0:val="20"/>
          <ns0:szCs ns0:val="20"/>
          <ns0:lang ns0:val="hu-HU" ns0:eastAsia="en-US" ns0:bidi="ar-SA"/>
        </ns0:rPr>
        <ns0:t>d.</ns0:t>
      </ns0:r>
      <ns0:r ns0:rsidRPr="00574D85">
        <ns0:rPr>
          <ns0:rFonts ns0:ascii="Arial" ns0:eastAsia="Arial" ns0:hAnsi="Arial" ns0:cs="Arial"/>
          <ns0:color ns0:val="0070C0"/>
          <ns0:spacing ns0:val="32"/>
          <ns0:sz ns0:val="10"/>
          <ns0:szCs ns0:val="10"/>
          <ns0:lang ns0:val="hu-HU" ns0:eastAsia="en-US" ns0:bidi="ar-SA"/>
        </ns0:rPr>
        <ns0:t>Project.SzuletesiHely</ns0:t>
      </ns0:r>
      <ns0:r ns0:rsidRPr="00574D85">
        <ns0:rPr>
          <ns0:rFonts ns0:ascii="Arial" ns0:eastAsia="Arial" ns0:hAnsi="Arial" ns0:cs="Arial"/>
          <ns0:color ns0:val="0070C0"/>
          <ns0:spacing ns0:val="32"/>
          <ns0:sz ns0:val="20"/>
          <ns0:szCs ns0:val="20"/>
          <ns0:lang ns0:val="hu-HU" ns0:eastAsia="en-US" ns0:bidi="ar-SA"/>
        </ns0:rPr>
        <ns0:t>},{</ns0:t>
      </ns0:r>
      <ns0:r>
        <ns0:rPr>
          <ns0:rFonts ns0:ascii="Arial" ns0:eastAsia="Arial" ns0:hAnsi="Arial" ns0:cs="Arial"/>
          <ns0:color ns0:val="0070C0"/>
          <ns0:spacing ns0:val="32"/>
          <ns0:sz ns0:val="20"/>
          <ns0:szCs ns0:val="20"/>
          <ns0:lang ns0:val="hu-HU" ns0:eastAsia="en-US" ns0:bidi="ar-SA"/>
        </ns0:rPr>
        <ns0:t>d.</ns0:t>
      </ns0:r>
      <ns0:r ns0:rsidRPr="00574D85">
        <ns0:rPr>
          <ns0:rFonts ns0:ascii="Arial" ns0:eastAsia="Arial" ns0:hAnsi="Arial" ns0:cs="Arial"/>
          <ns0:color ns0:val="0070C0"/>
          <ns0:spacing ns0:val="32"/>
          <ns0:sz ns0:val="10"/>
          <ns0:szCs ns0:val="10"/>
          <ns0:lang ns0:val="hu-HU" ns0:eastAsia="en-US" ns0:bidi="ar-SA"/>
        </ns0:rPr>
        <ns0:t>Project.SzuletesiIdo</ns0:t>
      </ns0:r>
      <ns0:r ns0:rsidRPr="00574D85">
        <ns0:rPr>
          <ns0:rFonts ns0:ascii="Arial" ns0:eastAsia="Arial" ns0:hAnsi="Arial" ns0:cs="Arial"/>
          <ns0:color ns0:val="0070C0"/>
          <ns0:spacing ns0:val="32"/>
          <ns0:sz ns0:val="20"/>
          <ns0:szCs ns0:val="20"/>
          <ns0:lang ns0:val="hu-HU" ns0:eastAsia="en-US" ns0:bidi="ar-SA"/>
        </ns0:rPr>
        <ns0:t>}</ns0:t>
      </ns0:r>
    </ns0:p>
    <ns0:p ns0:rsidR="009F7E5C" ns0:rsidP="009F7E5C">
      <ns0:pPr>
        <ns0:widowControl ns0:val="0"/>
        <ns0:autoSpaceDE ns0:val="0"/>
        <ns0:autoSpaceDN ns0:val="0"/>
        <ns0:spacing ns0:before="104"/>
        <ns0:ind ns0:left="569"/>
        <ns0:rPr>
          <ns0:rFonts ns0:ascii="Arial" ns0:eastAsia="Arial" ns0:hAnsi="Arial" ns0:cs="Arial"/>
          <ns0:color ns0:val="0070C0"/>
          <ns0:spacing ns0:val="31"/>
          <ns0:sz ns0:val="20"/>
          <ns0:szCs ns0:val="20"/>
          <ns0:lang ns0:val="hu-HU" ns0:eastAsia="en-US" ns0:bidi="ar-SA"/>
        </ns0:rPr>
      </ns0:pPr>
      <ns0:r>
        <ns0:rPr>
          <ns0:rFonts ns0:ascii="Arial" ns0:eastAsia="Arial" ns0:hAnsi="Arial" ns0:cs="Arial"/>
          <ns0:sz ns0:val="18"/>
          <ns0:szCs ns0:val="18"/>
          <ns0:lang ns0:val="hu-HU" ns0:eastAsia="en-US" ns0:bidi="ar-SA"/>
        </ns0:rPr>
        <ns0:t>Anyja</ns0:t>
      </ns0:r>
      <ns0:r>
        <ns0:rPr>
          <ns0:rFonts ns0:ascii="Arial" ns0:eastAsia="Arial" ns0:hAnsi="Arial" ns0:cs="Arial"/>
          <ns0:spacing ns0:val="2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születési</ns0:t>
      </ns0:r>
      <ns0:r>
        <ns0:rPr>
          <ns0:rFonts ns0:ascii="Arial" ns0:eastAsia="Arial" ns0:hAnsi="Arial" ns0:cs="Arial"/>
          <ns0:spacing ns0:val="2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neve</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1"/>
          <ns0:sz ns0:val="18"/>
          <ns0:szCs ns0:val="18"/>
          <ns0:lang ns0:val="hu-HU" ns0:eastAsia="en-US" ns0:bidi="ar-SA"/>
        </ns0:rPr>
        <ns0:t xml:space="preserve"> </ns0:t>
      </ns0:r>
      <ns0:r ns0:rsidRPr="00574D85">
        <ns0:rPr>
          <ns0:rFonts ns0:ascii="Arial" ns0:eastAsia="Arial" ns0:hAnsi="Arial" ns0:cs="Arial"/>
          <ns0:color ns0:val="0070C0"/>
          <ns0:spacing ns0:val="31"/>
          <ns0:sz ns0:val="20"/>
          <ns0:szCs ns0:val="20"/>
          <ns0:lang ns0:val="hu-HU" ns0:eastAsia="en-US" ns0:bidi="ar-SA"/>
        </ns0:rPr>
        <ns0:t>{</ns0:t>
      </ns0:r>
      <ns0:r>
        <ns0:rPr>
          <ns0:rFonts ns0:ascii="Arial" ns0:eastAsia="Arial" ns0:hAnsi="Arial" ns0:cs="Arial"/>
          <ns0:color ns0:val="0070C0"/>
          <ns0:spacing ns0:val="31"/>
          <ns0:sz ns0:val="20"/>
          <ns0:szCs ns0:val="20"/>
          <ns0:lang ns0:val="hu-HU" ns0:eastAsia="en-US" ns0:bidi="ar-SA"/>
        </ns0:rPr>
        <ns0:t>d</ns0:t>
      </ns0:r>
      <ns0:r>
        <ns0:rPr>
          <ns0:rFonts ns0:ascii="Arial" ns0:eastAsia="Arial" ns0:hAnsi="Arial" ns0:cs="Arial"/>
          <ns0:color ns0:val="0070C0"/>
          <ns0:spacing ns0:val="31"/>
          <ns0:sz ns0:val="20"/>
          <ns0:szCs ns0:val="20"/>
          <ns0:lang ns0:val="hu-HU" ns0:eastAsia="en-US" ns0:bidi="ar-SA"/>
        </ns0:rPr>
        <ns0:t>.</ns0:t>
      </ns0:r>
      <ns0:r ns0:rsidRPr="00574D85">
        <ns0:rPr>
          <ns0:rFonts ns0:ascii="Arial" ns0:eastAsia="Arial" ns0:hAnsi="Arial" ns0:cs="Arial"/>
          <ns0:color ns0:val="0070C0"/>
          <ns0:spacing ns0:val="31"/>
          <ns0:sz ns0:val="10"/>
          <ns0:szCs ns0:val="10"/>
          <ns0:lang ns0:val="hu-HU" ns0:eastAsia="en-US" ns0:bidi="ar-SA"/>
        </ns0:rPr>
        <ns0:t>Project</ns0:t>
      </ns0:r>
      <ns0:r ns0:rsidRPr="00574D85">
        <ns0:rPr>
          <ns0:rFonts ns0:ascii="Arial" ns0:eastAsia="Arial" ns0:hAnsi="Arial" ns0:cs="Arial"/>
          <ns0:color ns0:val="0070C0"/>
          <ns0:spacing ns0:val="31"/>
          <ns0:sz ns0:val="10"/>
          <ns0:szCs ns0:val="10"/>
          <ns0:lang ns0:val="hu-HU" ns0:eastAsia="en-US" ns0:bidi="ar-SA"/>
        </ns0:rPr>
        <ns0:t>.AnyjaNeve</ns0:t>
      </ns0:r>
      <ns0:r ns0:rsidRPr="00574D85">
        <ns0:rPr>
          <ns0:rFonts ns0:ascii="Arial" ns0:eastAsia="Arial" ns0:hAnsi="Arial" ns0:cs="Arial"/>
          <ns0:color ns0:val="0070C0"/>
          <ns0:spacing ns0:val="31"/>
          <ns0:sz ns0:val="20"/>
          <ns0:szCs ns0:val="20"/>
          <ns0:lang ns0:val="hu-HU" ns0:eastAsia="en-US" ns0:bidi="ar-SA"/>
        </ns0:rPr>
        <ns0:t>}</ns0:t>
      </ns0:r>
    </ns0:p>
    <ns0:p ns0:rsidR="009F7E5C" ns0:rsidP="009F7E5C">
      <ns0:pPr>
        <ns0:widowControl ns0:val="0"/>
        <ns0:autoSpaceDE ns0:val="0"/>
        <ns0:autoSpaceDN ns0:val="0"/>
        <ns0:spacing ns0:before="104"/>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Lakcím</ns0:t>
      </ns0:r>
      <ns0:r>
        <ns0:rPr>
          <ns0:rFonts ns0:ascii="Arial" ns0:eastAsia="Arial" ns0:hAnsi="Arial" ns0:cs="Arial"/>
          <ns0:position ns0:val="6"/>
          <ns0:sz ns0:val="12"/>
          <ns0:szCs ns0:val="18"/>
          <ns0:lang ns0:val="hu-HU" ns0:eastAsia="en-US" ns0:bidi="ar-SA"/>
        </ns0:rPr>
        <ns0:t>1,1a</ns0:t>
      </ns0:r>
      <ns0:r>
        <ns0:rPr>
          <ns0:rFonts ns0:ascii="Arial" ns0:eastAsia="Arial" ns0:hAnsi="Arial" ns0:cs="Arial"/>
          <ns0:spacing ns0:val="39"/>
          <ns0:position ns0:val="6"/>
          <ns0:sz ns0:val="12"/>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Székhely</ns0:t>
      </ns0:r>
      <ns0:r>
        <ns0:rPr>
          <ns0:rFonts ns0:ascii="Arial" ns0:eastAsia="Arial" ns0:hAnsi="Arial" ns0:cs="Arial"/>
          <ns0:position ns0:val="6"/>
          <ns0:sz ns0:val="12"/>
          <ns0:szCs ns0:val="18"/>
          <ns0:lang ns0:val="hu-HU" ns0:eastAsia="en-US" ns0:bidi="ar-SA"/>
        </ns0:rPr>
        <ns0:t>1a,2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9"/>
          <ns0:sz ns0:val="18"/>
          <ns0:szCs ns0:val="18"/>
          <ns0:lang ns0:val="hu-HU" ns0:eastAsia="en-US" ns0:bidi="ar-SA"/>
        </ns0:rPr>
        <ns0:t xml:space="preserve"> </ns0:t>
      </ns0:r>
      <ns0:r ns0:rsidRPr="004C6C63">
        <ns0:rPr>
          <ns0:rFonts ns0:ascii="Arial" ns0:eastAsia="Arial" ns0:hAnsi="Arial" ns0:cs="Arial"/>
          <ns0:color ns0:val="0070C0"/>
          <ns0:spacing ns0:val="-2"/>
          <ns0:sz ns0:val="18"/>
          <ns0:szCs ns0:val="18"/>
          <ns0:lang ns0:val="hu-HU" ns0:eastAsia="en-US" ns0:bidi="ar-SA"/>
        </ns0:rPr>
        <ns0:t>{</ns0:t>
      </ns0:r>
      <ns0:r>
        <ns0:rPr>
          <ns0:rFonts ns0:ascii="Arial" ns0:eastAsia="Arial" ns0:hAnsi="Arial" ns0:cs="Arial"/>
          <ns0:color ns0:val="0070C0"/>
          <ns0:spacing ns0:val="-2"/>
          <ns0:sz ns0:val="18"/>
          <ns0:szCs ns0:val="18"/>
          <ns0:lang ns0:val="hu-HU" ns0:eastAsia="en-US" ns0:bidi="ar-SA"/>
        </ns0:rPr>
        <ns0:t>d</ns0:t>
      </ns0:r>
      <ns0:r>
        <ns0:rPr>
          <ns0:rFonts ns0:ascii="Arial" ns0:eastAsia="Arial" ns0:hAnsi="Arial" ns0:cs="Arial"/>
          <ns0:color ns0:val="0070C0"/>
          <ns0:spacing ns0:val="-2"/>
          <ns0:sz ns0:val="18"/>
          <ns0:szCs ns0:val="18"/>
          <ns0:lang ns0:val="hu-HU" ns0:eastAsia="en-US" ns0:bidi="ar-SA"/>
        </ns0:rPr>
        <ns0:t>.</ns0:t>
      </ns0:r>
      <ns0:r ns0:rsidRPr="004C6C63">
        <ns0:rPr>
          <ns0:rFonts ns0:ascii="Arial" ns0:eastAsia="Arial" ns0:hAnsi="Arial" ns0:cs="Arial"/>
          <ns0:color ns0:val="0070C0"/>
          <ns0:spacing ns0:val="-2"/>
          <ns0:sz ns0:val="18"/>
          <ns0:szCs ns0:val="18"/>
          <ns0:lang ns0:val="hu-HU" ns0:eastAsia="en-US" ns0:bidi="ar-SA"/>
        </ns0:rPr>
        <ns0:t>Project</ns0:t>
      </ns0:r>
      <ns0:r ns0:rsidRPr="004C6C63">
        <ns0:rPr>
          <ns0:rFonts ns0:ascii="Arial" ns0:eastAsia="Arial" ns0:hAnsi="Arial" ns0:cs="Arial"/>
          <ns0:color ns0:val="0070C0"/>
          <ns0:spacing ns0:val="-2"/>
          <ns0:sz ns0:val="18"/>
          <ns0:szCs ns0:val="18"/>
          <ns0:lang ns0:val="hu-HU" ns0:eastAsia="en-US" ns0:bidi="ar-SA"/>
        </ns0:rPr>
        <ns0:t>.UgyfelLakcime</ns0:t>
      </ns0:r>
      <ns0:r ns0:rsidRPr="004C6C63">
        <ns0:rPr>
          <ns0:rFonts ns0:ascii="Arial" ns0:eastAsia="Arial" ns0:hAnsi="Arial" ns0:cs="Arial"/>
          <ns0:color ns0:val="0070C0"/>
          <ns0:spacing ns0:val="-2"/>
          <ns0:sz ns0:val="18"/>
          <ns0:szCs ns0:val="18"/>
          <ns0:lang ns0:val="hu-HU" ns0:eastAsia="en-US" ns0:bidi="ar-SA"/>
        </ns0:rPr>
        <ns0:t>}</ns0:t>
      </ns0:r>
    </ns0:p>
    <ns0:p ns0:rsidR="009F7E5C" ns0:rsidP="009F7E5C">
      <ns0:pPr>
        <ns0:widowControl ns0:val="0"/>
        <ns0:autoSpaceDE ns0:val="0"/>
        <ns0:autoSpaceDN ns0:val="0"/>
        <ns0:spacing ns0:before="104"/>
        <ns0:ind ns0:left="569"/>
        <ns0:rPr>
          <ns0:rFonts ns0:ascii="Arial" ns0:eastAsia="Arial" ns0:hAnsi="Arial" ns0:cs="Arial"/>
          <ns0:color ns0:val="0070C0"/>
          <ns0:spacing ns0:val="-2"/>
          <ns0:sz ns0:val="18"/>
          <ns0:szCs ns0:val="18"/>
          <ns0:lang ns0:val="hu-HU" ns0:eastAsia="en-US" ns0:bidi="ar-SA"/>
        </ns0:rPr>
      </ns0:pPr>
      <ns0:r>
        <ns0:rPr>
          <ns0:rFonts ns0:ascii="Arial" ns0:eastAsia="Arial" ns0:hAnsi="Arial" ns0:cs="Arial"/>
          <ns0:sz ns0:val="18"/>
          <ns0:szCs ns0:val="18"/>
          <ns0:lang ns0:val="hu-HU" ns0:eastAsia="en-US" ns0:bidi="ar-SA"/>
        </ns0:rPr>
        <ns0:t>Értesítési</ns0:t>
      </ns0:r>
      <ns0:r>
        <ns0:rPr>
          <ns0:rFonts ns0:ascii="Arial" ns0:eastAsia="Arial" ns0:hAnsi="Arial" ns0:cs="Arial"/>
          <ns0:spacing ns0:val="4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cím</ns0:t>
      </ns0:r>
      <ns0:r>
        <ns0:rPr>
          <ns0:rFonts ns0:ascii="Arial" ns0:eastAsia="Arial" ns0:hAnsi="Arial" ns0:cs="Arial"/>
          <ns0:position ns0:val="6"/>
          <ns0:sz ns0:val="12"/>
          <ns0:szCs ns0:val="18"/>
          <ns0:lang ns0:val="hu-HU" ns0:eastAsia="en-US" ns0:bidi="ar-SA"/>
        </ns0:rPr>
        <ns0:t>1,1a,2</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42"/>
          <ns0:sz ns0:val="18"/>
          <ns0:szCs ns0:val="18"/>
          <ns0:lang ns0:val="hu-HU" ns0:eastAsia="en-US" ns0:bidi="ar-SA"/>
        </ns0:rPr>
        <ns0:t xml:space="preserve"> </ns0:t>
      </ns0:r>
      <ns0:r ns0:rsidRPr="004C6C63">
        <ns0:rPr>
          <ns0:rFonts ns0:ascii="Arial" ns0:eastAsia="Arial" ns0:hAnsi="Arial" ns0:cs="Arial"/>
          <ns0:color ns0:val="0070C0"/>
          <ns0:spacing ns0:val="-2"/>
          <ns0:sz ns0:val="18"/>
          <ns0:szCs ns0:val="18"/>
          <ns0:lang ns0:val="hu-HU" ns0:eastAsia="en-US" ns0:bidi="ar-SA"/>
        </ns0:rPr>
        <ns0:t>{</ns0:t>
      </ns0:r>
      <ns0:r>
        <ns0:rPr>
          <ns0:rFonts ns0:ascii="Arial" ns0:eastAsia="Arial" ns0:hAnsi="Arial" ns0:cs="Arial"/>
          <ns0:color ns0:val="0070C0"/>
          <ns0:spacing ns0:val="-2"/>
          <ns0:sz ns0:val="18"/>
          <ns0:szCs ns0:val="18"/>
          <ns0:lang ns0:val="hu-HU" ns0:eastAsia="en-US" ns0:bidi="ar-SA"/>
        </ns0:rPr>
        <ns0:t>d</ns0:t>
      </ns0:r>
      <ns0:r>
        <ns0:rPr>
          <ns0:rFonts ns0:ascii="Arial" ns0:eastAsia="Arial" ns0:hAnsi="Arial" ns0:cs="Arial"/>
          <ns0:color ns0:val="0070C0"/>
          <ns0:spacing ns0:val="-2"/>
          <ns0:sz ns0:val="18"/>
          <ns0:szCs ns0:val="18"/>
          <ns0:lang ns0:val="hu-HU" ns0:eastAsia="en-US" ns0:bidi="ar-SA"/>
        </ns0:rPr>
        <ns0:t>.</ns0:t>
      </ns0:r>
      <ns0:r ns0:rsidRPr="004C6C63">
        <ns0:rPr>
          <ns0:rFonts ns0:ascii="Arial" ns0:eastAsia="Arial" ns0:hAnsi="Arial" ns0:cs="Arial"/>
          <ns0:color ns0:val="0070C0"/>
          <ns0:spacing ns0:val="-2"/>
          <ns0:sz ns0:val="18"/>
          <ns0:szCs ns0:val="18"/>
          <ns0:lang ns0:val="hu-HU" ns0:eastAsia="en-US" ns0:bidi="ar-SA"/>
        </ns0:rPr>
        <ns0:t>Project</ns0:t>
      </ns0:r>
      <ns0:r ns0:rsidRPr="004C6C63">
        <ns0:rPr>
          <ns0:rFonts ns0:ascii="Arial" ns0:eastAsia="Arial" ns0:hAnsi="Arial" ns0:cs="Arial"/>
          <ns0:color ns0:val="0070C0"/>
          <ns0:spacing ns0:val="-2"/>
          <ns0:sz ns0:val="18"/>
          <ns0:szCs ns0:val="18"/>
          <ns0:lang ns0:val="hu-HU" ns0:eastAsia="en-US" ns0:bidi="ar-SA"/>
        </ns0:rPr>
        <ns0:t>.UgyfelLakcime</ns0:t>
      </ns0:r>
      <ns0:r ns0:rsidRPr="004C6C63">
        <ns0:rPr>
          <ns0:rFonts ns0:ascii="Arial" ns0:eastAsia="Arial" ns0:hAnsi="Arial" ns0:cs="Arial"/>
          <ns0:color ns0:val="0070C0"/>
          <ns0:spacing ns0:val="-2"/>
          <ns0:sz ns0:val="18"/>
          <ns0:szCs ns0:val="18"/>
          <ns0:lang ns0:val="hu-HU" ns0:eastAsia="en-US" ns0:bidi="ar-SA"/>
        </ns0:rPr>
        <ns0:t>}</ns0:t>
      </ns0:r>
    </ns0:p>
    <ns0:p ns0:rsidR="005616CF" ns0:rsidP="009F7E5C">
      <ns0:pPr>
        <ns0:widowControl ns0:val="0"/>
        <ns0:autoSpaceDE ns0:val="0"/>
        <ns0:autoSpaceDN ns0:val="0"/>
        <ns0:spacing ns0:before="104"/>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Adószám</ns0:t>
      </ns0:r>
      <ns0:r>
        <ns0:rPr>
          <ns0:rFonts ns0:ascii="Arial" ns0:eastAsia="Arial" ns0:hAnsi="Arial" ns0:cs="Arial"/>
          <ns0:position ns0:val="6"/>
          <ns0:sz ns0:val="12"/>
          <ns0:szCs ns0:val="18"/>
          <ns0:lang ns0:val="hu-HU" ns0:eastAsia="en-US" ns0:bidi="ar-SA"/>
        </ns0:rPr>
        <ns0:t>1a,2</ns0:t>
      </ns0:r>
      <ns0:r>
        <ns0:rPr>
          <ns0:rFonts ns0:ascii="Arial" ns0:eastAsia="Arial" ns0:hAnsi="Arial" ns0:cs="Arial"/>
          <ns0:sz ns0:val="18"/>
          <ns0:szCs ns0:val="18"/>
          <ns0:lang ns0:val="hu-HU" ns0:eastAsia="en-US" ns0:bidi="ar-SA"/>
        </ns0:rPr>
        <ns0:t>: ‗</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pacing ns0:val="-10"/>
          <ns0:sz ns0:val="18"/>
          <ns0:szCs ns0:val="18"/>
          <ns0:lang ns0:val="hu-HU" ns0:eastAsia="en-US" ns0:bidi="ar-SA"/>
        </ns0:rPr>
        <ns0:t>‗</ns0:t>
      </ns0:r>
    </ns0:p>
    <ns0:p ns0:rsidR="005616CF">
      <ns0:pPr>
        <ns0:widowControl ns0:val="0"/>
        <ns0:autoSpaceDE ns0:val="0"/>
        <ns0:autoSpaceDN ns0:val="0"/>
        <ns0:spacing ns0:before="96"/>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Nyilvántartási</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szám</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(pl.</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cégjegyzékszám</ns0:t>
      </ns0:r>
      <ns0:r>
        <ns0:rPr>
          <ns0:rFonts ns0:ascii="Arial" ns0:eastAsia="Arial" ns0:hAnsi="Arial" ns0:cs="Arial"/>
          <ns0:sz ns0:val="18"/>
          <ns0:szCs ns0:val="18"/>
          <ns0:lang ns0:val="hu-HU" ns0:eastAsia="en-US" ns0:bidi="ar-SA"/>
        </ns0:rPr>
        <ns0:t>)</ns0:t>
      </ns0:r>
      <ns0:r>
        <ns0:rPr>
          <ns0:rFonts ns0:ascii="Arial" ns0:eastAsia="Arial" ns0:hAnsi="Arial" ns0:cs="Arial"/>
          <ns0:position ns0:val="6"/>
          <ns0:sz ns0:val="12"/>
          <ns0:szCs ns0:val="18"/>
          <ns0:lang ns0:val="hu-HU" ns0:eastAsia="en-US" ns0:bidi="ar-SA"/>
        </ns0:rPr>
        <ns0:t>1a</ns0:t>
      </ns0:r>
      <ns0:r>
        <ns0:rPr>
          <ns0:rFonts ns0:ascii="Arial" ns0:eastAsia="Arial" ns0:hAnsi="Arial" ns0:cs="Arial"/>
          <ns0:position ns0:val="6"/>
          <ns0:sz ns0:val="12"/>
          <ns0:szCs ns0:val="18"/>
          <ns0:lang ns0:val="hu-HU" ns0:eastAsia="en-US" ns0:bidi="ar-SA"/>
        </ns0:rPr>
        <ns0:t>,2</ns0:t>
      </ns0:r>
      <ns0:r>
        <ns0:rPr>
          <ns0:rFonts ns0:ascii="Arial" ns0:eastAsia="Arial" ns0:hAnsi="Arial" ns0:cs="Arial"/>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97"/>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Bankszámlaszám</ns0:t>
      </ns0:r>
      <ns0:r>
        <ns0:rPr>
          <ns0:rFonts ns0:ascii="Arial" ns0:eastAsia="Arial" ns0:hAnsi="Arial" ns0:cs="Arial"/>
          <ns0:position ns0:val="6"/>
          <ns0:sz ns0:val="12"/>
          <ns0:szCs ns0:val="18"/>
          <ns0:lang ns0:val="hu-HU" ns0:eastAsia="en-US" ns0:bidi="ar-SA"/>
        </ns0:rPr>
        <ns0:t>3,4</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1"/>
          <ns0:sz ns0:val="18"/>
          <ns0:szCs ns0:val="18"/>
          <ns0:lang ns0:val="hu-HU" ns0:eastAsia="en-US" ns0:bidi="ar-SA"/>
        </ns0:rPr>
        <ns0:t xml:space="preserve"> </ns0:t>
      </ns0:r>
      <ns0:r>
        <ns0:rPr>
          <ns0:rFonts ns0:ascii="Arial" ns0:eastAsia="Arial" ns0:hAnsi="Arial" ns0:cs="Arial"/>
          <ns0:spacing ns0:val="-10"/>
          <ns0:sz ns0:val="18"/>
          <ns0:szCs ns0:val="18"/>
          <ns0:lang ns0:val="hu-HU" ns0:eastAsia="en-US" ns0:bidi="ar-SA"/>
        </ns0:rPr>
        <ns0:t>‗</ns0:t>
      </ns0:r>
    </ns0:p>
    <ns0:p ns0:rsidR="005616CF">
      <ns0:pPr>
        <ns0:widowControl ns0:val="0"/>
        <ns0:autoSpaceDE ns0:val="0"/>
        <ns0:autoSpaceDN ns0:val="0"/>
        <ns0:spacing ns0:before="94"/>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Telefonszám</ns0:t>
      </ns0:r>
      <ns0:r>
        <ns0:rPr>
          <ns0:rFonts ns0:ascii="Arial" ns0:eastAsia="Arial" ns0:hAnsi="Arial" ns0:cs="Arial"/>
          <ns0:position ns0:val="6"/>
          <ns0:sz ns0:val="12"/>
          <ns0:szCs ns0:val="18"/>
          <ns0:lang ns0:val="hu-HU" ns0:eastAsia="en-US" ns0:bidi="ar-SA"/>
        </ns0:rPr>
        <ns0:t>4</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6"/>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96"/>
        <ns0:ind ns0:left="569"/>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Kapcsolattartási</ns0:t>
      </ns0:r>
      <ns0:r>
        <ns0:rPr>
          <ns0:rFonts ns0:ascii="Arial" ns0:eastAsia="Arial" ns0:hAnsi="Arial" ns0:cs="Arial"/>
          <ns0:spacing ns0:val="1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e-mail-cím</ns0:t>
      </ns0:r>
      <ns0:r>
        <ns0:rPr>
          <ns0:rFonts ns0:ascii="Arial" ns0:eastAsia="Arial" ns0:hAnsi="Arial" ns0:cs="Arial"/>
          <ns0:position ns0:val="6"/>
          <ns0:sz ns0:val="12"/>
          <ns0:szCs ns0:val="18"/>
          <ns0:lang ns0:val="hu-HU" ns0:eastAsia="en-US" ns0:bidi="ar-SA"/>
        </ns0:rPr>
        <ns0:t>4</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74"/>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35"/>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ind ns0:left="144" ns0:right="138"/>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 xml:space="preserve">A szerződéskötéshez kapcsolódó </ns0:t>
      </ns0:r>
      <ns0:r>
        <ns0:rPr>
          <ns0:rFonts ns0:ascii="Arial" ns0:eastAsia="Arial" ns0:hAnsi="Arial" ns0:cs="Arial"/>
          <ns0:sz ns0:val="18"/>
          <ns0:szCs ns0:val="18"/>
          <ns0:lang ns0:val="hu-HU" ns0:eastAsia="en-US" ns0:bidi="ar-SA"/>
        </ns0:rPr>
        <ns0:t>információk</ns0:t>
      </ns0:r>
      <ns0:r>
        <ns0:rPr>
          <ns0:rFonts ns0:ascii="Arial" ns0:eastAsia="Arial" ns0:hAnsi="Arial" ns0:cs="Arial"/>
          <ns0:sz ns0:val="18"/>
          <ns0:szCs ns0:val="18"/>
          <ns0:lang ns0:val="hu-HU" ns0:eastAsia="en-US" ns0:bidi="ar-SA"/>
        </ns0:rPr>
        <ns0:t xml:space="preserve">, így különösen az általános szerződési feltételek és a szerződéses feltételek összefoglalója a </ns0:t>
      </ns0:r>
      <ns0:hyperlink ns2:id="rId34">
        <ns0:r>
          <ns0:rPr>
            <ns0:rFonts ns0:ascii="Arial" ns0:eastAsia="Arial" ns0:hAnsi="Arial" ns0:cs="Arial"/>
            <ns0:color ns0:val="0000FF"/>
            <ns0:sz ns0:val="18"/>
            <ns0:szCs ns0:val="18"/>
            <ns0:u ns0:val="single" ns0:color="0000FF"/>
            <ns0:lang ns0:val="hu-HU" ns0:eastAsia="en-US" ns0:bidi="ar-SA"/>
          </ns0:rPr>
          <ns0:t>www.mvmnext.hu</ns0:t>
        </ns0:r>
      </ns0:hyperlink>
      <ns0:r>
        <ns0:rPr>
          <ns0:rFonts ns0:ascii="Arial" ns0:eastAsia="Arial" ns0:hAnsi="Arial" ns0:cs="Arial"/>
          <ns0:color ns0:val="0000FF"/>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honlapról letölthetők, illetve az ügyfélszolgálati irodákon </ns0:t>
      </ns0:r>
      <ns0:r>
        <ns0:rPr>
          <ns0:rFonts ns0:ascii="Arial" ns0:eastAsia="Arial" ns0:hAnsi="Arial" ns0:cs="Arial"/>
          <ns0:spacing ns0:val="-2"/>
          <ns0:sz ns0:val="18"/>
          <ns0:szCs ns0:val="18"/>
          <ns0:lang ns0:val="hu-HU" ns0:eastAsia="en-US" ns0:bidi="ar-SA"/>
        </ns0:rPr>
        <ns0:t>megismerhetők.</ns0:t>
      </ns0:r>
    </ns0:p>
    <ns0:p ns0:rsidR="005616CF">
      <ns0:pPr>
        <ns0:widowControl ns0:val="0"/>
        <ns0:autoSpaceDE ns0:val="0"/>
        <ns0:autoSpaceDN ns0:val="0"/>
        <ns0:spacing ns0:before="32"/>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ind ns0:left="144" ns0:right="134"/>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A</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Nyilatkozattevő</ns0:t>
      </ns0:r>
      <ns0:r>
        <ns0:rPr>
          <ns0:rFonts ns0:ascii="Arial" ns0:eastAsia="Arial" ns0:hAnsi="Arial" ns0:cs="Arial"/>
          <ns0:spacing ns0:val="-4"/>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jelen</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dokumentum</ns0:t>
      </ns0:r>
      <ns0:r>
        <ns0:rPr>
          <ns0:rFonts ns0:ascii="Arial" ns0:eastAsia="Arial" ns0:hAnsi="Arial" ns0:cs="Arial"/>
          <ns0:spacing ns0:val="-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aláírásával</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nyilatkozik,</ns0:t>
      </ns0:r>
      <ns0:r>
        <ns0:rPr>
          <ns0:rFonts ns0:ascii="Arial" ns0:eastAsia="Arial" ns0:hAnsi="Arial" ns0:cs="Arial"/>
          <ns0:spacing ns0:val="-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hogy</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nyilatkozata</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alapján</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létrejövő</ns0:t>
      </ns0:r>
      <ns0:r>
        <ns0:rPr>
          <ns0:rFonts ns0:ascii="Arial" ns0:eastAsia="Arial" ns0:hAnsi="Arial" ns0:cs="Arial"/>
          <ns0:spacing ns0:val="-5"/>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villamosenergia- vásárlási</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szerződés</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tartalmát</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ismeri,</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az</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abban</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foglaltakat</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magára</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nézve</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kötelező</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érvényűnek</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ismeri</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el,</ns0:t>
      </ns0:r>
      <ns0:r>
        <ns0:rPr>
          <ns0:rFonts ns0:ascii="Arial" ns0:eastAsia="Arial" ns0:hAnsi="Arial" ns0:cs="Arial"/>
          <ns0:spacing ns0:val="-12"/>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továbbá</ns0:t>
      </ns0:r>
      <ns0:r>
        <ns0:rPr>
          <ns0:rFonts ns0:ascii="Arial" ns0:eastAsia="Arial" ns0:hAnsi="Arial" ns0:cs="Arial"/>
          <ns0:spacing ns0:val="-13"/>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 xml:space="preserve">hogy a szerződés megkötése előtt az MVM </ns0:t>
      </ns0:r>
      <ns0:r>
        <ns0:rPr>
          <ns0:rFonts ns0:ascii="Arial" ns0:eastAsia="Arial" ns0:hAnsi="Arial" ns0:cs="Arial"/>
          <ns0:sz ns0:val="18"/>
          <ns0:szCs ns0:val="18"/>
          <ns0:lang ns0:val="hu-HU" ns0:eastAsia="en-US" ns0:bidi="ar-SA"/>
        </ns0:rPr>
        <ns0:t>Next</ns0:t>
      </ns0:r>
      <ns0:r>
        <ns0:rPr>
          <ns0:rFonts ns0:ascii="Arial" ns0:eastAsia="Arial" ns0:hAnsi="Arial" ns0:cs="Arial"/>
          <ns0:sz ns0:val="18"/>
          <ns0:szCs ns0:val="18"/>
          <ns0:lang ns0:val="hu-HU" ns0:eastAsia="en-US" ns0:bidi="ar-SA"/>
        </ns0:rPr>
        <ns0:t xml:space="preserve"> Energiakereskedelmi </ns0:t>
      </ns0:r>
      <ns0:r>
        <ns0:rPr>
          <ns0:rFonts ns0:ascii="Arial" ns0:eastAsia="Arial" ns0:hAnsi="Arial" ns0:cs="Arial"/>
          <ns0:sz ns0:val="18"/>
          <ns0:szCs ns0:val="18"/>
          <ns0:lang ns0:val="hu-HU" ns0:eastAsia="en-US" ns0:bidi="ar-SA"/>
        </ns0:rPr>
        <ns0:t>Zrt</ns0:t>
      </ns0:r>
      <ns0:r>
        <ns0:rPr>
          <ns0:rFonts ns0:ascii="Arial" ns0:eastAsia="Arial" ns0:hAnsi="Arial" ns0:cs="Arial"/>
          <ns0:sz ns0:val="18"/>
          <ns0:szCs ns0:val="18"/>
          <ns0:lang ns0:val="hu-HU" ns0:eastAsia="en-US" ns0:bidi="ar-SA"/>
        </ns0:rPr>
        <ns0:t>. őt a szerződés lényeges tartalmai elemeiről tájékoztatta, és rendelkezésére bocsátotta a szerződéses feltételek összefoglalóját.</ns0:t>
      </ns0:r>
    </ns0:p>
    <ns0:p ns0:rsidR="005616CF">
      <ns0:pPr>
        <ns0:widowControl ns0:val="0"/>
        <ns0:autoSpaceDE ns0:val="0"/>
        <ns0:autoSpaceDN ns0:val="0"/>
        <ns0:spacing ns0:before="33"/>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ind ns0:left="144" ns0:right="141"/>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Ha a Nyilatkozattevő nem magyar állampolgár természetes személy vagy nem Magyarországon bejegyzett/nyilvántartásba vett jogi személy, a Felek a békés úton nem rendezhető esetleges jövőbeni jogvitájuk eldöntésére a polgári és kereskedelmi ügyekben a joghatóságról, valamint a határozatok elismeréséről és végrehajtásáról szóló, 2012. december 12-i, 1215/2012/EU európai parlamenti és tanácsi rendelet 7. cikk 1. pontja vagy a nemzetközi magánjogról szóló 2017. évi XXVIII. törvény 99. §-</ns0:t>
      </ns0:r>
      <ns0:r>
        <ns0:rPr>
          <ns0:rFonts ns0:ascii="Arial" ns0:eastAsia="Arial" ns0:hAnsi="Arial" ns0:cs="Arial"/>
          <ns0:sz ns0:val="18"/>
          <ns0:szCs ns0:val="18"/>
          <ns0:lang ns0:val="hu-HU" ns0:eastAsia="en-US" ns0:bidi="ar-SA"/>
        </ns0:rPr>
        <ns0:t>a</ns0:t>
      </ns0:r>
      <ns0:r>
        <ns0:rPr>
          <ns0:rFonts ns0:ascii="Arial" ns0:eastAsia="Arial" ns0:hAnsi="Arial" ns0:cs="Arial"/>
          <ns0:sz ns0:val="18"/>
          <ns0:szCs ns0:val="18"/>
          <ns0:lang ns0:val="hu-HU" ns0:eastAsia="en-US" ns0:bidi="ar-SA"/>
        </ns0:rPr>
        <ns0:t xml:space="preserve"> alapján a polgári perrendtartásról szóló törvény szerint hatáskörrel és illetékességgel rendelkező magyar bíróság joghatóságát kötik ki.</ns0:t>
      </ns0:r>
    </ns0:p>
    <ns0:p ns0:rsidR="005616CF">
      <ns0:pPr>
        <ns0:widowControl ns0:val="0"/>
        <ns0:autoSpaceDE ns0:val="0"/>
        <ns0:autoSpaceDN ns0:val="0"/>
        <ns0:ind ns0:left="569"/>
        <ns0:jc ns0:val="both"/>
        <ns0:rPr>
          <ns0:rFonts ns0:ascii="Arial" ns0:eastAsia="Arial" ns0:hAnsi="Arial" ns0:cs="Arial"/>
          <ns0:sz ns0:val="18"/>
          <ns0:szCs ns0:val="18"/>
          <ns0:lang ns0:val="hu-HU" ns0:eastAsia="en-US" ns0:bidi="ar-SA"/>
        </ns0:rPr>
        <ns0:sectPr>
          <ns0:pgSz ns0:w="11910" ns0:h="16840"/>
          <ns0:pgMar ns0:top="1660" ns0:right="1275" ns0:bottom="1020" ns0:left="1133" ns0:header="708" ns0:footer="824" ns0:gutter="0"/>
          <ns0:cols ns0:space="708"/>
        </ns0:sectPr>
      </ns0:pPr>
    </ns0:p>
    <ns0:p ns0:rsidR="005616CF">
      <ns0:pPr>
        <ns0:widowControl ns0:val="0"/>
        <ns0:autoSpaceDE ns0:val="0"/>
        <ns0:autoSpaceDN ns0:val="0"/>
        <ns0:ind ns0:left="144" ns0:right="148"/>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A</ns0:t>
      </ns0:r>
      <ns0:r>
        <ns0:rPr>
          <ns0:rFonts ns0:ascii="Arial" ns0:eastAsia="Arial" ns0:hAnsi="Arial" ns0:cs="Arial"/>
          <ns0:spacing ns0:val="-8"/>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Felhasználó/Fizető</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büntető</ns0:t>
      </ns0:r>
      <ns0:r>
        <ns0:rPr>
          <ns0:rFonts ns0:ascii="Arial" ns0:eastAsia="Arial" ns0:hAnsi="Arial" ns0:cs="Arial"/>
          <ns0:spacing ns0:val="-9"/>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és</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polgári</ns0:t>
      </ns0:r>
      <ns0:r>
        <ns0:rPr>
          <ns0:rFonts ns0:ascii="Arial" ns0:eastAsia="Arial" ns0:hAnsi="Arial" ns0:cs="Arial"/>
          <ns0:spacing ns0:val="-10"/>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jogi</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felelőssége</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tudatában</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jelen</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dokumentum</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aláírásával</ns0:t>
      </ns0:r>
      <ns0:r>
        <ns0:rPr>
          <ns0:rFonts ns0:ascii="Arial" ns0:eastAsia="Arial" ns0:hAnsi="Arial" ns0:cs="Arial"/>
          <ns0:spacing ns0:val="-7"/>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nyilatkozik,</ns0:t>
      </ns0:r>
      <ns0:r>
        <ns0:rPr>
          <ns0:rFonts ns0:ascii="Arial" ns0:eastAsia="Arial" ns0:hAnsi="Arial" ns0:cs="Arial"/>
          <ns0:spacing ns0:val="-8"/>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hogy</ns0:t>
      </ns0:r>
      <ns0:r>
        <ns0:rPr>
          <ns0:rFonts ns0:ascii="Arial" ns0:eastAsia="Arial" ns0:hAnsi="Arial" ns0:cs="Arial"/>
          <ns0:spacing ns0:val="-9"/>
          <ns0:sz ns0:val="18"/>
          <ns0:szCs ns0:val="18"/>
          <ns0:lang ns0:val="hu-HU" ns0:eastAsia="en-US" ns0:bidi="ar-SA"/>
        </ns0:rPr>
        <ns0:t xml:space="preserve"> </ns0:t>
      </ns0:r>
      <ns0:r>
        <ns0:rPr>
          <ns0:rFonts ns0:ascii="Arial" ns0:eastAsia="Arial" ns0:hAnsi="Arial" ns0:cs="Arial"/>
          <ns0:sz ns0:val="18"/>
          <ns0:szCs ns0:val="18"/>
          <ns0:lang ns0:val="hu-HU" ns0:eastAsia="en-US" ns0:bidi="ar-SA"/>
        </ns0:rPr>
        <ns0:t>a szerződés megkötésére jogosult, szerződéskötési képessége korlátozva nincs, az általa megadott adatok a valóságnak megfelelnek, valamint a szerződés megkötése harmadik személy jogos érdekeit nem sérti.</ns0:t>
      </ns0:r>
    </ns0:p>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spacing ns0:before="65"/>
        <ns0:ind ns0:left="0"/>
        <ns0:rPr>
          <ns0:rFonts ns0:ascii="Arial" ns0:eastAsia="Arial" ns0:hAnsi="Arial" ns0:cs="Arial"/>
          <ns0:sz ns0:val="18"/>
          <ns0:szCs ns0:val="18"/>
          <ns0:lang ns0:val="hu-HU" ns0:eastAsia="en-US" ns0:bidi="ar-SA"/>
        </ns0:rPr>
      </ns0:pPr>
      <ns0:r ns0:rsidRPr="00A71A62">
        <ns0:rPr>
          <ns0:noProof/>
          <ns0:spacing ns0:val="-1"/>
          <ns0:szCs ns0:val="22"/>
          <ns0:lang ns0:eastAsia="hu-HU"/>
        </ns0:rPr>
        <ns0:drawing>
          <ns3:anchor distT="0" distB="0" distL="114300" distR="114300" simplePos="0" relativeHeight="251717632" behindDoc="0" locked="0" layoutInCell="1" allowOverlap="1">
            <ns3:simplePos x="0" y="0"/>
            <ns3:positionH relativeFrom="column">
              <ns3:posOffset>1459230</ns3:posOffset>
            </ns3:positionH>
            <ns3:positionV relativeFrom="paragraph">
              <ns3:posOffset>151130</ns3:posOffset>
            </ns3:positionV>
            <ns3:extent cx="1971675" cy="1245870"/>
            <ns3:effectExtent l="0" t="0" r="0" b="0"/>
            <ns3:wrapNone/>
            <ns3:docPr id="1629792610" name="Kép 25"/>
            <ns3:cNvGraphicFramePr>
              <ns4:graphicFrameLocks noChangeAspect="1"/>
            </ns3:cNvGraphicFramePr>
            <ns4:graphic>
              <ns4:graphicData uri="http://schemas.openxmlformats.org/drawingml/2006/picture">
                <ns5:pic>
                  <ns5:nvPicPr>
                    <ns5:cNvPr id="1629792610"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ns0:drawing>
      </ns0:r>
    </ns0:p>
    <ns0:p ns0:rsidR="005616CF">
      <ns0:pPr>
        <ns0:widowControl ns0:val="0"/>
        <ns0:autoSpaceDE ns0:val="0"/>
        <ns0:autoSpaceDN ns0:val="0"/>
        <ns0:ind ns0:left="144"/>
        <ns0:jc ns0:val="both"/>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Kelt:</ns0:t>
      </ns0:r>
      <ns0:r>
        <ns0:rPr>
          <ns0:rFonts ns0:ascii="Arial" ns0:eastAsia="Arial" ns0:hAnsi="Arial" ns0:cs="Arial"/>
          <ns0:spacing ns0:val="-2"/>
          <ns0:sz ns0:val="18"/>
          <ns0:szCs ns0:val="18"/>
          <ns0:lang ns0:val="hu-HU" ns0:eastAsia="en-US" ns0:bidi="ar-SA"/>
        </ns0:rPr>
        <ns0:t xml:space="preserve"> </ns0:t>
      </ns0:r>
      <ns0:r ns0:rsidRPr="00153C36" ns0:rsidR="009F7E5C">
        <ns0:rPr>
          <ns0:rFonts ns0:ascii="Arial" ns0:eastAsia="Arial" ns0:hAnsi="Arial" ns0:cs="Arial"/>
          <ns0:color ns0:val="0070C0"/>
          <ns0:spacing ns0:val="-2"/>
          <ns0:sz ns0:val="18"/>
          <ns0:szCs ns0:val="18"/>
          <ns0:lang ns0:val="hu-HU" ns0:eastAsia="en-US" ns0:bidi="ar-SA"/>
        </ns0:rPr>
        <ns0:t>{</ns0:t>
      </ns0:r>
      <ns0:r ns0:rsidR="009F7E5C">
        <ns0:rPr>
          <ns0:rFonts ns0:ascii="Arial" ns0:eastAsia="Arial" ns0:hAnsi="Arial" ns0:cs="Arial"/>
          <ns0:color ns0:val="0070C0"/>
          <ns0:spacing ns0:val="-2"/>
          <ns0:sz ns0:val="18"/>
          <ns0:szCs ns0:val="18"/>
          <ns0:lang ns0:val="hu-HU" ns0:eastAsia="en-US" ns0:bidi="ar-SA"/>
        </ns0:rPr>
        <ns0:t>d</ns0:t>
      </ns0:r>
      <ns0:r ns0:rsidR="009F7E5C">
        <ns0:rPr>
          <ns0:rFonts ns0:ascii="Arial" ns0:eastAsia="Arial" ns0:hAnsi="Arial" ns0:cs="Arial"/>
          <ns0:color ns0:val="0070C0"/>
          <ns0:spacing ns0:val="-2"/>
          <ns0:sz ns0:val="18"/>
          <ns0:szCs ns0:val="18"/>
          <ns0:lang ns0:val="hu-HU" ns0:eastAsia="en-US" ns0:bidi="ar-SA"/>
        </ns0:rPr>
        <ns0:t>.</ns0:t>
      </ns0:r>
      <ns0:r ns0:rsidRPr="00153C36" ns0:rsidR="009F7E5C">
        <ns0:rPr>
          <ns0:rFonts ns0:ascii="Arial" ns0:eastAsia="Arial" ns0:hAnsi="Arial" ns0:cs="Arial"/>
          <ns0:color ns0:val="0070C0"/>
          <ns0:spacing ns0:val="-2"/>
          <ns0:sz ns0:val="18"/>
          <ns0:szCs ns0:val="18"/>
          <ns0:lang ns0:val="hu-HU" ns0:eastAsia="en-US" ns0:bidi="ar-SA"/>
        </ns0:rPr>
        <ns0:t>Project</ns0:t>
      </ns0:r>
      <ns0:r ns0:rsidRPr="00153C36" ns0:rsidR="009F7E5C">
        <ns0:rPr>
          <ns0:rFonts ns0:ascii="Arial" ns0:eastAsia="Arial" ns0:hAnsi="Arial" ns0:cs="Arial"/>
          <ns0:color ns0:val="0070C0"/>
          <ns0:spacing ns0:val="-2"/>
          <ns0:sz ns0:val="18"/>
          <ns0:szCs ns0:val="18"/>
          <ns0:lang ns0:val="hu-HU" ns0:eastAsia="en-US" ns0:bidi="ar-SA"/>
        </ns0:rPr>
        <ns0:t>.Varos</ns0:t>
      </ns0:r>
      <ns0:r ns0:rsidRPr="00153C36" ns0:rsidR="009F7E5C">
        <ns0:rPr>
          <ns0:rFonts ns0:ascii="Arial" ns0:eastAsia="Arial" ns0:hAnsi="Arial" ns0:cs="Arial"/>
          <ns0:color ns0:val="0070C0"/>
          <ns0:spacing ns0:val="-2"/>
          <ns0:sz ns0:val="18"/>
          <ns0:szCs ns0:val="18"/>
          <ns0:lang ns0:val="hu-HU" ns0:eastAsia="en-US" ns0:bidi="ar-SA"/>
        </ns0:rPr>
        <ns0:t>}</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
          <ns0:sz ns0:val="18"/>
          <ns0:szCs ns0:val="18"/>
          <ns0:lang ns0:val="hu-HU" ns0:eastAsia="en-US" ns0:bidi="ar-SA"/>
        </ns0:rPr>
        <ns0:t xml:space="preserve"> </ns0:t>
      </ns0:r>
      <ns0:r ns0:rsidRPr="001C40F4" ns0:rsidR="009F7E5C">
        <ns0:rPr>
          <ns0:rFonts ns0:ascii="Arial" ns0:eastAsia="Arial" ns0:hAnsi="Arial" ns0:cs="Arial"/>
          <ns0:color ns0:val="0070C0"/>
          <ns0:spacing ns0:val="-2"/>
          <ns0:sz ns0:val="18"/>
          <ns0:szCs ns0:val="18"/>
          <ns0:lang ns0:val="hu-HU" ns0:eastAsia="en-US" ns0:bidi="ar-SA"/>
        </ns0:rPr>
        <ns0:t>{</ns0:t>
      </ns0:r>
      <ns0:r ns0:rsidR="009F7E5C">
        <ns0:rPr>
          <ns0:rFonts ns0:ascii="Arial" ns0:eastAsia="Arial" ns0:hAnsi="Arial" ns0:cs="Arial"/>
          <ns0:color ns0:val="0070C0"/>
          <ns0:spacing ns0:val="-2"/>
          <ns0:sz ns0:val="18"/>
          <ns0:szCs ns0:val="18"/>
          <ns0:lang ns0:val="hu-HU" ns0:eastAsia="en-US" ns0:bidi="ar-SA"/>
        </ns0:rPr>
        <ns0:t>d.</ns0:t>
      </ns0:r>
      <ns0:r ns0:rsidRPr="001C40F4" ns0:rsidR="009F7E5C">
        <ns0:rPr>
          <ns0:rFonts ns0:ascii="Arial" ns0:eastAsia="Arial" ns0:hAnsi="Arial" ns0:cs="Arial"/>
          <ns0:color ns0:val="0070C0"/>
          <ns0:spacing ns0:val="-2"/>
          <ns0:sz ns0:val="18"/>
          <ns0:szCs ns0:val="18"/>
          <ns0:lang ns0:val="hu-HU" ns0:eastAsia="en-US" ns0:bidi="ar-SA"/>
        </ns0:rPr>
        <ns0:t>Project.Laed</ns0:t>
      </ns0:r>
      <ns0:r ns0:rsidRPr="001C40F4" ns0:rsidR="009F7E5C">
        <ns0:rPr>
          <ns0:rFonts ns0:ascii="Arial" ns0:eastAsia="Arial" ns0:hAnsi="Arial" ns0:cs="Arial"/>
          <ns0:color ns0:val="0070C0"/>
          <ns0:spacing ns0:val="-2"/>
          <ns0:sz ns0:val="18"/>
          <ns0:szCs ns0:val="18"/>
          <ns0:lang ns0:val="hu-HU" ns0:eastAsia="en-US" ns0:bidi="ar-SA"/>
        </ns0:rPr>
        <ns0:t>}</ns0:t>
      </ns0:r>
    </ns0:p>
    <ns0:p ns0:rsidR="005616CF">
      <ns0:pPr>
        <ns0:widowControl ns0:val="0"/>
        <ns0:autoSpaceDE ns0:val="0"/>
        <ns0:autoSpaceDN ns0:val="0"/>
        <ns0:ind ns0:left="0"/>
        <ns0:rPr>
          <ns0:rFonts ns0:ascii="Arial" ns0:eastAsia="Arial" ns0:hAnsi="Arial" ns0:cs="Arial"/>
          <ns0:sz ns0:val="20"/>
          <ns0:szCs ns0:val="18"/>
          <ns0:lang ns0:val="hu-HU" ns0:eastAsia="en-US" ns0:bidi="ar-SA"/>
        </ns0:rPr>
      </ns0:pPr>
    </ns0:p>
    <ns0:p ns0:rsidR="005616CF">
      <ns0:pPr>
        <ns0:widowControl ns0:val="0"/>
        <ns0:autoSpaceDE ns0:val="0"/>
        <ns0:autoSpaceDN ns0:val="0"/>
        <ns0:spacing ns0:before="167"/>
        <ns0:ind ns0:left="0"/>
        <ns0:rPr>
          <ns0:rFonts ns0:ascii="Arial" ns0:eastAsia="Arial" ns0:hAnsi="Arial" ns0:cs="Arial"/>
          <ns0:sz ns0:val="20"/>
          <ns0:szCs ns0:val="18"/>
          <ns0:lang ns0:val="hu-HU" ns0:eastAsia="en-US" ns0:bidi="ar-SA"/>
        </ns0:rPr>
      </ns0:pPr>
    </ns0:p>
    <ns0:tbl>
      <ns0:tblPr>
        <ns0:tblStyle ns0:val="TableNormal000"/>
        <ns0:tblW ns0:w="0" ns0:type="auto"/>
        <ns0:tblInd ns0:w="1760" ns0:type="dxa"/>
        <ns0:tblLayout ns0:type="fixed"/>
        <ns0:tblLook ns0:val="01E0"/>
      </ns0:tblPr>
      <ns0:tblGrid>
        <ns0:gridCol ns0:w="2753"/>
        <ns0:gridCol ns0:w="3274"/>
      </ns0:tblGrid>
      <ns0:tr>
        <ns0:tblPrEx>
          <ns0:tblW ns0:w="0" ns0:type="auto"/>
          <ns0:tblInd ns0:w="1760" ns0:type="dxa"/>
          <ns0:tblLayout ns0:type="fixed"/>
          <ns0:tblLook ns0:val="01E0"/>
        </ns0:tblPrEx>
        <ns0:trPr>
          <ns0:trHeight ns0:val="204"/>
        </ns0:trPr>
        <ns0:tc>
          <ns0:tcPr>
            <ns0:tcW ns0:w="2753" ns0:type="dxa"/>
          </ns0:tcPr>
          <ns0:p ns0:rsidR="005616CF">
            <ns0:pPr>
              <ns0:spacing ns0:before="0" ns0:line="185" ns0:lineRule="exact"/>
              <ns0:ind ns0:left="50"/>
              <ns0:jc ns0:val="left"/>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c>
          <ns0:tcPr>
            <ns0:tcW ns0:w="3274" ns0:type="dxa"/>
          </ns0:tcPr>
          <ns0:p ns0:rsidR="005616CF">
            <ns0:pPr>
              <ns0:spacing ns0:before="0" ns0:line="185" ns0:lineRule="exact"/>
              <ns0:ind ns0:left="893"/>
              <ns0:jc ns0:val="left"/>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s0:t>
            </ns0:r>
          </ns0:p>
        </ns0:tc>
      </ns0:tr>
      <ns0:tr>
        <ns0:tblPrEx>
          <ns0:tblW ns0:w="0" ns0:type="auto"/>
          <ns0:tblInd ns0:w="1760" ns0:type="dxa"/>
          <ns0:tblLayout ns0:type="fixed"/>
          <ns0:tblLook ns0:val="01E0"/>
        </ns0:tblPrEx>
        <ns0:trPr>
          <ns0:trHeight ns0:val="376"/>
        </ns0:trPr>
        <ns0:tc>
          <ns0:tcPr>
            <ns0:tcW ns0:w="2753" ns0:type="dxa"/>
          </ns0:tcPr>
          <ns0:p ns0:rsidR="005616CF">
            <ns0:pPr>
              <ns0:spacing ns0:before="0" ns0:line="204" ns0:lineRule="exact"/>
              <ns0:ind ns0:right="671"/>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Nyilatkozattevő</ns0:t>
            </ns0:r>
          </ns0:p>
          <ns0:p ns0:rsidR="005616CF">
            <ns0:pPr>
              <ns0:spacing ns0:before="0" ns0:line="152" ns0:lineRule="exact"/>
              <ns0:ind ns0:left="2" ns0:right="671"/>
              <ns0:jc ns0:val="center"/>
              <ns0:rPr>
                <ns0:rFonts ns0:ascii="Arial" ns0:eastAsia="Arial" ns0:hAnsi="Arial" ns0:cs="Arial"/>
                <ns0:i/>
                <ns0:sz ns0:val="15"/>
                <ns0:lang ns0:val="hu-HU" ns0:bidi="ar-SA"/>
              </ns0:rPr>
            </ns0:pPr>
            <ns0:r>
              <ns0:rPr>
                <ns0:rFonts ns0:ascii="Arial" ns0:eastAsia="Arial" ns0:hAnsi="Arial" ns0:cs="Arial"/>
                <ns0:i/>
                <ns0:spacing ns0:val="-2"/>
                <ns0:sz ns0:val="15"/>
                <ns0:lang ns0:val="hu-HU" ns0:bidi="ar-SA"/>
              </ns0:rPr>
              <ns0:t>(Felhasználó)</ns0:t>
            </ns0:r>
          </ns0:p>
        </ns0:tc>
        <ns0:tc>
          <ns0:tcPr>
            <ns0:tcW ns0:w="3274" ns0:type="dxa"/>
          </ns0:tcPr>
          <ns0:p ns0:rsidR="005616CF">
            <ns0:pPr>
              <ns0:spacing ns0:before="0" ns0:line="204" ns0:lineRule="exact"/>
              <ns0:ind ns0:left="673"/>
              <ns0:jc ns0:val="center"/>
              <ns0:rPr>
                <ns0:rFonts ns0:ascii="Arial" ns0:eastAsia="Arial" ns0:hAnsi="Arial" ns0:cs="Arial"/>
                <ns0:sz ns0:val="18"/>
                <ns0:lang ns0:val="hu-HU" ns0:bidi="ar-SA"/>
              </ns0:rPr>
            </ns0:pPr>
            <ns0:r>
              <ns0:rPr>
                <ns0:rFonts ns0:ascii="Arial" ns0:eastAsia="Arial" ns0:hAnsi="Arial" ns0:cs="Arial"/>
                <ns0:spacing ns0:val="-2"/>
                <ns0:sz ns0:val="18"/>
                <ns0:lang ns0:val="hu-HU" ns0:bidi="ar-SA"/>
              </ns0:rPr>
              <ns0:t>Fizető</ns0:t>
            </ns0:r>
          </ns0:p>
          <ns0:p ns0:rsidR="005616CF">
            <ns0:pPr>
              <ns0:spacing ns0:before="0" ns0:line="152" ns0:lineRule="exact"/>
              <ns0:ind ns0:left="673" ns0:right="1"/>
              <ns0:jc ns0:val="center"/>
              <ns0:rPr>
                <ns0:rFonts ns0:ascii="Arial" ns0:eastAsia="Arial" ns0:hAnsi="Arial" ns0:cs="Arial"/>
                <ns0:i/>
                <ns0:sz ns0:val="15"/>
                <ns0:lang ns0:val="hu-HU" ns0:bidi="ar-SA"/>
              </ns0:rPr>
            </ns0:pPr>
            <ns0:r>
              <ns0:rPr>
                <ns0:rFonts ns0:ascii="Arial" ns0:eastAsia="Arial" ns0:hAnsi="Arial" ns0:cs="Arial"/>
                <ns0:i/>
                <ns0:sz ns0:val="15"/>
                <ns0:lang ns0:val="hu-HU" ns0:bidi="ar-SA"/>
              </ns0:rPr>
              <ns0:t>(ha</ns0:t>
            </ns0:r>
            <ns0:r>
              <ns0:rPr>
                <ns0:rFonts ns0:ascii="Arial" ns0:eastAsia="Arial" ns0:hAnsi="Arial" ns0:cs="Arial"/>
                <ns0:i/>
                <ns0:spacing ns0:val="-4"/>
                <ns0:sz ns0:val="15"/>
                <ns0:lang ns0:val="hu-HU" ns0:bidi="ar-SA"/>
              </ns0:rPr>
              <ns0:t xml:space="preserve"> </ns0:t>
            </ns0:r>
            <ns0:r>
              <ns0:rPr>
                <ns0:rFonts ns0:ascii="Arial" ns0:eastAsia="Arial" ns0:hAnsi="Arial" ns0:cs="Arial"/>
                <ns0:i/>
                <ns0:sz ns0:val="15"/>
                <ns0:lang ns0:val="hu-HU" ns0:bidi="ar-SA"/>
              </ns0:rPr>
              <ns0:t>nem</ns0:t>
            </ns0:r>
            <ns0:r>
              <ns0:rPr>
                <ns0:rFonts ns0:ascii="Arial" ns0:eastAsia="Arial" ns0:hAnsi="Arial" ns0:cs="Arial"/>
                <ns0:i/>
                <ns0:spacing ns0:val="-4"/>
                <ns0:sz ns0:val="15"/>
                <ns0:lang ns0:val="hu-HU" ns0:bidi="ar-SA"/>
              </ns0:rPr>
              <ns0:t xml:space="preserve"> </ns0:t>
            </ns0:r>
            <ns0:r>
              <ns0:rPr>
                <ns0:rFonts ns0:ascii="Arial" ns0:eastAsia="Arial" ns0:hAnsi="Arial" ns0:cs="Arial"/>
                <ns0:i/>
                <ns0:sz ns0:val="15"/>
                <ns0:lang ns0:val="hu-HU" ns0:bidi="ar-SA"/>
              </ns0:rPr>
              <ns0:t>azonos</ns0:t>
            </ns0:r>
            <ns0:r>
              <ns0:rPr>
                <ns0:rFonts ns0:ascii="Arial" ns0:eastAsia="Arial" ns0:hAnsi="Arial" ns0:cs="Arial"/>
                <ns0:i/>
                <ns0:spacing ns0:val="-2"/>
                <ns0:sz ns0:val="15"/>
                <ns0:lang ns0:val="hu-HU" ns0:bidi="ar-SA"/>
              </ns0:rPr>
              <ns0:t xml:space="preserve"> </ns0:t>
            </ns0:r>
            <ns0:r>
              <ns0:rPr>
                <ns0:rFonts ns0:ascii="Arial" ns0:eastAsia="Arial" ns0:hAnsi="Arial" ns0:cs="Arial"/>
                <ns0:i/>
                <ns0:sz ns0:val="15"/>
                <ns0:lang ns0:val="hu-HU" ns0:bidi="ar-SA"/>
              </ns0:rPr>
              <ns0:t>a</ns0:t>
            </ns0:r>
            <ns0:r>
              <ns0:rPr>
                <ns0:rFonts ns0:ascii="Arial" ns0:eastAsia="Arial" ns0:hAnsi="Arial" ns0:cs="Arial"/>
                <ns0:i/>
                <ns0:spacing ns0:val="1"/>
                <ns0:sz ns0:val="15"/>
                <ns0:lang ns0:val="hu-HU" ns0:bidi="ar-SA"/>
              </ns0:rPr>
              <ns0:t xml:space="preserve"> </ns0:t>
            </ns0:r>
            <ns0:r>
              <ns0:rPr>
                <ns0:rFonts ns0:ascii="Arial" ns0:eastAsia="Arial" ns0:hAnsi="Arial" ns0:cs="Arial"/>
                <ns0:i/>
                <ns0:spacing ns0:val="-2"/>
                <ns0:sz ns0:val="15"/>
                <ns0:lang ns0:val="hu-HU" ns0:bidi="ar-SA"/>
              </ns0:rPr>
              <ns0:t>Nyilatkozattevővel)</ns0:t>
            </ns0:r>
          </ns0:p>
        </ns0:tc>
      </ns0:tr>
    </ns0:tbl>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ind ns0:left="0"/>
        <ns0:rPr>
          <ns0:rFonts ns0:ascii="Arial" ns0:eastAsia="Arial" ns0:hAnsi="Arial" ns0:cs="Arial"/>
          <ns0:sz ns0:val="18"/>
          <ns0:szCs ns0:val="18"/>
          <ns0:lang ns0:val="hu-HU" ns0:eastAsia="en-US" ns0:bidi="ar-SA"/>
        </ns0:rPr>
      </ns0:pPr>
    </ns0:p>
    <ns0:p ns0:rsidR="005616CF">
      <ns0:pPr>
        <ns0:widowControl ns0:val="0"/>
        <ns0:tabs>
          <ns0:tab ns0:val="left" ns0:pos="4681"/>
        </ns0:tabs>
        <ns0:autoSpaceDE ns0:val="0"/>
        <ns0:autoSpaceDN ns0:val="0"/>
        <ns0:spacing ns0:before="1"/>
        <ns0:ind ns0:left="144"/>
        <ns0:rPr>
          <ns0:rFonts ns0:ascii="Arial" ns0:eastAsia="Arial" ns0:hAnsi="Arial" ns0:cs="Arial"/>
          <ns0:sz ns0:val="18"/>
          <ns0:szCs ns0:val="18"/>
          <ns0:lang ns0:val="hu-HU" ns0:eastAsia="en-US" ns0:bidi="ar-SA"/>
        </ns0:rPr>
      </ns0:pPr>
      <ns0:r>
        <ns0:rPr>
          <ns0:rFonts ns0:ascii="Arial" ns0:eastAsia="Arial" ns0:hAnsi="Arial" ns0:cs="Arial"/>
          <ns0:spacing ns0:val="-2"/>
          <ns0:sz ns0:val="18"/>
          <ns0:szCs ns0:val="18"/>
          <ns0:lang ns0:val="hu-HU" ns0:eastAsia="en-US" ns0:bidi="ar-SA"/>
        </ns0:rPr>
        <ns0:t>Tanú1:</ns0:t>
      </ns0:r>
      <ns0:r>
        <ns0:rPr>
          <ns0:rFonts ns0:ascii="Arial" ns0:eastAsia="Arial" ns0:hAnsi="Arial" ns0:cs="Arial"/>
          <ns0:sz ns0:val="18"/>
          <ns0:szCs ns0:val="18"/>
          <ns0:lang ns0:val="hu-HU" ns0:eastAsia="en-US" ns0:bidi="ar-SA"/>
        </ns0:rPr>
        <ns0:tab/>
      </ns0:r>
      <ns0:r>
        <ns0:rPr>
          <ns0:rFonts ns0:ascii="Arial" ns0:eastAsia="Arial" ns0:hAnsi="Arial" ns0:cs="Arial"/>
          <ns0:spacing ns0:val="-2"/>
          <ns0:sz ns0:val="18"/>
          <ns0:szCs ns0:val="18"/>
          <ns0:lang ns0:val="hu-HU" ns0:eastAsia="en-US" ns0:bidi="ar-SA"/>
        </ns0:rPr>
        <ns0:t>Tanú2:</ns0:t>
      </ns0:r>
    </ns0:p>
    <ns0:p ns0:rsidR="005616CF">
      <ns0:pPr>
        <ns0:widowControl ns0:val="0"/>
        <ns0:tabs>
          <ns0:tab ns0:val="left" ns0:pos="4964"/>
        </ns0:tabs>
        <ns0:autoSpaceDE ns0:val="0"/>
        <ns0:autoSpaceDN ns0:val="0"/>
        <ns0:spacing ns0:before="100"/>
        <ns0:ind ns0:left="427"/>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Név</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z ns0:val="18"/>
          <ns0:szCs ns0:val="18"/>
          <ns0:lang ns0:val="hu-HU" ns0:eastAsia="en-US" ns0:bidi="ar-SA"/>
        </ns0:rPr>
        <ns0:tab/>
        <ns0:t>Név</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3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tabs>
          <ns0:tab ns0:val="left" ns0:pos="4964"/>
        </ns0:tabs>
        <ns0:autoSpaceDE ns0:val="0"/>
        <ns0:autoSpaceDN ns0:val="0"/>
        <ns0:spacing ns0:before="101"/>
        <ns0:ind ns0:left="427"/>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Lakcím</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z ns0:val="18"/>
          <ns0:szCs ns0:val="18"/>
          <ns0:lang ns0:val="hu-HU" ns0:eastAsia="en-US" ns0:bidi="ar-SA"/>
        </ns0:rPr>
        <ns0:tab/>
        <ns0:t>Lakcím</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25"/>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tabs>
          <ns0:tab ns0:val="left" ns0:pos="4964"/>
        </ns0:tabs>
        <ns0:autoSpaceDE ns0:val="0"/>
        <ns0:autoSpaceDN ns0:val="0"/>
        <ns0:spacing ns0:before="100"/>
        <ns0:ind ns0:left="427"/>
        <ns0:rPr>
          <ns0:rFonts ns0:ascii="Arial" ns0:eastAsia="Arial" ns0:hAnsi="Arial" ns0:cs="Arial"/>
          <ns0:sz ns0:val="18"/>
          <ns0:szCs ns0:val="18"/>
          <ns0:lang ns0:val="hu-HU" ns0:eastAsia="en-US" ns0:bidi="ar-SA"/>
        </ns0:rPr>
      </ns0:pPr>
      <ns0:r>
        <ns0:rPr>
          <ns0:rFonts ns0:ascii="Arial" ns0:eastAsia="Arial" ns0:hAnsi="Arial" ns0:cs="Arial"/>
          <ns0:sz ns0:val="18"/>
          <ns0:szCs ns0:val="18"/>
          <ns0:lang ns0:val="hu-HU" ns0:eastAsia="en-US" ns0:bidi="ar-SA"/>
        </ns0:rPr>
        <ns0:t>Aláírás</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42"/>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z ns0:val="18"/>
          <ns0:szCs ns0:val="18"/>
          <ns0:lang ns0:val="hu-HU" ns0:eastAsia="en-US" ns0:bidi="ar-SA"/>
        </ns0:rPr>
        <ns0:tab/>
        <ns0:t>Aláírás</ns0:t>
      </ns0:r>
      <ns0:r>
        <ns0:rPr>
          <ns0:rFonts ns0:ascii="Arial" ns0:eastAsia="Arial" ns0:hAnsi="Arial" ns0:cs="Arial"/>
          <ns0:sz ns0:val="18"/>
          <ns0:szCs ns0:val="18"/>
          <ns0:lang ns0:val="hu-HU" ns0:eastAsia="en-US" ns0:bidi="ar-SA"/>
        </ns0:rPr>
        <ns0:t>:</ns0:t>
      </ns0:r>
      <ns0:r>
        <ns0:rPr>
          <ns0:rFonts ns0:ascii="Arial" ns0:eastAsia="Arial" ns0:hAnsi="Arial" ns0:cs="Arial"/>
          <ns0:spacing ns0:val="43"/>
          <ns0:sz ns0:val="18"/>
          <ns0:szCs ns0:val="18"/>
          <ns0:lang ns0:val="hu-HU" ns0:eastAsia="en-US" ns0:bidi="ar-SA"/>
        </ns0:rPr>
        <ns0:t xml:space="preserve"> </ns0:t>
      </ns0:r>
      <ns0:r>
        <ns0:rPr>
          <ns0:rFonts ns0:ascii="Arial" ns0:eastAsia="Arial" ns0:hAnsi="Arial" ns0:cs="Arial"/>
          <ns0:spacing ns0:val="-2"/>
          <ns0:sz ns0:val="18"/>
          <ns0:szCs ns0:val="18"/>
          <ns0:lang ns0:val="hu-HU" ns0:eastAsia="en-US" ns0:bidi="ar-SA"/>
        </ns0:rPr>
        <ns0:t>..</ns0:t>
      </ns0:r>
      <ns0:r>
        <ns0:rPr>
          <ns0:rFonts ns0:ascii="Arial" ns0:eastAsia="Arial" ns0:hAnsi="Arial" ns0:cs="Arial"/>
          <ns0:spacing ns0:val="-2"/>
          <ns0:sz ns0:val="18"/>
          <ns0:szCs ns0:val="18"/>
          <ns0:lang ns0:val="hu-HU" ns0:eastAsia="en-US" ns0:bidi="ar-SA"/>
        </ns0:rPr>
        <ns0:t>...........................................................</ns0:t>
      </ns0:r>
    </ns0:p>
    <ns0:p ns0:rsidR="005616CF">
      <ns0:pPr>
        <ns0:widowControl ns0:val="0"/>
        <ns0:autoSpaceDE ns0:val="0"/>
        <ns0:autoSpaceDN ns0:val="0"/>
        <ns0:spacing ns0:before="98"/>
        <ns0:ind ns0:left="0"/>
        <ns0:rPr>
          <ns0:rFonts ns0:ascii="Arial" ns0:eastAsia="Arial" ns0:hAnsi="Arial" ns0:cs="Arial"/>
          <ns0:sz ns0:val="18"/>
          <ns0:szCs ns0:val="18"/>
          <ns0:lang ns0:val="hu-HU" ns0:eastAsia="en-US" ns0:bidi="ar-SA"/>
        </ns0:rPr>
      </ns0:pPr>
    </ns0:p>
    <ns0:p ns0:rsidR="005616CF">
      <ns0:pPr>
        <ns0:widowControl ns0:val="0"/>
        <ns0:autoSpaceDE ns0:val="0"/>
        <ns0:autoSpaceDN ns0:val="0"/>
        <ns0:spacing ns0:before="1"/>
        <ns0:ind ns0:left="144" ns0:right="139"/>
        <ns0:jc ns0:val="both"/>
        <ns0:rPr>
          <ns0:rFonts ns0:ascii="Arial" ns0:eastAsia="Arial" ns0:hAnsi="Arial" ns0:cs="Arial"/>
          <ns0:sz ns0:val="14"/>
          <ns0:szCs ns0:val="22"/>
          <ns0:lang ns0:val="hu-HU" ns0:eastAsia="en-US" ns0:bidi="ar-SA"/>
        </ns0:rPr>
      </ns0:pPr>
      <ns0:r>
        <ns0:rPr>
          <ns0:rFonts ns0:ascii="Arial" ns0:eastAsia="Arial" ns0:hAnsi="Arial" ns0:cs="Arial"/>
          <ns0:sz ns0:val="14"/>
          <ns0:szCs ns0:val="22"/>
          <ns0:lang ns0:val="hu-HU" ns0:eastAsia="en-US" ns0:bidi="ar-SA"/>
        </ns0:rPr>
        <ns0:t>Az egyetemes villamosenergia-szolgáltatás biztosítása, az egyetemes szolgáltatási szerződés teljesítése keretében kezelt személyes adatokra</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vonatkozó tájékoztatást az Általános Adatkezelési Tájékoztatóban; az ügyintézés során készített hangfelvétellel összefüggésben kezelt személyes</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adatokra vonatkozó tájékoztatást a Hangfelvétel Rögzítésére Vonatkozó Adatkezelési Tájékoztatóban; míg az MVM Vállalkozáscsoport egyes</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tagvállalatai által kötött szerződésekben, illetve más dokumentumokban kapcsolattartóként megjelölt természetes személyek személyes adatainak</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kezeléséről szóló tájékoztatást az ezen</ns0:t>
      </ns0:r>
      <ns0:r>
        <ns0:rPr>
          <ns0:rFonts ns0:ascii="Arial" ns0:eastAsia="Arial" ns0:hAnsi="Arial" ns0:cs="Arial"/>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című</ns0:t>
      </ns0:r>
      <ns0:r>
        <ns0:rPr>
          <ns0:rFonts ns0:ascii="Arial" ns0:eastAsia="Arial" ns0:hAnsi="Arial" ns0:cs="Arial"/>
          <ns0:sz ns0:val="14"/>
          <ns0:szCs ns0:val="22"/>
          <ns0:lang ns0:val="hu-HU" ns0:eastAsia="en-US" ns0:bidi="ar-SA"/>
        </ns0:rPr>
        <ns0:t xml:space="preserve"> Adatkezelési Tájékoztatóban találhatja meg. A tájékoztatók a</ns0:t>
      </ns0:r>
      <ns0:r>
        <ns0:rPr>
          <ns0:rFonts ns0:ascii="Arial" ns0:eastAsia="Arial" ns0:hAnsi="Arial" ns0:cs="Arial"/>
          <ns0:spacing ns0:val="40"/>
          <ns0:sz ns0:val="14"/>
          <ns0:szCs ns0:val="22"/>
          <ns0:lang ns0:val="hu-HU" ns0:eastAsia="en-US" ns0:bidi="ar-SA"/>
        </ns0:rPr>
        <ns0:t xml:space="preserve"> </ns0:t>
      </ns0:r>
      <ns0:hyperlink ns2:id="rId35">
        <ns0:r>
          <ns0:rPr>
            <ns0:rFonts ns0:ascii="Arial" ns0:eastAsia="Arial" ns0:hAnsi="Arial" ns0:cs="Arial"/>
            <ns0:color ns0:val="0000FF"/>
            <ns0:sz ns0:val="14"/>
            <ns0:szCs ns0:val="22"/>
            <ns0:u ns0:val="single" ns0:color="0000FF"/>
            <ns0:lang ns0:val="hu-HU" ns0:eastAsia="en-US" ns0:bidi="ar-SA"/>
          </ns0:rPr>
          <ns0:t>https://www.mvmnext.hu/Adatvedelem/Tajekoztatok</ns0:t>
        </ns0:r>
      </ns0:hyperlink>
      <ns0:r>
        <ns0:rPr>
          <ns0:rFonts ns0:ascii="Arial" ns0:eastAsia="Arial" ns0:hAnsi="Arial" ns0:cs="Arial"/>
          <ns0:color ns0:val="0000FF"/>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honlapon és az ügyfélszolgálati irodáinkban érhetőek el.</ns0:t>
      </ns0:r>
    </ns0:p>
    <ns0:p ns0:rsidR="005616CF">
      <ns0:pPr>
        <ns0:widowControl ns0:val="0"/>
        <ns0:autoSpaceDE ns0:val="0"/>
        <ns0:autoSpaceDN ns0:val="0"/>
        <ns0:spacing ns0:before="59"/>
        <ns0:ind ns0:left="144"/>
        <ns0:jc ns0:val="both"/>
        <ns0:rPr>
          <ns0:rFonts ns0:ascii="Arial" ns0:eastAsia="Arial" ns0:hAnsi="Arial" ns0:cs="Arial"/>
          <ns0:sz ns0:val="14"/>
          <ns0:szCs ns0:val="22"/>
          <ns0:lang ns0:val="hu-HU" ns0:eastAsia="en-US" ns0:bidi="ar-SA"/>
        </ns0:rPr>
      </ns0:pPr>
      <ns0:r>
        <ns0:rPr>
          <ns0:rFonts ns0:ascii="Arial" ns0:eastAsia="Arial" ns0:hAnsi="Arial" ns0:cs="Arial"/>
          <ns0:sz ns0:val="14"/>
          <ns0:szCs ns0:val="22"/>
          <ns0:lang ns0:val="hu-HU" ns0:eastAsia="en-US" ns0:bidi="ar-SA"/>
        </ns0:rPr>
        <ns0:t>Az</ns0:t>
      </ns0:r>
      <ns0:r>
        <ns0:rPr>
          <ns0:rFonts ns0:ascii="Arial" ns0:eastAsia="Arial" ns0:hAnsi="Arial" ns0:cs="Arial"/>
          <ns0:spacing ns0:val="-7"/>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MVM</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Next</ns0:t>
      </ns0:r>
      <ns0:r>
        <ns0:rPr>
          <ns0:rFonts ns0:ascii="Arial" ns0:eastAsia="Arial" ns0:hAnsi="Arial" ns0:cs="Arial"/>
          <ns0:spacing ns0:val="-7"/>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Energiakereskedelmi</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Zrt</ns0:t>
      </ns0:r>
      <ns0:r>
        <ns0:rPr>
          <ns0:rFonts ns0:ascii="Arial" ns0:eastAsia="Arial" ns0:hAnsi="Arial" ns0:cs="Arial"/>
          <ns0:sz ns0:val="14"/>
          <ns0:szCs ns0:val="22"/>
          <ns0:lang ns0:val="hu-HU" ns0:eastAsia="en-US" ns0:bidi="ar-SA"/>
        </ns0:rPr>
        <ns0:t>.</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megbízásából</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az</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ügyfélszolgálati</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feladatokat</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az</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MVM</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Ügyfélkapcsolati</ns0:t>
      </ns0:r>
      <ns0:r>
        <ns0:rPr>
          <ns0:rFonts ns0:ascii="Arial" ns0:eastAsia="Arial" ns0:hAnsi="Arial" ns0:cs="Arial"/>
          <ns0:spacing ns0:val="-7"/>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Kft.</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látja</ns0:t>
      </ns0:r>
      <ns0:r>
        <ns0:rPr>
          <ns0:rFonts ns0:ascii="Arial" ns0:eastAsia="Arial" ns0:hAnsi="Arial" ns0:cs="Arial"/>
          <ns0:spacing ns0:val="-7"/>
          <ns0:sz ns0:val="14"/>
          <ns0:szCs ns0:val="22"/>
          <ns0:lang ns0:val="hu-HU" ns0:eastAsia="en-US" ns0:bidi="ar-SA"/>
        </ns0:rPr>
        <ns0:t xml:space="preserve"> </ns0:t>
      </ns0:r>
      <ns0:r>
        <ns0:rPr>
          <ns0:rFonts ns0:ascii="Arial" ns0:eastAsia="Arial" ns0:hAnsi="Arial" ns0:cs="Arial"/>
          <ns0:spacing ns0:val="-5"/>
          <ns0:sz ns0:val="14"/>
          <ns0:szCs ns0:val="22"/>
          <ns0:lang ns0:val="hu-HU" ns0:eastAsia="en-US" ns0:bidi="ar-SA"/>
        </ns0:rPr>
        <ns0:t>el.</ns0:t>
      </ns0:r>
    </ns0:p>
    <ns0:p ns0:rsidR="005616CF">
      <ns0:pPr>
        <ns0:widowControl ns0:val="0"/>
        <ns0:autoSpaceDE ns0:val="0"/>
        <ns0:autoSpaceDN ns0:val="0"/>
        <ns0:spacing ns0:before="62"/>
        <ns0:ind ns0:left="144"/>
        <ns0:jc ns0:val="both"/>
        <ns0:rPr>
          <ns0:rFonts ns0:ascii="Arial" ns0:eastAsia="Arial" ns0:hAnsi="Arial" ns0:cs="Arial"/>
          <ns0:sz ns0:val="14"/>
          <ns0:szCs ns0:val="22"/>
          <ns0:lang ns0:val="hu-HU" ns0:eastAsia="en-US" ns0:bidi="ar-SA"/>
        </ns0:rPr>
      </ns0:pPr>
      <ns0:r>
        <ns0:rPr>
          <ns0:rFonts ns0:ascii="Arial" ns0:eastAsia="Arial" ns0:hAnsi="Arial" ns0:cs="Arial"/>
          <ns0:spacing ns0:val="-2"/>
          <ns0:sz ns0:val="14"/>
          <ns0:szCs ns0:val="22"/>
          <ns0:vertAlign ns0:val="superscript"/>
          <ns0:lang ns0:val="hu-HU" ns0:eastAsia="en-US" ns0:bidi="ar-SA"/>
        </ns0:rPr>
        <ns0:t>1,</ns0:t>
      </ns0:r>
      <ns0:r>
        <ns0:rPr>
          <ns0:rFonts ns0:ascii="Arial" ns0:eastAsia="Arial" ns0:hAnsi="Arial" ns0:cs="Arial"/>
          <ns0:spacing ns0:val="-9"/>
          <ns0:sz ns0:val="14"/>
          <ns0:szCs ns0:val="22"/>
          <ns0:lang ns0:val="hu-HU" ns0:eastAsia="en-US" ns0:bidi="ar-SA"/>
        </ns0:rPr>
        <ns0:t xml:space="preserve"> </ns0:t>
      </ns0:r>
      <ns0:r>
        <ns0:rPr>
          <ns0:rFonts ns0:ascii="Arial" ns0:eastAsia="Arial" ns0:hAnsi="Arial" ns0:cs="Arial"/>
          <ns0:spacing ns0:val="-2"/>
          <ns0:sz ns0:val="14"/>
          <ns0:szCs ns0:val="22"/>
          <ns0:vertAlign ns0:val="superscript"/>
          <ns0:lang ns0:val="hu-HU" ns0:eastAsia="en-US" ns0:bidi="ar-SA"/>
        </ns0:rPr>
        <ns0:t>1a,</ns0:t>
      </ns0:r>
      <ns0:r>
        <ns0:rPr>
          <ns0:rFonts ns0:ascii="Arial" ns0:eastAsia="Arial" ns0:hAnsi="Arial" ns0:cs="Arial"/>
          <ns0:spacing ns0:val="-12"/>
          <ns0:sz ns0:val="14"/>
          <ns0:szCs ns0:val="22"/>
          <ns0:lang ns0:val="hu-HU" ns0:eastAsia="en-US" ns0:bidi="ar-SA"/>
        </ns0:rPr>
        <ns0:t xml:space="preserve"> </ns0:t>
      </ns0:r>
      <ns0:r>
        <ns0:rPr>
          <ns0:rFonts ns0:ascii="Arial" ns0:eastAsia="Arial" ns0:hAnsi="Arial" ns0:cs="Arial"/>
          <ns0:spacing ns0:val="-2"/>
          <ns0:sz ns0:val="14"/>
          <ns0:szCs ns0:val="22"/>
          <ns0:vertAlign ns0:val="superscript"/>
          <ns0:lang ns0:val="hu-HU" ns0:eastAsia="en-US" ns0:bidi="ar-SA"/>
        </ns0:rPr>
        <ns0:t>2</ns0:t>
      </ns0:r>
      <ns0:r>
        <ns0:rPr>
          <ns0:rFonts ns0:ascii="Arial" ns0:eastAsia="Arial" ns0:hAnsi="Arial" ns0:cs="Arial"/>
          <ns0:spacing ns0:val="1"/>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A</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villamosenergia-vásárlási</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szerződés</ns0:t>
      </ns0:r>
      <ns0:r>
        <ns0:rPr>
          <ns0:rFonts ns0:ascii="Arial" ns0:eastAsia="Arial" ns0:hAnsi="Arial" ns0:cs="Arial"/>
          <ns0:spacing ns0:val="1"/>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megkötéséhez</ns0:t>
      </ns0:r>
      <ns0:r>
        <ns0:rPr>
          <ns0:rFonts ns0:ascii="Arial" ns0:eastAsia="Arial" ns0:hAnsi="Arial" ns0:cs="Arial"/>
          <ns0:spacing ns0:val="1"/>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szükséges</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adat,</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ezért</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e</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célból</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az</ns0:t>
      </ns0:r>
      <ns0:r>
        <ns0:rPr>
          <ns0:rFonts ns0:ascii="Arial" ns0:eastAsia="Arial" ns0:hAnsi="Arial" ns0:cs="Arial"/>
          <ns0:spacing ns0:val="2"/>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Általános</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Adatvédelmi</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Rendelet</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(GDPR)</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6.</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cikk</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pacing ns0:val="-2"/>
          <ns0:sz ns0:val="14"/>
          <ns0:szCs ns0:val="22"/>
          <ns0:lang ns0:val="hu-HU" ns0:eastAsia="en-US" ns0:bidi="ar-SA"/>
        </ns0:rPr>
        <ns0:t>(1)</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pacing ns0:val="-4"/>
          <ns0:sz ns0:val="14"/>
          <ns0:szCs ns0:val="22"/>
          <ns0:lang ns0:val="hu-HU" ns0:eastAsia="en-US" ns0:bidi="ar-SA"/>
        </ns0:rPr>
        <ns0:t>bek</ns0:t>
      </ns0:r>
      <ns0:r>
        <ns0:rPr>
          <ns0:rFonts ns0:ascii="Arial" ns0:eastAsia="Arial" ns0:hAnsi="Arial" ns0:cs="Arial"/>
          <ns0:spacing ns0:val="-4"/>
          <ns0:sz ns0:val="14"/>
          <ns0:szCs ns0:val="22"/>
          <ns0:lang ns0:val="hu-HU" ns0:eastAsia="en-US" ns0:bidi="ar-SA"/>
        </ns0:rPr>
        <ns0:t>.</ns0:t>
      </ns0:r>
    </ns0:p>
    <ns0:p ns0:rsidR="005616CF">
      <ns0:pPr>
        <ns0:widowControl ns0:val="0"/>
        <ns0:autoSpaceDE ns0:val="0"/>
        <ns0:autoSpaceDN ns0:val="0"/>
        <ns0:ind ns0:left="144" ns0:right="137"/>
        <ns0:jc ns0:val="both"/>
        <ns0:rPr>
          <ns0:rFonts ns0:ascii="Arial" ns0:eastAsia="Arial" ns0:hAnsi="Arial" ns0:cs="Arial"/>
          <ns0:sz ns0:val="14"/>
          <ns0:szCs ns0:val="22"/>
          <ns0:lang ns0:val="hu-HU" ns0:eastAsia="en-US" ns0:bidi="ar-SA"/>
        </ns0:rPr>
      </ns0:pPr>
      <ns0:r>
        <ns0:rPr>
          <ns0:rFonts ns0:ascii="Arial" ns0:eastAsia="Arial" ns0:hAnsi="Arial" ns0:cs="Arial"/>
          <ns0:sz ns0:val="14"/>
          <ns0:szCs ns0:val="22"/>
          <ns0:lang ns0:val="hu-HU" ns0:eastAsia="en-US" ns0:bidi="ar-SA"/>
        </ns0:rPr>
        <ns0:t>b)</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pontjában</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és/vagy</ns0:t>
      </ns0:r>
      <ns0:r>
        <ns0:rPr>
          <ns0:rFonts ns0:ascii="Arial" ns0:eastAsia="Arial" ns0:hAnsi="Arial" ns0:cs="Arial"/>
          <ns0:spacing ns0:val="-8"/>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2007.</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évi</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LXXXVI.</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törvény</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62.</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(1)</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bek</ns0:t>
      </ns0:r>
      <ns0:r>
        <ns0:rPr>
          <ns0:rFonts ns0:ascii="Arial" ns0:eastAsia="Arial" ns0:hAnsi="Arial" ns0:cs="Arial"/>
          <ns0:sz ns0:val="14"/>
          <ns0:szCs ns0:val="22"/>
          <ns0:lang ns0:val="hu-HU" ns0:eastAsia="en-US" ns0:bidi="ar-SA"/>
        </ns0:rPr>
        <ns0:t>.</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ns0:t>
      </ns0:r>
      <ns0:r>
        <ns0:rPr>
          <ns0:rFonts ns0:ascii="Arial" ns0:eastAsia="Arial" ns0:hAnsi="Arial" ns0:cs="Arial"/>
          <ns0:sz ns0:val="14"/>
          <ns0:szCs ns0:val="22"/>
          <ns0:lang ns0:val="hu-HU" ns0:eastAsia="en-US" ns0:bidi="ar-SA"/>
        </ns0:rPr>
        <ns0:t>)</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és</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k)</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pontjában</ns0:t>
      </ns0:r>
      <ns0:r>
        <ns0:rPr>
          <ns0:rFonts ns0:ascii="Arial" ns0:eastAsia="Arial" ns0:hAnsi="Arial" ns0:cs="Arial"/>
          <ns0:spacing ns0:val="-4"/>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foglaltakra</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figyelemmel</ns0:t>
      </ns0:r>
      <ns0:r>
        <ns0:rPr>
          <ns0:rFonts ns0:ascii="Arial" ns0:eastAsia="Arial" ns0:hAnsi="Arial" ns0:cs="Arial"/>
          <ns0:spacing ns0:val="-5"/>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ezen</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adatot</ns0:t>
      </ns0:r>
      <ns0:r>
        <ns0:rPr>
          <ns0:rFonts ns0:ascii="Arial" ns0:eastAsia="Arial" ns0:hAnsi="Arial" ns0:cs="Arial"/>
          <ns0:spacing ns0:val="-6"/>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kérjük</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megadni</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ns0:t>
      </ns0:r>
      <ns0:r>
        <ns0:rPr>
          <ns0:rFonts ns0:ascii="Arial" ns0:eastAsia="Arial" ns0:hAnsi="Arial" ns0:cs="Arial"/>
          <ns0:sz ns0:val="14"/>
          <ns0:szCs ns0:val="22"/>
          <ns0:vertAlign ns0:val="superscript"/>
          <ns0:lang ns0:val="hu-HU" ns0:eastAsia="en-US" ns0:bidi="ar-SA"/>
        </ns0:rPr>
        <ns0:t>1</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természetes</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személyek,</ns0:t>
      </ns0:r>
      <ns0:r>
        <ns0:rPr>
          <ns0:rFonts ns0:ascii="Arial" ns0:eastAsia="Arial" ns0:hAnsi="Arial" ns0:cs="Arial"/>
          <ns0:spacing ns0:val="-3"/>
          <ns0:sz ns0:val="14"/>
          <ns0:szCs ns0:val="22"/>
          <ns0:lang ns0:val="hu-HU" ns0:eastAsia="en-US" ns0:bidi="ar-SA"/>
        </ns0:rPr>
        <ns0:t xml:space="preserve"> </ns0:t>
      </ns0:r>
      <ns0:r>
        <ns0:rPr>
          <ns0:rFonts ns0:ascii="Arial" ns0:eastAsia="Arial" ns0:hAnsi="Arial" ns0:cs="Arial"/>
          <ns0:sz ns0:val="14"/>
          <ns0:szCs ns0:val="22"/>
          <ns0:vertAlign ns0:val="superscript"/>
          <ns0:lang ns0:val="hu-HU" ns0:eastAsia="en-US" ns0:bidi="ar-SA"/>
        </ns0:rPr>
        <ns0:t>1a</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 xml:space="preserve">egyéni vállalkozók, </ns0:t>
      </ns0:r>
      <ns0:r>
        <ns0:rPr>
          <ns0:rFonts ns0:ascii="Arial" ns0:eastAsia="Arial" ns0:hAnsi="Arial" ns0:cs="Arial"/>
          <ns0:sz ns0:val="14"/>
          <ns0:szCs ns0:val="22"/>
          <ns0:vertAlign ns0:val="superscript"/>
          <ns0:lang ns0:val="hu-HU" ns0:eastAsia="en-US" ns0:bidi="ar-SA"/>
        </ns0:rPr>
        <ns0:t>2</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nem természetes személyek esetén). Az</ns0:t>
      </ns0:r>
      <ns0:r>
        <ns0:rPr>
          <ns0:rFonts ns0:ascii="Arial" ns0:eastAsia="Arial" ns0:hAnsi="Arial" ns0:cs="Arial"/>
          <ns0:spacing ns0:val="-1"/>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adatokat kérjük az</ns0:t>
      </ns0:r>
      <ns0:r>
        <ns0:rPr>
          <ns0:rFonts ns0:ascii="Arial" ns0:eastAsia="Arial" ns0:hAnsi="Arial" ns0:cs="Arial"/>
          <ns0:spacing ns0:val="-1"/>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 xml:space="preserve">azt igazoló </ns0:t>
      </ns0:r>
      <ns0:r>
        <ns0:rPr>
          <ns0:rFonts ns0:ascii="Arial" ns0:eastAsia="Arial" ns0:hAnsi="Arial" ns0:cs="Arial"/>
          <ns0:sz ns0:val="14"/>
          <ns0:szCs ns0:val="22"/>
          <ns0:lang ns0:val="hu-HU" ns0:eastAsia="en-US" ns0:bidi="ar-SA"/>
        </ns0:rPr>
        <ns0:t>okirat(</ns0:t>
      </ns0:r>
      <ns0:r>
        <ns0:rPr>
          <ns0:rFonts ns0:ascii="Arial" ns0:eastAsia="Arial" ns0:hAnsi="Arial" ns0:cs="Arial"/>
          <ns0:sz ns0:val="14"/>
          <ns0:szCs ns0:val="22"/>
          <ns0:lang ns0:val="hu-HU" ns0:eastAsia="en-US" ns0:bidi="ar-SA"/>
        </ns0:rPr>
        <ns0:t>ok)</ns0:t>
      </ns0:r>
      <ns0:r>
        <ns0:rPr>
          <ns0:rFonts ns0:ascii="Arial" ns0:eastAsia="Arial" ns0:hAnsi="Arial" ns0:cs="Arial"/>
          <ns0:sz ns0:val="14"/>
          <ns0:szCs ns0:val="22"/>
          <ns0:lang ns0:val="hu-HU" ns0:eastAsia="en-US" ns0:bidi="ar-SA"/>
        </ns0:rPr>
        <ns0:t>ban</ns0:t>
      </ns0:r>
      <ns0:r>
        <ns0:rPr>
          <ns0:rFonts ns0:ascii="Arial" ns0:eastAsia="Arial" ns0:hAnsi="Arial" ns0:cs="Arial"/>
          <ns0:sz ns0:val="14"/>
          <ns0:szCs ns0:val="22"/>
          <ns0:lang ns0:val="hu-HU" ns0:eastAsia="en-US" ns0:bidi="ar-SA"/>
        </ns0:rPr>
        <ns0:t xml:space="preserve"> feltüntetett módon megadni</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 xml:space="preserve">(pl. névként a személyazonosító igazolványban feltüntetett családi és utónév adatok megadásával). | </ns0:t>
      </ns0:r>
      <ns0:r>
        <ns0:rPr>
          <ns0:rFonts ns0:ascii="Arial" ns0:eastAsia="Arial" ns0:hAnsi="Arial" ns0:cs="Arial"/>
          <ns0:sz ns0:val="14"/>
          <ns0:szCs ns0:val="22"/>
          <ns0:vertAlign ns0:val="superscript"/>
          <ns0:lang ns0:val="hu-HU" ns0:eastAsia="en-US" ns0:bidi="ar-SA"/>
        </ns0:rPr>
        <ns0:t>3</ns0:t>
      </ns0:r>
      <ns0:r>
        <ns0:rPr>
          <ns0:rFonts ns0:ascii="Arial" ns0:eastAsia="Arial" ns0:hAnsi="Arial" ns0:cs="Arial"/>
          <ns0:sz ns0:val="14"/>
          <ns0:szCs ns0:val="22"/>
          <ns0:lang ns0:val="hu-HU" ns0:eastAsia="en-US" ns0:bidi="ar-SA"/>
        </ns0:rPr>
        <ns0:t xml:space="preserve"> A villamosenergia-vásárlási szerződés</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megszűnése</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miatti</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esetlegesen</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visszafizetendő</ns0:t>
      </ns0:r>
      <ns0:r>
        <ns0:rPr>
          <ns0:rFonts ns0:ascii="Arial" ns0:eastAsia="Arial" ns0:hAnsi="Arial" ns0:cs="Arial"/>
          <ns0:spacing ns0:val="-9"/>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összeg</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pénzintézeti</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visszautalásához</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szükséges</ns0:t>
      </ns0:r>
      <ns0:r>
        <ns0:rPr>
          <ns0:rFonts ns0:ascii="Arial" ns0:eastAsia="Arial" ns0:hAnsi="Arial" ns0:cs="Arial"/>
          <ns0:spacing ns0:val="-9"/>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adat.</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vertAlign ns0:val="superscript"/>
          <ns0:lang ns0:val="hu-HU" ns0:eastAsia="en-US" ns0:bidi="ar-SA"/>
        </ns0:rPr>
        <ns0:t>4</ns0:t>
      </ns0:r>
      <ns0:r>
        <ns0:rPr>
          <ns0:rFonts ns0:ascii="Arial" ns0:eastAsia="Arial" ns0:hAnsi="Arial" ns0:cs="Arial"/>
          <ns0:spacing ns0:val="-9"/>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Önkéntesen</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megadható,</ns0:t>
      </ns0:r>
      <ns0:r>
        <ns0:rPr>
          <ns0:rFonts ns0:ascii="Arial" ns0:eastAsia="Arial" ns0:hAnsi="Arial" ns0:cs="Arial"/>
          <ns0:spacing ns0:val="-9"/>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az</ns0:t>
      </ns0:r>
      <ns0:r>
        <ns0:rPr>
          <ns0:rFonts ns0:ascii="Arial" ns0:eastAsia="Arial" ns0:hAnsi="Arial" ns0:cs="Arial"/>
          <ns0:spacing ns0:val="-1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érintett</ns0:t>
      </ns0:r>
      <ns0:r>
        <ns0:rPr>
          <ns0:rFonts ns0:ascii="Arial" ns0:eastAsia="Arial" ns0:hAnsi="Arial" ns0:cs="Arial"/>
          <ns0:spacing ns0:val="-7"/>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személy</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 xml:space="preserve">hozzájárulásával kezelt adat. | </ns0:t>
      </ns0:r>
      <ns0:r>
        <ns0:rPr>
          <ns0:rFonts ns0:ascii="Arial" ns0:eastAsia="Arial" ns0:hAnsi="Arial" ns0:cs="Arial"/>
          <ns0:sz ns0:val="14"/>
          <ns0:szCs ns0:val="22"/>
          <ns0:vertAlign ns0:val="superscript"/>
          <ns0:lang ns0:val="hu-HU" ns0:eastAsia="en-US" ns0:bidi="ar-SA"/>
        </ns0:rPr>
        <ns0:t>5</ns0:t>
      </ns0:r>
      <ns0:r>
        <ns0:rPr>
          <ns0:rFonts ns0:ascii="Arial" ns0:eastAsia="Arial" ns0:hAnsi="Arial" ns0:cs="Arial"/>
          <ns0:sz ns0:val="14"/>
          <ns0:szCs ns0:val="22"/>
          <ns0:lang ns0:val="hu-HU" ns0:eastAsia="en-US" ns0:bidi="ar-SA"/>
        </ns0:rPr>
        <ns0:t xml:space="preserve"> A számla 3. oldalán, a mérési </ns0:t>
      </ns0:r>
      <ns0:r>
        <ns0:rPr>
          <ns0:rFonts ns0:ascii="Arial" ns0:eastAsia="Arial" ns0:hAnsi="Arial" ns0:cs="Arial"/>
          <ns0:sz ns0:val="14"/>
          <ns0:szCs ns0:val="22"/>
          <ns0:lang ns0:val="hu-HU" ns0:eastAsia="en-US" ns0:bidi="ar-SA"/>
        </ns0:rPr>
        <ns0:t>pont azonosító</ns0:t>
      </ns0:r>
      <ns0:r>
        <ns0:rPr>
          <ns0:rFonts ns0:ascii="Arial" ns0:eastAsia="Arial" ns0:hAnsi="Arial" ns0:cs="Arial"/>
          <ns0:sz ns0:val="14"/>
          <ns0:szCs ns0:val="22"/>
          <ns0:lang ns0:val="hu-HU" ns0:eastAsia="en-US" ns0:bidi="ar-SA"/>
        </ns0:rPr>
        <ns0:t xml:space="preserve"> után, zárójelben szereplő számsor. Új bekapcsolás és ideiglenes</ns0:t>
      </ns0:r>
      <ns0:r>
        <ns0:rPr>
          <ns0:rFonts ns0:ascii="Arial" ns0:eastAsia="Arial" ns0:hAnsi="Arial" ns0:cs="Arial"/>
          <ns0:spacing ns0:val="40"/>
          <ns0:sz ns0:val="14"/>
          <ns0:szCs ns0:val="22"/>
          <ns0:lang ns0:val="hu-HU" ns0:eastAsia="en-US" ns0:bidi="ar-SA"/>
        </ns0:rPr>
        <ns0:t xml:space="preserve"> </ns0:t>
      </ns0:r>
      <ns0:r>
        <ns0:rPr>
          <ns0:rFonts ns0:ascii="Arial" ns0:eastAsia="Arial" ns0:hAnsi="Arial" ns0:cs="Arial"/>
          <ns0:sz ns0:val="14"/>
          <ns0:szCs ns0:val="22"/>
          <ns0:lang ns0:val="hu-HU" ns0:eastAsia="en-US" ns0:bidi="ar-SA"/>
        </ns0:rPr>
        <ns0:t>bekapcsolás esetén az elosztó által kiállított POD igazoláson található.</ns0:t>
      </ns0:r>
    </ns0:p>
    <ns0:sectPr>
      <ns0:pgSz ns0:w="11910" ns0:h="16840"/>
      <ns0:pgMar ns0:top="1660" ns0:right="1275" ns0:bottom="1020" ns0:left="1133" ns0:header="708" ns0:footer="824" ns0:gutter="0"/>
      <ns0:cols ns0:space="708"/>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Garamond">
    <w:panose1 w:val="02020404030301010803"/>
    <w:charset w:val="EE"/>
    <w:family w:val="roman"/>
    <w:pitch w:val="variable"/>
    <w:sig w:usb0="00000287" w:usb1="00000000" w:usb2="00000000" w:usb3="00000000" w:csb0="0000009F" w:csb1="00000000"/>
  </w:font>
  <w:font w:name="Calibri">
    <w:panose1 w:val="020F0502020204030204"/>
    <w:charset w:val="EE"/>
    <w:family w:val="swiss"/>
    <w:pitch w:val="variable"/>
    <w:sig w:usb0="E4002EFF" w:usb1="C2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Helvetica">
    <w:panose1 w:val="020B0604020202020204"/>
    <w:charset w:val="EE"/>
    <w:family w:val="swiss"/>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36022A" w:rsidP="001E70AE">
    <w:pPr>
      <w:pBdr>
        <w:top w:val="single" w:sz="4" w:space="1" w:color="auto"/>
      </w:pBdr>
      <w:tabs>
        <w:tab w:val="left" w:pos="4320"/>
        <w:tab w:val="right" w:pos="9356"/>
      </w:tabs>
      <w:contextualSpacing/>
      <w:rPr>
        <w:rFonts w:ascii="Arial" w:hAnsi="Arial" w:cs="Arial"/>
        <w:iCs/>
        <w:color w:val="000000"/>
        <w:sz w:val="18"/>
        <w:szCs w:val="18"/>
      </w:rPr>
    </w:pPr>
    <w:r w:rsidRPr="0036022A">
      <w:rPr>
        <w:rFonts w:ascii="Arial" w:hAnsi="Arial" w:cs="Arial"/>
        <w:iCs/>
        <w:color w:val="000000"/>
        <w:sz w:val="18"/>
        <w:szCs w:val="18"/>
      </w:rPr>
      <w:t>V</w:t>
    </w:r>
    <w:r>
      <w:rPr>
        <w:rFonts w:ascii="Arial" w:hAnsi="Arial" w:cs="Arial"/>
        <w:iCs/>
        <w:color w:val="000000"/>
        <w:sz w:val="18"/>
        <w:szCs w:val="18"/>
      </w:rPr>
      <w:t>erziószám: 2</w:t>
    </w:r>
    <w:r w:rsidRPr="0036022A">
      <w:rPr>
        <w:rFonts w:ascii="Arial" w:hAnsi="Arial" w:cs="Arial"/>
        <w:iCs/>
        <w:color w:val="000000"/>
        <w:sz w:val="18"/>
        <w:szCs w:val="18"/>
      </w:rPr>
      <w:t>.</w:t>
    </w:r>
    <w:r>
      <w:ptab w:relativeTo="margin" w:alignment="right" w:leader="none"/>
    </w:r>
    <w:r>
      <w:rPr>
        <w:rFonts w:ascii="Arial" w:hAnsi="Arial" w:cs="Arial"/>
        <w:iCs/>
        <w:color w:val="000000"/>
        <w:sz w:val="18"/>
        <w:szCs w:val="18"/>
      </w:rPr>
      <w:t>Dokumentum száma: DH-F-4-NY01.</w:t>
    </w:r>
  </w:p>
  <w:p w:rsidR="005A2DAD" w:rsidRPr="001E70AE" w:rsidP="001E70AE">
    <w:pPr>
      <w:pBdr>
        <w:top w:val="single" w:sz="4" w:space="1" w:color="auto"/>
      </w:pBdr>
      <w:tabs>
        <w:tab w:val="right" w:pos="9356"/>
      </w:tabs>
      <w:contextualSpacing/>
      <w:rPr>
        <w:rFonts w:ascii="Arial" w:hAnsi="Arial" w:cs="Arial"/>
        <w:color w:val="000000"/>
        <w:sz w:val="18"/>
        <w:szCs w:val="18"/>
      </w:rPr>
    </w:pPr>
    <w:r w:rsidRPr="0036022A">
      <w:rPr>
        <w:rFonts w:ascii="Arial" w:hAnsi="Arial" w:cs="Arial"/>
        <w:iCs/>
        <w:color w:val="000000"/>
        <w:sz w:val="18"/>
        <w:szCs w:val="18"/>
      </w:rPr>
      <w:t>Hatályba helyezve: 202</w:t>
    </w:r>
    <w:r>
      <w:rPr>
        <w:rFonts w:ascii="Arial" w:hAnsi="Arial" w:cs="Arial"/>
        <w:iCs/>
        <w:color w:val="000000"/>
        <w:sz w:val="18"/>
        <w:szCs w:val="18"/>
      </w:rPr>
      <w:t>5. január 17.</w:t>
    </w:r>
    <w:r w:rsidRPr="0036022A">
      <w:rPr>
        <w:rFonts w:ascii="Arial" w:hAnsi="Arial" w:cs="Arial"/>
        <w:iCs/>
        <w:color w:val="000000"/>
        <w:sz w:val="18"/>
        <w:szCs w:val="18"/>
      </w:rPr>
      <w:tab/>
      <w:t xml:space="preserve">Oldalszám: </w:t>
    </w:r>
    <w:r w:rsidRPr="0036022A">
      <w:rPr>
        <w:rFonts w:ascii="Arial" w:hAnsi="Arial" w:cs="Arial"/>
        <w:iCs/>
        <w:color w:val="000000"/>
        <w:sz w:val="18"/>
        <w:szCs w:val="18"/>
      </w:rPr>
      <w:fldChar w:fldCharType="begin"/>
    </w:r>
    <w:r w:rsidRPr="0036022A">
      <w:rPr>
        <w:rFonts w:ascii="Arial" w:hAnsi="Arial" w:cs="Arial"/>
        <w:iCs/>
        <w:color w:val="000000"/>
        <w:sz w:val="18"/>
        <w:szCs w:val="18"/>
      </w:rPr>
      <w:instrText xml:space="preserve"> PAGE </w:instrText>
    </w:r>
    <w:r w:rsidRPr="0036022A">
      <w:rPr>
        <w:rFonts w:ascii="Arial" w:hAnsi="Arial" w:cs="Arial"/>
        <w:iCs/>
        <w:color w:val="000000"/>
        <w:sz w:val="18"/>
        <w:szCs w:val="18"/>
      </w:rPr>
      <w:fldChar w:fldCharType="separate"/>
    </w:r>
    <w:r w:rsidR="00B94C3E">
      <w:rPr>
        <w:rFonts w:ascii="Arial" w:hAnsi="Arial" w:cs="Arial"/>
        <w:iCs/>
        <w:noProof/>
        <w:color w:val="000000"/>
        <w:sz w:val="18"/>
        <w:szCs w:val="18"/>
      </w:rPr>
      <w:t>4</w:t>
    </w:r>
    <w:r w:rsidRPr="0036022A">
      <w:rPr>
        <w:rFonts w:ascii="Arial" w:hAnsi="Arial" w:cs="Arial"/>
        <w:iCs/>
        <w:color w:val="000000"/>
        <w:sz w:val="18"/>
        <w:szCs w:val="18"/>
      </w:rPr>
      <w:fldChar w:fldCharType="end"/>
    </w:r>
    <w:r w:rsidRPr="0036022A">
      <w:rPr>
        <w:rFonts w:ascii="Arial" w:hAnsi="Arial" w:cs="Arial"/>
        <w:iCs/>
        <w:color w:val="000000"/>
        <w:sz w:val="18"/>
        <w:szCs w:val="18"/>
      </w:rPr>
      <w:t>/</w:t>
    </w:r>
    <w:r>
      <w:rPr>
        <w:rFonts w:ascii="Arial" w:hAnsi="Arial" w:cs="Arial"/>
        <w:color w:val="000000"/>
        <w:sz w:val="18"/>
        <w:szCs w:val="18"/>
      </w:rPr>
      <w:t>5</w:t>
    </w:r>
  </w:p>
  <w:p w:rsidR="005A2DAD" w:rsidRPr="001E70AE" w:rsidP="001E70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AB0075" w:rsidP="0050452F">
    <w:pPr>
      <w:pStyle w:val="Footer"/>
      <w:pBdr>
        <w:top w:val="single" w:sz="12" w:space="4" w:color="auto"/>
      </w:pBdr>
      <w:tabs>
        <w:tab w:val="clear" w:pos="4536"/>
        <w:tab w:val="center" w:pos="4680"/>
        <w:tab w:val="clear" w:pos="9072"/>
        <w:tab w:val="right" w:pos="9540"/>
      </w:tabs>
      <w:spacing w:before="60" w:after="60"/>
      <w:rPr>
        <w:rFonts w:ascii="Arial" w:hAnsi="Arial" w:cs="Arial"/>
        <w:sz w:val="18"/>
        <w:szCs w:val="18"/>
      </w:rPr>
    </w:pPr>
    <w:r>
      <w:rPr>
        <w:rFonts w:ascii="Arial" w:hAnsi="Arial" w:cs="Arial"/>
        <w:sz w:val="18"/>
        <w:szCs w:val="18"/>
      </w:rPr>
      <w:t>Verziószám: 10</w:t>
    </w:r>
    <w:r w:rsidRPr="001A4488">
      <w:rPr>
        <w:rFonts w:ascii="Arial" w:hAnsi="Arial" w:cs="Arial"/>
        <w:sz w:val="18"/>
        <w:szCs w:val="18"/>
      </w:rPr>
      <w:tab/>
    </w:r>
    <w:r>
      <w:rPr>
        <w:rFonts w:ascii="Arial" w:hAnsi="Arial" w:cs="Arial"/>
        <w:sz w:val="16"/>
        <w:szCs w:val="16"/>
      </w:rPr>
      <w:t>Szerkesztés lezárva: 2021.01.01.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891AD4" w:rsidP="00891AD4">
    <w:pPr>
      <w:tabs>
        <w:tab w:val="center" w:pos="5386"/>
        <w:tab w:val="right" w:pos="10773"/>
      </w:tabs>
      <w:rPr>
        <w:rFonts w:ascii="Arial" w:hAnsi="Arial" w:cs="Arial"/>
        <w:sz w:val="16"/>
        <w:szCs w:val="16"/>
      </w:rPr>
    </w:pPr>
    <w:r w:rsidRPr="00891AD4">
      <w:rPr>
        <w:rFonts w:ascii="Arial" w:hAnsi="Arial" w:cs="Arial"/>
        <w:sz w:val="16"/>
        <w:szCs w:val="16"/>
      </w:rPr>
      <w:t xml:space="preserve">Verziószám: </w:t>
    </w:r>
    <w:ins w:id="7" w:author="Kátainé Miksi Ágota Veronika" w:date="2020-04-08T14:55:00Z">
      <w:del w:id="8" w:author="Tóth Huba" w:date="2020-12-17T14:20:00Z">
        <w:r>
          <w:rPr>
            <w:rFonts w:ascii="Arial" w:hAnsi="Arial" w:cs="Arial"/>
            <w:sz w:val="16"/>
            <w:szCs w:val="16"/>
          </w:rPr>
          <w:delText>5</w:delText>
        </w:r>
      </w:del>
    </w:ins>
    <w:ins w:id="9" w:author="Tóth Huba" w:date="2020-12-17T14:20:00Z">
      <w:r>
        <w:rPr>
          <w:rFonts w:ascii="Arial" w:hAnsi="Arial" w:cs="Arial"/>
          <w:sz w:val="16"/>
          <w:szCs w:val="16"/>
        </w:rPr>
        <w:t>6</w:t>
      </w:r>
    </w:ins>
    <w:del w:id="10" w:author="Kátainé Miksi Ágota Veronika" w:date="2020-04-08T14:55:00Z">
      <w:r>
        <w:rPr>
          <w:rFonts w:ascii="Arial" w:hAnsi="Arial" w:cs="Arial"/>
          <w:sz w:val="16"/>
          <w:szCs w:val="16"/>
        </w:rPr>
        <w:delText>4</w:delText>
      </w:r>
    </w:del>
    <w:r w:rsidRPr="00891AD4">
      <w:rPr>
        <w:rFonts w:ascii="Arial" w:hAnsi="Arial" w:cs="Arial"/>
        <w:sz w:val="16"/>
        <w:szCs w:val="16"/>
      </w:rPr>
      <w:tab/>
    </w:r>
    <w:r w:rsidRPr="00891AD4">
      <w:rPr>
        <w:rFonts w:ascii="Arial" w:hAnsi="Arial" w:cs="Arial"/>
        <w:sz w:val="16"/>
        <w:szCs w:val="16"/>
      </w:rPr>
      <w:tab/>
      <w:t xml:space="preserve">Oldal: </w:t>
    </w:r>
    <w:r w:rsidRPr="00891AD4">
      <w:rPr>
        <w:rFonts w:ascii="Arial" w:hAnsi="Arial" w:cs="Arial"/>
        <w:sz w:val="16"/>
        <w:szCs w:val="16"/>
      </w:rPr>
      <w:fldChar w:fldCharType="begin"/>
    </w:r>
    <w:r w:rsidRPr="00891AD4">
      <w:rPr>
        <w:rFonts w:ascii="Arial" w:hAnsi="Arial" w:cs="Arial"/>
        <w:sz w:val="16"/>
        <w:szCs w:val="16"/>
      </w:rPr>
      <w:instrText xml:space="preserve"> PAGE </w:instrText>
    </w:r>
    <w:r w:rsidRPr="00891AD4">
      <w:rPr>
        <w:rFonts w:ascii="Arial" w:hAnsi="Arial" w:cs="Arial"/>
        <w:sz w:val="16"/>
        <w:szCs w:val="16"/>
      </w:rPr>
      <w:fldChar w:fldCharType="separate"/>
    </w:r>
    <w:r w:rsidR="00B94C3E">
      <w:rPr>
        <w:rFonts w:ascii="Arial" w:hAnsi="Arial" w:cs="Arial"/>
        <w:noProof/>
        <w:sz w:val="16"/>
        <w:szCs w:val="16"/>
      </w:rPr>
      <w:t>2</w:t>
    </w:r>
    <w:r w:rsidRPr="00891AD4">
      <w:rPr>
        <w:rFonts w:ascii="Arial" w:hAnsi="Arial" w:cs="Arial"/>
        <w:sz w:val="16"/>
        <w:szCs w:val="16"/>
      </w:rPr>
      <w:fldChar w:fldCharType="end"/>
    </w:r>
    <w:r w:rsidRPr="00891AD4">
      <w:rPr>
        <w:rFonts w:ascii="Arial" w:hAnsi="Arial" w:cs="Arial"/>
        <w:sz w:val="16"/>
        <w:szCs w:val="16"/>
      </w:rPr>
      <w:t xml:space="preserve"> / </w:t>
    </w:r>
    <w:r w:rsidR="00B94C3E">
      <w:rPr>
        <w:rFonts w:ascii="Arial" w:hAnsi="Arial" w:cs="Arial"/>
        <w:noProof/>
        <w:sz w:val="16"/>
        <w:szCs w:val="16"/>
      </w:rPr>
      <w:t>11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715FA">
    <w:pPr>
      <w:widowControl w:val="0"/>
      <w:autoSpaceDE w:val="0"/>
      <w:autoSpaceDN w:val="0"/>
      <w:spacing w:line="14" w:lineRule="auto"/>
      <w:rPr>
        <w:rFonts w:ascii="Arial" w:eastAsia="Arial" w:hAnsi="Arial" w:cs="Arial"/>
        <w:sz w:val="20"/>
        <w:szCs w:val="22"/>
        <w:lang w:val="hu-HU" w:eastAsia="en-US" w:bidi="ar-SA"/>
      </w:rPr>
    </w:pPr>
    <w:r>
      <w:rPr>
        <w:noProof/>
        <w:sz w:val="20"/>
        <w:lang w:eastAsia="hu-HU"/>
      </w:rPr>
      <mc:AlternateContent>
        <mc:Choice Requires="wps">
          <w:drawing>
            <wp:anchor distT="0" distB="0" distL="0" distR="0" simplePos="0" relativeHeight="251659264" behindDoc="1" locked="0" layoutInCell="1" allowOverlap="1">
              <wp:simplePos x="0" y="0"/>
              <wp:positionH relativeFrom="page">
                <wp:posOffset>888288</wp:posOffset>
              </wp:positionH>
              <wp:positionV relativeFrom="page">
                <wp:posOffset>9869444</wp:posOffset>
              </wp:positionV>
              <wp:extent cx="1449705" cy="257175"/>
              <wp:effectExtent l="0" t="0" r="0" b="0"/>
              <wp:wrapNone/>
              <wp:docPr id="145469908" name="Text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9705" cy="257175"/>
                      </a:xfrm>
                      <a:prstGeom prst="rect">
                        <a:avLst/>
                      </a:prstGeom>
                    </wps:spPr>
                    <wps:txbx>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2049" type="#_x0000_t202" style="width:114.15pt;height:20.25pt;margin-top:777.12pt;margin-left:69.94pt;mso-position-horizontal-relative:page;mso-position-vertical-relative:page;mso-wrap-distance-bottom:0;mso-wrap-distance-left:0;mso-wrap-distance-right:0;mso-wrap-distance-top:0;position:absolute;v-text-anchor:top;z-index:-251658240" fillcolor="this">
              <v:textbox inset="0,0,0,0">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v:textbox>
            </v:shape>
          </w:pict>
        </mc:Fallback>
      </mc:AlternateContent>
    </w:r>
    <w:r>
      <w:rPr>
        <w:noProof/>
        <w:sz w:val="20"/>
        <w:lang w:eastAsia="hu-HU"/>
      </w:rPr>
      <mc:AlternateContent>
        <mc:Choice Requires="wps">
          <w:drawing>
            <wp:anchor distT="0" distB="0" distL="0" distR="0" simplePos="0" relativeHeight="251661312" behindDoc="1" locked="0" layoutInCell="1" allowOverlap="1">
              <wp:simplePos x="0" y="0"/>
              <wp:positionH relativeFrom="page">
                <wp:posOffset>4633340</wp:posOffset>
              </wp:positionH>
              <wp:positionV relativeFrom="page">
                <wp:posOffset>9869444</wp:posOffset>
              </wp:positionV>
              <wp:extent cx="2224405" cy="257175"/>
              <wp:effectExtent l="0" t="0" r="0" b="0"/>
              <wp:wrapNone/>
              <wp:docPr id="2"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2224405" cy="257175"/>
                      </a:xfrm>
                      <a:prstGeom prst="rect">
                        <a:avLst/>
                      </a:prstGeom>
                    </wps:spPr>
                    <wps:txbx>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wps:txbx>
                    <wps:bodyPr wrap="square" lIns="0" tIns="0" rIns="0" bIns="0" rtlCol="0"/>
                  </wps:wsp>
                </a:graphicData>
              </a:graphic>
            </wp:anchor>
          </w:drawing>
        </mc:Choice>
        <mc:Fallback>
          <w:pict>
            <v:shape id="Textbox 2" o:spid="_x0000_s2050" type="#_x0000_t202" style="width:175.15pt;height:20.25pt;margin-top:777.12pt;margin-left:364.83pt;mso-position-horizontal-relative:page;mso-position-vertical-relative:page;mso-wrap-distance-bottom:0;mso-wrap-distance-left:0;mso-wrap-distance-right:0;mso-wrap-distance-top:0;position:absolute;v-text-anchor:top;z-index:-251656192" fillcolor="this">
              <v:textbox inset="0,0,0,0">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mc:AlternateContent>
        <mc:Choice Requires="wps">
          <w:drawing>
            <wp:anchor distT="0" distB="0" distL="0" distR="0" simplePos="0" relativeHeight="251663360" behindDoc="1" locked="0" layoutInCell="1" allowOverlap="1">
              <wp:simplePos x="0" y="0"/>
              <wp:positionH relativeFrom="page">
                <wp:posOffset>3653916</wp:posOffset>
              </wp:positionH>
              <wp:positionV relativeFrom="page">
                <wp:posOffset>10029383</wp:posOffset>
              </wp:positionV>
              <wp:extent cx="138430" cy="124460"/>
              <wp:effectExtent l="0" t="0" r="0" b="0"/>
              <wp:wrapNone/>
              <wp:docPr id="520805181"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38430" cy="124460"/>
                      </a:xfrm>
                      <a:prstGeom prst="rect">
                        <a:avLst/>
                      </a:prstGeom>
                    </wps:spPr>
                    <wps:txbx>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 o:spid="_x0000_s2051" type="#_x0000_t202" style="width:10.9pt;height:9.8pt;margin-top:789.72pt;margin-left:287.71pt;mso-position-horizontal-relative:page;mso-position-vertical-relative:page;mso-wrap-distance-bottom:0;mso-wrap-distance-left:0;mso-wrap-distance-right:0;mso-wrap-distance-top:0;position:absolute;v-text-anchor:top;z-index:-251654144" fillcolor="this">
              <v:textbox inset="0,0,0,0">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v:textbox>
            </v:shape>
          </w:pict>
        </mc:Fallback>
      </mc:AlternateContent>
    </w:r>
    <w:r>
      <w:rPr>
        <w:noProof/>
        <w:sz w:val="20"/>
        <w:lang w:eastAsia="hu-HU"/>
      </w:rPr>
      <mc:AlternateContent>
        <mc:Choice Requires="wps">
          <w:drawing>
            <wp:anchor distT="0" distB="0" distL="0" distR="0" simplePos="0" relativeHeight="251665408" behindDoc="1" locked="0" layoutInCell="1" allowOverlap="1">
              <wp:simplePos x="0" y="0"/>
              <wp:positionH relativeFrom="page">
                <wp:posOffset>5689828</wp:posOffset>
              </wp:positionH>
              <wp:positionV relativeFrom="page">
                <wp:posOffset>10029383</wp:posOffset>
              </wp:positionV>
              <wp:extent cx="984885" cy="226695"/>
              <wp:effectExtent l="0" t="0" r="0" b="0"/>
              <wp:wrapNone/>
              <wp:docPr id="869298639"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984885" cy="226695"/>
                      </a:xfrm>
                      <a:prstGeom prst="rect">
                        <a:avLst/>
                      </a:prstGeom>
                    </wps:spPr>
                    <wps:txbx>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wps:txbx>
                    <wps:bodyPr wrap="square" lIns="0" tIns="0" rIns="0" bIns="0" rtlCol="0"/>
                  </wps:wsp>
                </a:graphicData>
              </a:graphic>
            </wp:anchor>
          </w:drawing>
        </mc:Choice>
        <mc:Fallback>
          <w:pict>
            <v:shape id="Textbox 3" o:spid="_x0000_s2052" type="#_x0000_t202" style="width:77.55pt;height:17.85pt;margin-top:789.72pt;margin-left:448.02pt;mso-position-horizontal-relative:page;mso-position-vertical-relative:page;mso-wrap-distance-bottom:0;mso-wrap-distance-left:0;mso-wrap-distance-right:0;mso-wrap-distance-top:0;position:absolute;v-text-anchor:top;z-index:-251652096" fillcolor="this">
              <v:textbox inset="0,0,0,0">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DC6760" w:rsidP="0057126C">
      <w:pPr>
        <w:pStyle w:val="Header"/>
      </w:pPr>
      <w:r>
        <w:separator/>
      </w:r>
    </w:p>
  </w:footnote>
  <w:footnote w:type="continuationSeparator" w:id="1">
    <w:p w:rsidR="00DC6760" w:rsidP="0057126C">
      <w:pPr>
        <w:pStyle w:val="Header"/>
      </w:pPr>
      <w:r>
        <w:continuationSeparator/>
      </w:r>
    </w:p>
  </w:footnote>
  <w:footnote w:id="2">
    <w:p w:rsidR="005A2DAD" w:rsidRPr="0089540F" w:rsidP="00891AD4">
      <w:pPr>
        <w:jc w:val="both"/>
        <w:rPr>
          <w:rFonts w:ascii="Arial" w:hAnsi="Arial" w:cs="Arial"/>
          <w:sz w:val="16"/>
          <w:szCs w:val="16"/>
        </w:rPr>
      </w:pPr>
      <w:r w:rsidRPr="0089540F">
        <w:rPr>
          <w:rFonts w:ascii="Arial" w:hAnsi="Arial" w:cs="Arial"/>
          <w:sz w:val="16"/>
          <w:szCs w:val="16"/>
        </w:rPr>
        <w:t>A 4., 5. és 6. pontban tett nyilatkozatok a fogyasztásmérő szekrény, a csatlakozóvezeték, valamint a mért fővezeték és felhasználói elosztó műszaki megfelelőségének igazolására a kiállítástól számított 30. napig használhatóak fel. A benyújtásakor 30 napnál régebbi nyilatkozatot a</w:t>
      </w:r>
      <w:r>
        <w:rPr>
          <w:rFonts w:ascii="Arial" w:hAnsi="Arial" w:cs="Arial"/>
          <w:sz w:val="16"/>
          <w:szCs w:val="16"/>
        </w:rPr>
        <w:t xml:space="preserve">z </w:t>
      </w:r>
      <w:del w:id="5" w:author="Tóth Huba" w:date="2020-12-17T14:22:00Z">
        <w:r>
          <w:rPr>
            <w:rFonts w:ascii="Arial" w:hAnsi="Arial" w:cs="Arial"/>
            <w:sz w:val="16"/>
            <w:szCs w:val="16"/>
          </w:rPr>
          <w:delText xml:space="preserve">NKM </w:delText>
        </w:r>
      </w:del>
      <w:ins w:id="6" w:author="Tóth Huba" w:date="2020-12-17T14:22:00Z">
        <w:r>
          <w:rPr>
            <w:rFonts w:ascii="Arial" w:hAnsi="Arial" w:cs="Arial"/>
            <w:sz w:val="16"/>
            <w:szCs w:val="16"/>
          </w:rPr>
          <w:t>MVM Démász</w:t>
        </w:r>
      </w:ins>
      <w:r>
        <w:rPr>
          <w:rFonts w:ascii="Arial" w:hAnsi="Arial" w:cs="Arial"/>
          <w:sz w:val="16"/>
          <w:szCs w:val="16"/>
        </w:rPr>
        <w:t xml:space="preserve"> Áramhálózati</w:t>
      </w:r>
      <w:r w:rsidRPr="0089540F">
        <w:rPr>
          <w:rFonts w:ascii="Arial" w:hAnsi="Arial" w:cs="Arial"/>
          <w:sz w:val="16"/>
          <w:szCs w:val="16"/>
        </w:rPr>
        <w:t xml:space="preserve"> Kft. felülvizsgálati dokumentációként nem fogadja el.</w:t>
      </w:r>
    </w:p>
    <w:p w:rsidR="005A2DAD" w:rsidRPr="00891AD4" w:rsidP="00891AD4">
      <w:pPr>
        <w:numPr>
          <w:ilvl w:val="0"/>
          <w:numId w:val="11"/>
        </w:numPr>
        <w:jc w:val="both"/>
        <w:rPr>
          <w:rFonts w:ascii="Arial" w:hAnsi="Arial" w:cs="Arial"/>
          <w:sz w:val="18"/>
          <w:szCs w:val="18"/>
        </w:rPr>
      </w:pPr>
      <w:r w:rsidRPr="0089540F">
        <w:rPr>
          <w:rFonts w:ascii="Arial" w:hAnsi="Arial" w:cs="Arial"/>
          <w:sz w:val="16"/>
          <w:szCs w:val="16"/>
        </w:rPr>
        <w:t>nyilatkozattétel jogcíme lehet: tárgyi tevékenység végzésére jogosult egyéni vállalkozó, gazdálkodó szervezet, valamint saját maga, vagy közeli hozzátartozója (PTK 685. § b) pont) részére szakképzett villanyszerelő, erősáramú technikus vagy erősáramú mérnök által elvégzett létesítés vagy felülvizsgálat.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P="001E70AE">
    <w:pPr>
      <w:pStyle w:val="Header"/>
      <w:pBdr>
        <w:bottom w:val="single" w:sz="4" w:space="1" w:color="auto"/>
      </w:pBdr>
    </w:pPr>
    <w:r>
      <w:rPr>
        <w:noProof/>
        <w:color w:val="1F497D"/>
      </w:rPr>
      <w:drawing>
        <wp:inline distT="0" distB="0" distL="0" distR="0">
          <wp:extent cx="1432560" cy="419100"/>
          <wp:effectExtent l="0" t="0" r="0" b="0"/>
          <wp:docPr id="26" name="Kép 26" descr="cid:image001.png@01D81F3A.60FB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ép 4" descr="cid:image001.png@01D81F3A.60FB3630"/>
                  <pic:cNvPicPr>
                    <a:picLocks noChangeAspect="1" noChangeArrowheads="1"/>
                  </pic:cNvPicPr>
                </pic:nvPicPr>
                <pic:blipFill>
                  <a:blip xmlns:r="http://schemas.openxmlformats.org/officeDocument/2006/relationships" r:embed="rId1" r:link="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1432560" cy="419100"/>
                  </a:xfrm>
                  <a:prstGeom prst="rect">
                    <a:avLst/>
                  </a:prstGeom>
                  <a:noFill/>
                  <a:ln>
                    <a:noFill/>
                  </a:ln>
                </pic:spPr>
              </pic:pic>
            </a:graphicData>
          </a:graphic>
        </wp:inline>
      </w:drawing>
    </w:r>
    <w:r>
      <w:ptab w:relativeTo="margin" w:alignment="right" w:leader="none"/>
    </w:r>
    <w:r>
      <w:rPr>
        <w:rFonts w:ascii="Arial" w:hAnsi="Arial" w:cs="Arial"/>
        <w:sz w:val="18"/>
        <w:szCs w:val="18"/>
      </w:rPr>
      <w:t xml:space="preserve"> Kisfogyasztói műszaki felmérő és megrendelő</w:t>
    </w:r>
  </w:p>
  <w:p w:rsidR="005A2DAD" w:rsidRPr="001E70AE" w:rsidP="001E70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1A4488" w:rsidP="0050452F">
    <w:pPr>
      <w:pStyle w:val="Header"/>
      <w:pBdr>
        <w:bottom w:val="single" w:sz="12" w:space="1" w:color="auto"/>
      </w:pBdr>
      <w:tabs>
        <w:tab w:val="clear" w:pos="4536"/>
        <w:tab w:val="center" w:pos="5040"/>
        <w:tab w:val="clear" w:pos="9072"/>
        <w:tab w:val="right" w:pos="9540"/>
      </w:tabs>
      <w:rPr>
        <w:rFonts w:ascii="Arial" w:hAnsi="Arial" w:cs="Arial"/>
        <w:sz w:val="16"/>
        <w:szCs w:val="16"/>
      </w:rPr>
    </w:pPr>
    <w:r w:rsidRPr="001A4488">
      <w:rPr>
        <w:rFonts w:ascii="Arial" w:hAnsi="Arial" w:cs="Arial"/>
        <w:sz w:val="16"/>
        <w:szCs w:val="16"/>
      </w:rPr>
      <w:t>Elosztói üzletszabályzat M8–</w:t>
    </w:r>
    <w:r>
      <w:rPr>
        <w:rFonts w:ascii="Arial" w:hAnsi="Arial" w:cs="Arial"/>
        <w:sz w:val="16"/>
        <w:szCs w:val="16"/>
      </w:rPr>
      <w:t>4</w:t>
    </w:r>
    <w:r w:rsidRPr="001A4488">
      <w:rPr>
        <w:rFonts w:ascii="Arial" w:hAnsi="Arial" w:cs="Arial"/>
        <w:sz w:val="16"/>
        <w:szCs w:val="16"/>
      </w:rPr>
      <w:t xml:space="preserve">. bizonylati űrlap: </w:t>
    </w:r>
    <w:r w:rsidRPr="0050452F">
      <w:rPr>
        <w:rFonts w:ascii="Arial" w:hAnsi="Arial" w:cs="Arial"/>
        <w:sz w:val="16"/>
        <w:szCs w:val="16"/>
      </w:rPr>
      <w:t>Hálózathasználati Szerződés Igénybejelentő</w:t>
    </w:r>
    <w:r w:rsidRPr="001A4488">
      <w:rPr>
        <w:rFonts w:ascii="Arial" w:hAnsi="Arial" w:cs="Arial"/>
        <w:sz w:val="16"/>
        <w:szCs w:val="16"/>
      </w:rPr>
      <w:tab/>
    </w:r>
    <w:r w:rsidRPr="001A4488">
      <w:rPr>
        <w:rStyle w:val="PageNumber"/>
        <w:rFonts w:ascii="Arial" w:hAnsi="Arial" w:cs="Arial"/>
        <w:sz w:val="16"/>
        <w:szCs w:val="16"/>
      </w:rPr>
      <w:fldChar w:fldCharType="begin"/>
    </w:r>
    <w:r w:rsidRPr="001A4488">
      <w:rPr>
        <w:rStyle w:val="PageNumber"/>
        <w:rFonts w:ascii="Arial" w:hAnsi="Arial" w:cs="Arial"/>
        <w:sz w:val="16"/>
        <w:szCs w:val="16"/>
      </w:rPr>
      <w:instrText xml:space="preserve"> PAGE </w:instrText>
    </w:r>
    <w:r w:rsidRPr="001A4488">
      <w:rPr>
        <w:rStyle w:val="PageNumber"/>
        <w:rFonts w:ascii="Arial" w:hAnsi="Arial" w:cs="Arial"/>
        <w:sz w:val="16"/>
        <w:szCs w:val="16"/>
      </w:rPr>
      <w:fldChar w:fldCharType="separate"/>
    </w:r>
    <w:r w:rsidR="00B94C3E">
      <w:rPr>
        <w:rStyle w:val="PageNumber"/>
        <w:rFonts w:ascii="Arial" w:hAnsi="Arial" w:cs="Arial"/>
        <w:noProof/>
        <w:sz w:val="16"/>
        <w:szCs w:val="16"/>
      </w:rPr>
      <w:t>8</w:t>
    </w:r>
    <w:r w:rsidRPr="001A4488">
      <w:rPr>
        <w:rStyle w:val="PageNumber"/>
        <w:rFonts w:ascii="Arial" w:hAnsi="Arial" w:cs="Arial"/>
        <w:sz w:val="16"/>
        <w:szCs w:val="16"/>
      </w:rPr>
      <w:fldChar w:fldCharType="end"/>
    </w:r>
    <w:r w:rsidRPr="001A4488">
      <w:rPr>
        <w:rStyle w:val="PageNumber"/>
        <w:rFonts w:ascii="Arial" w:hAnsi="Arial" w:cs="Arial"/>
        <w:sz w:val="16"/>
        <w:szCs w:val="16"/>
      </w:rPr>
      <w:t>/</w:t>
    </w:r>
    <w:r w:rsidR="00B94C3E">
      <w:rPr>
        <w:rStyle w:val="PageNumber"/>
        <w:rFonts w:ascii="Arial" w:hAnsi="Arial" w:cs="Arial"/>
        <w:noProof/>
        <w:sz w:val="16"/>
        <w:szCs w:val="16"/>
      </w:rPr>
      <w:t>11</w:t>
    </w:r>
    <w:r w:rsidRPr="001A4488">
      <w:rPr>
        <w:rStyle w:val="PageNumber"/>
        <w:rFonts w:ascii="Arial" w:hAnsi="Arial" w:cs="Arial"/>
        <w:sz w:val="16"/>
        <w:szCs w:val="16"/>
      </w:rPr>
      <w:t>. oldal</w:t>
    </w:r>
  </w:p>
  <w:p w:rsidR="005A2DAD" w:rsidP="0050452F">
    <w:pP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9B1C09">
    <w:pPr>
      <w:pStyle w:val="Header"/>
      <w:rPr>
        <w:rFonts w:ascii="Arial" w:hAnsi="Arial" w:cs="Arial"/>
        <w:sz w:val="16"/>
        <w:szCs w:val="16"/>
      </w:rPr>
    </w:pPr>
    <w:r>
      <w:rPr>
        <w:rFonts w:ascii="Arial" w:hAnsi="Arial" w:cs="Arial"/>
        <w:sz w:val="16"/>
        <w:szCs w:val="16"/>
      </w:rPr>
      <w:t>N31400-05</w:t>
    </w:r>
    <w:r w:rsidRPr="009B1C09">
      <w:rPr>
        <w:rFonts w:ascii="Arial" w:hAnsi="Arial" w:cs="Arial"/>
        <w:sz w:val="16"/>
        <w:szCs w:val="16"/>
      </w:rPr>
      <w:t xml:space="preserve"> bizonylati űrlap Nyilatkozatok adatlap</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w:drawing>
        <wp:anchor distT="0" distB="0" distL="0" distR="0" simplePos="0" relativeHeight="251658240" behindDoc="1" locked="0" layoutInCell="1" allowOverlap="1">
          <wp:simplePos x="0" y="0"/>
          <wp:positionH relativeFrom="page">
            <wp:posOffset>810259</wp:posOffset>
          </wp:positionH>
          <wp:positionV relativeFrom="page">
            <wp:posOffset>449579</wp:posOffset>
          </wp:positionV>
          <wp:extent cx="1424178" cy="614172"/>
          <wp:effectExtent l="0" t="0" r="0" b="0"/>
          <wp:wrapNone/>
          <wp:docPr id="1570608755" name="Image 1"/>
          <wp:cNvGraphicFramePr/>
          <a:graphic xmlns:a="http://schemas.openxmlformats.org/drawingml/2006/main">
            <a:graphicData uri="http://schemas.openxmlformats.org/drawingml/2006/picture">
              <pic:pic xmlns:pic="http://schemas.openxmlformats.org/drawingml/2006/picture">
                <pic:nvPicPr>
                  <pic:cNvPr id="1570608755" name="Image 1"/>
                  <pic:cNvPicPr/>
                </pic:nvPicPr>
                <pic:blipFill>
                  <a:blip xmlns:r="http://schemas.openxmlformats.org/officeDocument/2006/relationships" r:embed="rId1" cstate="print"/>
                  <a:stretch>
                    <a:fillRect/>
                  </a:stretch>
                </pic:blipFill>
                <pic:spPr>
                  <a:xfrm>
                    <a:off x="0" y="0"/>
                    <a:ext cx="1424178" cy="6141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FFFFFFFE"/>
    <w:multiLevelType w:val="singleLevel"/>
    <w:tmpl w:val="9B22FC5E"/>
    <w:lvl w:ilvl="0">
      <w:start w:val="0"/>
      <w:numFmt w:val="decimal"/>
      <w:lvlText w:val="*"/>
      <w:lvlJc w:val="left"/>
    </w:lvl>
  </w:abstractNum>
  <w:abstractNum w:abstractNumId="1" w15:restartNumberingAfterBreak="0">
    <w:nsid w:val="0978717D"/>
    <w:multiLevelType w:val="hybridMultilevel"/>
    <w:tmpl w:val="213A22BC"/>
    <w:lvl w:ilvl="0">
      <w:start w:val="0"/>
      <w:numFmt w:val="bullet"/>
      <w:lvlText w:val="☐"/>
      <w:lvlJc w:val="left"/>
      <w:pPr>
        <w:ind w:left="384" w:hanging="281"/>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1"/>
      </w:pPr>
      <w:rPr>
        <w:rFonts w:hint="default"/>
        <w:lang w:val="hu-HU" w:eastAsia="en-US" w:bidi="ar-SA"/>
      </w:rPr>
    </w:lvl>
    <w:lvl w:ilvl="2">
      <w:start w:val="0"/>
      <w:numFmt w:val="bullet"/>
      <w:lvlText w:val="•"/>
      <w:lvlJc w:val="left"/>
      <w:pPr>
        <w:ind w:left="765" w:hanging="281"/>
      </w:pPr>
      <w:rPr>
        <w:rFonts w:hint="default"/>
        <w:lang w:val="hu-HU" w:eastAsia="en-US" w:bidi="ar-SA"/>
      </w:rPr>
    </w:lvl>
    <w:lvl w:ilvl="3">
      <w:start w:val="0"/>
      <w:numFmt w:val="bullet"/>
      <w:lvlText w:val="•"/>
      <w:lvlJc w:val="left"/>
      <w:pPr>
        <w:ind w:left="958" w:hanging="281"/>
      </w:pPr>
      <w:rPr>
        <w:rFonts w:hint="default"/>
        <w:lang w:val="hu-HU" w:eastAsia="en-US" w:bidi="ar-SA"/>
      </w:rPr>
    </w:lvl>
    <w:lvl w:ilvl="4">
      <w:start w:val="0"/>
      <w:numFmt w:val="bullet"/>
      <w:lvlText w:val="•"/>
      <w:lvlJc w:val="left"/>
      <w:pPr>
        <w:ind w:left="1150" w:hanging="281"/>
      </w:pPr>
      <w:rPr>
        <w:rFonts w:hint="default"/>
        <w:lang w:val="hu-HU" w:eastAsia="en-US" w:bidi="ar-SA"/>
      </w:rPr>
    </w:lvl>
    <w:lvl w:ilvl="5">
      <w:start w:val="0"/>
      <w:numFmt w:val="bullet"/>
      <w:lvlText w:val="•"/>
      <w:lvlJc w:val="left"/>
      <w:pPr>
        <w:ind w:left="1343" w:hanging="281"/>
      </w:pPr>
      <w:rPr>
        <w:rFonts w:hint="default"/>
        <w:lang w:val="hu-HU" w:eastAsia="en-US" w:bidi="ar-SA"/>
      </w:rPr>
    </w:lvl>
    <w:lvl w:ilvl="6">
      <w:start w:val="0"/>
      <w:numFmt w:val="bullet"/>
      <w:lvlText w:val="•"/>
      <w:lvlJc w:val="left"/>
      <w:pPr>
        <w:ind w:left="1536" w:hanging="281"/>
      </w:pPr>
      <w:rPr>
        <w:rFonts w:hint="default"/>
        <w:lang w:val="hu-HU" w:eastAsia="en-US" w:bidi="ar-SA"/>
      </w:rPr>
    </w:lvl>
    <w:lvl w:ilvl="7">
      <w:start w:val="0"/>
      <w:numFmt w:val="bullet"/>
      <w:lvlText w:val="•"/>
      <w:lvlJc w:val="left"/>
      <w:pPr>
        <w:ind w:left="1728" w:hanging="281"/>
      </w:pPr>
      <w:rPr>
        <w:rFonts w:hint="default"/>
        <w:lang w:val="hu-HU" w:eastAsia="en-US" w:bidi="ar-SA"/>
      </w:rPr>
    </w:lvl>
    <w:lvl w:ilvl="8">
      <w:start w:val="0"/>
      <w:numFmt w:val="bullet"/>
      <w:lvlText w:val="•"/>
      <w:lvlJc w:val="left"/>
      <w:pPr>
        <w:ind w:left="1921" w:hanging="281"/>
      </w:pPr>
      <w:rPr>
        <w:rFonts w:hint="default"/>
        <w:lang w:val="hu-HU" w:eastAsia="en-US" w:bidi="ar-SA"/>
      </w:rPr>
    </w:lvl>
  </w:abstractNum>
  <w:abstractNum w:abstractNumId="2" w15:restartNumberingAfterBreak="0">
    <w:nsid w:val="0C7F13F1"/>
    <w:multiLevelType w:val="hybridMultilevel"/>
    <w:tmpl w:val="4A307AE4"/>
    <w:lvl w:ilvl="0">
      <w:start w:val="1"/>
      <w:numFmt w:val="bullet"/>
      <w:lvlText w:val=""/>
      <w:lvlJc w:val="left"/>
      <w:pPr>
        <w:ind w:left="1215" w:hanging="360"/>
      </w:pPr>
      <w:rPr>
        <w:rFonts w:ascii="Symbol" w:hAnsi="Symbol" w:hint="default"/>
      </w:rPr>
    </w:lvl>
    <w:lvl w:ilvl="1" w:tentative="1">
      <w:start w:val="1"/>
      <w:numFmt w:val="bullet"/>
      <w:lvlText w:val="o"/>
      <w:lvlJc w:val="left"/>
      <w:pPr>
        <w:ind w:left="1935" w:hanging="360"/>
      </w:pPr>
      <w:rPr>
        <w:rFonts w:ascii="Courier New" w:hAnsi="Courier New" w:cs="Courier New" w:hint="default"/>
      </w:rPr>
    </w:lvl>
    <w:lvl w:ilvl="2" w:tentative="1">
      <w:start w:val="1"/>
      <w:numFmt w:val="bullet"/>
      <w:lvlText w:val=""/>
      <w:lvlJc w:val="left"/>
      <w:pPr>
        <w:ind w:left="2655" w:hanging="360"/>
      </w:pPr>
      <w:rPr>
        <w:rFonts w:ascii="Wingdings" w:hAnsi="Wingdings" w:hint="default"/>
      </w:rPr>
    </w:lvl>
    <w:lvl w:ilvl="3" w:tentative="1">
      <w:start w:val="1"/>
      <w:numFmt w:val="bullet"/>
      <w:lvlText w:val=""/>
      <w:lvlJc w:val="left"/>
      <w:pPr>
        <w:ind w:left="3375" w:hanging="360"/>
      </w:pPr>
      <w:rPr>
        <w:rFonts w:ascii="Symbol" w:hAnsi="Symbol" w:hint="default"/>
      </w:rPr>
    </w:lvl>
    <w:lvl w:ilvl="4" w:tentative="1">
      <w:start w:val="1"/>
      <w:numFmt w:val="bullet"/>
      <w:lvlText w:val="o"/>
      <w:lvlJc w:val="left"/>
      <w:pPr>
        <w:ind w:left="4095" w:hanging="360"/>
      </w:pPr>
      <w:rPr>
        <w:rFonts w:ascii="Courier New" w:hAnsi="Courier New" w:cs="Courier New" w:hint="default"/>
      </w:rPr>
    </w:lvl>
    <w:lvl w:ilvl="5" w:tentative="1">
      <w:start w:val="1"/>
      <w:numFmt w:val="bullet"/>
      <w:lvlText w:val=""/>
      <w:lvlJc w:val="left"/>
      <w:pPr>
        <w:ind w:left="4815" w:hanging="360"/>
      </w:pPr>
      <w:rPr>
        <w:rFonts w:ascii="Wingdings" w:hAnsi="Wingdings" w:hint="default"/>
      </w:rPr>
    </w:lvl>
    <w:lvl w:ilvl="6" w:tentative="1">
      <w:start w:val="1"/>
      <w:numFmt w:val="bullet"/>
      <w:lvlText w:val=""/>
      <w:lvlJc w:val="left"/>
      <w:pPr>
        <w:ind w:left="5535" w:hanging="360"/>
      </w:pPr>
      <w:rPr>
        <w:rFonts w:ascii="Symbol" w:hAnsi="Symbol" w:hint="default"/>
      </w:rPr>
    </w:lvl>
    <w:lvl w:ilvl="7" w:tentative="1">
      <w:start w:val="1"/>
      <w:numFmt w:val="bullet"/>
      <w:lvlText w:val="o"/>
      <w:lvlJc w:val="left"/>
      <w:pPr>
        <w:ind w:left="6255" w:hanging="360"/>
      </w:pPr>
      <w:rPr>
        <w:rFonts w:ascii="Courier New" w:hAnsi="Courier New" w:cs="Courier New" w:hint="default"/>
      </w:rPr>
    </w:lvl>
    <w:lvl w:ilvl="8" w:tentative="1">
      <w:start w:val="1"/>
      <w:numFmt w:val="bullet"/>
      <w:lvlText w:val=""/>
      <w:lvlJc w:val="left"/>
      <w:pPr>
        <w:ind w:left="6975" w:hanging="360"/>
      </w:pPr>
      <w:rPr>
        <w:rFonts w:ascii="Wingdings" w:hAnsi="Wingdings" w:hint="default"/>
      </w:rPr>
    </w:lvl>
  </w:abstractNum>
  <w:abstractNum w:abstractNumId="3" w15:restartNumberingAfterBreak="0">
    <w:nsid w:val="14CE55FD"/>
    <w:multiLevelType w:val="hybridMultilevel"/>
    <w:tmpl w:val="0046FA08"/>
    <w:lvl w:ilvl="0">
      <w:start w:val="0"/>
      <w:numFmt w:val="bullet"/>
      <w:lvlText w:val="☐"/>
      <w:lvlJc w:val="left"/>
      <w:pPr>
        <w:ind w:left="182"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7" w:hanging="181"/>
      </w:pPr>
      <w:rPr>
        <w:rFonts w:hint="default"/>
        <w:lang w:val="hu-HU" w:eastAsia="en-US" w:bidi="ar-SA"/>
      </w:rPr>
    </w:lvl>
    <w:lvl w:ilvl="4">
      <w:start w:val="0"/>
      <w:numFmt w:val="bullet"/>
      <w:lvlText w:val="•"/>
      <w:lvlJc w:val="left"/>
      <w:pPr>
        <w:ind w:left="1243" w:hanging="181"/>
      </w:pPr>
      <w:rPr>
        <w:rFonts w:hint="default"/>
        <w:lang w:val="hu-HU" w:eastAsia="en-US" w:bidi="ar-SA"/>
      </w:rPr>
    </w:lvl>
    <w:lvl w:ilvl="5">
      <w:start w:val="0"/>
      <w:numFmt w:val="bullet"/>
      <w:lvlText w:val="•"/>
      <w:lvlJc w:val="left"/>
      <w:pPr>
        <w:ind w:left="1509" w:hanging="181"/>
      </w:pPr>
      <w:rPr>
        <w:rFonts w:hint="default"/>
        <w:lang w:val="hu-HU" w:eastAsia="en-US" w:bidi="ar-SA"/>
      </w:rPr>
    </w:lvl>
    <w:lvl w:ilvl="6">
      <w:start w:val="0"/>
      <w:numFmt w:val="bullet"/>
      <w:lvlText w:val="•"/>
      <w:lvlJc w:val="left"/>
      <w:pPr>
        <w:ind w:left="1775" w:hanging="181"/>
      </w:pPr>
      <w:rPr>
        <w:rFonts w:hint="default"/>
        <w:lang w:val="hu-HU" w:eastAsia="en-US" w:bidi="ar-SA"/>
      </w:rPr>
    </w:lvl>
    <w:lvl w:ilvl="7">
      <w:start w:val="0"/>
      <w:numFmt w:val="bullet"/>
      <w:lvlText w:val="•"/>
      <w:lvlJc w:val="left"/>
      <w:pPr>
        <w:ind w:left="2041" w:hanging="181"/>
      </w:pPr>
      <w:rPr>
        <w:rFonts w:hint="default"/>
        <w:lang w:val="hu-HU" w:eastAsia="en-US" w:bidi="ar-SA"/>
      </w:rPr>
    </w:lvl>
    <w:lvl w:ilvl="8">
      <w:start w:val="0"/>
      <w:numFmt w:val="bullet"/>
      <w:lvlText w:val="•"/>
      <w:lvlJc w:val="left"/>
      <w:pPr>
        <w:ind w:left="2307" w:hanging="181"/>
      </w:pPr>
      <w:rPr>
        <w:rFonts w:hint="default"/>
        <w:lang w:val="hu-HU" w:eastAsia="en-US" w:bidi="ar-SA"/>
      </w:rPr>
    </w:lvl>
  </w:abstractNum>
  <w:abstractNum w:abstractNumId="4" w15:restartNumberingAfterBreak="0">
    <w:nsid w:val="168E0C0E"/>
    <w:multiLevelType w:val="hybridMultilevel"/>
    <w:tmpl w:val="2C9244DE"/>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5" w15:restartNumberingAfterBreak="0">
    <w:nsid w:val="17D0383C"/>
    <w:multiLevelType w:val="multilevel"/>
    <w:tmpl w:val="250A673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b/>
        <w:sz w:val="18"/>
        <w:szCs w:val="18"/>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6" w15:restartNumberingAfterBreak="0">
    <w:nsid w:val="19BC0102"/>
    <w:multiLevelType w:val="multilevel"/>
    <w:tmpl w:val="C7D6E15C"/>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AD636C8"/>
    <w:multiLevelType w:val="hybridMultilevel"/>
    <w:tmpl w:val="97C6113E"/>
    <w:lvl w:ilvl="0">
      <w:start w:val="0"/>
      <w:numFmt w:val="bullet"/>
      <w:lvlText w:val="☐"/>
      <w:lvlJc w:val="left"/>
      <w:pPr>
        <w:ind w:left="185"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6" w:hanging="181"/>
      </w:pPr>
      <w:rPr>
        <w:rFonts w:hint="default"/>
        <w:lang w:val="hu-HU" w:eastAsia="en-US" w:bidi="ar-SA"/>
      </w:rPr>
    </w:lvl>
    <w:lvl w:ilvl="4">
      <w:start w:val="0"/>
      <w:numFmt w:val="bullet"/>
      <w:lvlText w:val="•"/>
      <w:lvlJc w:val="left"/>
      <w:pPr>
        <w:ind w:left="1242" w:hanging="181"/>
      </w:pPr>
      <w:rPr>
        <w:rFonts w:hint="default"/>
        <w:lang w:val="hu-HU" w:eastAsia="en-US" w:bidi="ar-SA"/>
      </w:rPr>
    </w:lvl>
    <w:lvl w:ilvl="5">
      <w:start w:val="0"/>
      <w:numFmt w:val="bullet"/>
      <w:lvlText w:val="•"/>
      <w:lvlJc w:val="left"/>
      <w:pPr>
        <w:ind w:left="1508" w:hanging="181"/>
      </w:pPr>
      <w:rPr>
        <w:rFonts w:hint="default"/>
        <w:lang w:val="hu-HU" w:eastAsia="en-US" w:bidi="ar-SA"/>
      </w:rPr>
    </w:lvl>
    <w:lvl w:ilvl="6">
      <w:start w:val="0"/>
      <w:numFmt w:val="bullet"/>
      <w:lvlText w:val="•"/>
      <w:lvlJc w:val="left"/>
      <w:pPr>
        <w:ind w:left="1773" w:hanging="181"/>
      </w:pPr>
      <w:rPr>
        <w:rFonts w:hint="default"/>
        <w:lang w:val="hu-HU" w:eastAsia="en-US" w:bidi="ar-SA"/>
      </w:rPr>
    </w:lvl>
    <w:lvl w:ilvl="7">
      <w:start w:val="0"/>
      <w:numFmt w:val="bullet"/>
      <w:lvlText w:val="•"/>
      <w:lvlJc w:val="left"/>
      <w:pPr>
        <w:ind w:left="2039" w:hanging="181"/>
      </w:pPr>
      <w:rPr>
        <w:rFonts w:hint="default"/>
        <w:lang w:val="hu-HU" w:eastAsia="en-US" w:bidi="ar-SA"/>
      </w:rPr>
    </w:lvl>
    <w:lvl w:ilvl="8">
      <w:start w:val="0"/>
      <w:numFmt w:val="bullet"/>
      <w:lvlText w:val="•"/>
      <w:lvlJc w:val="left"/>
      <w:pPr>
        <w:ind w:left="2304" w:hanging="181"/>
      </w:pPr>
      <w:rPr>
        <w:rFonts w:hint="default"/>
        <w:lang w:val="hu-HU" w:eastAsia="en-US" w:bidi="ar-SA"/>
      </w:rPr>
    </w:lvl>
  </w:abstractNum>
  <w:abstractNum w:abstractNumId="8" w15:restartNumberingAfterBreak="0">
    <w:nsid w:val="1ADA4C5F"/>
    <w:multiLevelType w:val="hybridMultilevel"/>
    <w:tmpl w:val="340C375C"/>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9" w15:restartNumberingAfterBreak="0">
    <w:nsid w:val="207E4470"/>
    <w:multiLevelType w:val="hybridMultilevel"/>
    <w:tmpl w:val="5C60378E"/>
    <w:lvl w:ilvl="0">
      <w:start w:val="1"/>
      <w:numFmt w:val="decimal"/>
      <w:lvlText w:val="%1."/>
      <w:lvlJc w:val="left"/>
      <w:pPr>
        <w:ind w:left="569" w:hanging="425"/>
        <w:jc w:val="right"/>
      </w:pPr>
      <w:rPr>
        <w:rFonts w:ascii="Arial" w:eastAsia="Arial" w:hAnsi="Arial" w:cs="Arial" w:hint="default"/>
        <w:b w:val="0"/>
        <w:bCs w:val="0"/>
        <w:i w:val="0"/>
        <w:iCs w:val="0"/>
        <w:spacing w:val="0"/>
        <w:w w:val="100"/>
        <w:sz w:val="18"/>
        <w:szCs w:val="18"/>
        <w:lang w:val="hu-HU" w:eastAsia="en-US" w:bidi="ar-SA"/>
      </w:rPr>
    </w:lvl>
    <w:lvl w:ilvl="1">
      <w:start w:val="0"/>
      <w:numFmt w:val="bullet"/>
      <w:lvlText w:val="-"/>
      <w:lvlJc w:val="left"/>
      <w:pPr>
        <w:ind w:left="1277" w:hanging="284"/>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2193" w:hanging="284"/>
      </w:pPr>
      <w:rPr>
        <w:rFonts w:hint="default"/>
        <w:lang w:val="hu-HU" w:eastAsia="en-US" w:bidi="ar-SA"/>
      </w:rPr>
    </w:lvl>
    <w:lvl w:ilvl="3">
      <w:start w:val="0"/>
      <w:numFmt w:val="bullet"/>
      <w:lvlText w:val="•"/>
      <w:lvlJc w:val="left"/>
      <w:pPr>
        <w:ind w:left="3106" w:hanging="284"/>
      </w:pPr>
      <w:rPr>
        <w:rFonts w:hint="default"/>
        <w:lang w:val="hu-HU" w:eastAsia="en-US" w:bidi="ar-SA"/>
      </w:rPr>
    </w:lvl>
    <w:lvl w:ilvl="4">
      <w:start w:val="0"/>
      <w:numFmt w:val="bullet"/>
      <w:lvlText w:val="•"/>
      <w:lvlJc w:val="left"/>
      <w:pPr>
        <w:ind w:left="4019" w:hanging="284"/>
      </w:pPr>
      <w:rPr>
        <w:rFonts w:hint="default"/>
        <w:lang w:val="hu-HU" w:eastAsia="en-US" w:bidi="ar-SA"/>
      </w:rPr>
    </w:lvl>
    <w:lvl w:ilvl="5">
      <w:start w:val="0"/>
      <w:numFmt w:val="bullet"/>
      <w:lvlText w:val="•"/>
      <w:lvlJc w:val="left"/>
      <w:pPr>
        <w:ind w:left="4932" w:hanging="284"/>
      </w:pPr>
      <w:rPr>
        <w:rFonts w:hint="default"/>
        <w:lang w:val="hu-HU" w:eastAsia="en-US" w:bidi="ar-SA"/>
      </w:rPr>
    </w:lvl>
    <w:lvl w:ilvl="6">
      <w:start w:val="0"/>
      <w:numFmt w:val="bullet"/>
      <w:lvlText w:val="•"/>
      <w:lvlJc w:val="left"/>
      <w:pPr>
        <w:ind w:left="5845" w:hanging="284"/>
      </w:pPr>
      <w:rPr>
        <w:rFonts w:hint="default"/>
        <w:lang w:val="hu-HU" w:eastAsia="en-US" w:bidi="ar-SA"/>
      </w:rPr>
    </w:lvl>
    <w:lvl w:ilvl="7">
      <w:start w:val="0"/>
      <w:numFmt w:val="bullet"/>
      <w:lvlText w:val="•"/>
      <w:lvlJc w:val="left"/>
      <w:pPr>
        <w:ind w:left="6758" w:hanging="284"/>
      </w:pPr>
      <w:rPr>
        <w:rFonts w:hint="default"/>
        <w:lang w:val="hu-HU" w:eastAsia="en-US" w:bidi="ar-SA"/>
      </w:rPr>
    </w:lvl>
    <w:lvl w:ilvl="8">
      <w:start w:val="0"/>
      <w:numFmt w:val="bullet"/>
      <w:lvlText w:val="•"/>
      <w:lvlJc w:val="left"/>
      <w:pPr>
        <w:ind w:left="7672" w:hanging="284"/>
      </w:pPr>
      <w:rPr>
        <w:rFonts w:hint="default"/>
        <w:lang w:val="hu-HU" w:eastAsia="en-US" w:bidi="ar-SA"/>
      </w:rPr>
    </w:lvl>
  </w:abstractNum>
  <w:abstractNum w:abstractNumId="10" w15:restartNumberingAfterBreak="0">
    <w:nsid w:val="27AC1ACB"/>
    <w:multiLevelType w:val="hybridMultilevel"/>
    <w:tmpl w:val="31FCDC3C"/>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1" w15:restartNumberingAfterBreak="0">
    <w:nsid w:val="2E436C2F"/>
    <w:multiLevelType w:val="hybridMultilevel"/>
    <w:tmpl w:val="432A218A"/>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12" w15:restartNumberingAfterBreak="0">
    <w:nsid w:val="2F0A5240"/>
    <w:multiLevelType w:val="hybridMultilevel"/>
    <w:tmpl w:val="4FA85848"/>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3" w15:restartNumberingAfterBreak="0">
    <w:nsid w:val="33784D02"/>
    <w:multiLevelType w:val="hybridMultilevel"/>
    <w:tmpl w:val="00483A72"/>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14" w15:restartNumberingAfterBreak="0">
    <w:nsid w:val="35FE0D04"/>
    <w:multiLevelType w:val="hybridMultilevel"/>
    <w:tmpl w:val="EAF20DBC"/>
    <w:lvl w:ilvl="0">
      <w:start w:val="0"/>
      <w:numFmt w:val="bullet"/>
      <w:lvlText w:val=""/>
      <w:lvlJc w:val="left"/>
      <w:pPr>
        <w:ind w:left="427" w:hanging="284"/>
      </w:pPr>
      <w:rPr>
        <w:rFonts w:ascii="Symbol" w:eastAsia="Symbol" w:hAnsi="Symbol" w:cs="Symbol" w:hint="default"/>
        <w:b w:val="0"/>
        <w:bCs w:val="0"/>
        <w:i w:val="0"/>
        <w:iCs w:val="0"/>
        <w:spacing w:val="0"/>
        <w:w w:val="100"/>
        <w:sz w:val="22"/>
        <w:szCs w:val="22"/>
        <w:lang w:val="hu-HU" w:eastAsia="en-US" w:bidi="ar-SA"/>
      </w:rPr>
    </w:lvl>
    <w:lvl w:ilvl="1">
      <w:start w:val="0"/>
      <w:numFmt w:val="bullet"/>
      <w:lvlText w:val="•"/>
      <w:lvlJc w:val="left"/>
      <w:pPr>
        <w:ind w:left="1341" w:hanging="284"/>
      </w:pPr>
      <w:rPr>
        <w:rFonts w:hint="default"/>
        <w:lang w:val="hu-HU" w:eastAsia="en-US" w:bidi="ar-SA"/>
      </w:rPr>
    </w:lvl>
    <w:lvl w:ilvl="2">
      <w:start w:val="0"/>
      <w:numFmt w:val="bullet"/>
      <w:lvlText w:val="•"/>
      <w:lvlJc w:val="left"/>
      <w:pPr>
        <w:ind w:left="2263" w:hanging="284"/>
      </w:pPr>
      <w:rPr>
        <w:rFonts w:hint="default"/>
        <w:lang w:val="hu-HU" w:eastAsia="en-US" w:bidi="ar-SA"/>
      </w:rPr>
    </w:lvl>
    <w:lvl w:ilvl="3">
      <w:start w:val="0"/>
      <w:numFmt w:val="bullet"/>
      <w:lvlText w:val="•"/>
      <w:lvlJc w:val="left"/>
      <w:pPr>
        <w:ind w:left="3185" w:hanging="284"/>
      </w:pPr>
      <w:rPr>
        <w:rFonts w:hint="default"/>
        <w:lang w:val="hu-HU" w:eastAsia="en-US" w:bidi="ar-SA"/>
      </w:rPr>
    </w:lvl>
    <w:lvl w:ilvl="4">
      <w:start w:val="0"/>
      <w:numFmt w:val="bullet"/>
      <w:lvlText w:val="•"/>
      <w:lvlJc w:val="left"/>
      <w:pPr>
        <w:ind w:left="4107" w:hanging="284"/>
      </w:pPr>
      <w:rPr>
        <w:rFonts w:hint="default"/>
        <w:lang w:val="hu-HU" w:eastAsia="en-US" w:bidi="ar-SA"/>
      </w:rPr>
    </w:lvl>
    <w:lvl w:ilvl="5">
      <w:start w:val="0"/>
      <w:numFmt w:val="bullet"/>
      <w:lvlText w:val="•"/>
      <w:lvlJc w:val="left"/>
      <w:pPr>
        <w:ind w:left="5029" w:hanging="284"/>
      </w:pPr>
      <w:rPr>
        <w:rFonts w:hint="default"/>
        <w:lang w:val="hu-HU" w:eastAsia="en-US" w:bidi="ar-SA"/>
      </w:rPr>
    </w:lvl>
    <w:lvl w:ilvl="6">
      <w:start w:val="0"/>
      <w:numFmt w:val="bullet"/>
      <w:lvlText w:val="•"/>
      <w:lvlJc w:val="left"/>
      <w:pPr>
        <w:ind w:left="5951" w:hanging="284"/>
      </w:pPr>
      <w:rPr>
        <w:rFonts w:hint="default"/>
        <w:lang w:val="hu-HU" w:eastAsia="en-US" w:bidi="ar-SA"/>
      </w:rPr>
    </w:lvl>
    <w:lvl w:ilvl="7">
      <w:start w:val="0"/>
      <w:numFmt w:val="bullet"/>
      <w:lvlText w:val="•"/>
      <w:lvlJc w:val="left"/>
      <w:pPr>
        <w:ind w:left="6873" w:hanging="284"/>
      </w:pPr>
      <w:rPr>
        <w:rFonts w:hint="default"/>
        <w:lang w:val="hu-HU" w:eastAsia="en-US" w:bidi="ar-SA"/>
      </w:rPr>
    </w:lvl>
    <w:lvl w:ilvl="8">
      <w:start w:val="0"/>
      <w:numFmt w:val="bullet"/>
      <w:lvlText w:val="•"/>
      <w:lvlJc w:val="left"/>
      <w:pPr>
        <w:ind w:left="7795" w:hanging="284"/>
      </w:pPr>
      <w:rPr>
        <w:rFonts w:hint="default"/>
        <w:lang w:val="hu-HU" w:eastAsia="en-US" w:bidi="ar-SA"/>
      </w:rPr>
    </w:lvl>
  </w:abstractNum>
  <w:abstractNum w:abstractNumId="15" w15:restartNumberingAfterBreak="0">
    <w:nsid w:val="3AC7263F"/>
    <w:multiLevelType w:val="hybridMultilevel"/>
    <w:tmpl w:val="EFE85962"/>
    <w:lvl w:ilvl="0">
      <w:start w:val="1"/>
      <w:numFmt w:val="decimal"/>
      <w:lvlText w:val="%1."/>
      <w:lvlJc w:val="left"/>
      <w:pPr>
        <w:ind w:left="553" w:hanging="454"/>
      </w:pPr>
      <w:rPr>
        <w:rFonts w:hint="default"/>
        <w:b/>
        <w:bCs/>
        <w:w w:val="100"/>
      </w:rPr>
    </w:lvl>
    <w:lvl w:ilvl="1">
      <w:start w:val="0"/>
      <w:numFmt w:val="bullet"/>
      <w:lvlText w:val="•"/>
      <w:lvlJc w:val="left"/>
      <w:pPr>
        <w:ind w:left="671" w:hanging="119"/>
      </w:pPr>
      <w:rPr>
        <w:rFonts w:ascii="Arial" w:eastAsia="Arial" w:hAnsi="Arial" w:cs="Arial" w:hint="default"/>
        <w:color w:val="231F20"/>
        <w:w w:val="100"/>
        <w:sz w:val="18"/>
        <w:szCs w:val="18"/>
      </w:rPr>
    </w:lvl>
    <w:lvl w:ilvl="2">
      <w:start w:val="0"/>
      <w:numFmt w:val="bullet"/>
      <w:lvlText w:val="•"/>
      <w:lvlJc w:val="left"/>
      <w:pPr>
        <w:ind w:left="1813" w:hanging="119"/>
      </w:pPr>
      <w:rPr>
        <w:rFonts w:hint="default"/>
      </w:rPr>
    </w:lvl>
    <w:lvl w:ilvl="3">
      <w:start w:val="0"/>
      <w:numFmt w:val="bullet"/>
      <w:lvlText w:val="•"/>
      <w:lvlJc w:val="left"/>
      <w:pPr>
        <w:ind w:left="2947" w:hanging="119"/>
      </w:pPr>
      <w:rPr>
        <w:rFonts w:hint="default"/>
      </w:rPr>
    </w:lvl>
    <w:lvl w:ilvl="4">
      <w:start w:val="0"/>
      <w:numFmt w:val="bullet"/>
      <w:lvlText w:val="•"/>
      <w:lvlJc w:val="left"/>
      <w:pPr>
        <w:ind w:left="4081" w:hanging="119"/>
      </w:pPr>
      <w:rPr>
        <w:rFonts w:hint="default"/>
      </w:rPr>
    </w:lvl>
    <w:lvl w:ilvl="5">
      <w:start w:val="0"/>
      <w:numFmt w:val="bullet"/>
      <w:lvlText w:val="•"/>
      <w:lvlJc w:val="left"/>
      <w:pPr>
        <w:ind w:left="5215" w:hanging="119"/>
      </w:pPr>
      <w:rPr>
        <w:rFonts w:hint="default"/>
      </w:rPr>
    </w:lvl>
    <w:lvl w:ilvl="6">
      <w:start w:val="0"/>
      <w:numFmt w:val="bullet"/>
      <w:lvlText w:val="•"/>
      <w:lvlJc w:val="left"/>
      <w:pPr>
        <w:ind w:left="6349" w:hanging="119"/>
      </w:pPr>
      <w:rPr>
        <w:rFonts w:hint="default"/>
      </w:rPr>
    </w:lvl>
    <w:lvl w:ilvl="7">
      <w:start w:val="0"/>
      <w:numFmt w:val="bullet"/>
      <w:lvlText w:val="•"/>
      <w:lvlJc w:val="left"/>
      <w:pPr>
        <w:ind w:left="7483" w:hanging="119"/>
      </w:pPr>
      <w:rPr>
        <w:rFonts w:hint="default"/>
      </w:rPr>
    </w:lvl>
    <w:lvl w:ilvl="8">
      <w:start w:val="0"/>
      <w:numFmt w:val="bullet"/>
      <w:lvlText w:val="•"/>
      <w:lvlJc w:val="left"/>
      <w:pPr>
        <w:ind w:left="8617" w:hanging="119"/>
      </w:pPr>
      <w:rPr>
        <w:rFonts w:hint="default"/>
      </w:rPr>
    </w:lvl>
  </w:abstractNum>
  <w:abstractNum w:abstractNumId="16" w15:restartNumberingAfterBreak="0">
    <w:nsid w:val="3B3817AB"/>
    <w:multiLevelType w:val="hybridMultilevel"/>
    <w:tmpl w:val="56C4233E"/>
    <w:lvl w:ilvl="0">
      <w:start w:val="1"/>
      <w:numFmt w:val="bullet"/>
      <w:lvlText w:val="*"/>
      <w:lvlJc w:val="left"/>
      <w:pPr>
        <w:ind w:left="720" w:hanging="360"/>
      </w:p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3E3411BB"/>
    <w:multiLevelType w:val="hybridMultilevel"/>
    <w:tmpl w:val="B5B2E74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4B78E4"/>
    <w:multiLevelType w:val="hybridMultilevel"/>
    <w:tmpl w:val="4AE2289A"/>
    <w:lvl w:ilvl="0">
      <w:start w:val="4"/>
      <w:numFmt w:val="decimal"/>
      <w:lvlText w:val="%1"/>
      <w:lvlJc w:val="left"/>
      <w:pPr>
        <w:ind w:left="203" w:hanging="104"/>
      </w:pPr>
      <w:rPr>
        <w:rFonts w:ascii="Arial" w:eastAsia="Arial" w:hAnsi="Arial" w:cs="Arial" w:hint="default"/>
        <w:color w:val="231F20"/>
        <w:w w:val="100"/>
        <w:position w:val="4"/>
        <w:sz w:val="12"/>
        <w:szCs w:val="12"/>
      </w:rPr>
    </w:lvl>
    <w:lvl w:ilvl="1">
      <w:start w:val="0"/>
      <w:numFmt w:val="bullet"/>
      <w:lvlText w:val="•"/>
      <w:lvlJc w:val="left"/>
      <w:pPr>
        <w:ind w:left="1268" w:hanging="104"/>
      </w:pPr>
      <w:rPr>
        <w:rFonts w:hint="default"/>
      </w:rPr>
    </w:lvl>
    <w:lvl w:ilvl="2">
      <w:start w:val="0"/>
      <w:numFmt w:val="bullet"/>
      <w:lvlText w:val="•"/>
      <w:lvlJc w:val="left"/>
      <w:pPr>
        <w:ind w:left="2337" w:hanging="104"/>
      </w:pPr>
      <w:rPr>
        <w:rFonts w:hint="default"/>
      </w:rPr>
    </w:lvl>
    <w:lvl w:ilvl="3">
      <w:start w:val="0"/>
      <w:numFmt w:val="bullet"/>
      <w:lvlText w:val="•"/>
      <w:lvlJc w:val="left"/>
      <w:pPr>
        <w:ind w:left="3405" w:hanging="104"/>
      </w:pPr>
      <w:rPr>
        <w:rFonts w:hint="default"/>
      </w:rPr>
    </w:lvl>
    <w:lvl w:ilvl="4">
      <w:start w:val="0"/>
      <w:numFmt w:val="bullet"/>
      <w:lvlText w:val="•"/>
      <w:lvlJc w:val="left"/>
      <w:pPr>
        <w:ind w:left="4474" w:hanging="104"/>
      </w:pPr>
      <w:rPr>
        <w:rFonts w:hint="default"/>
      </w:rPr>
    </w:lvl>
    <w:lvl w:ilvl="5">
      <w:start w:val="0"/>
      <w:numFmt w:val="bullet"/>
      <w:lvlText w:val="•"/>
      <w:lvlJc w:val="left"/>
      <w:pPr>
        <w:ind w:left="5542" w:hanging="104"/>
      </w:pPr>
      <w:rPr>
        <w:rFonts w:hint="default"/>
      </w:rPr>
    </w:lvl>
    <w:lvl w:ilvl="6">
      <w:start w:val="0"/>
      <w:numFmt w:val="bullet"/>
      <w:lvlText w:val="•"/>
      <w:lvlJc w:val="left"/>
      <w:pPr>
        <w:ind w:left="6611" w:hanging="104"/>
      </w:pPr>
      <w:rPr>
        <w:rFonts w:hint="default"/>
      </w:rPr>
    </w:lvl>
    <w:lvl w:ilvl="7">
      <w:start w:val="0"/>
      <w:numFmt w:val="bullet"/>
      <w:lvlText w:val="•"/>
      <w:lvlJc w:val="left"/>
      <w:pPr>
        <w:ind w:left="7679" w:hanging="104"/>
      </w:pPr>
      <w:rPr>
        <w:rFonts w:hint="default"/>
      </w:rPr>
    </w:lvl>
    <w:lvl w:ilvl="8">
      <w:start w:val="0"/>
      <w:numFmt w:val="bullet"/>
      <w:lvlText w:val="•"/>
      <w:lvlJc w:val="left"/>
      <w:pPr>
        <w:ind w:left="8748" w:hanging="104"/>
      </w:pPr>
      <w:rPr>
        <w:rFonts w:hint="default"/>
      </w:rPr>
    </w:lvl>
  </w:abstractNum>
  <w:abstractNum w:abstractNumId="19" w15:restartNumberingAfterBreak="0">
    <w:nsid w:val="41715A91"/>
    <w:multiLevelType w:val="multilevel"/>
    <w:tmpl w:val="190C32F8"/>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color w:val="auto"/>
        <w:sz w:val="18"/>
        <w:szCs w:val="18"/>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32C25F3"/>
    <w:multiLevelType w:val="hybridMultilevel"/>
    <w:tmpl w:val="03925ED6"/>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21" w15:restartNumberingAfterBreak="0">
    <w:nsid w:val="51F31E01"/>
    <w:multiLevelType w:val="hybridMultilevel"/>
    <w:tmpl w:val="86BEA9F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22" w15:restartNumberingAfterBreak="0">
    <w:nsid w:val="52A30B08"/>
    <w:multiLevelType w:val="hybridMultilevel"/>
    <w:tmpl w:val="D73E0A6C"/>
    <w:lvl w:ilvl="0">
      <w:start w:val="0"/>
      <w:numFmt w:val="bullet"/>
      <w:lvlText w:val=""/>
      <w:lvlJc w:val="left"/>
      <w:pPr>
        <w:ind w:left="1692" w:hanging="428"/>
      </w:pPr>
      <w:rPr>
        <w:rFonts w:ascii="Wingdings" w:eastAsia="Wingdings" w:hAnsi="Wingdings" w:cs="Wingdings" w:hint="default"/>
        <w:b w:val="0"/>
        <w:bCs w:val="0"/>
        <w:i w:val="0"/>
        <w:iCs w:val="0"/>
        <w:spacing w:val="0"/>
        <w:w w:val="99"/>
        <w:sz w:val="14"/>
        <w:szCs w:val="14"/>
        <w:lang w:val="hu-HU" w:eastAsia="en-US" w:bidi="ar-SA"/>
      </w:rPr>
    </w:lvl>
    <w:lvl w:ilvl="1">
      <w:start w:val="0"/>
      <w:numFmt w:val="bullet"/>
      <w:lvlText w:val="•"/>
      <w:lvlJc w:val="left"/>
      <w:pPr>
        <w:ind w:left="2563" w:hanging="428"/>
      </w:pPr>
      <w:rPr>
        <w:rFonts w:hint="default"/>
        <w:lang w:val="hu-HU" w:eastAsia="en-US" w:bidi="ar-SA"/>
      </w:rPr>
    </w:lvl>
    <w:lvl w:ilvl="2">
      <w:start w:val="0"/>
      <w:numFmt w:val="bullet"/>
      <w:lvlText w:val="•"/>
      <w:lvlJc w:val="left"/>
      <w:pPr>
        <w:ind w:left="3427" w:hanging="428"/>
      </w:pPr>
      <w:rPr>
        <w:rFonts w:hint="default"/>
        <w:lang w:val="hu-HU" w:eastAsia="en-US" w:bidi="ar-SA"/>
      </w:rPr>
    </w:lvl>
    <w:lvl w:ilvl="3">
      <w:start w:val="0"/>
      <w:numFmt w:val="bullet"/>
      <w:lvlText w:val="•"/>
      <w:lvlJc w:val="left"/>
      <w:pPr>
        <w:ind w:left="4291" w:hanging="428"/>
      </w:pPr>
      <w:rPr>
        <w:rFonts w:hint="default"/>
        <w:lang w:val="hu-HU" w:eastAsia="en-US" w:bidi="ar-SA"/>
      </w:rPr>
    </w:lvl>
    <w:lvl w:ilvl="4">
      <w:start w:val="0"/>
      <w:numFmt w:val="bullet"/>
      <w:lvlText w:val="•"/>
      <w:lvlJc w:val="left"/>
      <w:pPr>
        <w:ind w:left="5155" w:hanging="428"/>
      </w:pPr>
      <w:rPr>
        <w:rFonts w:hint="default"/>
        <w:lang w:val="hu-HU" w:eastAsia="en-US" w:bidi="ar-SA"/>
      </w:rPr>
    </w:lvl>
    <w:lvl w:ilvl="5">
      <w:start w:val="0"/>
      <w:numFmt w:val="bullet"/>
      <w:lvlText w:val="•"/>
      <w:lvlJc w:val="left"/>
      <w:pPr>
        <w:ind w:left="6019" w:hanging="428"/>
      </w:pPr>
      <w:rPr>
        <w:rFonts w:hint="default"/>
        <w:lang w:val="hu-HU" w:eastAsia="en-US" w:bidi="ar-SA"/>
      </w:rPr>
    </w:lvl>
    <w:lvl w:ilvl="6">
      <w:start w:val="0"/>
      <w:numFmt w:val="bullet"/>
      <w:lvlText w:val="•"/>
      <w:lvlJc w:val="left"/>
      <w:pPr>
        <w:ind w:left="6883" w:hanging="428"/>
      </w:pPr>
      <w:rPr>
        <w:rFonts w:hint="default"/>
        <w:lang w:val="hu-HU" w:eastAsia="en-US" w:bidi="ar-SA"/>
      </w:rPr>
    </w:lvl>
    <w:lvl w:ilvl="7">
      <w:start w:val="0"/>
      <w:numFmt w:val="bullet"/>
      <w:lvlText w:val="•"/>
      <w:lvlJc w:val="left"/>
      <w:pPr>
        <w:ind w:left="7747" w:hanging="428"/>
      </w:pPr>
      <w:rPr>
        <w:rFonts w:hint="default"/>
        <w:lang w:val="hu-HU" w:eastAsia="en-US" w:bidi="ar-SA"/>
      </w:rPr>
    </w:lvl>
    <w:lvl w:ilvl="8">
      <w:start w:val="0"/>
      <w:numFmt w:val="bullet"/>
      <w:lvlText w:val="•"/>
      <w:lvlJc w:val="left"/>
      <w:pPr>
        <w:ind w:left="8611" w:hanging="428"/>
      </w:pPr>
      <w:rPr>
        <w:rFonts w:hint="default"/>
        <w:lang w:val="hu-HU" w:eastAsia="en-US" w:bidi="ar-SA"/>
      </w:rPr>
    </w:lvl>
  </w:abstractNum>
  <w:abstractNum w:abstractNumId="23" w15:restartNumberingAfterBreak="0">
    <w:nsid w:val="5AD60F0A"/>
    <w:multiLevelType w:val="multilevel"/>
    <w:tmpl w:val="3340924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5B1456A9"/>
    <w:multiLevelType w:val="hybridMultilevel"/>
    <w:tmpl w:val="AAC82D84"/>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0" w:hanging="207"/>
      </w:pPr>
      <w:rPr>
        <w:rFonts w:hint="default"/>
        <w:lang w:val="hu-HU" w:eastAsia="en-US" w:bidi="ar-SA"/>
      </w:rPr>
    </w:lvl>
    <w:lvl w:ilvl="5">
      <w:start w:val="0"/>
      <w:numFmt w:val="bullet"/>
      <w:lvlText w:val="•"/>
      <w:lvlJc w:val="left"/>
      <w:pPr>
        <w:ind w:left="958" w:hanging="207"/>
      </w:pPr>
      <w:rPr>
        <w:rFonts w:hint="default"/>
        <w:lang w:val="hu-HU" w:eastAsia="en-US" w:bidi="ar-SA"/>
      </w:rPr>
    </w:lvl>
    <w:lvl w:ilvl="6">
      <w:start w:val="0"/>
      <w:numFmt w:val="bullet"/>
      <w:lvlText w:val="•"/>
      <w:lvlJc w:val="left"/>
      <w:pPr>
        <w:ind w:left="1106" w:hanging="207"/>
      </w:pPr>
      <w:rPr>
        <w:rFonts w:hint="default"/>
        <w:lang w:val="hu-HU" w:eastAsia="en-US" w:bidi="ar-SA"/>
      </w:rPr>
    </w:lvl>
    <w:lvl w:ilvl="7">
      <w:start w:val="0"/>
      <w:numFmt w:val="bullet"/>
      <w:lvlText w:val="•"/>
      <w:lvlJc w:val="left"/>
      <w:pPr>
        <w:ind w:left="1253" w:hanging="207"/>
      </w:pPr>
      <w:rPr>
        <w:rFonts w:hint="default"/>
        <w:lang w:val="hu-HU" w:eastAsia="en-US" w:bidi="ar-SA"/>
      </w:rPr>
    </w:lvl>
    <w:lvl w:ilvl="8">
      <w:start w:val="0"/>
      <w:numFmt w:val="bullet"/>
      <w:lvlText w:val="•"/>
      <w:lvlJc w:val="left"/>
      <w:pPr>
        <w:ind w:left="1401" w:hanging="207"/>
      </w:pPr>
      <w:rPr>
        <w:rFonts w:hint="default"/>
        <w:lang w:val="hu-HU" w:eastAsia="en-US" w:bidi="ar-SA"/>
      </w:rPr>
    </w:lvl>
  </w:abstractNum>
  <w:abstractNum w:abstractNumId="25" w15:restartNumberingAfterBreak="0">
    <w:nsid w:val="5CEF0B99"/>
    <w:multiLevelType w:val="hybridMultilevel"/>
    <w:tmpl w:val="4936FB66"/>
    <w:lvl w:ilvl="0">
      <w:start w:val="1"/>
      <w:numFmt w:val="decimal"/>
      <w:lvlText w:val="%1."/>
      <w:lvlJc w:val="left"/>
      <w:pPr>
        <w:ind w:left="557" w:hanging="426"/>
      </w:pPr>
      <w:rPr>
        <w:rFonts w:ascii="Arial" w:eastAsia="Arial" w:hAnsi="Arial" w:cs="Arial" w:hint="default"/>
        <w:b w:val="0"/>
        <w:bCs w:val="0"/>
        <w:i w:val="0"/>
        <w:iCs w:val="0"/>
        <w:spacing w:val="-1"/>
        <w:w w:val="99"/>
        <w:sz w:val="20"/>
        <w:szCs w:val="20"/>
        <w:lang w:val="hu-HU" w:eastAsia="en-US" w:bidi="ar-SA"/>
      </w:rPr>
    </w:lvl>
    <w:lvl w:ilvl="1">
      <w:start w:val="0"/>
      <w:numFmt w:val="bullet"/>
      <w:lvlText w:val="-"/>
      <w:lvlJc w:val="left"/>
      <w:pPr>
        <w:ind w:left="1409" w:hanging="360"/>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1980" w:hanging="360"/>
      </w:pPr>
      <w:rPr>
        <w:rFonts w:hint="default"/>
        <w:lang w:val="hu-HU" w:eastAsia="en-US" w:bidi="ar-SA"/>
      </w:rPr>
    </w:lvl>
    <w:lvl w:ilvl="3">
      <w:start w:val="0"/>
      <w:numFmt w:val="bullet"/>
      <w:lvlText w:val="•"/>
      <w:lvlJc w:val="left"/>
      <w:pPr>
        <w:ind w:left="3024" w:hanging="360"/>
      </w:pPr>
      <w:rPr>
        <w:rFonts w:hint="default"/>
        <w:lang w:val="hu-HU" w:eastAsia="en-US" w:bidi="ar-SA"/>
      </w:rPr>
    </w:lvl>
    <w:lvl w:ilvl="4">
      <w:start w:val="0"/>
      <w:numFmt w:val="bullet"/>
      <w:lvlText w:val="•"/>
      <w:lvlJc w:val="left"/>
      <w:pPr>
        <w:ind w:left="4069" w:hanging="360"/>
      </w:pPr>
      <w:rPr>
        <w:rFonts w:hint="default"/>
        <w:lang w:val="hu-HU" w:eastAsia="en-US" w:bidi="ar-SA"/>
      </w:rPr>
    </w:lvl>
    <w:lvl w:ilvl="5">
      <w:start w:val="0"/>
      <w:numFmt w:val="bullet"/>
      <w:lvlText w:val="•"/>
      <w:lvlJc w:val="left"/>
      <w:pPr>
        <w:ind w:left="5114" w:hanging="360"/>
      </w:pPr>
      <w:rPr>
        <w:rFonts w:hint="default"/>
        <w:lang w:val="hu-HU" w:eastAsia="en-US" w:bidi="ar-SA"/>
      </w:rPr>
    </w:lvl>
    <w:lvl w:ilvl="6">
      <w:start w:val="0"/>
      <w:numFmt w:val="bullet"/>
      <w:lvlText w:val="•"/>
      <w:lvlJc w:val="left"/>
      <w:pPr>
        <w:ind w:left="6159" w:hanging="360"/>
      </w:pPr>
      <w:rPr>
        <w:rFonts w:hint="default"/>
        <w:lang w:val="hu-HU" w:eastAsia="en-US" w:bidi="ar-SA"/>
      </w:rPr>
    </w:lvl>
    <w:lvl w:ilvl="7">
      <w:start w:val="0"/>
      <w:numFmt w:val="bullet"/>
      <w:lvlText w:val="•"/>
      <w:lvlJc w:val="left"/>
      <w:pPr>
        <w:ind w:left="7204" w:hanging="360"/>
      </w:pPr>
      <w:rPr>
        <w:rFonts w:hint="default"/>
        <w:lang w:val="hu-HU" w:eastAsia="en-US" w:bidi="ar-SA"/>
      </w:rPr>
    </w:lvl>
    <w:lvl w:ilvl="8">
      <w:start w:val="0"/>
      <w:numFmt w:val="bullet"/>
      <w:lvlText w:val="•"/>
      <w:lvlJc w:val="left"/>
      <w:pPr>
        <w:ind w:left="8249" w:hanging="360"/>
      </w:pPr>
      <w:rPr>
        <w:rFonts w:hint="default"/>
        <w:lang w:val="hu-HU" w:eastAsia="en-US" w:bidi="ar-SA"/>
      </w:rPr>
    </w:lvl>
  </w:abstractNum>
  <w:abstractNum w:abstractNumId="26" w15:restartNumberingAfterBreak="0">
    <w:nsid w:val="5F620B9A"/>
    <w:multiLevelType w:val="hybridMultilevel"/>
    <w:tmpl w:val="A2506AD8"/>
    <w:lvl w:ilvl="0">
      <w:start w:val="0"/>
      <w:numFmt w:val="bullet"/>
      <w:lvlText w:val="☐"/>
      <w:lvlJc w:val="left"/>
      <w:pPr>
        <w:ind w:left="387"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4"/>
      </w:pPr>
      <w:rPr>
        <w:rFonts w:hint="default"/>
        <w:lang w:val="hu-HU" w:eastAsia="en-US" w:bidi="ar-SA"/>
      </w:rPr>
    </w:lvl>
    <w:lvl w:ilvl="2">
      <w:start w:val="0"/>
      <w:numFmt w:val="bullet"/>
      <w:lvlText w:val="•"/>
      <w:lvlJc w:val="left"/>
      <w:pPr>
        <w:ind w:left="765" w:hanging="284"/>
      </w:pPr>
      <w:rPr>
        <w:rFonts w:hint="default"/>
        <w:lang w:val="hu-HU" w:eastAsia="en-US" w:bidi="ar-SA"/>
      </w:rPr>
    </w:lvl>
    <w:lvl w:ilvl="3">
      <w:start w:val="0"/>
      <w:numFmt w:val="bullet"/>
      <w:lvlText w:val="•"/>
      <w:lvlJc w:val="left"/>
      <w:pPr>
        <w:ind w:left="958" w:hanging="284"/>
      </w:pPr>
      <w:rPr>
        <w:rFonts w:hint="default"/>
        <w:lang w:val="hu-HU" w:eastAsia="en-US" w:bidi="ar-SA"/>
      </w:rPr>
    </w:lvl>
    <w:lvl w:ilvl="4">
      <w:start w:val="0"/>
      <w:numFmt w:val="bullet"/>
      <w:lvlText w:val="•"/>
      <w:lvlJc w:val="left"/>
      <w:pPr>
        <w:ind w:left="1150" w:hanging="284"/>
      </w:pPr>
      <w:rPr>
        <w:rFonts w:hint="default"/>
        <w:lang w:val="hu-HU" w:eastAsia="en-US" w:bidi="ar-SA"/>
      </w:rPr>
    </w:lvl>
    <w:lvl w:ilvl="5">
      <w:start w:val="0"/>
      <w:numFmt w:val="bullet"/>
      <w:lvlText w:val="•"/>
      <w:lvlJc w:val="left"/>
      <w:pPr>
        <w:ind w:left="1343" w:hanging="284"/>
      </w:pPr>
      <w:rPr>
        <w:rFonts w:hint="default"/>
        <w:lang w:val="hu-HU" w:eastAsia="en-US" w:bidi="ar-SA"/>
      </w:rPr>
    </w:lvl>
    <w:lvl w:ilvl="6">
      <w:start w:val="0"/>
      <w:numFmt w:val="bullet"/>
      <w:lvlText w:val="•"/>
      <w:lvlJc w:val="left"/>
      <w:pPr>
        <w:ind w:left="1536" w:hanging="284"/>
      </w:pPr>
      <w:rPr>
        <w:rFonts w:hint="default"/>
        <w:lang w:val="hu-HU" w:eastAsia="en-US" w:bidi="ar-SA"/>
      </w:rPr>
    </w:lvl>
    <w:lvl w:ilvl="7">
      <w:start w:val="0"/>
      <w:numFmt w:val="bullet"/>
      <w:lvlText w:val="•"/>
      <w:lvlJc w:val="left"/>
      <w:pPr>
        <w:ind w:left="1728" w:hanging="284"/>
      </w:pPr>
      <w:rPr>
        <w:rFonts w:hint="default"/>
        <w:lang w:val="hu-HU" w:eastAsia="en-US" w:bidi="ar-SA"/>
      </w:rPr>
    </w:lvl>
    <w:lvl w:ilvl="8">
      <w:start w:val="0"/>
      <w:numFmt w:val="bullet"/>
      <w:lvlText w:val="•"/>
      <w:lvlJc w:val="left"/>
      <w:pPr>
        <w:ind w:left="1921" w:hanging="284"/>
      </w:pPr>
      <w:rPr>
        <w:rFonts w:hint="default"/>
        <w:lang w:val="hu-HU" w:eastAsia="en-US" w:bidi="ar-SA"/>
      </w:rPr>
    </w:lvl>
  </w:abstractNum>
  <w:abstractNum w:abstractNumId="27" w15:restartNumberingAfterBreak="0">
    <w:nsid w:val="6CC50858"/>
    <w:multiLevelType w:val="multilevel"/>
    <w:tmpl w:val="504E1E1E"/>
    <w:lvl w:ilvl="0">
      <w:start w:val="1"/>
      <w:numFmt w:val="decimal"/>
      <w:lvlText w:val="%1"/>
      <w:lvlJc w:val="left"/>
      <w:pPr>
        <w:ind w:left="575" w:hanging="432"/>
        <w:jc w:val="left"/>
      </w:pPr>
      <w:rPr>
        <w:rFonts w:ascii="Arial" w:eastAsia="Arial" w:hAnsi="Arial" w:cs="Arial" w:hint="default"/>
        <w:b/>
        <w:bCs/>
        <w:i w:val="0"/>
        <w:iCs w:val="0"/>
        <w:spacing w:val="0"/>
        <w:w w:val="99"/>
        <w:sz w:val="26"/>
        <w:szCs w:val="26"/>
        <w:lang w:val="hu-HU" w:eastAsia="en-US" w:bidi="ar-SA"/>
      </w:rPr>
    </w:lvl>
    <w:lvl w:ilvl="1">
      <w:start w:val="1"/>
      <w:numFmt w:val="decimal"/>
      <w:lvlText w:val="%1.%2"/>
      <w:lvlJc w:val="left"/>
      <w:pPr>
        <w:ind w:left="710" w:hanging="567"/>
        <w:jc w:val="left"/>
      </w:pPr>
      <w:rPr>
        <w:rFonts w:ascii="Arial" w:eastAsia="Arial" w:hAnsi="Arial" w:cs="Arial" w:hint="default"/>
        <w:b/>
        <w:bCs/>
        <w:i w:val="0"/>
        <w:iCs w:val="0"/>
        <w:spacing w:val="0"/>
        <w:w w:val="100"/>
        <w:sz w:val="22"/>
        <w:szCs w:val="22"/>
        <w:lang w:val="hu-HU" w:eastAsia="en-US" w:bidi="ar-SA"/>
      </w:rPr>
    </w:lvl>
    <w:lvl w:ilvl="2">
      <w:start w:val="0"/>
      <w:numFmt w:val="bullet"/>
      <w:lvlText w:val="☐"/>
      <w:lvlJc w:val="left"/>
      <w:pPr>
        <w:ind w:left="395" w:hanging="252"/>
      </w:pPr>
      <w:rPr>
        <w:rFonts w:ascii="Segoe UI Symbol" w:eastAsia="Segoe UI Symbol" w:hAnsi="Segoe UI Symbol" w:cs="Segoe UI Symbol" w:hint="default"/>
        <w:spacing w:val="0"/>
        <w:w w:val="100"/>
        <w:lang w:val="hu-HU" w:eastAsia="en-US" w:bidi="ar-SA"/>
      </w:rPr>
    </w:lvl>
    <w:lvl w:ilvl="3">
      <w:start w:val="0"/>
      <w:numFmt w:val="bullet"/>
      <w:lvlText w:val="•"/>
      <w:lvlJc w:val="left"/>
      <w:pPr>
        <w:ind w:left="720" w:hanging="252"/>
      </w:pPr>
      <w:rPr>
        <w:rFonts w:hint="default"/>
        <w:lang w:val="hu-HU" w:eastAsia="en-US" w:bidi="ar-SA"/>
      </w:rPr>
    </w:lvl>
    <w:lvl w:ilvl="4">
      <w:start w:val="0"/>
      <w:numFmt w:val="bullet"/>
      <w:lvlText w:val="•"/>
      <w:lvlJc w:val="left"/>
      <w:pPr>
        <w:ind w:left="860" w:hanging="252"/>
      </w:pPr>
      <w:rPr>
        <w:rFonts w:hint="default"/>
        <w:lang w:val="hu-HU" w:eastAsia="en-US" w:bidi="ar-SA"/>
      </w:rPr>
    </w:lvl>
    <w:lvl w:ilvl="5">
      <w:start w:val="0"/>
      <w:numFmt w:val="bullet"/>
      <w:lvlText w:val="•"/>
      <w:lvlJc w:val="left"/>
      <w:pPr>
        <w:ind w:left="2323" w:hanging="252"/>
      </w:pPr>
      <w:rPr>
        <w:rFonts w:hint="default"/>
        <w:lang w:val="hu-HU" w:eastAsia="en-US" w:bidi="ar-SA"/>
      </w:rPr>
    </w:lvl>
    <w:lvl w:ilvl="6">
      <w:start w:val="0"/>
      <w:numFmt w:val="bullet"/>
      <w:lvlText w:val="•"/>
      <w:lvlJc w:val="left"/>
      <w:pPr>
        <w:ind w:left="3786" w:hanging="252"/>
      </w:pPr>
      <w:rPr>
        <w:rFonts w:hint="default"/>
        <w:lang w:val="hu-HU" w:eastAsia="en-US" w:bidi="ar-SA"/>
      </w:rPr>
    </w:lvl>
    <w:lvl w:ilvl="7">
      <w:start w:val="0"/>
      <w:numFmt w:val="bullet"/>
      <w:lvlText w:val="•"/>
      <w:lvlJc w:val="left"/>
      <w:pPr>
        <w:ind w:left="5249" w:hanging="252"/>
      </w:pPr>
      <w:rPr>
        <w:rFonts w:hint="default"/>
        <w:lang w:val="hu-HU" w:eastAsia="en-US" w:bidi="ar-SA"/>
      </w:rPr>
    </w:lvl>
    <w:lvl w:ilvl="8">
      <w:start w:val="0"/>
      <w:numFmt w:val="bullet"/>
      <w:lvlText w:val="•"/>
      <w:lvlJc w:val="left"/>
      <w:pPr>
        <w:ind w:left="6712" w:hanging="252"/>
      </w:pPr>
      <w:rPr>
        <w:rFonts w:hint="default"/>
        <w:lang w:val="hu-HU" w:eastAsia="en-US" w:bidi="ar-SA"/>
      </w:rPr>
    </w:lvl>
  </w:abstractNum>
  <w:abstractNum w:abstractNumId="28" w15:restartNumberingAfterBreak="0">
    <w:nsid w:val="6E910F20"/>
    <w:multiLevelType w:val="hybridMultilevel"/>
    <w:tmpl w:val="D57C7A8E"/>
    <w:lvl w:ilvl="0">
      <w:start w:val="0"/>
      <w:numFmt w:val="bullet"/>
      <w:lvlText w:val=""/>
      <w:lvlJc w:val="left"/>
      <w:pPr>
        <w:ind w:left="1813" w:hanging="428"/>
      </w:pPr>
      <w:rPr>
        <w:rFonts w:ascii="Wingdings" w:eastAsia="Wingdings" w:hAnsi="Wingdings" w:cs="Wingdings" w:hint="default"/>
        <w:b w:val="0"/>
        <w:bCs w:val="0"/>
        <w:i w:val="0"/>
        <w:iCs w:val="0"/>
        <w:spacing w:val="0"/>
        <w:w w:val="100"/>
        <w:sz w:val="18"/>
        <w:szCs w:val="18"/>
        <w:lang w:val="hu-HU" w:eastAsia="en-US" w:bidi="ar-SA"/>
      </w:rPr>
    </w:lvl>
    <w:lvl w:ilvl="1">
      <w:start w:val="0"/>
      <w:numFmt w:val="bullet"/>
      <w:lvlText w:val="•"/>
      <w:lvlJc w:val="left"/>
      <w:pPr>
        <w:ind w:left="2587" w:hanging="428"/>
      </w:pPr>
      <w:rPr>
        <w:rFonts w:hint="default"/>
        <w:lang w:val="hu-HU" w:eastAsia="en-US" w:bidi="ar-SA"/>
      </w:rPr>
    </w:lvl>
    <w:lvl w:ilvl="2">
      <w:start w:val="0"/>
      <w:numFmt w:val="bullet"/>
      <w:lvlText w:val="•"/>
      <w:lvlJc w:val="left"/>
      <w:pPr>
        <w:ind w:left="3355" w:hanging="428"/>
      </w:pPr>
      <w:rPr>
        <w:rFonts w:hint="default"/>
        <w:lang w:val="hu-HU" w:eastAsia="en-US" w:bidi="ar-SA"/>
      </w:rPr>
    </w:lvl>
    <w:lvl w:ilvl="3">
      <w:start w:val="0"/>
      <w:numFmt w:val="bullet"/>
      <w:lvlText w:val="•"/>
      <w:lvlJc w:val="left"/>
      <w:pPr>
        <w:ind w:left="4123" w:hanging="428"/>
      </w:pPr>
      <w:rPr>
        <w:rFonts w:hint="default"/>
        <w:lang w:val="hu-HU" w:eastAsia="en-US" w:bidi="ar-SA"/>
      </w:rPr>
    </w:lvl>
    <w:lvl w:ilvl="4">
      <w:start w:val="0"/>
      <w:numFmt w:val="bullet"/>
      <w:lvlText w:val="•"/>
      <w:lvlJc w:val="left"/>
      <w:pPr>
        <w:ind w:left="4891" w:hanging="428"/>
      </w:pPr>
      <w:rPr>
        <w:rFonts w:hint="default"/>
        <w:lang w:val="hu-HU" w:eastAsia="en-US" w:bidi="ar-SA"/>
      </w:rPr>
    </w:lvl>
    <w:lvl w:ilvl="5">
      <w:start w:val="0"/>
      <w:numFmt w:val="bullet"/>
      <w:lvlText w:val="•"/>
      <w:lvlJc w:val="left"/>
      <w:pPr>
        <w:ind w:left="5659" w:hanging="428"/>
      </w:pPr>
      <w:rPr>
        <w:rFonts w:hint="default"/>
        <w:lang w:val="hu-HU" w:eastAsia="en-US" w:bidi="ar-SA"/>
      </w:rPr>
    </w:lvl>
    <w:lvl w:ilvl="6">
      <w:start w:val="0"/>
      <w:numFmt w:val="bullet"/>
      <w:lvlText w:val="•"/>
      <w:lvlJc w:val="left"/>
      <w:pPr>
        <w:ind w:left="6427" w:hanging="428"/>
      </w:pPr>
      <w:rPr>
        <w:rFonts w:hint="default"/>
        <w:lang w:val="hu-HU" w:eastAsia="en-US" w:bidi="ar-SA"/>
      </w:rPr>
    </w:lvl>
    <w:lvl w:ilvl="7">
      <w:start w:val="0"/>
      <w:numFmt w:val="bullet"/>
      <w:lvlText w:val="•"/>
      <w:lvlJc w:val="left"/>
      <w:pPr>
        <w:ind w:left="7194" w:hanging="428"/>
      </w:pPr>
      <w:rPr>
        <w:rFonts w:hint="default"/>
        <w:lang w:val="hu-HU" w:eastAsia="en-US" w:bidi="ar-SA"/>
      </w:rPr>
    </w:lvl>
    <w:lvl w:ilvl="8">
      <w:start w:val="0"/>
      <w:numFmt w:val="bullet"/>
      <w:lvlText w:val="•"/>
      <w:lvlJc w:val="left"/>
      <w:pPr>
        <w:ind w:left="7962" w:hanging="428"/>
      </w:pPr>
      <w:rPr>
        <w:rFonts w:hint="default"/>
        <w:lang w:val="hu-HU" w:eastAsia="en-US" w:bidi="ar-SA"/>
      </w:rPr>
    </w:lvl>
  </w:abstractNum>
  <w:abstractNum w:abstractNumId="29" w15:restartNumberingAfterBreak="0">
    <w:nsid w:val="70A77D61"/>
    <w:multiLevelType w:val="hybridMultilevel"/>
    <w:tmpl w:val="78FE2E2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30" w15:restartNumberingAfterBreak="0">
    <w:nsid w:val="7238118E"/>
    <w:multiLevelType w:val="hybridMultilevel"/>
    <w:tmpl w:val="2C9267FE"/>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1" w:hanging="207"/>
      </w:pPr>
      <w:rPr>
        <w:rFonts w:hint="default"/>
        <w:lang w:val="hu-HU" w:eastAsia="en-US" w:bidi="ar-SA"/>
      </w:rPr>
    </w:lvl>
    <w:lvl w:ilvl="5">
      <w:start w:val="0"/>
      <w:numFmt w:val="bullet"/>
      <w:lvlText w:val="•"/>
      <w:lvlJc w:val="left"/>
      <w:pPr>
        <w:ind w:left="959" w:hanging="207"/>
      </w:pPr>
      <w:rPr>
        <w:rFonts w:hint="default"/>
        <w:lang w:val="hu-HU" w:eastAsia="en-US" w:bidi="ar-SA"/>
      </w:rPr>
    </w:lvl>
    <w:lvl w:ilvl="6">
      <w:start w:val="0"/>
      <w:numFmt w:val="bullet"/>
      <w:lvlText w:val="•"/>
      <w:lvlJc w:val="left"/>
      <w:pPr>
        <w:ind w:left="1107" w:hanging="207"/>
      </w:pPr>
      <w:rPr>
        <w:rFonts w:hint="default"/>
        <w:lang w:val="hu-HU" w:eastAsia="en-US" w:bidi="ar-SA"/>
      </w:rPr>
    </w:lvl>
    <w:lvl w:ilvl="7">
      <w:start w:val="0"/>
      <w:numFmt w:val="bullet"/>
      <w:lvlText w:val="•"/>
      <w:lvlJc w:val="left"/>
      <w:pPr>
        <w:ind w:left="1255" w:hanging="207"/>
      </w:pPr>
      <w:rPr>
        <w:rFonts w:hint="default"/>
        <w:lang w:val="hu-HU" w:eastAsia="en-US" w:bidi="ar-SA"/>
      </w:rPr>
    </w:lvl>
    <w:lvl w:ilvl="8">
      <w:start w:val="0"/>
      <w:numFmt w:val="bullet"/>
      <w:lvlText w:val="•"/>
      <w:lvlJc w:val="left"/>
      <w:pPr>
        <w:ind w:left="1403" w:hanging="207"/>
      </w:pPr>
      <w:rPr>
        <w:rFonts w:hint="default"/>
        <w:lang w:val="hu-HU" w:eastAsia="en-US" w:bidi="ar-SA"/>
      </w:rPr>
    </w:lvl>
  </w:abstractNum>
  <w:abstractNum w:abstractNumId="31" w15:restartNumberingAfterBreak="0">
    <w:nsid w:val="7CC849EC"/>
    <w:multiLevelType w:val="hybridMultilevel"/>
    <w:tmpl w:val="62861BB0"/>
    <w:lvl w:ilvl="0">
      <w:start w:val="1"/>
      <w:numFmt w:val="upperRoman"/>
      <w:lvlText w:val="%1."/>
      <w:lvlJc w:val="left"/>
      <w:pPr>
        <w:ind w:left="738" w:hanging="167"/>
      </w:pPr>
      <w:rPr>
        <w:rFonts w:hint="default"/>
        <w:spacing w:val="0"/>
        <w:w w:val="99"/>
        <w:lang w:val="hu-HU" w:eastAsia="en-US" w:bidi="ar-SA"/>
      </w:rPr>
    </w:lvl>
    <w:lvl w:ilvl="1">
      <w:start w:val="0"/>
      <w:numFmt w:val="bullet"/>
      <w:lvlText w:val="•"/>
      <w:lvlJc w:val="left"/>
      <w:pPr>
        <w:ind w:left="1778" w:hanging="167"/>
      </w:pPr>
      <w:rPr>
        <w:rFonts w:hint="default"/>
        <w:lang w:val="hu-HU" w:eastAsia="en-US" w:bidi="ar-SA"/>
      </w:rPr>
    </w:lvl>
    <w:lvl w:ilvl="2">
      <w:start w:val="0"/>
      <w:numFmt w:val="bullet"/>
      <w:lvlText w:val="•"/>
      <w:lvlJc w:val="left"/>
      <w:pPr>
        <w:ind w:left="2817" w:hanging="167"/>
      </w:pPr>
      <w:rPr>
        <w:rFonts w:hint="default"/>
        <w:lang w:val="hu-HU" w:eastAsia="en-US" w:bidi="ar-SA"/>
      </w:rPr>
    </w:lvl>
    <w:lvl w:ilvl="3">
      <w:start w:val="0"/>
      <w:numFmt w:val="bullet"/>
      <w:lvlText w:val="•"/>
      <w:lvlJc w:val="left"/>
      <w:pPr>
        <w:ind w:left="3855" w:hanging="167"/>
      </w:pPr>
      <w:rPr>
        <w:rFonts w:hint="default"/>
        <w:lang w:val="hu-HU" w:eastAsia="en-US" w:bidi="ar-SA"/>
      </w:rPr>
    </w:lvl>
    <w:lvl w:ilvl="4">
      <w:start w:val="0"/>
      <w:numFmt w:val="bullet"/>
      <w:lvlText w:val="•"/>
      <w:lvlJc w:val="left"/>
      <w:pPr>
        <w:ind w:left="4894" w:hanging="167"/>
      </w:pPr>
      <w:rPr>
        <w:rFonts w:hint="default"/>
        <w:lang w:val="hu-HU" w:eastAsia="en-US" w:bidi="ar-SA"/>
      </w:rPr>
    </w:lvl>
    <w:lvl w:ilvl="5">
      <w:start w:val="0"/>
      <w:numFmt w:val="bullet"/>
      <w:lvlText w:val="•"/>
      <w:lvlJc w:val="left"/>
      <w:pPr>
        <w:ind w:left="5933" w:hanging="167"/>
      </w:pPr>
      <w:rPr>
        <w:rFonts w:hint="default"/>
        <w:lang w:val="hu-HU" w:eastAsia="en-US" w:bidi="ar-SA"/>
      </w:rPr>
    </w:lvl>
    <w:lvl w:ilvl="6">
      <w:start w:val="0"/>
      <w:numFmt w:val="bullet"/>
      <w:lvlText w:val="•"/>
      <w:lvlJc w:val="left"/>
      <w:pPr>
        <w:ind w:left="6971" w:hanging="167"/>
      </w:pPr>
      <w:rPr>
        <w:rFonts w:hint="default"/>
        <w:lang w:val="hu-HU" w:eastAsia="en-US" w:bidi="ar-SA"/>
      </w:rPr>
    </w:lvl>
    <w:lvl w:ilvl="7">
      <w:start w:val="0"/>
      <w:numFmt w:val="bullet"/>
      <w:lvlText w:val="•"/>
      <w:lvlJc w:val="left"/>
      <w:pPr>
        <w:ind w:left="8010" w:hanging="167"/>
      </w:pPr>
      <w:rPr>
        <w:rFonts w:hint="default"/>
        <w:lang w:val="hu-HU" w:eastAsia="en-US" w:bidi="ar-SA"/>
      </w:rPr>
    </w:lvl>
    <w:lvl w:ilvl="8">
      <w:start w:val="0"/>
      <w:numFmt w:val="bullet"/>
      <w:lvlText w:val="•"/>
      <w:lvlJc w:val="left"/>
      <w:pPr>
        <w:ind w:left="9049" w:hanging="167"/>
      </w:pPr>
      <w:rPr>
        <w:rFonts w:hint="default"/>
        <w:lang w:val="hu-HU" w:eastAsia="en-US" w:bidi="ar-SA"/>
      </w:rPr>
    </w:lvl>
  </w:abstractNum>
  <w:num w:numId="1">
    <w:abstractNumId w:val="0"/>
    <w:lvlOverride w:ilvl="0">
      <w:lvl w:ilvl="0">
        <w:start w:val="0"/>
        <w:numFmt w:val="bullet"/>
        <w:lvlText w:val="-"/>
        <w:legacy w:legacy="1" w:legacySpace="0" w:legacyIndent="120"/>
        <w:lvlJc w:val="left"/>
        <w:rPr>
          <w:rFonts w:ascii="Times New Roman" w:hAnsi="Times New Roman" w:hint="default"/>
        </w:rPr>
      </w:lvl>
    </w:lvlOverride>
  </w:num>
  <w:num w:numId="2">
    <w:abstractNumId w:val="0"/>
    <w:lvlOverride w:ilvl="0">
      <w:lvl w:ilvl="0">
        <w:start w:val="0"/>
        <w:numFmt w:val="bullet"/>
        <w:lvlText w:val="•"/>
        <w:legacy w:legacy="1" w:legacySpace="0" w:legacyIndent="353"/>
        <w:lvlJc w:val="left"/>
        <w:rPr>
          <w:rFonts w:ascii="Times New Roman" w:hAnsi="Times New Roman" w:hint="default"/>
        </w:rPr>
      </w:lvl>
    </w:lvlOverride>
  </w:num>
  <w:num w:numId="3">
    <w:abstractNumId w:val="17"/>
  </w:num>
  <w:num w:numId="4">
    <w:abstractNumId w:val="6"/>
  </w:num>
  <w:num w:numId="5">
    <w:abstractNumId w:val="19"/>
  </w:num>
  <w:num w:numId="6">
    <w:abstractNumId w:val="23"/>
  </w:num>
  <w:num w:numId="7">
    <w:abstractNumId w:val="2"/>
  </w:num>
  <w:num w:numId="8">
    <w:abstractNumId w:val="5"/>
  </w:num>
  <w:num w:numId="9">
    <w:abstractNumId w:val="15"/>
  </w:num>
  <w:num w:numId="10">
    <w:abstractNumId w:val="18"/>
  </w:num>
  <w:num w:numId="11">
    <w:abstractNumId w:val="16"/>
  </w:num>
  <w:num w:numId="12">
    <w:abstractNumId w:val="25"/>
  </w:num>
  <w:num w:numId="13">
    <w:abstractNumId w:val="22"/>
  </w:num>
  <w:num w:numId="14">
    <w:abstractNumId w:val="31"/>
  </w:num>
  <w:num w:numId="15">
    <w:abstractNumId w:val="27"/>
  </w:num>
  <w:num w:numId="16">
    <w:abstractNumId w:val="12"/>
  </w:num>
  <w:num w:numId="17">
    <w:abstractNumId w:val="26"/>
  </w:num>
  <w:num w:numId="18">
    <w:abstractNumId w:val="4"/>
  </w:num>
  <w:num w:numId="19">
    <w:abstractNumId w:val="10"/>
  </w:num>
  <w:num w:numId="20">
    <w:abstractNumId w:val="1"/>
  </w:num>
  <w:num w:numId="21">
    <w:abstractNumId w:val="13"/>
  </w:num>
  <w:num w:numId="22">
    <w:abstractNumId w:val="20"/>
  </w:num>
  <w:num w:numId="23">
    <w:abstractNumId w:val="11"/>
  </w:num>
  <w:num w:numId="24">
    <w:abstractNumId w:val="3"/>
  </w:num>
  <w:num w:numId="25">
    <w:abstractNumId w:val="8"/>
  </w:num>
  <w:num w:numId="26">
    <w:abstractNumId w:val="30"/>
  </w:num>
  <w:num w:numId="27">
    <w:abstractNumId w:val="29"/>
  </w:num>
  <w:num w:numId="28">
    <w:abstractNumId w:val="7"/>
  </w:num>
  <w:num w:numId="29">
    <w:abstractNumId w:val="21"/>
  </w:num>
  <w:num w:numId="30">
    <w:abstractNumId w:val="24"/>
  </w:num>
  <w:num w:numId="31">
    <w:abstractNumId w:val="14"/>
  </w:num>
  <w:num w:numId="32">
    <w:abstractNumId w:val="9"/>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08"/>
  <w:hyphenationZone w:val="425"/>
  <w:displayHorizontalDrawingGridEvery w:val="0"/>
  <w:displayVerticalDrawingGridEvery w:val="0"/>
  <w:doNotUseMarginsForDrawingGridOrigin/>
  <w:noPunctuationKerning/>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0DE"/>
    <w:rsid w:val="00002948"/>
    <w:rsid w:val="00005F7D"/>
    <w:rsid w:val="000066F5"/>
    <w:rsid w:val="00007605"/>
    <w:rsid w:val="000076C3"/>
    <w:rsid w:val="0001028C"/>
    <w:rsid w:val="000129C2"/>
    <w:rsid w:val="000142A5"/>
    <w:rsid w:val="000173E9"/>
    <w:rsid w:val="00020052"/>
    <w:rsid w:val="000229FB"/>
    <w:rsid w:val="00025046"/>
    <w:rsid w:val="0002547D"/>
    <w:rsid w:val="00027AEF"/>
    <w:rsid w:val="00030F64"/>
    <w:rsid w:val="00032B3A"/>
    <w:rsid w:val="000333D1"/>
    <w:rsid w:val="00036EC5"/>
    <w:rsid w:val="00040586"/>
    <w:rsid w:val="0004211F"/>
    <w:rsid w:val="00043677"/>
    <w:rsid w:val="00043851"/>
    <w:rsid w:val="00044365"/>
    <w:rsid w:val="00052394"/>
    <w:rsid w:val="0005488E"/>
    <w:rsid w:val="00055EE0"/>
    <w:rsid w:val="000609E3"/>
    <w:rsid w:val="0006233D"/>
    <w:rsid w:val="00070774"/>
    <w:rsid w:val="00075FC1"/>
    <w:rsid w:val="00076A2F"/>
    <w:rsid w:val="000802DA"/>
    <w:rsid w:val="00091166"/>
    <w:rsid w:val="00093518"/>
    <w:rsid w:val="000A1488"/>
    <w:rsid w:val="000A2495"/>
    <w:rsid w:val="000A2C40"/>
    <w:rsid w:val="000A49C5"/>
    <w:rsid w:val="000A6118"/>
    <w:rsid w:val="000A7017"/>
    <w:rsid w:val="000B2083"/>
    <w:rsid w:val="000B5197"/>
    <w:rsid w:val="000B6161"/>
    <w:rsid w:val="000B6459"/>
    <w:rsid w:val="000B7EA1"/>
    <w:rsid w:val="000B7F80"/>
    <w:rsid w:val="000C5EEE"/>
    <w:rsid w:val="000D1146"/>
    <w:rsid w:val="000D3B22"/>
    <w:rsid w:val="000F3463"/>
    <w:rsid w:val="001003C7"/>
    <w:rsid w:val="00101F14"/>
    <w:rsid w:val="001047A3"/>
    <w:rsid w:val="00105C45"/>
    <w:rsid w:val="00110C11"/>
    <w:rsid w:val="0011256C"/>
    <w:rsid w:val="001150CB"/>
    <w:rsid w:val="00121FB0"/>
    <w:rsid w:val="001249A3"/>
    <w:rsid w:val="001253EA"/>
    <w:rsid w:val="00125B1D"/>
    <w:rsid w:val="00132C8E"/>
    <w:rsid w:val="00133CEC"/>
    <w:rsid w:val="00135618"/>
    <w:rsid w:val="001360F2"/>
    <w:rsid w:val="001539C9"/>
    <w:rsid w:val="00153C36"/>
    <w:rsid w:val="001608FD"/>
    <w:rsid w:val="00160C05"/>
    <w:rsid w:val="00161893"/>
    <w:rsid w:val="00163200"/>
    <w:rsid w:val="00176C6B"/>
    <w:rsid w:val="00180D4C"/>
    <w:rsid w:val="00182EC1"/>
    <w:rsid w:val="001834E6"/>
    <w:rsid w:val="00184CBF"/>
    <w:rsid w:val="001947ED"/>
    <w:rsid w:val="001969B8"/>
    <w:rsid w:val="001A1873"/>
    <w:rsid w:val="001A4488"/>
    <w:rsid w:val="001B06A1"/>
    <w:rsid w:val="001B3BCB"/>
    <w:rsid w:val="001B3DC0"/>
    <w:rsid w:val="001B6354"/>
    <w:rsid w:val="001C1CE3"/>
    <w:rsid w:val="001C40F4"/>
    <w:rsid w:val="001E4821"/>
    <w:rsid w:val="001E70AE"/>
    <w:rsid w:val="001F4E64"/>
    <w:rsid w:val="00200372"/>
    <w:rsid w:val="002074B4"/>
    <w:rsid w:val="0021134F"/>
    <w:rsid w:val="002169E2"/>
    <w:rsid w:val="002220FF"/>
    <w:rsid w:val="002246C0"/>
    <w:rsid w:val="00232A08"/>
    <w:rsid w:val="0023385A"/>
    <w:rsid w:val="002376A0"/>
    <w:rsid w:val="00237C69"/>
    <w:rsid w:val="0024071B"/>
    <w:rsid w:val="0024667D"/>
    <w:rsid w:val="0024779E"/>
    <w:rsid w:val="00252EE0"/>
    <w:rsid w:val="00254D02"/>
    <w:rsid w:val="00256A4F"/>
    <w:rsid w:val="002571CE"/>
    <w:rsid w:val="00261BAF"/>
    <w:rsid w:val="00265436"/>
    <w:rsid w:val="00265AC4"/>
    <w:rsid w:val="00270D6B"/>
    <w:rsid w:val="00274EF2"/>
    <w:rsid w:val="0027691C"/>
    <w:rsid w:val="0028049E"/>
    <w:rsid w:val="00281077"/>
    <w:rsid w:val="00285302"/>
    <w:rsid w:val="0028580D"/>
    <w:rsid w:val="00286AC6"/>
    <w:rsid w:val="002938B4"/>
    <w:rsid w:val="002965A9"/>
    <w:rsid w:val="002965F1"/>
    <w:rsid w:val="002968A1"/>
    <w:rsid w:val="002A482B"/>
    <w:rsid w:val="002A68BE"/>
    <w:rsid w:val="002B5A72"/>
    <w:rsid w:val="002C740F"/>
    <w:rsid w:val="002D1282"/>
    <w:rsid w:val="002D1F36"/>
    <w:rsid w:val="002D4B22"/>
    <w:rsid w:val="002E4697"/>
    <w:rsid w:val="002E77BC"/>
    <w:rsid w:val="002E7DD6"/>
    <w:rsid w:val="002F60C6"/>
    <w:rsid w:val="003035B7"/>
    <w:rsid w:val="0030596E"/>
    <w:rsid w:val="00307F06"/>
    <w:rsid w:val="00315E4F"/>
    <w:rsid w:val="00317E8E"/>
    <w:rsid w:val="0032413B"/>
    <w:rsid w:val="003304A7"/>
    <w:rsid w:val="003332ED"/>
    <w:rsid w:val="00336549"/>
    <w:rsid w:val="00336B62"/>
    <w:rsid w:val="00340C4D"/>
    <w:rsid w:val="003413C9"/>
    <w:rsid w:val="00342FB7"/>
    <w:rsid w:val="003431BB"/>
    <w:rsid w:val="0034485D"/>
    <w:rsid w:val="00344976"/>
    <w:rsid w:val="0035381F"/>
    <w:rsid w:val="0036022A"/>
    <w:rsid w:val="00362304"/>
    <w:rsid w:val="003636E4"/>
    <w:rsid w:val="00365A9F"/>
    <w:rsid w:val="003715FA"/>
    <w:rsid w:val="00375AE2"/>
    <w:rsid w:val="00383720"/>
    <w:rsid w:val="003840C1"/>
    <w:rsid w:val="00385363"/>
    <w:rsid w:val="003A349B"/>
    <w:rsid w:val="003A4454"/>
    <w:rsid w:val="003A530D"/>
    <w:rsid w:val="003A5733"/>
    <w:rsid w:val="003A7E57"/>
    <w:rsid w:val="003D07E6"/>
    <w:rsid w:val="003D757A"/>
    <w:rsid w:val="003E291F"/>
    <w:rsid w:val="003E4086"/>
    <w:rsid w:val="003E4653"/>
    <w:rsid w:val="003E694A"/>
    <w:rsid w:val="003F35BC"/>
    <w:rsid w:val="003F535A"/>
    <w:rsid w:val="004017DC"/>
    <w:rsid w:val="004019DB"/>
    <w:rsid w:val="004031BF"/>
    <w:rsid w:val="004045C6"/>
    <w:rsid w:val="00405321"/>
    <w:rsid w:val="00407567"/>
    <w:rsid w:val="004132A4"/>
    <w:rsid w:val="00423C23"/>
    <w:rsid w:val="00432FDF"/>
    <w:rsid w:val="00435E5F"/>
    <w:rsid w:val="0044610A"/>
    <w:rsid w:val="0045002B"/>
    <w:rsid w:val="004529D6"/>
    <w:rsid w:val="00456BB1"/>
    <w:rsid w:val="00457150"/>
    <w:rsid w:val="004571D1"/>
    <w:rsid w:val="00460110"/>
    <w:rsid w:val="004601AB"/>
    <w:rsid w:val="004626BA"/>
    <w:rsid w:val="00464071"/>
    <w:rsid w:val="00464EDD"/>
    <w:rsid w:val="00465566"/>
    <w:rsid w:val="004730CD"/>
    <w:rsid w:val="00475591"/>
    <w:rsid w:val="00475F9A"/>
    <w:rsid w:val="00482759"/>
    <w:rsid w:val="00483CF8"/>
    <w:rsid w:val="00490F41"/>
    <w:rsid w:val="00495A98"/>
    <w:rsid w:val="00497045"/>
    <w:rsid w:val="004A6937"/>
    <w:rsid w:val="004B00C2"/>
    <w:rsid w:val="004B3476"/>
    <w:rsid w:val="004C0622"/>
    <w:rsid w:val="004C5CA8"/>
    <w:rsid w:val="004C6C63"/>
    <w:rsid w:val="004C6E1C"/>
    <w:rsid w:val="004D1B8D"/>
    <w:rsid w:val="004E0277"/>
    <w:rsid w:val="004E1CC8"/>
    <w:rsid w:val="004E2254"/>
    <w:rsid w:val="004E32CD"/>
    <w:rsid w:val="004E5432"/>
    <w:rsid w:val="004E7733"/>
    <w:rsid w:val="00501240"/>
    <w:rsid w:val="00501BED"/>
    <w:rsid w:val="0050452F"/>
    <w:rsid w:val="00507139"/>
    <w:rsid w:val="005150E1"/>
    <w:rsid w:val="005167B4"/>
    <w:rsid w:val="00516CDC"/>
    <w:rsid w:val="00517DE7"/>
    <w:rsid w:val="00517E41"/>
    <w:rsid w:val="00521A5C"/>
    <w:rsid w:val="005228D4"/>
    <w:rsid w:val="0052291A"/>
    <w:rsid w:val="00523739"/>
    <w:rsid w:val="00527C12"/>
    <w:rsid w:val="00527CD6"/>
    <w:rsid w:val="0053165D"/>
    <w:rsid w:val="00531F9A"/>
    <w:rsid w:val="005320A8"/>
    <w:rsid w:val="00532CB8"/>
    <w:rsid w:val="005405CE"/>
    <w:rsid w:val="0054252D"/>
    <w:rsid w:val="00545594"/>
    <w:rsid w:val="00552765"/>
    <w:rsid w:val="005530C6"/>
    <w:rsid w:val="00553803"/>
    <w:rsid w:val="005616CF"/>
    <w:rsid w:val="00563C63"/>
    <w:rsid w:val="00564498"/>
    <w:rsid w:val="0056560C"/>
    <w:rsid w:val="0056668F"/>
    <w:rsid w:val="0057126C"/>
    <w:rsid w:val="005740CD"/>
    <w:rsid w:val="00574D85"/>
    <w:rsid w:val="00574F43"/>
    <w:rsid w:val="005765B5"/>
    <w:rsid w:val="00577E0E"/>
    <w:rsid w:val="0058044A"/>
    <w:rsid w:val="005811C5"/>
    <w:rsid w:val="00585CBF"/>
    <w:rsid w:val="00586B32"/>
    <w:rsid w:val="00590E44"/>
    <w:rsid w:val="00594EA1"/>
    <w:rsid w:val="005950D8"/>
    <w:rsid w:val="005974B7"/>
    <w:rsid w:val="005A2DAD"/>
    <w:rsid w:val="005A3890"/>
    <w:rsid w:val="005A7915"/>
    <w:rsid w:val="005B1CFD"/>
    <w:rsid w:val="005B726A"/>
    <w:rsid w:val="005C054A"/>
    <w:rsid w:val="005C0F44"/>
    <w:rsid w:val="005C3E37"/>
    <w:rsid w:val="005C4207"/>
    <w:rsid w:val="005C4576"/>
    <w:rsid w:val="005C5589"/>
    <w:rsid w:val="005C61E9"/>
    <w:rsid w:val="005C6F86"/>
    <w:rsid w:val="005D0568"/>
    <w:rsid w:val="005D4C91"/>
    <w:rsid w:val="005D7DE6"/>
    <w:rsid w:val="005E5D26"/>
    <w:rsid w:val="005E7143"/>
    <w:rsid w:val="005F7083"/>
    <w:rsid w:val="005F76DD"/>
    <w:rsid w:val="005F7744"/>
    <w:rsid w:val="005F7BE3"/>
    <w:rsid w:val="00600148"/>
    <w:rsid w:val="00601021"/>
    <w:rsid w:val="006038ED"/>
    <w:rsid w:val="0060630B"/>
    <w:rsid w:val="006064D0"/>
    <w:rsid w:val="00612C2F"/>
    <w:rsid w:val="00612E17"/>
    <w:rsid w:val="0061744F"/>
    <w:rsid w:val="00620518"/>
    <w:rsid w:val="00620F34"/>
    <w:rsid w:val="006215AF"/>
    <w:rsid w:val="00621CCD"/>
    <w:rsid w:val="006237F4"/>
    <w:rsid w:val="00623D59"/>
    <w:rsid w:val="00632487"/>
    <w:rsid w:val="00633AB3"/>
    <w:rsid w:val="00635C20"/>
    <w:rsid w:val="0064332C"/>
    <w:rsid w:val="00643DE4"/>
    <w:rsid w:val="00656A45"/>
    <w:rsid w:val="00673398"/>
    <w:rsid w:val="0068602A"/>
    <w:rsid w:val="006866A3"/>
    <w:rsid w:val="00695346"/>
    <w:rsid w:val="006953DE"/>
    <w:rsid w:val="006A4A94"/>
    <w:rsid w:val="006A7E39"/>
    <w:rsid w:val="006B0C82"/>
    <w:rsid w:val="006B4EFC"/>
    <w:rsid w:val="006B5A2C"/>
    <w:rsid w:val="006B6276"/>
    <w:rsid w:val="006C46A0"/>
    <w:rsid w:val="006C6CC1"/>
    <w:rsid w:val="006D0483"/>
    <w:rsid w:val="006D2278"/>
    <w:rsid w:val="006D568D"/>
    <w:rsid w:val="006D6859"/>
    <w:rsid w:val="006D7FF6"/>
    <w:rsid w:val="006E40E4"/>
    <w:rsid w:val="006E4685"/>
    <w:rsid w:val="006F00DE"/>
    <w:rsid w:val="006F3364"/>
    <w:rsid w:val="006F405B"/>
    <w:rsid w:val="0070176C"/>
    <w:rsid w:val="00706647"/>
    <w:rsid w:val="00712456"/>
    <w:rsid w:val="00715D4C"/>
    <w:rsid w:val="007170ED"/>
    <w:rsid w:val="00720181"/>
    <w:rsid w:val="00721B0B"/>
    <w:rsid w:val="00724E96"/>
    <w:rsid w:val="00725483"/>
    <w:rsid w:val="0073035E"/>
    <w:rsid w:val="007354E2"/>
    <w:rsid w:val="00735ED3"/>
    <w:rsid w:val="00737184"/>
    <w:rsid w:val="0074365D"/>
    <w:rsid w:val="0074789E"/>
    <w:rsid w:val="00750191"/>
    <w:rsid w:val="00754DAA"/>
    <w:rsid w:val="007601B9"/>
    <w:rsid w:val="0077583F"/>
    <w:rsid w:val="00783A3F"/>
    <w:rsid w:val="00785BC4"/>
    <w:rsid w:val="0079189F"/>
    <w:rsid w:val="00792477"/>
    <w:rsid w:val="00797452"/>
    <w:rsid w:val="0079794E"/>
    <w:rsid w:val="007A217C"/>
    <w:rsid w:val="007A486A"/>
    <w:rsid w:val="007A4F31"/>
    <w:rsid w:val="007A6109"/>
    <w:rsid w:val="007A700B"/>
    <w:rsid w:val="007A7F15"/>
    <w:rsid w:val="007B2929"/>
    <w:rsid w:val="007C065C"/>
    <w:rsid w:val="007C2606"/>
    <w:rsid w:val="007C6B5A"/>
    <w:rsid w:val="007D0453"/>
    <w:rsid w:val="007D394F"/>
    <w:rsid w:val="007D7AC4"/>
    <w:rsid w:val="007D7AE7"/>
    <w:rsid w:val="007F021B"/>
    <w:rsid w:val="007F2EFF"/>
    <w:rsid w:val="008113C4"/>
    <w:rsid w:val="008123D0"/>
    <w:rsid w:val="00821180"/>
    <w:rsid w:val="00823DFF"/>
    <w:rsid w:val="00834DAF"/>
    <w:rsid w:val="00835FCB"/>
    <w:rsid w:val="00837534"/>
    <w:rsid w:val="00846C21"/>
    <w:rsid w:val="0085138C"/>
    <w:rsid w:val="00852002"/>
    <w:rsid w:val="008534A9"/>
    <w:rsid w:val="0085419B"/>
    <w:rsid w:val="00854D51"/>
    <w:rsid w:val="00861171"/>
    <w:rsid w:val="00862D31"/>
    <w:rsid w:val="00862FFE"/>
    <w:rsid w:val="00864579"/>
    <w:rsid w:val="0086583F"/>
    <w:rsid w:val="00872707"/>
    <w:rsid w:val="0087526E"/>
    <w:rsid w:val="00880066"/>
    <w:rsid w:val="00891757"/>
    <w:rsid w:val="00891AD4"/>
    <w:rsid w:val="00894C18"/>
    <w:rsid w:val="0089540F"/>
    <w:rsid w:val="008A142F"/>
    <w:rsid w:val="008A496B"/>
    <w:rsid w:val="008B0B11"/>
    <w:rsid w:val="008B41CE"/>
    <w:rsid w:val="008B4BDB"/>
    <w:rsid w:val="008B5082"/>
    <w:rsid w:val="008B5259"/>
    <w:rsid w:val="008C0DE5"/>
    <w:rsid w:val="008D02AF"/>
    <w:rsid w:val="008D17FF"/>
    <w:rsid w:val="008D2144"/>
    <w:rsid w:val="008D35C1"/>
    <w:rsid w:val="008D3E64"/>
    <w:rsid w:val="008E245B"/>
    <w:rsid w:val="00902D5C"/>
    <w:rsid w:val="009034B4"/>
    <w:rsid w:val="00910E50"/>
    <w:rsid w:val="009162EF"/>
    <w:rsid w:val="00931B01"/>
    <w:rsid w:val="00932CFA"/>
    <w:rsid w:val="00932F08"/>
    <w:rsid w:val="00934957"/>
    <w:rsid w:val="0093547A"/>
    <w:rsid w:val="00940F86"/>
    <w:rsid w:val="00944A92"/>
    <w:rsid w:val="00950287"/>
    <w:rsid w:val="00951287"/>
    <w:rsid w:val="00956132"/>
    <w:rsid w:val="00957B35"/>
    <w:rsid w:val="0096001F"/>
    <w:rsid w:val="00962476"/>
    <w:rsid w:val="0096674C"/>
    <w:rsid w:val="00972B1C"/>
    <w:rsid w:val="0097402E"/>
    <w:rsid w:val="00975BAD"/>
    <w:rsid w:val="00984FE0"/>
    <w:rsid w:val="00985775"/>
    <w:rsid w:val="00986F63"/>
    <w:rsid w:val="00995942"/>
    <w:rsid w:val="00997166"/>
    <w:rsid w:val="00997486"/>
    <w:rsid w:val="009974CD"/>
    <w:rsid w:val="009A0151"/>
    <w:rsid w:val="009A2079"/>
    <w:rsid w:val="009A34EF"/>
    <w:rsid w:val="009A597F"/>
    <w:rsid w:val="009B1C09"/>
    <w:rsid w:val="009B4734"/>
    <w:rsid w:val="009B5012"/>
    <w:rsid w:val="009B54CE"/>
    <w:rsid w:val="009B701B"/>
    <w:rsid w:val="009C140D"/>
    <w:rsid w:val="009C4764"/>
    <w:rsid w:val="009C649D"/>
    <w:rsid w:val="009C6E5C"/>
    <w:rsid w:val="009C7FB8"/>
    <w:rsid w:val="009D0CE0"/>
    <w:rsid w:val="009D17AB"/>
    <w:rsid w:val="009D56B4"/>
    <w:rsid w:val="009E3C33"/>
    <w:rsid w:val="009E670D"/>
    <w:rsid w:val="009F05B0"/>
    <w:rsid w:val="009F7E5C"/>
    <w:rsid w:val="00A05DE3"/>
    <w:rsid w:val="00A11969"/>
    <w:rsid w:val="00A139B1"/>
    <w:rsid w:val="00A225DE"/>
    <w:rsid w:val="00A23019"/>
    <w:rsid w:val="00A2632A"/>
    <w:rsid w:val="00A26AC1"/>
    <w:rsid w:val="00A26FC0"/>
    <w:rsid w:val="00A35AF4"/>
    <w:rsid w:val="00A36898"/>
    <w:rsid w:val="00A42398"/>
    <w:rsid w:val="00A451FF"/>
    <w:rsid w:val="00A47138"/>
    <w:rsid w:val="00A47338"/>
    <w:rsid w:val="00A477F1"/>
    <w:rsid w:val="00A53FD8"/>
    <w:rsid w:val="00A556F2"/>
    <w:rsid w:val="00A5689E"/>
    <w:rsid w:val="00A60A32"/>
    <w:rsid w:val="00A621AF"/>
    <w:rsid w:val="00A636E1"/>
    <w:rsid w:val="00A64007"/>
    <w:rsid w:val="00A645D5"/>
    <w:rsid w:val="00A715EA"/>
    <w:rsid w:val="00A71A62"/>
    <w:rsid w:val="00A742BE"/>
    <w:rsid w:val="00A754E4"/>
    <w:rsid w:val="00A814AF"/>
    <w:rsid w:val="00A83B21"/>
    <w:rsid w:val="00A865DE"/>
    <w:rsid w:val="00A86CA7"/>
    <w:rsid w:val="00A9782B"/>
    <w:rsid w:val="00AA289A"/>
    <w:rsid w:val="00AA4B99"/>
    <w:rsid w:val="00AA5D56"/>
    <w:rsid w:val="00AA79D7"/>
    <w:rsid w:val="00AB0075"/>
    <w:rsid w:val="00AB2A58"/>
    <w:rsid w:val="00AB3217"/>
    <w:rsid w:val="00AB4E90"/>
    <w:rsid w:val="00AB5AAF"/>
    <w:rsid w:val="00AB63ED"/>
    <w:rsid w:val="00AC1C5E"/>
    <w:rsid w:val="00AC5E1D"/>
    <w:rsid w:val="00AC6E40"/>
    <w:rsid w:val="00AD1620"/>
    <w:rsid w:val="00AD1AC3"/>
    <w:rsid w:val="00AD2253"/>
    <w:rsid w:val="00AD3E05"/>
    <w:rsid w:val="00AE0CE3"/>
    <w:rsid w:val="00AE192F"/>
    <w:rsid w:val="00AE4974"/>
    <w:rsid w:val="00AE57CB"/>
    <w:rsid w:val="00AE634D"/>
    <w:rsid w:val="00AE6ABB"/>
    <w:rsid w:val="00AF5949"/>
    <w:rsid w:val="00B02461"/>
    <w:rsid w:val="00B0665F"/>
    <w:rsid w:val="00B07D55"/>
    <w:rsid w:val="00B2048E"/>
    <w:rsid w:val="00B22444"/>
    <w:rsid w:val="00B24685"/>
    <w:rsid w:val="00B27089"/>
    <w:rsid w:val="00B30776"/>
    <w:rsid w:val="00B36686"/>
    <w:rsid w:val="00B408AE"/>
    <w:rsid w:val="00B425DA"/>
    <w:rsid w:val="00B43D7D"/>
    <w:rsid w:val="00B44631"/>
    <w:rsid w:val="00B53BDF"/>
    <w:rsid w:val="00B65CA9"/>
    <w:rsid w:val="00B70548"/>
    <w:rsid w:val="00B708C6"/>
    <w:rsid w:val="00B71BF4"/>
    <w:rsid w:val="00B72720"/>
    <w:rsid w:val="00B731D1"/>
    <w:rsid w:val="00B8146B"/>
    <w:rsid w:val="00B869E7"/>
    <w:rsid w:val="00B901D5"/>
    <w:rsid w:val="00B94C3E"/>
    <w:rsid w:val="00B95D21"/>
    <w:rsid w:val="00BB0A8E"/>
    <w:rsid w:val="00BB1CEE"/>
    <w:rsid w:val="00BB3EF3"/>
    <w:rsid w:val="00BB61B5"/>
    <w:rsid w:val="00BB7339"/>
    <w:rsid w:val="00BC0423"/>
    <w:rsid w:val="00BC2DFE"/>
    <w:rsid w:val="00BC4CBA"/>
    <w:rsid w:val="00BD4020"/>
    <w:rsid w:val="00BE42FA"/>
    <w:rsid w:val="00BF0E8B"/>
    <w:rsid w:val="00BF1589"/>
    <w:rsid w:val="00BF464B"/>
    <w:rsid w:val="00BF7856"/>
    <w:rsid w:val="00BF7F67"/>
    <w:rsid w:val="00C03790"/>
    <w:rsid w:val="00C072E8"/>
    <w:rsid w:val="00C074C0"/>
    <w:rsid w:val="00C1079E"/>
    <w:rsid w:val="00C124F2"/>
    <w:rsid w:val="00C17F38"/>
    <w:rsid w:val="00C21D58"/>
    <w:rsid w:val="00C2211D"/>
    <w:rsid w:val="00C26783"/>
    <w:rsid w:val="00C30A93"/>
    <w:rsid w:val="00C32237"/>
    <w:rsid w:val="00C34D20"/>
    <w:rsid w:val="00C3502D"/>
    <w:rsid w:val="00C37EF3"/>
    <w:rsid w:val="00C400B7"/>
    <w:rsid w:val="00C444E5"/>
    <w:rsid w:val="00C47079"/>
    <w:rsid w:val="00C50214"/>
    <w:rsid w:val="00C576DC"/>
    <w:rsid w:val="00C61937"/>
    <w:rsid w:val="00C77D27"/>
    <w:rsid w:val="00C8006C"/>
    <w:rsid w:val="00C805ED"/>
    <w:rsid w:val="00C812AC"/>
    <w:rsid w:val="00C8168F"/>
    <w:rsid w:val="00C81B2B"/>
    <w:rsid w:val="00C92583"/>
    <w:rsid w:val="00C93727"/>
    <w:rsid w:val="00CA6E98"/>
    <w:rsid w:val="00CB47BD"/>
    <w:rsid w:val="00CB61E3"/>
    <w:rsid w:val="00CB7072"/>
    <w:rsid w:val="00CB787E"/>
    <w:rsid w:val="00CC2C80"/>
    <w:rsid w:val="00CC3965"/>
    <w:rsid w:val="00CC468E"/>
    <w:rsid w:val="00CC7538"/>
    <w:rsid w:val="00CD136B"/>
    <w:rsid w:val="00CD4264"/>
    <w:rsid w:val="00CD6AB9"/>
    <w:rsid w:val="00CE318B"/>
    <w:rsid w:val="00CF2A0B"/>
    <w:rsid w:val="00CF38C2"/>
    <w:rsid w:val="00CF3C3D"/>
    <w:rsid w:val="00D02CCD"/>
    <w:rsid w:val="00D05FD4"/>
    <w:rsid w:val="00D157F0"/>
    <w:rsid w:val="00D20E61"/>
    <w:rsid w:val="00D24E23"/>
    <w:rsid w:val="00D251A3"/>
    <w:rsid w:val="00D2524E"/>
    <w:rsid w:val="00D2527E"/>
    <w:rsid w:val="00D2590E"/>
    <w:rsid w:val="00D27415"/>
    <w:rsid w:val="00D27B17"/>
    <w:rsid w:val="00D3184A"/>
    <w:rsid w:val="00D32BD5"/>
    <w:rsid w:val="00D33D48"/>
    <w:rsid w:val="00D46EC0"/>
    <w:rsid w:val="00D50E76"/>
    <w:rsid w:val="00D54D79"/>
    <w:rsid w:val="00D5705D"/>
    <w:rsid w:val="00D57933"/>
    <w:rsid w:val="00D617D3"/>
    <w:rsid w:val="00D64841"/>
    <w:rsid w:val="00D70FBE"/>
    <w:rsid w:val="00D721E2"/>
    <w:rsid w:val="00D735F7"/>
    <w:rsid w:val="00D74500"/>
    <w:rsid w:val="00D748DC"/>
    <w:rsid w:val="00D74BF6"/>
    <w:rsid w:val="00D74D26"/>
    <w:rsid w:val="00D74DB2"/>
    <w:rsid w:val="00D77307"/>
    <w:rsid w:val="00D807EE"/>
    <w:rsid w:val="00D82BB1"/>
    <w:rsid w:val="00D93587"/>
    <w:rsid w:val="00D93619"/>
    <w:rsid w:val="00D93723"/>
    <w:rsid w:val="00D944EE"/>
    <w:rsid w:val="00D94701"/>
    <w:rsid w:val="00D977E9"/>
    <w:rsid w:val="00DA17FF"/>
    <w:rsid w:val="00DA3CAB"/>
    <w:rsid w:val="00DB1729"/>
    <w:rsid w:val="00DB1991"/>
    <w:rsid w:val="00DB25F4"/>
    <w:rsid w:val="00DB44B6"/>
    <w:rsid w:val="00DB47DF"/>
    <w:rsid w:val="00DC0D7F"/>
    <w:rsid w:val="00DC38AD"/>
    <w:rsid w:val="00DC5038"/>
    <w:rsid w:val="00DC53CF"/>
    <w:rsid w:val="00DC5FEF"/>
    <w:rsid w:val="00DC6760"/>
    <w:rsid w:val="00DC75B4"/>
    <w:rsid w:val="00DE1187"/>
    <w:rsid w:val="00DE321B"/>
    <w:rsid w:val="00DE7931"/>
    <w:rsid w:val="00DF05F2"/>
    <w:rsid w:val="00DF7F8A"/>
    <w:rsid w:val="00E01DB3"/>
    <w:rsid w:val="00E022FB"/>
    <w:rsid w:val="00E02EBC"/>
    <w:rsid w:val="00E10046"/>
    <w:rsid w:val="00E115B6"/>
    <w:rsid w:val="00E17FBB"/>
    <w:rsid w:val="00E27537"/>
    <w:rsid w:val="00E306E9"/>
    <w:rsid w:val="00E36599"/>
    <w:rsid w:val="00E37C44"/>
    <w:rsid w:val="00E40D47"/>
    <w:rsid w:val="00E43037"/>
    <w:rsid w:val="00E450F8"/>
    <w:rsid w:val="00E52540"/>
    <w:rsid w:val="00E5432B"/>
    <w:rsid w:val="00E54CCC"/>
    <w:rsid w:val="00E55DF6"/>
    <w:rsid w:val="00E60637"/>
    <w:rsid w:val="00E742F8"/>
    <w:rsid w:val="00E8026C"/>
    <w:rsid w:val="00E85E55"/>
    <w:rsid w:val="00E8687B"/>
    <w:rsid w:val="00E95791"/>
    <w:rsid w:val="00E95D8D"/>
    <w:rsid w:val="00EA1C0A"/>
    <w:rsid w:val="00EA7833"/>
    <w:rsid w:val="00EA7D4A"/>
    <w:rsid w:val="00EB1F5F"/>
    <w:rsid w:val="00EB3F9A"/>
    <w:rsid w:val="00EC2EE7"/>
    <w:rsid w:val="00ED2C70"/>
    <w:rsid w:val="00ED54B9"/>
    <w:rsid w:val="00EE090D"/>
    <w:rsid w:val="00EE2B98"/>
    <w:rsid w:val="00EF0A87"/>
    <w:rsid w:val="00EF360F"/>
    <w:rsid w:val="00EF42A3"/>
    <w:rsid w:val="00EF795E"/>
    <w:rsid w:val="00F00954"/>
    <w:rsid w:val="00F036AA"/>
    <w:rsid w:val="00F1540F"/>
    <w:rsid w:val="00F16995"/>
    <w:rsid w:val="00F227BE"/>
    <w:rsid w:val="00F27863"/>
    <w:rsid w:val="00F310B0"/>
    <w:rsid w:val="00F319C7"/>
    <w:rsid w:val="00F342FB"/>
    <w:rsid w:val="00F37BD2"/>
    <w:rsid w:val="00F40179"/>
    <w:rsid w:val="00F4386E"/>
    <w:rsid w:val="00F451F4"/>
    <w:rsid w:val="00F4526F"/>
    <w:rsid w:val="00F45438"/>
    <w:rsid w:val="00F50C3E"/>
    <w:rsid w:val="00F5125E"/>
    <w:rsid w:val="00F55253"/>
    <w:rsid w:val="00F638BB"/>
    <w:rsid w:val="00F73498"/>
    <w:rsid w:val="00F73876"/>
    <w:rsid w:val="00F73896"/>
    <w:rsid w:val="00F739EB"/>
    <w:rsid w:val="00F744D0"/>
    <w:rsid w:val="00F77716"/>
    <w:rsid w:val="00F82CD7"/>
    <w:rsid w:val="00F91A36"/>
    <w:rsid w:val="00F91ECF"/>
    <w:rsid w:val="00F94B76"/>
    <w:rsid w:val="00F9700D"/>
    <w:rsid w:val="00FA0CE4"/>
    <w:rsid w:val="00FA654A"/>
    <w:rsid w:val="00FA70C0"/>
    <w:rsid w:val="00FB0FBA"/>
    <w:rsid w:val="00FB1A00"/>
    <w:rsid w:val="00FB3C3C"/>
    <w:rsid w:val="00FC0999"/>
    <w:rsid w:val="00FC3E48"/>
    <w:rsid w:val="00FC4637"/>
    <w:rsid w:val="00FC513B"/>
    <w:rsid w:val="00FC75E0"/>
    <w:rsid w:val="00FD32B5"/>
    <w:rsid w:val="00FD7494"/>
    <w:rsid w:val="00FD7FD3"/>
    <w:rsid w:val="00FE5B0A"/>
    <w:rsid w:val="00FE5C89"/>
    <w:rsid w:val="00FF1029"/>
    <w:rsid w:val="00FF3D3D"/>
    <w:rsid w:val="00FF72CA"/>
    <w:rsid w:val="00FF7670"/>
  </w:rsids>
  <m:mathPr>
    <m:mathFont m:val="Cambria Math"/>
  </m:mathPr>
  <w:themeFontLang w:val="hu-HU"/>
  <w:clrSchemeMapping w:bg1="light1" w:t1="dark1" w:bg2="light2" w:t2="dark2" w:accent1="accent1" w:accent2="accent2" w:accent3="accent3" w:accent4="accent4" w:accent5="accent5" w:accent6="accent6" w:hyperlink="hyperlink" w:followedHyperlink="followedHyperlink"/>
  <w:doNotIncludeSubdocsInStats/>
  <w15:chartTrackingRefBased/>
  <w15:docId w15:val="{86B9F041-FFC0-4338-9956-05158484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uiPriority w:val="1"/>
    <w:qFormat/>
    <w:pPr>
      <w:widowControl w:val="0"/>
      <w:autoSpaceDE w:val="0"/>
      <w:autoSpaceDN w:val="0"/>
      <w:ind w:left="553" w:hanging="454"/>
      <w:outlineLvl w:val="0"/>
    </w:pPr>
    <w:rPr>
      <w:rFonts w:ascii="Arial" w:eastAsia="Arial" w:hAnsi="Arial" w:cs="Arial"/>
      <w:b/>
      <w:bCs/>
      <w:lang w:val="en-US" w:eastAsia="en-US"/>
    </w:rPr>
  </w:style>
  <w:style w:type="paragraph" w:styleId="Heading2">
    <w:name w:val="heading 2"/>
    <w:basedOn w:val="Normal"/>
    <w:uiPriority w:val="1"/>
    <w:qFormat/>
    <w:pPr>
      <w:widowControl w:val="0"/>
      <w:autoSpaceDE w:val="0"/>
      <w:autoSpaceDN w:val="0"/>
      <w:ind w:left="100"/>
      <w:outlineLvl w:val="1"/>
    </w:pPr>
    <w:rPr>
      <w:rFonts w:ascii="Arial" w:eastAsia="Arial" w:hAnsi="Arial" w:cs="Arial"/>
      <w:b/>
      <w:bCs/>
      <w:sz w:val="18"/>
      <w:szCs w:val="18"/>
      <w:lang w:val="en-US" w:eastAsia="en-US"/>
    </w:rPr>
  </w:style>
  <w:style w:type="paragraph" w:styleId="Heading3">
    <w:name w:val="heading 3"/>
    <w:basedOn w:val="Normal"/>
    <w:next w:val="NormalIndent"/>
    <w:link w:val="Cmsor3Char"/>
    <w:qFormat/>
    <w:rsid w:val="00854D51"/>
    <w:pPr>
      <w:keepNext/>
      <w:keepLines/>
      <w:spacing w:before="240" w:after="240" w:line="360" w:lineRule="atLeast"/>
      <w:jc w:val="both"/>
      <w:outlineLvl w:val="2"/>
    </w:pPr>
    <w:rPr>
      <w:i/>
      <w:iCs/>
      <w:sz w:val="24"/>
      <w:szCs w:val="24"/>
      <w:lang w:val="en-GB"/>
    </w:rPr>
  </w:style>
  <w:style w:type="paragraph" w:styleId="Heading4">
    <w:name w:val="heading 4"/>
    <w:basedOn w:val="Normal"/>
    <w:next w:val="Normal"/>
    <w:qFormat/>
    <w:rsid w:val="002D3893"/>
    <w:pPr>
      <w:keepNext/>
      <w:outlineLvl w:val="3"/>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lfejChar"/>
    <w:pPr>
      <w:tabs>
        <w:tab w:val="center" w:pos="4536"/>
        <w:tab w:val="right" w:pos="9072"/>
      </w:tabs>
    </w:pPr>
  </w:style>
  <w:style w:type="paragraph" w:styleId="Footer">
    <w:name w:val="footer"/>
    <w:basedOn w:val="Normal"/>
    <w:link w:val="llbChar"/>
    <w:uiPriority w:val="99"/>
    <w:pPr>
      <w:tabs>
        <w:tab w:val="center" w:pos="4536"/>
        <w:tab w:val="right" w:pos="9072"/>
      </w:tabs>
    </w:pPr>
  </w:style>
  <w:style w:type="character" w:styleId="PageNumber">
    <w:name w:val="page number"/>
    <w:basedOn w:val="DefaultParagraphFont"/>
  </w:style>
  <w:style w:type="paragraph" w:styleId="BodyText">
    <w:name w:val="Body Text"/>
    <w:basedOn w:val="Normal"/>
    <w:link w:val="SzvegtrzsChar"/>
    <w:pPr>
      <w:spacing w:line="360" w:lineRule="auto"/>
      <w:jc w:val="both"/>
    </w:pPr>
    <w:rPr>
      <w:sz w:val="24"/>
    </w:rPr>
  </w:style>
  <w:style w:type="character" w:styleId="Hyperlink">
    <w:name w:val="Hyperlink"/>
    <w:rsid w:val="00B53BDF"/>
    <w:rPr>
      <w:color w:val="0000FF"/>
      <w:u w:val="single"/>
    </w:rPr>
  </w:style>
  <w:style w:type="paragraph" w:styleId="BalloonText">
    <w:name w:val="Balloon Text"/>
    <w:basedOn w:val="Normal"/>
    <w:link w:val="BuborkszvegChar"/>
    <w:rsid w:val="00D93723"/>
    <w:rPr>
      <w:rFonts w:ascii="Tahoma" w:hAnsi="Tahoma" w:cs="Tahoma"/>
      <w:sz w:val="16"/>
      <w:szCs w:val="16"/>
    </w:rPr>
  </w:style>
  <w:style w:type="character" w:customStyle="1" w:styleId="BuborkszvegChar">
    <w:name w:val="Buborékszöveg Char"/>
    <w:link w:val="BalloonText"/>
    <w:rsid w:val="00D93723"/>
    <w:rPr>
      <w:rFonts w:ascii="Tahoma" w:hAnsi="Tahoma" w:cs="Tahoma"/>
      <w:sz w:val="16"/>
      <w:szCs w:val="16"/>
    </w:rPr>
  </w:style>
  <w:style w:type="character" w:customStyle="1" w:styleId="Cmsor3Char">
    <w:name w:val="Címsor 3 Char"/>
    <w:link w:val="Heading3"/>
    <w:rsid w:val="00854D51"/>
    <w:rPr>
      <w:i/>
      <w:iCs/>
      <w:sz w:val="24"/>
      <w:szCs w:val="24"/>
      <w:lang w:val="en-GB"/>
    </w:rPr>
  </w:style>
  <w:style w:type="paragraph" w:styleId="NormalIndent">
    <w:name w:val="Normal Indent"/>
    <w:basedOn w:val="Normal"/>
    <w:rsid w:val="00854D51"/>
    <w:pPr>
      <w:ind w:left="708"/>
    </w:pPr>
  </w:style>
  <w:style w:type="paragraph" w:customStyle="1" w:styleId="szveg">
    <w:name w:val="szöveg"/>
    <w:basedOn w:val="Normal"/>
    <w:rsid w:val="00932CFA"/>
    <w:pPr>
      <w:spacing w:before="120"/>
      <w:jc w:val="both"/>
    </w:pPr>
    <w:rPr>
      <w:rFonts w:ascii="Arial" w:hAnsi="Arial" w:cs="Arial"/>
      <w:bCs/>
      <w:iCs/>
      <w:sz w:val="18"/>
      <w:szCs w:val="18"/>
    </w:rPr>
  </w:style>
  <w:style w:type="paragraph" w:customStyle="1" w:styleId="Abeoszt1">
    <w:name w:val="A_beoszt1"/>
    <w:basedOn w:val="Normal"/>
    <w:next w:val="Normal"/>
    <w:rsid w:val="00932CFA"/>
    <w:pPr>
      <w:tabs>
        <w:tab w:val="center" w:pos="6804"/>
      </w:tabs>
    </w:pPr>
    <w:rPr>
      <w:rFonts w:ascii="Garamond" w:hAnsi="Garamond"/>
      <w:sz w:val="22"/>
    </w:rPr>
  </w:style>
  <w:style w:type="character" w:customStyle="1" w:styleId="llbChar">
    <w:name w:val="Élőláb Char"/>
    <w:basedOn w:val="DefaultParagraphFont"/>
    <w:link w:val="Footer"/>
    <w:uiPriority w:val="99"/>
    <w:rsid w:val="00F638BB"/>
  </w:style>
  <w:style w:type="paragraph" w:styleId="PlainText">
    <w:name w:val="Plain Text"/>
    <w:basedOn w:val="Normal"/>
    <w:link w:val="CsakszvegChar"/>
    <w:uiPriority w:val="99"/>
    <w:unhideWhenUsed/>
    <w:rsid w:val="004031BF"/>
    <w:rPr>
      <w:rFonts w:ascii="Calibri" w:eastAsia="Calibri" w:hAnsi="Calibri" w:cs="Calibri"/>
      <w:sz w:val="22"/>
      <w:szCs w:val="22"/>
      <w:lang w:eastAsia="en-US"/>
    </w:rPr>
  </w:style>
  <w:style w:type="character" w:customStyle="1" w:styleId="CsakszvegChar">
    <w:name w:val="Csak szöveg Char"/>
    <w:link w:val="PlainText"/>
    <w:uiPriority w:val="99"/>
    <w:rsid w:val="004031BF"/>
    <w:rPr>
      <w:rFonts w:ascii="Calibri" w:eastAsia="Calibri" w:hAnsi="Calibri" w:cs="Calibri"/>
      <w:sz w:val="22"/>
      <w:szCs w:val="22"/>
      <w:lang w:eastAsia="en-US"/>
    </w:rPr>
  </w:style>
  <w:style w:type="character" w:customStyle="1" w:styleId="lfejChar">
    <w:name w:val="Élőfej Char"/>
    <w:link w:val="Header"/>
    <w:rsid w:val="00956132"/>
  </w:style>
  <w:style w:type="character" w:styleId="CommentReference">
    <w:name w:val="annotation reference"/>
    <w:basedOn w:val="DefaultParagraphFont"/>
    <w:rsid w:val="00182EC1"/>
    <w:rPr>
      <w:sz w:val="16"/>
      <w:szCs w:val="16"/>
    </w:rPr>
  </w:style>
  <w:style w:type="paragraph" w:styleId="CommentText">
    <w:name w:val="annotation text"/>
    <w:basedOn w:val="Normal"/>
    <w:link w:val="JegyzetszvegChar"/>
    <w:rsid w:val="00182EC1"/>
  </w:style>
  <w:style w:type="character" w:customStyle="1" w:styleId="JegyzetszvegChar">
    <w:name w:val="Jegyzetszöveg Char"/>
    <w:basedOn w:val="DefaultParagraphFont"/>
    <w:link w:val="CommentText"/>
    <w:rsid w:val="00182EC1"/>
  </w:style>
  <w:style w:type="paragraph" w:styleId="CommentSubject">
    <w:name w:val="annotation subject"/>
    <w:basedOn w:val="CommentText"/>
    <w:next w:val="CommentText"/>
    <w:link w:val="MegjegyzstrgyaChar"/>
    <w:rsid w:val="00182EC1"/>
    <w:rPr>
      <w:b/>
      <w:bCs/>
    </w:rPr>
  </w:style>
  <w:style w:type="character" w:customStyle="1" w:styleId="MegjegyzstrgyaChar">
    <w:name w:val="Megjegyzés tárgya Char"/>
    <w:basedOn w:val="JegyzetszvegChar"/>
    <w:link w:val="CommentSubject"/>
    <w:rsid w:val="00182EC1"/>
    <w:rPr>
      <w:b/>
      <w:bCs/>
    </w:rPr>
  </w:style>
  <w:style w:type="paragraph" w:styleId="BodyTextIndent2">
    <w:name w:val="Body Text Indent 2"/>
    <w:basedOn w:val="Normal"/>
    <w:link w:val="Szvegtrzsbehzssal2Char"/>
    <w:rsid w:val="00435E5F"/>
    <w:pPr>
      <w:spacing w:after="120" w:line="480" w:lineRule="auto"/>
      <w:ind w:left="283"/>
    </w:pPr>
  </w:style>
  <w:style w:type="character" w:customStyle="1" w:styleId="Szvegtrzsbehzssal2Char">
    <w:name w:val="Szövegtörzs behúzással 2 Char"/>
    <w:basedOn w:val="DefaultParagraphFont"/>
    <w:link w:val="BodyTextIndent2"/>
    <w:rsid w:val="00435E5F"/>
  </w:style>
  <w:style w:type="paragraph" w:styleId="Title">
    <w:name w:val="Title"/>
    <w:basedOn w:val="Normal"/>
    <w:uiPriority w:val="1"/>
    <w:qFormat/>
    <w:pPr>
      <w:widowControl w:val="0"/>
      <w:autoSpaceDE w:val="0"/>
      <w:autoSpaceDN w:val="0"/>
      <w:spacing w:before="111"/>
      <w:ind w:left="100"/>
    </w:pPr>
    <w:rPr>
      <w:rFonts w:ascii="Arial" w:eastAsia="Arial" w:hAnsi="Arial" w:cs="Arial"/>
      <w:b/>
      <w:bCs/>
      <w:sz w:val="36"/>
      <w:szCs w:val="36"/>
      <w:lang w:val="en-US" w:eastAsia="en-US"/>
    </w:rPr>
  </w:style>
  <w:style w:type="table" w:customStyle="1" w:styleId="TableNormal0">
    <w:name w:val="Table Normal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spacing w:before="22"/>
      <w:ind w:left="50"/>
    </w:pPr>
    <w:rPr>
      <w:rFonts w:ascii="Arial" w:eastAsia="Arial" w:hAnsi="Arial" w:cs="Arial"/>
      <w:sz w:val="22"/>
      <w:szCs w:val="22"/>
      <w:lang w:val="en-US" w:eastAsia="en-US"/>
    </w:rPr>
  </w:style>
  <w:style w:type="paragraph" w:styleId="ListParagraph">
    <w:name w:val="List Paragraph"/>
    <w:basedOn w:val="Normal"/>
    <w:uiPriority w:val="1"/>
    <w:qFormat/>
    <w:pPr>
      <w:widowControl w:val="0"/>
      <w:autoSpaceDE w:val="0"/>
      <w:autoSpaceDN w:val="0"/>
      <w:ind w:left="553" w:hanging="454"/>
    </w:pPr>
    <w:rPr>
      <w:rFonts w:ascii="Arial" w:eastAsia="Arial" w:hAnsi="Arial" w:cs="Arial"/>
      <w:sz w:val="22"/>
      <w:szCs w:val="22"/>
      <w:lang w:val="en-US" w:eastAsia="en-US"/>
    </w:rPr>
  </w:style>
  <w:style w:type="character" w:customStyle="1" w:styleId="SzvegtrzsChar">
    <w:name w:val="Szövegtörzs Char"/>
    <w:basedOn w:val="DefaultParagraphFont"/>
    <w:link w:val="BodyText"/>
    <w:rsid w:val="00CE318B"/>
    <w:rPr>
      <w:sz w:val="24"/>
    </w:rPr>
  </w:style>
  <w:style w:type="table" w:customStyle="1" w:styleId="TableNormal1">
    <w:name w:val="Table Normal_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10">
    <w:name w:val="Table Normal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5530C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
    <w:name w:val="Table Normal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0">
    <w:name w:val="Table Normal_0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header" Target="header1.xml" /><Relationship Id="rId14" Type="http://schemas.openxmlformats.org/officeDocument/2006/relationships/footer" Target="footer1.xml" /><Relationship Id="rId15" Type="http://schemas.openxmlformats.org/officeDocument/2006/relationships/image" Target="media/image6.png" /><Relationship Id="rId16" Type="http://schemas.openxmlformats.org/officeDocument/2006/relationships/hyperlink" Target="http://www.demaszhalozat.hu" TargetMode="External" /><Relationship Id="rId17" Type="http://schemas.openxmlformats.org/officeDocument/2006/relationships/image" Target="media/image7.png" /><Relationship Id="rId18" Type="http://schemas.openxmlformats.org/officeDocument/2006/relationships/header" Target="header2.xml" /><Relationship Id="rId19" Type="http://schemas.openxmlformats.org/officeDocument/2006/relationships/footer" Target="footer2.xml" /><Relationship Id="rId2" Type="http://schemas.openxmlformats.org/officeDocument/2006/relationships/settings" Target="settings.xml" /><Relationship Id="rId20" Type="http://schemas.openxmlformats.org/officeDocument/2006/relationships/image" Target="media/image8.png" /><Relationship Id="rId21" Type="http://schemas.openxmlformats.org/officeDocument/2006/relationships/image" Target="media/image9.jpeg" /><Relationship Id="rId22" Type="http://schemas.openxmlformats.org/officeDocument/2006/relationships/image" Target="media/image10.png" /><Relationship Id="rId23" Type="http://schemas.openxmlformats.org/officeDocument/2006/relationships/image" Target="media/image11.png" /><Relationship Id="rId24" Type="http://schemas.openxmlformats.org/officeDocument/2006/relationships/header" Target="header3.xml" /><Relationship Id="rId25" Type="http://schemas.openxmlformats.org/officeDocument/2006/relationships/footer" Target="footer3.xml" /><Relationship Id="rId26" Type="http://schemas.openxmlformats.org/officeDocument/2006/relationships/image" Target="media/image12.jpeg" /><Relationship Id="rId27" Type="http://schemas.openxmlformats.org/officeDocument/2006/relationships/header" Target="header4.xml" /><Relationship Id="rId28" Type="http://schemas.openxmlformats.org/officeDocument/2006/relationships/footer" Target="footer4.xml" /><Relationship Id="rId29" Type="http://schemas.openxmlformats.org/officeDocument/2006/relationships/hyperlink" Target="http://www.mvmnext.hu/Adatvedelem/Tajekoztatok" TargetMode="External" /><Relationship Id="rId3" Type="http://schemas.openxmlformats.org/officeDocument/2006/relationships/webSettings" Target="webSettings.xml" /><Relationship Id="rId30" Type="http://schemas.openxmlformats.org/officeDocument/2006/relationships/image" Target="media/image13.png" /><Relationship Id="rId31" Type="http://schemas.openxmlformats.org/officeDocument/2006/relationships/image" Target="media/image14.png" /><Relationship Id="rId32" Type="http://schemas.openxmlformats.org/officeDocument/2006/relationships/header" Target="header5.xml" /><Relationship Id="rId33" Type="http://schemas.openxmlformats.org/officeDocument/2006/relationships/footer" Target="footer5.xml" /><Relationship Id="rId34" Type="http://schemas.openxmlformats.org/officeDocument/2006/relationships/hyperlink" Target="https://www.mvmnext.hu/" TargetMode="External" /><Relationship Id="rId35" Type="http://schemas.openxmlformats.org/officeDocument/2006/relationships/hyperlink" Target="https://www.mvmnext.hu/Adatvedelem/Tajekoztatok" TargetMode="External"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yperlink" Target="file:///G:\Saj&#225;t%20meghajt&#243;\MVM%20nyomtatv&#225;nyok\Rendszerenged&#233;lyek%20MVM%20H&#225;l&#243;zat" TargetMode="External" /><Relationship Id="rId7" Type="http://schemas.openxmlformats.org/officeDocument/2006/relationships/hyperlink" Target="https://www.meevet.hu/pages/uj-rendszerengedelyes-fogyasztas-merohelyek-oktatasi-anyag" TargetMode="External" /><Relationship Id="rId8" Type="http://schemas.openxmlformats.org/officeDocument/2006/relationships/image" Target="media/image1.png" /><Relationship Id="rId9" Type="http://schemas.openxmlformats.org/officeDocument/2006/relationships/hyperlink" Target="https://www.mvmhalozat.hu/ara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cid:image004.png@01D88621.DAB33510" TargetMode="External" /></Relationships>
</file>

<file path=word/_rels/header5.xml.rels><?xml version="1.0" encoding="utf-8" standalone="yes"?><Relationships xmlns="http://schemas.openxmlformats.org/package/2006/relationships"><Relationship Id="rId1" Type="http://schemas.openxmlformats.org/officeDocument/2006/relationships/image" Target="media/image15.png" /></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B88DF7-5F77-4AC3-84DC-C1467C58A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4494</Words>
  <Characters>31012</Characters>
  <Application>Microsoft Office Word</Application>
  <DocSecurity>0</DocSecurity>
  <Lines>258</Lines>
  <Paragraphs>70</Paragraphs>
  <ScaleCrop>false</ScaleCrop>
  <HeadingPairs>
    <vt:vector size="2" baseType="variant">
      <vt:variant>
        <vt:lpstr>Cím</vt:lpstr>
      </vt:variant>
      <vt:variant>
        <vt:i4>1</vt:i4>
      </vt:variant>
    </vt:vector>
  </HeadingPairs>
  <TitlesOfParts>
    <vt:vector size="1" baseType="lpstr">
      <vt:lpstr>Kivitelező vállalkozó neve:</vt:lpstr>
    </vt:vector>
  </TitlesOfParts>
  <Company>Démász Rt.</Company>
  <LinksUpToDate>false</LinksUpToDate>
  <CharactersWithSpaces>35436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Kivitelező vállalkozó neve:</dc:title>
  <dc:creator>Stigmon Gábor</dc:creator>
  <cp:lastModifiedBy>Office</cp:lastModifiedBy>
  <cp:revision>2</cp:revision>
  <cp:lastPrinted>2023-10-18T11:43:00Z</cp:lastPrinted>
  <dcterms:created xsi:type="dcterms:W3CDTF">2026-01-29T13:25:00Z</dcterms:created>
  <dcterms:modified xsi:type="dcterms:W3CDTF">2026-01-29T13:25:00Z</dcterms:modified>
</cp:coreProperties>
</file>