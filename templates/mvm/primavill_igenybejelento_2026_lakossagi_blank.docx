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318B" w:rsidRPr="00A71A62" w:rsidRDefault="00CE318B" w:rsidP="00CE318B">
      <w:pPr>
        <w:rPr>
          <w:sz w:val="18"/>
        </w:rPr>
      </w:pPr>
      <w:bookmarkStart w:id="0" w:name="_GoBack"/>
      <w:bookmarkEnd w:id="0"/>
    </w:p>
    <w:tbl>
      <w:tblPr>
        <w:tblW w:w="10276"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6733"/>
        <w:gridCol w:w="1134"/>
        <w:gridCol w:w="2409"/>
      </w:tblGrid>
      <w:tr w:rsidR="00CE318B" w:rsidRPr="00A71A62" w:rsidTr="00CE318B">
        <w:tc>
          <w:tcPr>
            <w:tcW w:w="6733" w:type="dxa"/>
          </w:tcPr>
          <w:p w:rsidR="00CE318B" w:rsidRPr="00A71A62" w:rsidRDefault="00CE318B" w:rsidP="00715D4C">
            <w:pPr>
              <w:pStyle w:val="lfej"/>
              <w:tabs>
                <w:tab w:val="left" w:pos="708"/>
              </w:tabs>
              <w:rPr>
                <w:sz w:val="22"/>
              </w:rPr>
            </w:pPr>
            <w:r w:rsidRPr="00A71A62">
              <w:rPr>
                <w:sz w:val="22"/>
              </w:rPr>
              <w:t xml:space="preserve">Kivitelező vállalkozó neve: </w:t>
            </w:r>
            <w:r w:rsidR="0004211F">
              <w:rPr>
                <w:sz w:val="18"/>
              </w:rPr>
              <w:t>Primavill</w:t>
            </w:r>
            <w:r w:rsidR="00133CEC">
              <w:rPr>
                <w:sz w:val="18"/>
              </w:rPr>
              <w:t xml:space="preserve"> Kft.</w:t>
            </w:r>
          </w:p>
        </w:tc>
        <w:tc>
          <w:tcPr>
            <w:tcW w:w="3543" w:type="dxa"/>
            <w:gridSpan w:val="2"/>
          </w:tcPr>
          <w:p w:rsidR="00CE318B" w:rsidRPr="00A71A62" w:rsidRDefault="00CE318B" w:rsidP="00CE318B">
            <w:pPr>
              <w:pStyle w:val="lfej"/>
              <w:tabs>
                <w:tab w:val="left" w:pos="708"/>
              </w:tabs>
              <w:rPr>
                <w:sz w:val="22"/>
              </w:rPr>
            </w:pPr>
            <w:r w:rsidRPr="00A71A62">
              <w:rPr>
                <w:sz w:val="22"/>
              </w:rPr>
              <w:t xml:space="preserve">Szállító száma: </w:t>
            </w:r>
            <w:r w:rsidR="0004211F">
              <w:rPr>
                <w:sz w:val="18"/>
              </w:rPr>
              <w:t>38063</w:t>
            </w:r>
          </w:p>
        </w:tc>
      </w:tr>
      <w:tr w:rsidR="00CE318B" w:rsidRPr="00A71A62" w:rsidTr="00CE318B">
        <w:tc>
          <w:tcPr>
            <w:tcW w:w="7867" w:type="dxa"/>
            <w:gridSpan w:val="2"/>
          </w:tcPr>
          <w:p w:rsidR="00CE318B" w:rsidRPr="00A71A62" w:rsidRDefault="00CE318B" w:rsidP="00CE318B">
            <w:pPr>
              <w:pStyle w:val="lfej"/>
              <w:tabs>
                <w:tab w:val="clear" w:pos="4536"/>
                <w:tab w:val="clear" w:pos="9072"/>
              </w:tabs>
              <w:rPr>
                <w:sz w:val="22"/>
              </w:rPr>
            </w:pPr>
            <w:r w:rsidRPr="00A71A62">
              <w:rPr>
                <w:sz w:val="22"/>
              </w:rPr>
              <w:t>Kivitelezés helye:</w:t>
            </w:r>
            <w:r w:rsidRPr="00A71A62">
              <w:rPr>
                <w:color w:val="0000FF"/>
                <w:sz w:val="18"/>
              </w:rPr>
              <w:t xml:space="preserve"> </w:t>
            </w:r>
            <w:r w:rsidRPr="00A71A62">
              <w:rPr>
                <w:color w:val="0000FF"/>
                <w:sz w:val="2"/>
              </w:rPr>
              <w:t/>
            </w:r>
            <w:r w:rsidRPr="00A71A62">
              <w:rPr>
                <w:color w:val="0000FF"/>
                <w:sz w:val="18"/>
              </w:rPr>
              <w:t/>
            </w:r>
          </w:p>
        </w:tc>
        <w:tc>
          <w:tcPr>
            <w:tcW w:w="2409" w:type="dxa"/>
          </w:tcPr>
          <w:p w:rsidR="00CE318B" w:rsidRPr="00A71A62" w:rsidRDefault="00CE318B" w:rsidP="00CE318B">
            <w:pPr>
              <w:pStyle w:val="lfej"/>
              <w:tabs>
                <w:tab w:val="clear" w:pos="4536"/>
                <w:tab w:val="clear" w:pos="9072"/>
              </w:tabs>
              <w:rPr>
                <w:sz w:val="22"/>
              </w:rPr>
            </w:pPr>
            <w:r w:rsidRPr="00A71A62">
              <w:rPr>
                <w:sz w:val="22"/>
              </w:rPr>
              <w:t>Irányítószám:</w:t>
            </w:r>
            <w:r w:rsidRPr="00A71A62">
              <w:rPr>
                <w:color w:val="0000FF"/>
                <w:sz w:val="18"/>
              </w:rPr>
              <w:t xml:space="preserve"> </w:t>
            </w:r>
            <w:r w:rsidRPr="00A71A62">
              <w:rPr>
                <w:color w:val="0000FF"/>
                <w:sz w:val="2"/>
                <w:szCs w:val="2"/>
              </w:rPr>
              <w:t/>
            </w:r>
            <w:r w:rsidRPr="00A71A62">
              <w:rPr>
                <w:color w:val="0000FF"/>
                <w:sz w:val="18"/>
              </w:rPr>
              <w:t/>
            </w:r>
          </w:p>
        </w:tc>
      </w:tr>
      <w:tr w:rsidR="00CE318B" w:rsidRPr="00A71A62" w:rsidTr="00CE318B">
        <w:trPr>
          <w:cantSplit/>
        </w:trPr>
        <w:tc>
          <w:tcPr>
            <w:tcW w:w="6733" w:type="dxa"/>
          </w:tcPr>
          <w:p w:rsidR="00CE318B" w:rsidRPr="00A71A62" w:rsidRDefault="00CE318B" w:rsidP="00CE318B">
            <w:pPr>
              <w:pStyle w:val="lfej"/>
              <w:tabs>
                <w:tab w:val="clear" w:pos="4536"/>
                <w:tab w:val="clear" w:pos="9072"/>
                <w:tab w:val="left" w:pos="5670"/>
              </w:tabs>
              <w:rPr>
                <w:sz w:val="22"/>
              </w:rPr>
            </w:pPr>
            <w:r w:rsidRPr="00A71A62">
              <w:rPr>
                <w:sz w:val="22"/>
              </w:rPr>
              <w:t>Ügyfél neve:</w:t>
            </w:r>
            <w:r w:rsidRPr="00A71A62">
              <w:rPr>
                <w:color w:val="0000FF"/>
                <w:sz w:val="18"/>
              </w:rPr>
              <w:t xml:space="preserve"> </w:t>
            </w:r>
            <w:r w:rsidRPr="00A71A62">
              <w:rPr>
                <w:color w:val="0000FF"/>
                <w:sz w:val="2"/>
                <w:szCs w:val="2"/>
              </w:rPr>
              <w:t/>
            </w:r>
            <w:r w:rsidRPr="00A71A62">
              <w:rPr>
                <w:color w:val="0000FF"/>
                <w:sz w:val="18"/>
              </w:rPr>
              <w:t/>
            </w:r>
          </w:p>
        </w:tc>
        <w:tc>
          <w:tcPr>
            <w:tcW w:w="3543" w:type="dxa"/>
            <w:gridSpan w:val="2"/>
          </w:tcPr>
          <w:p w:rsidR="00CE318B" w:rsidRPr="00A71A62" w:rsidRDefault="00CE318B" w:rsidP="00CE318B">
            <w:pPr>
              <w:pStyle w:val="lfej"/>
              <w:tabs>
                <w:tab w:val="clear" w:pos="4536"/>
                <w:tab w:val="clear" w:pos="9072"/>
                <w:tab w:val="left" w:pos="5670"/>
              </w:tabs>
              <w:rPr>
                <w:sz w:val="22"/>
              </w:rPr>
            </w:pPr>
            <w:r w:rsidRPr="00A71A62">
              <w:rPr>
                <w:sz w:val="22"/>
              </w:rPr>
              <w:t>Fogy. hely száma:</w:t>
            </w:r>
            <w:r w:rsidRPr="00A71A62">
              <w:rPr>
                <w:color w:val="0000FF"/>
                <w:sz w:val="18"/>
              </w:rPr>
              <w:t xml:space="preserve"> </w:t>
            </w:r>
            <w:r w:rsidRPr="00A71A62">
              <w:rPr>
                <w:rFonts w:eastAsia="Arial"/>
                <w:color w:val="0000FF"/>
                <w:sz w:val="2"/>
                <w:szCs w:val="2"/>
              </w:rPr>
              <w:t/>
            </w:r>
            <w:r w:rsidRPr="00A71A62">
              <w:rPr>
                <w:color w:val="0000FF"/>
                <w:sz w:val="18"/>
              </w:rPr>
              <w:t/>
            </w:r>
          </w:p>
        </w:tc>
      </w:tr>
      <w:tr w:rsidR="00CE318B" w:rsidRPr="00A71A62" w:rsidTr="00CE318B">
        <w:tc>
          <w:tcPr>
            <w:tcW w:w="6733" w:type="dxa"/>
          </w:tcPr>
          <w:p w:rsidR="00CE318B" w:rsidRPr="00A71A62" w:rsidRDefault="00CE318B" w:rsidP="00CE318B">
            <w:pPr>
              <w:pStyle w:val="lfej"/>
              <w:tabs>
                <w:tab w:val="clear" w:pos="4536"/>
                <w:tab w:val="clear" w:pos="9072"/>
                <w:tab w:val="left" w:pos="5670"/>
              </w:tabs>
              <w:rPr>
                <w:sz w:val="22"/>
              </w:rPr>
            </w:pPr>
            <w:r w:rsidRPr="00A71A62">
              <w:rPr>
                <w:sz w:val="22"/>
              </w:rPr>
              <w:t>Szül. idő / ADÓSZÁM:</w:t>
            </w:r>
            <w:r w:rsidRPr="00A71A62">
              <w:rPr>
                <w:color w:val="0000FF"/>
                <w:sz w:val="18"/>
              </w:rPr>
              <w:t xml:space="preserve"> </w:t>
            </w:r>
            <w:r w:rsidR="00CB47BD" w:rsidRPr="00A71A62">
              <w:rPr>
                <w:color w:val="0000FF"/>
                <w:sz w:val="22"/>
              </w:rPr>
              <w:t/>
            </w:r>
            <w:r w:rsidR="00CB47BD" w:rsidRPr="008D3E64">
              <w:rPr>
                <w:color w:val="0000FF"/>
                <w:sz w:val="12"/>
                <w:szCs w:val="2"/>
              </w:rPr>
              <w:t/>
            </w:r>
            <w:r w:rsidR="00CB47BD" w:rsidRPr="00A71A62">
              <w:rPr>
                <w:color w:val="0000FF"/>
                <w:sz w:val="22"/>
              </w:rPr>
              <w:t/>
            </w:r>
            <w:r w:rsidR="00CB47BD">
              <w:rPr>
                <w:color w:val="0000FF"/>
                <w:sz w:val="22"/>
              </w:rPr>
              <w:t xml:space="preserve"> </w:t>
            </w:r>
            <w:r w:rsidR="00CB47BD" w:rsidRPr="000B5197">
              <w:rPr>
                <w:color w:val="0000FF"/>
                <w:sz w:val="22"/>
              </w:rPr>
              <w:t/>
            </w:r>
            <w:r w:rsidR="00CB47BD" w:rsidRPr="000B5197">
              <w:rPr>
                <w:color w:val="0000FF"/>
                <w:sz w:val="2"/>
                <w:szCs w:val="2"/>
              </w:rPr>
              <w:t/>
            </w:r>
            <w:r w:rsidR="00CB47BD" w:rsidRPr="000B5197">
              <w:rPr>
                <w:color w:val="0000FF"/>
                <w:sz w:val="22"/>
              </w:rPr>
              <w:t/>
            </w:r>
          </w:p>
        </w:tc>
        <w:tc>
          <w:tcPr>
            <w:tcW w:w="3543" w:type="dxa"/>
            <w:gridSpan w:val="2"/>
          </w:tcPr>
          <w:p w:rsidR="00CE318B" w:rsidRPr="00A71A62" w:rsidRDefault="00CE318B" w:rsidP="00CE318B">
            <w:pPr>
              <w:pStyle w:val="lfej"/>
              <w:tabs>
                <w:tab w:val="clear" w:pos="4536"/>
                <w:tab w:val="clear" w:pos="9072"/>
              </w:tabs>
              <w:rPr>
                <w:sz w:val="22"/>
              </w:rPr>
            </w:pPr>
            <w:r w:rsidRPr="00A71A62">
              <w:rPr>
                <w:sz w:val="22"/>
              </w:rPr>
              <w:t>Szül. hely:</w:t>
            </w:r>
            <w:r w:rsidRPr="00A71A62">
              <w:rPr>
                <w:color w:val="0000FF"/>
                <w:sz w:val="18"/>
              </w:rPr>
              <w:t xml:space="preserve"> </w:t>
            </w:r>
            <w:r w:rsidRPr="00A71A62">
              <w:rPr>
                <w:color w:val="0000FF"/>
                <w:sz w:val="2"/>
                <w:szCs w:val="2"/>
              </w:rPr>
              <w:t/>
            </w:r>
            <w:r w:rsidRPr="00A71A62">
              <w:rPr>
                <w:color w:val="0000FF"/>
                <w:sz w:val="18"/>
              </w:rPr>
              <w:t/>
            </w:r>
          </w:p>
        </w:tc>
      </w:tr>
      <w:tr w:rsidR="00CE318B" w:rsidRPr="00A71A62" w:rsidTr="00CE318B">
        <w:tc>
          <w:tcPr>
            <w:tcW w:w="10276" w:type="dxa"/>
            <w:gridSpan w:val="3"/>
          </w:tcPr>
          <w:p w:rsidR="00CE318B" w:rsidRPr="00A71A62" w:rsidRDefault="00CE318B" w:rsidP="00CE318B">
            <w:pPr>
              <w:pStyle w:val="lfej"/>
              <w:tabs>
                <w:tab w:val="clear" w:pos="4536"/>
                <w:tab w:val="clear" w:pos="9072"/>
                <w:tab w:val="left" w:pos="5670"/>
              </w:tabs>
              <w:rPr>
                <w:sz w:val="22"/>
              </w:rPr>
            </w:pPr>
            <w:r w:rsidRPr="00A71A62">
              <w:rPr>
                <w:sz w:val="22"/>
              </w:rPr>
              <w:t>Anyja neve / CÉGJEGYZÉKSZÁM:</w:t>
            </w:r>
            <w:r w:rsidRPr="00A71A62">
              <w:rPr>
                <w:color w:val="0000FF"/>
                <w:sz w:val="18"/>
              </w:rPr>
              <w:t xml:space="preserve"> </w:t>
            </w:r>
            <w:r w:rsidR="00CB47BD" w:rsidRPr="00A71A62">
              <w:rPr>
                <w:color w:val="0000FF"/>
                <w:sz w:val="22"/>
              </w:rPr>
              <w:t/>
            </w:r>
            <w:r w:rsidR="00CB47BD" w:rsidRPr="008D3E64">
              <w:rPr>
                <w:color w:val="0000FF"/>
                <w:sz w:val="12"/>
                <w:szCs w:val="2"/>
              </w:rPr>
              <w:t/>
            </w:r>
            <w:r w:rsidR="00CB47BD" w:rsidRPr="00A71A62">
              <w:rPr>
                <w:color w:val="0000FF"/>
                <w:sz w:val="22"/>
              </w:rPr>
              <w:t/>
            </w:r>
            <w:r w:rsidR="00CB47BD" w:rsidRPr="008D3E64">
              <w:rPr>
                <w:color w:val="0000FF"/>
                <w:sz w:val="12"/>
                <w:szCs w:val="2"/>
              </w:rPr>
              <w:t/>
            </w:r>
            <w:r w:rsidR="00CB47BD" w:rsidRPr="00A71A62">
              <w:rPr>
                <w:color w:val="0000FF"/>
                <w:sz w:val="22"/>
              </w:rPr>
              <w:t/>
            </w:r>
          </w:p>
        </w:tc>
      </w:tr>
      <w:tr w:rsidR="00CE318B" w:rsidRPr="00A71A62" w:rsidTr="00CE318B">
        <w:tc>
          <w:tcPr>
            <w:tcW w:w="7867" w:type="dxa"/>
            <w:gridSpan w:val="2"/>
          </w:tcPr>
          <w:p w:rsidR="00CE318B" w:rsidRPr="00A71A62" w:rsidRDefault="00CE318B" w:rsidP="00D70FBE">
            <w:pPr>
              <w:pStyle w:val="lfej"/>
              <w:tabs>
                <w:tab w:val="clear" w:pos="4536"/>
                <w:tab w:val="clear" w:pos="9072"/>
                <w:tab w:val="left" w:pos="5670"/>
              </w:tabs>
              <w:rPr>
                <w:sz w:val="22"/>
              </w:rPr>
            </w:pPr>
            <w:r w:rsidRPr="00A71A62">
              <w:rPr>
                <w:sz w:val="22"/>
              </w:rPr>
              <w:t>Ügyfél lakcíme:</w:t>
            </w:r>
            <w:r w:rsidRPr="00A71A62">
              <w:rPr>
                <w:color w:val="0000FF"/>
                <w:sz w:val="18"/>
              </w:rPr>
              <w:t xml:space="preserve"> </w:t>
            </w:r>
            <w:r w:rsidR="008B5082" w:rsidRPr="008B5082">
              <w:rPr>
                <w:color w:val="0000FF"/>
                <w:sz w:val="18"/>
              </w:rPr>
              <w:t/>
            </w:r>
            <w:r w:rsidR="008B5082" w:rsidRPr="008B5082">
              <w:rPr>
                <w:color w:val="0000FF"/>
                <w:sz w:val="2"/>
                <w:szCs w:val="2"/>
              </w:rPr>
              <w:t/>
            </w:r>
            <w:r w:rsidR="008B5082" w:rsidRPr="008B5082">
              <w:rPr>
                <w:color w:val="0000FF"/>
                <w:sz w:val="18"/>
              </w:rPr>
              <w:t/>
            </w:r>
          </w:p>
        </w:tc>
        <w:tc>
          <w:tcPr>
            <w:tcW w:w="2409" w:type="dxa"/>
          </w:tcPr>
          <w:p w:rsidR="00CE318B" w:rsidRPr="00A71A62" w:rsidRDefault="00CE318B" w:rsidP="00CE318B">
            <w:pPr>
              <w:pStyle w:val="lfej"/>
              <w:tabs>
                <w:tab w:val="clear" w:pos="4536"/>
                <w:tab w:val="clear" w:pos="9072"/>
                <w:tab w:val="left" w:pos="5670"/>
              </w:tabs>
              <w:rPr>
                <w:sz w:val="22"/>
              </w:rPr>
            </w:pPr>
            <w:r w:rsidRPr="00A71A62">
              <w:rPr>
                <w:sz w:val="22"/>
              </w:rPr>
              <w:t>Irányítószám:</w:t>
            </w:r>
            <w:r w:rsidRPr="00A71A62">
              <w:rPr>
                <w:color w:val="0000FF"/>
                <w:sz w:val="18"/>
              </w:rPr>
              <w:t xml:space="preserve"> </w:t>
            </w:r>
            <w:r w:rsidRPr="00A71A62">
              <w:rPr>
                <w:color w:val="0000FF"/>
                <w:sz w:val="2"/>
                <w:szCs w:val="2"/>
              </w:rPr>
              <w:t/>
            </w:r>
            <w:r w:rsidRPr="00A71A62">
              <w:rPr>
                <w:color w:val="0000FF"/>
                <w:sz w:val="18"/>
              </w:rPr>
              <w:t/>
            </w:r>
          </w:p>
        </w:tc>
      </w:tr>
      <w:tr w:rsidR="00CE318B" w:rsidRPr="00A71A62" w:rsidTr="00CE318B">
        <w:tc>
          <w:tcPr>
            <w:tcW w:w="6733" w:type="dxa"/>
          </w:tcPr>
          <w:p w:rsidR="00CE318B" w:rsidRPr="00A71A62" w:rsidRDefault="00CE318B" w:rsidP="00CE318B">
            <w:pPr>
              <w:pStyle w:val="lfej"/>
              <w:tabs>
                <w:tab w:val="clear" w:pos="4536"/>
                <w:tab w:val="clear" w:pos="9072"/>
                <w:tab w:val="left" w:pos="5670"/>
              </w:tabs>
              <w:rPr>
                <w:sz w:val="22"/>
              </w:rPr>
            </w:pPr>
            <w:r w:rsidRPr="00A71A62">
              <w:rPr>
                <w:sz w:val="22"/>
              </w:rPr>
              <w:t>Mobil tel. száma:</w:t>
            </w:r>
            <w:r w:rsidRPr="00A71A62">
              <w:rPr>
                <w:rFonts w:eastAsia="Arial"/>
                <w:color w:val="0000FF"/>
                <w:sz w:val="18"/>
              </w:rPr>
              <w:t xml:space="preserve"> </w:t>
            </w:r>
            <w:r w:rsidRPr="005A2DAD">
              <w:rPr>
                <w:rFonts w:eastAsia="Arial"/>
                <w:color w:val="0000FF"/>
                <w:sz w:val="10"/>
                <w:szCs w:val="10"/>
              </w:rPr>
              <w:t/>
            </w:r>
            <w:r w:rsidRPr="00A71A62">
              <w:rPr>
                <w:rFonts w:eastAsia="Arial"/>
                <w:color w:val="0000FF"/>
                <w:sz w:val="18"/>
              </w:rPr>
              <w:t/>
            </w:r>
          </w:p>
        </w:tc>
        <w:tc>
          <w:tcPr>
            <w:tcW w:w="3543" w:type="dxa"/>
            <w:gridSpan w:val="2"/>
          </w:tcPr>
          <w:p w:rsidR="00CE318B" w:rsidRPr="00A71A62" w:rsidRDefault="00CE318B" w:rsidP="00CE318B">
            <w:pPr>
              <w:pStyle w:val="lfej"/>
              <w:tabs>
                <w:tab w:val="clear" w:pos="4536"/>
                <w:tab w:val="clear" w:pos="9072"/>
                <w:tab w:val="left" w:pos="5670"/>
              </w:tabs>
              <w:rPr>
                <w:sz w:val="22"/>
              </w:rPr>
            </w:pPr>
            <w:r w:rsidRPr="00A71A62">
              <w:rPr>
                <w:sz w:val="22"/>
              </w:rPr>
              <w:t>Tel. száma:</w:t>
            </w:r>
          </w:p>
        </w:tc>
      </w:tr>
    </w:tbl>
    <w:p w:rsidR="00CE318B" w:rsidRPr="00A71A62" w:rsidRDefault="00CE318B" w:rsidP="00CE318B">
      <w:pPr>
        <w:pStyle w:val="lfej"/>
        <w:tabs>
          <w:tab w:val="clear" w:pos="4536"/>
          <w:tab w:val="clear" w:pos="9072"/>
        </w:tabs>
        <w:jc w:val="both"/>
        <w:rPr>
          <w:rFonts w:ascii="Helv" w:hAnsi="Helv"/>
          <w:color w:val="000000"/>
          <w:sz w:val="8"/>
          <w:szCs w:val="10"/>
        </w:rPr>
      </w:pPr>
    </w:p>
    <w:p w:rsidR="00CE318B" w:rsidRPr="00A71A62" w:rsidRDefault="00CE318B" w:rsidP="00CE318B">
      <w:pPr>
        <w:jc w:val="both"/>
        <w:rPr>
          <w:sz w:val="16"/>
          <w:szCs w:val="18"/>
        </w:rPr>
      </w:pPr>
      <w:r w:rsidRPr="00A71A62">
        <w:rPr>
          <w:sz w:val="16"/>
          <w:szCs w:val="18"/>
        </w:rPr>
        <w:t>Az MVM Démász Áramhálózati Kft. a rendszerhasználó személyes adatait az információs önrendelkezési jogról és az információszabadságról szóló 2011. évi CXII., valamint a villamos energiáról szóló 2007. évi LXXXVI. törvény rendelkezéseinek megfelelően, az Üzletszabályzatban részletezett módon kezeli.</w:t>
      </w:r>
    </w:p>
    <w:p w:rsidR="00CE318B" w:rsidRPr="00A71A62" w:rsidRDefault="00CE318B" w:rsidP="00CE318B">
      <w:pPr>
        <w:jc w:val="both"/>
        <w:rPr>
          <w:color w:val="000000"/>
          <w:sz w:val="8"/>
          <w:szCs w:val="10"/>
        </w:rPr>
      </w:pPr>
    </w:p>
    <w:tbl>
      <w:tblPr>
        <w:tblW w:w="10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20"/>
        <w:gridCol w:w="529"/>
        <w:gridCol w:w="673"/>
        <w:gridCol w:w="612"/>
        <w:gridCol w:w="663"/>
        <w:gridCol w:w="240"/>
        <w:gridCol w:w="381"/>
        <w:gridCol w:w="254"/>
        <w:gridCol w:w="641"/>
        <w:gridCol w:w="210"/>
        <w:gridCol w:w="826"/>
        <w:gridCol w:w="638"/>
        <w:gridCol w:w="378"/>
        <w:gridCol w:w="260"/>
        <w:gridCol w:w="647"/>
        <w:gridCol w:w="628"/>
        <w:gridCol w:w="656"/>
        <w:gridCol w:w="219"/>
        <w:gridCol w:w="401"/>
        <w:gridCol w:w="669"/>
      </w:tblGrid>
      <w:tr w:rsidR="00CE318B" w:rsidRPr="00A71A62" w:rsidTr="00CE318B">
        <w:trPr>
          <w:cantSplit/>
        </w:trPr>
        <w:tc>
          <w:tcPr>
            <w:tcW w:w="10445" w:type="dxa"/>
            <w:gridSpan w:val="20"/>
          </w:tcPr>
          <w:p w:rsidR="00CE318B" w:rsidRPr="00A71A62" w:rsidRDefault="00CE318B" w:rsidP="00CE318B">
            <w:pPr>
              <w:pStyle w:val="lfej"/>
              <w:tabs>
                <w:tab w:val="clear" w:pos="4536"/>
                <w:tab w:val="clear" w:pos="9072"/>
              </w:tabs>
              <w:jc w:val="center"/>
              <w:rPr>
                <w:szCs w:val="22"/>
              </w:rPr>
            </w:pPr>
            <w:r w:rsidRPr="00A71A62">
              <w:rPr>
                <w:szCs w:val="22"/>
                <w:highlight w:val="lightGray"/>
              </w:rPr>
              <w:t>MUNKA TÁRGYA</w:t>
            </w:r>
            <w:r w:rsidRPr="00A71A62">
              <w:rPr>
                <w:szCs w:val="22"/>
              </w:rPr>
              <w:t xml:space="preserve">: </w:t>
            </w:r>
            <w:r w:rsidRPr="00A71A62">
              <w:rPr>
                <w:color w:val="0000FF"/>
                <w:sz w:val="18"/>
              </w:rPr>
              <w:t/>
            </w:r>
            <w:r w:rsidRPr="00F37BD2">
              <w:rPr>
                <w:color w:val="0000FF"/>
                <w:sz w:val="12"/>
                <w:szCs w:val="2"/>
              </w:rPr>
              <w:t/>
            </w:r>
            <w:r w:rsidRPr="00A71A62">
              <w:rPr>
                <w:color w:val="0000FF"/>
                <w:sz w:val="18"/>
              </w:rPr>
              <w:t/>
            </w:r>
          </w:p>
        </w:tc>
      </w:tr>
      <w:tr w:rsidR="00CE318B" w:rsidRPr="00A71A62" w:rsidTr="00CE318B">
        <w:tc>
          <w:tcPr>
            <w:tcW w:w="3637" w:type="dxa"/>
            <w:gridSpan w:val="6"/>
            <w:vAlign w:val="center"/>
          </w:tcPr>
          <w:p w:rsidR="00CE318B" w:rsidRPr="00A71A62" w:rsidRDefault="00CE318B" w:rsidP="00CE318B">
            <w:pPr>
              <w:pStyle w:val="lfej"/>
              <w:tabs>
                <w:tab w:val="clear" w:pos="4536"/>
                <w:tab w:val="clear" w:pos="9072"/>
              </w:tabs>
              <w:rPr>
                <w:szCs w:val="22"/>
              </w:rPr>
            </w:pPr>
            <w:r w:rsidRPr="00A71A62">
              <w:rPr>
                <w:szCs w:val="22"/>
              </w:rPr>
              <w:t>ÚJ FOGYASZTÓI CSATLAKOZÁS</w:t>
            </w:r>
          </w:p>
        </w:tc>
        <w:tc>
          <w:tcPr>
            <w:tcW w:w="635" w:type="dxa"/>
            <w:gridSpan w:val="2"/>
            <w:vAlign w:val="center"/>
          </w:tcPr>
          <w:p w:rsidR="00CE318B" w:rsidRPr="00A71A62" w:rsidRDefault="00CE318B" w:rsidP="00CE318B">
            <w:pPr>
              <w:pStyle w:val="lfej"/>
              <w:tabs>
                <w:tab w:val="clear" w:pos="4536"/>
                <w:tab w:val="clear" w:pos="9072"/>
              </w:tabs>
              <w:rPr>
                <w:szCs w:val="22"/>
              </w:rPr>
            </w:pPr>
            <w:r w:rsidRPr="00A71A62">
              <w:rPr>
                <w:color w:val="0000FF"/>
                <w:sz w:val="14"/>
                <w:szCs w:val="16"/>
              </w:rPr>
              <w:t/>
            </w:r>
            <w:r w:rsidRPr="00A71A62">
              <w:rPr>
                <w:color w:val="0000FF"/>
                <w:sz w:val="2"/>
                <w:szCs w:val="2"/>
              </w:rPr>
              <w:t/>
            </w:r>
            <w:r w:rsidRPr="00A71A62">
              <w:rPr>
                <w:color w:val="0000FF"/>
                <w:sz w:val="14"/>
                <w:szCs w:val="16"/>
              </w:rPr>
              <w:t/>
            </w:r>
          </w:p>
        </w:tc>
        <w:tc>
          <w:tcPr>
            <w:tcW w:w="2693" w:type="dxa"/>
            <w:gridSpan w:val="5"/>
            <w:vAlign w:val="center"/>
          </w:tcPr>
          <w:p w:rsidR="00CE318B" w:rsidRPr="00A71A62" w:rsidRDefault="00CE318B" w:rsidP="00CE318B">
            <w:pPr>
              <w:pStyle w:val="lfej"/>
              <w:tabs>
                <w:tab w:val="clear" w:pos="4536"/>
                <w:tab w:val="clear" w:pos="9072"/>
              </w:tabs>
              <w:ind w:right="-354"/>
              <w:rPr>
                <w:szCs w:val="22"/>
              </w:rPr>
            </w:pPr>
            <w:r w:rsidRPr="00A71A62">
              <w:rPr>
                <w:szCs w:val="22"/>
              </w:rPr>
              <w:t>TELJ. VÁLTOZTATÁS</w:t>
            </w:r>
          </w:p>
        </w:tc>
        <w:tc>
          <w:tcPr>
            <w:tcW w:w="260" w:type="dxa"/>
            <w:vAlign w:val="center"/>
          </w:tcPr>
          <w:p w:rsidR="00CE318B" w:rsidRPr="00A71A62" w:rsidRDefault="00CE318B" w:rsidP="00CE318B">
            <w:pPr>
              <w:pStyle w:val="lfej"/>
              <w:tabs>
                <w:tab w:val="clear" w:pos="4536"/>
                <w:tab w:val="clear" w:pos="9072"/>
              </w:tabs>
              <w:rPr>
                <w:szCs w:val="22"/>
              </w:rPr>
            </w:pPr>
            <w:r w:rsidRPr="00A71A62">
              <w:rPr>
                <w:color w:val="0000FF"/>
                <w:sz w:val="18"/>
              </w:rPr>
              <w:t/>
            </w:r>
            <w:r w:rsidRPr="00A71A62">
              <w:rPr>
                <w:color w:val="0000FF"/>
                <w:sz w:val="2"/>
                <w:szCs w:val="2"/>
              </w:rPr>
              <w:t/>
            </w:r>
            <w:r w:rsidRPr="00A71A62">
              <w:rPr>
                <w:color w:val="0000FF"/>
                <w:sz w:val="18"/>
              </w:rPr>
              <w:t/>
            </w:r>
          </w:p>
        </w:tc>
        <w:tc>
          <w:tcPr>
            <w:tcW w:w="2150" w:type="dxa"/>
            <w:gridSpan w:val="4"/>
            <w:vAlign w:val="center"/>
          </w:tcPr>
          <w:p w:rsidR="00CE318B" w:rsidRPr="00A71A62" w:rsidRDefault="00CE318B" w:rsidP="00CE318B">
            <w:pPr>
              <w:pStyle w:val="lfej"/>
              <w:tabs>
                <w:tab w:val="clear" w:pos="4536"/>
                <w:tab w:val="clear" w:pos="9072"/>
              </w:tabs>
              <w:rPr>
                <w:szCs w:val="22"/>
              </w:rPr>
            </w:pPr>
            <w:r w:rsidRPr="00A71A62">
              <w:rPr>
                <w:szCs w:val="22"/>
              </w:rPr>
              <w:t>FELÚJÍTÁS, ÁTÉPÍTÉS</w:t>
            </w:r>
          </w:p>
        </w:tc>
        <w:tc>
          <w:tcPr>
            <w:tcW w:w="1070" w:type="dxa"/>
            <w:gridSpan w:val="2"/>
          </w:tcPr>
          <w:p w:rsidR="00CE318B" w:rsidRPr="00A71A62" w:rsidRDefault="00CE318B" w:rsidP="00CE318B">
            <w:pPr>
              <w:pStyle w:val="lfej"/>
              <w:tabs>
                <w:tab w:val="clear" w:pos="4536"/>
                <w:tab w:val="clear" w:pos="9072"/>
              </w:tabs>
              <w:rPr>
                <w:szCs w:val="22"/>
              </w:rPr>
            </w:pPr>
            <w:r w:rsidRPr="00A71A62">
              <w:rPr>
                <w:color w:val="0000FF"/>
                <w:sz w:val="18"/>
              </w:rPr>
              <w:t/>
            </w:r>
            <w:r w:rsidRPr="00A71A62">
              <w:rPr>
                <w:color w:val="0000FF"/>
                <w:sz w:val="2"/>
                <w:szCs w:val="2"/>
              </w:rPr>
              <w:t/>
            </w:r>
            <w:r w:rsidRPr="00A71A62">
              <w:rPr>
                <w:color w:val="0000FF"/>
                <w:sz w:val="18"/>
              </w:rPr>
              <w:t/>
            </w:r>
          </w:p>
        </w:tc>
      </w:tr>
      <w:tr w:rsidR="00CE318B" w:rsidRPr="00A71A62" w:rsidTr="00CE318B">
        <w:tc>
          <w:tcPr>
            <w:tcW w:w="3637" w:type="dxa"/>
            <w:gridSpan w:val="6"/>
            <w:vAlign w:val="center"/>
          </w:tcPr>
          <w:p w:rsidR="00CE318B" w:rsidRPr="00A71A62" w:rsidRDefault="00CE318B" w:rsidP="00CE318B">
            <w:pPr>
              <w:pStyle w:val="lfej"/>
              <w:tabs>
                <w:tab w:val="clear" w:pos="4536"/>
                <w:tab w:val="clear" w:pos="9072"/>
              </w:tabs>
              <w:rPr>
                <w:szCs w:val="22"/>
              </w:rPr>
            </w:pPr>
            <w:r w:rsidRPr="00A71A62">
              <w:rPr>
                <w:szCs w:val="22"/>
              </w:rPr>
              <w:t>1-3 FÁZISRA ÁTTÉRÉS</w:t>
            </w:r>
          </w:p>
        </w:tc>
        <w:tc>
          <w:tcPr>
            <w:tcW w:w="635" w:type="dxa"/>
            <w:gridSpan w:val="2"/>
            <w:vAlign w:val="center"/>
          </w:tcPr>
          <w:p w:rsidR="00CE318B" w:rsidRPr="00A71A62" w:rsidRDefault="00CE318B" w:rsidP="00CE318B">
            <w:pPr>
              <w:pStyle w:val="lfej"/>
              <w:tabs>
                <w:tab w:val="clear" w:pos="4536"/>
                <w:tab w:val="clear" w:pos="9072"/>
              </w:tabs>
              <w:rPr>
                <w:szCs w:val="22"/>
                <w:vertAlign w:val="superscript"/>
              </w:rPr>
            </w:pPr>
            <w:r w:rsidRPr="00A71A62">
              <w:rPr>
                <w:color w:val="0000FF"/>
                <w:sz w:val="18"/>
              </w:rPr>
              <w:t/>
            </w:r>
            <w:r w:rsidRPr="00A71A62">
              <w:rPr>
                <w:color w:val="0000FF"/>
                <w:sz w:val="2"/>
                <w:szCs w:val="2"/>
              </w:rPr>
              <w:t/>
            </w:r>
            <w:r w:rsidRPr="00A71A62">
              <w:rPr>
                <w:color w:val="0000FF"/>
                <w:sz w:val="18"/>
              </w:rPr>
              <w:t/>
            </w:r>
          </w:p>
        </w:tc>
        <w:tc>
          <w:tcPr>
            <w:tcW w:w="5103" w:type="dxa"/>
            <w:gridSpan w:val="10"/>
            <w:vAlign w:val="center"/>
          </w:tcPr>
          <w:p w:rsidR="00CE318B" w:rsidRPr="00A71A62" w:rsidRDefault="00CE318B" w:rsidP="00CE318B">
            <w:pPr>
              <w:pStyle w:val="lfej"/>
              <w:tabs>
                <w:tab w:val="clear" w:pos="4536"/>
                <w:tab w:val="clear" w:pos="9072"/>
              </w:tabs>
              <w:ind w:right="-354"/>
              <w:rPr>
                <w:szCs w:val="22"/>
              </w:rPr>
            </w:pPr>
            <w:r w:rsidRPr="00A71A62">
              <w:rPr>
                <w:szCs w:val="22"/>
              </w:rPr>
              <w:t>EGYEDI MÉRŐHELY FELÜLVIZSGÁLAT</w:t>
            </w:r>
          </w:p>
        </w:tc>
        <w:tc>
          <w:tcPr>
            <w:tcW w:w="1070" w:type="dxa"/>
            <w:gridSpan w:val="2"/>
          </w:tcPr>
          <w:p w:rsidR="00CE318B" w:rsidRPr="00A71A62" w:rsidRDefault="00CE318B" w:rsidP="00CE318B">
            <w:pPr>
              <w:pStyle w:val="lfej"/>
              <w:tabs>
                <w:tab w:val="clear" w:pos="4536"/>
                <w:tab w:val="clear" w:pos="9072"/>
              </w:tabs>
              <w:rPr>
                <w:szCs w:val="22"/>
                <w:vertAlign w:val="superscript"/>
              </w:rPr>
            </w:pPr>
            <w:r w:rsidRPr="00A71A62">
              <w:rPr>
                <w:color w:val="0000FF"/>
                <w:sz w:val="18"/>
              </w:rPr>
              <w:t/>
            </w:r>
            <w:r w:rsidRPr="00A71A62">
              <w:rPr>
                <w:color w:val="0000FF"/>
                <w:sz w:val="2"/>
                <w:szCs w:val="2"/>
              </w:rPr>
              <w:t/>
            </w:r>
            <w:r w:rsidRPr="00A71A62">
              <w:rPr>
                <w:color w:val="0000FF"/>
                <w:sz w:val="18"/>
              </w:rPr>
              <w:t/>
            </w:r>
          </w:p>
        </w:tc>
      </w:tr>
      <w:tr w:rsidR="00CE318B" w:rsidRPr="00A71A62" w:rsidTr="00CE318B">
        <w:tc>
          <w:tcPr>
            <w:tcW w:w="3637" w:type="dxa"/>
            <w:gridSpan w:val="6"/>
            <w:vAlign w:val="center"/>
          </w:tcPr>
          <w:p w:rsidR="00CE318B" w:rsidRPr="00A71A62" w:rsidRDefault="00CE318B" w:rsidP="00CE318B">
            <w:pPr>
              <w:pStyle w:val="lfej"/>
              <w:tabs>
                <w:tab w:val="clear" w:pos="4536"/>
                <w:tab w:val="clear" w:pos="9072"/>
              </w:tabs>
              <w:rPr>
                <w:szCs w:val="22"/>
              </w:rPr>
            </w:pPr>
            <w:r w:rsidRPr="00A71A62">
              <w:rPr>
                <w:szCs w:val="22"/>
              </w:rPr>
              <w:t>HMKE BEKAPCSOLÁS</w:t>
            </w:r>
          </w:p>
        </w:tc>
        <w:tc>
          <w:tcPr>
            <w:tcW w:w="635" w:type="dxa"/>
            <w:gridSpan w:val="2"/>
            <w:vAlign w:val="center"/>
          </w:tcPr>
          <w:p w:rsidR="00CE318B" w:rsidRPr="00A71A62" w:rsidRDefault="00CE318B" w:rsidP="00CE318B">
            <w:pPr>
              <w:pStyle w:val="lfej"/>
              <w:tabs>
                <w:tab w:val="clear" w:pos="4536"/>
                <w:tab w:val="clear" w:pos="9072"/>
              </w:tabs>
              <w:rPr>
                <w:szCs w:val="22"/>
                <w:vertAlign w:val="superscript"/>
              </w:rPr>
            </w:pPr>
            <w:r w:rsidRPr="00A71A62">
              <w:rPr>
                <w:color w:val="0000FF"/>
                <w:sz w:val="18"/>
              </w:rPr>
              <w:t/>
            </w:r>
            <w:r w:rsidRPr="00A71A62">
              <w:rPr>
                <w:color w:val="0000FF"/>
                <w:sz w:val="2"/>
                <w:szCs w:val="2"/>
              </w:rPr>
              <w:t/>
            </w:r>
            <w:r w:rsidRPr="00A71A62">
              <w:rPr>
                <w:color w:val="0000FF"/>
                <w:sz w:val="18"/>
              </w:rPr>
              <w:t/>
            </w:r>
          </w:p>
        </w:tc>
        <w:tc>
          <w:tcPr>
            <w:tcW w:w="5103" w:type="dxa"/>
            <w:gridSpan w:val="10"/>
            <w:vAlign w:val="center"/>
          </w:tcPr>
          <w:p w:rsidR="00CE318B" w:rsidRPr="00A71A62" w:rsidRDefault="00CE318B" w:rsidP="00CE318B">
            <w:pPr>
              <w:pStyle w:val="lfej"/>
              <w:tabs>
                <w:tab w:val="clear" w:pos="4536"/>
                <w:tab w:val="clear" w:pos="9072"/>
              </w:tabs>
              <w:ind w:right="-354"/>
              <w:rPr>
                <w:szCs w:val="22"/>
              </w:rPr>
            </w:pPr>
            <w:r w:rsidRPr="00A71A62">
              <w:rPr>
                <w:szCs w:val="22"/>
              </w:rPr>
              <w:t>„H” TARIFA VAGY MELLÉSZERELÉS</w:t>
            </w:r>
          </w:p>
        </w:tc>
        <w:tc>
          <w:tcPr>
            <w:tcW w:w="1070" w:type="dxa"/>
            <w:gridSpan w:val="2"/>
          </w:tcPr>
          <w:p w:rsidR="00CE318B" w:rsidRPr="00A71A62" w:rsidRDefault="00CE318B" w:rsidP="00CE318B">
            <w:pPr>
              <w:pStyle w:val="lfej"/>
              <w:tabs>
                <w:tab w:val="clear" w:pos="4536"/>
                <w:tab w:val="clear" w:pos="9072"/>
              </w:tabs>
              <w:rPr>
                <w:szCs w:val="22"/>
                <w:vertAlign w:val="superscript"/>
              </w:rPr>
            </w:pPr>
            <w:r w:rsidRPr="00A71A62">
              <w:rPr>
                <w:color w:val="0000FF"/>
                <w:sz w:val="18"/>
              </w:rPr>
              <w:t/>
            </w:r>
            <w:r w:rsidRPr="00A71A62">
              <w:rPr>
                <w:color w:val="0000FF"/>
                <w:sz w:val="2"/>
              </w:rPr>
              <w:t/>
            </w:r>
            <w:r w:rsidRPr="00A71A62">
              <w:rPr>
                <w:color w:val="0000FF"/>
                <w:sz w:val="18"/>
              </w:rPr>
              <w:t/>
            </w:r>
          </w:p>
        </w:tc>
      </w:tr>
      <w:tr w:rsidR="00CE318B" w:rsidRPr="00A71A62" w:rsidTr="00CE318B">
        <w:tc>
          <w:tcPr>
            <w:tcW w:w="3637" w:type="dxa"/>
            <w:gridSpan w:val="6"/>
            <w:vAlign w:val="center"/>
          </w:tcPr>
          <w:p w:rsidR="00CE318B" w:rsidRPr="00A71A62" w:rsidRDefault="00CE318B" w:rsidP="00CE318B">
            <w:pPr>
              <w:pStyle w:val="lfej"/>
              <w:tabs>
                <w:tab w:val="clear" w:pos="4536"/>
                <w:tab w:val="clear" w:pos="9072"/>
              </w:tabs>
              <w:rPr>
                <w:szCs w:val="22"/>
              </w:rPr>
            </w:pPr>
            <w:r w:rsidRPr="00A71A62">
              <w:rPr>
                <w:szCs w:val="22"/>
              </w:rPr>
              <w:t>CSAK KISMEGSZAKÍTÓCSERE</w:t>
            </w:r>
          </w:p>
        </w:tc>
        <w:tc>
          <w:tcPr>
            <w:tcW w:w="635" w:type="dxa"/>
            <w:gridSpan w:val="2"/>
            <w:vAlign w:val="center"/>
          </w:tcPr>
          <w:p w:rsidR="00CE318B" w:rsidRPr="00A71A62" w:rsidRDefault="00CE318B" w:rsidP="00CE318B">
            <w:pPr>
              <w:pStyle w:val="lfej"/>
              <w:tabs>
                <w:tab w:val="clear" w:pos="4536"/>
                <w:tab w:val="clear" w:pos="9072"/>
              </w:tabs>
              <w:rPr>
                <w:szCs w:val="22"/>
                <w:vertAlign w:val="superscript"/>
              </w:rPr>
            </w:pPr>
            <w:r w:rsidRPr="00A71A62">
              <w:rPr>
                <w:color w:val="0000FF"/>
                <w:sz w:val="18"/>
              </w:rPr>
              <w:t/>
            </w:r>
            <w:r w:rsidRPr="00A71A62">
              <w:rPr>
                <w:color w:val="0000FF"/>
                <w:sz w:val="2"/>
              </w:rPr>
              <w:t/>
            </w:r>
            <w:r w:rsidRPr="00A71A62">
              <w:rPr>
                <w:color w:val="0000FF"/>
                <w:sz w:val="18"/>
              </w:rPr>
              <w:t/>
            </w:r>
          </w:p>
        </w:tc>
        <w:tc>
          <w:tcPr>
            <w:tcW w:w="5103" w:type="dxa"/>
            <w:gridSpan w:val="10"/>
            <w:vAlign w:val="center"/>
          </w:tcPr>
          <w:p w:rsidR="00CE318B" w:rsidRPr="00A71A62" w:rsidRDefault="00CE318B" w:rsidP="00CE318B">
            <w:pPr>
              <w:pStyle w:val="lfej"/>
              <w:tabs>
                <w:tab w:val="clear" w:pos="4536"/>
                <w:tab w:val="clear" w:pos="9072"/>
              </w:tabs>
              <w:ind w:right="-354"/>
              <w:rPr>
                <w:szCs w:val="22"/>
              </w:rPr>
            </w:pPr>
            <w:r w:rsidRPr="00A71A62">
              <w:rPr>
                <w:szCs w:val="22"/>
              </w:rPr>
              <w:t>KÖZVILÁGÍTÁS MÉRŐHELY LÉTESÍTÉS</w:t>
            </w:r>
          </w:p>
        </w:tc>
        <w:tc>
          <w:tcPr>
            <w:tcW w:w="1070" w:type="dxa"/>
            <w:gridSpan w:val="2"/>
          </w:tcPr>
          <w:p w:rsidR="00CE318B" w:rsidRPr="00A71A62" w:rsidRDefault="00CE318B" w:rsidP="00CE318B">
            <w:pPr>
              <w:pStyle w:val="lfej"/>
              <w:tabs>
                <w:tab w:val="clear" w:pos="4536"/>
                <w:tab w:val="clear" w:pos="9072"/>
              </w:tabs>
              <w:rPr>
                <w:szCs w:val="22"/>
                <w:vertAlign w:val="superscript"/>
              </w:rPr>
            </w:pPr>
            <w:r w:rsidRPr="00A71A62">
              <w:rPr>
                <w:color w:val="0000FF"/>
                <w:sz w:val="18"/>
              </w:rPr>
              <w:t/>
            </w:r>
            <w:r w:rsidRPr="00A71A62">
              <w:rPr>
                <w:color w:val="0000FF"/>
                <w:sz w:val="2"/>
              </w:rPr>
              <w:t/>
            </w:r>
            <w:r w:rsidRPr="00A71A62">
              <w:rPr>
                <w:color w:val="0000FF"/>
                <w:sz w:val="18"/>
              </w:rPr>
              <w:t/>
            </w:r>
          </w:p>
        </w:tc>
      </w:tr>
      <w:tr w:rsidR="00CE318B" w:rsidRPr="00A71A62" w:rsidTr="00CE318B">
        <w:tc>
          <w:tcPr>
            <w:tcW w:w="9375" w:type="dxa"/>
            <w:gridSpan w:val="18"/>
            <w:vAlign w:val="center"/>
          </w:tcPr>
          <w:p w:rsidR="00CE318B" w:rsidRPr="00A71A62" w:rsidRDefault="00CE318B" w:rsidP="00CE318B">
            <w:pPr>
              <w:pStyle w:val="lfej"/>
              <w:tabs>
                <w:tab w:val="clear" w:pos="4536"/>
                <w:tab w:val="clear" w:pos="9072"/>
              </w:tabs>
              <w:rPr>
                <w:szCs w:val="22"/>
              </w:rPr>
            </w:pPr>
            <w:r w:rsidRPr="00A71A62">
              <w:rPr>
                <w:szCs w:val="22"/>
              </w:rPr>
              <w:t>CSATLAKOZÓ BERENDEZÉS HELYREÁLLÍTÁS EGYEDI ÁRAJÁNLAT ALAPJÁN</w:t>
            </w:r>
          </w:p>
        </w:tc>
        <w:tc>
          <w:tcPr>
            <w:tcW w:w="1070" w:type="dxa"/>
            <w:gridSpan w:val="2"/>
          </w:tcPr>
          <w:p w:rsidR="00CE318B" w:rsidRPr="00A71A62" w:rsidRDefault="00CE318B" w:rsidP="00CE318B">
            <w:pPr>
              <w:pStyle w:val="lfej"/>
              <w:tabs>
                <w:tab w:val="clear" w:pos="4536"/>
                <w:tab w:val="clear" w:pos="9072"/>
              </w:tabs>
              <w:rPr>
                <w:szCs w:val="22"/>
                <w:vertAlign w:val="superscript"/>
              </w:rPr>
            </w:pPr>
            <w:r w:rsidRPr="00A71A62">
              <w:rPr>
                <w:color w:val="0000FF"/>
                <w:sz w:val="18"/>
              </w:rPr>
              <w:t/>
            </w:r>
            <w:r w:rsidRPr="00A71A62">
              <w:rPr>
                <w:color w:val="0000FF"/>
                <w:sz w:val="2"/>
              </w:rPr>
              <w:t/>
            </w:r>
            <w:r w:rsidRPr="00A71A62">
              <w:rPr>
                <w:color w:val="0000FF"/>
                <w:sz w:val="18"/>
              </w:rPr>
              <w:t/>
            </w:r>
          </w:p>
        </w:tc>
      </w:tr>
      <w:tr w:rsidR="00CE318B" w:rsidRPr="00A71A62" w:rsidTr="00CE318B">
        <w:tc>
          <w:tcPr>
            <w:tcW w:w="10445" w:type="dxa"/>
            <w:gridSpan w:val="20"/>
            <w:vAlign w:val="center"/>
          </w:tcPr>
          <w:p w:rsidR="00CE318B" w:rsidRPr="00A71A62" w:rsidRDefault="00CE318B" w:rsidP="00CE318B">
            <w:pPr>
              <w:pStyle w:val="lfej"/>
              <w:jc w:val="both"/>
              <w:rPr>
                <w:szCs w:val="22"/>
              </w:rPr>
            </w:pPr>
            <w:r w:rsidRPr="00A71A62">
              <w:rPr>
                <w:szCs w:val="22"/>
              </w:rPr>
              <w:t>A műszaki specifikáció 4. pontjában taglalt A, B, C, D, F, G, H, I, J, K termékekre és a 12. számú</w:t>
            </w:r>
          </w:p>
          <w:p w:rsidR="00CE318B" w:rsidRPr="00A71A62" w:rsidRDefault="00CE318B" w:rsidP="00CE318B">
            <w:pPr>
              <w:pStyle w:val="lfej"/>
              <w:tabs>
                <w:tab w:val="clear" w:pos="4536"/>
                <w:tab w:val="clear" w:pos="9072"/>
              </w:tabs>
              <w:jc w:val="both"/>
              <w:rPr>
                <w:szCs w:val="22"/>
                <w:vertAlign w:val="superscript"/>
              </w:rPr>
            </w:pPr>
            <w:r w:rsidRPr="00A71A62">
              <w:rPr>
                <w:szCs w:val="22"/>
              </w:rPr>
              <w:t>mellékletben foglalt 1-12. csatlakozási típusra egyaránt. A felsorolt termékek a specifikáció termékcsoportjával azonos feladat típusok.                     Termék: ………………………….</w:t>
            </w:r>
          </w:p>
        </w:tc>
      </w:tr>
      <w:tr w:rsidR="00CE318B" w:rsidRPr="00A71A62" w:rsidTr="00CE318B">
        <w:trPr>
          <w:cantSplit/>
        </w:trPr>
        <w:tc>
          <w:tcPr>
            <w:tcW w:w="10445" w:type="dxa"/>
            <w:gridSpan w:val="20"/>
          </w:tcPr>
          <w:p w:rsidR="00CE318B" w:rsidRPr="00A71A62" w:rsidRDefault="00CE318B" w:rsidP="00CE318B">
            <w:pPr>
              <w:pStyle w:val="lfej"/>
              <w:tabs>
                <w:tab w:val="clear" w:pos="4536"/>
                <w:tab w:val="clear" w:pos="9072"/>
              </w:tabs>
              <w:jc w:val="center"/>
              <w:rPr>
                <w:bCs/>
                <w:szCs w:val="22"/>
                <w:highlight w:val="lightGray"/>
              </w:rPr>
            </w:pPr>
            <w:r w:rsidRPr="00A71A62">
              <w:rPr>
                <w:bCs/>
                <w:szCs w:val="22"/>
                <w:highlight w:val="lightGray"/>
              </w:rPr>
              <w:t>IGÉNYELT CSATLAKOZÓ TÍPUSA</w:t>
            </w:r>
          </w:p>
          <w:p w:rsidR="00CE318B" w:rsidRPr="00A71A62" w:rsidRDefault="00CE318B" w:rsidP="00CE318B">
            <w:pPr>
              <w:pStyle w:val="lfej"/>
              <w:tabs>
                <w:tab w:val="clear" w:pos="4536"/>
                <w:tab w:val="clear" w:pos="9072"/>
              </w:tabs>
              <w:jc w:val="center"/>
              <w:rPr>
                <w:bCs/>
                <w:szCs w:val="22"/>
              </w:rPr>
            </w:pPr>
            <w:r w:rsidRPr="00A71A62">
              <w:rPr>
                <w:bCs/>
                <w:szCs w:val="22"/>
                <w:highlight w:val="lightGray"/>
              </w:rPr>
              <w:t>(A MINDENKOR HATÁLYOS DH-SZAB-10 IRÁNYELV SZERINT)</w:t>
            </w:r>
          </w:p>
        </w:tc>
      </w:tr>
      <w:tr w:rsidR="00CE318B" w:rsidRPr="00A71A62" w:rsidTr="00CE318B">
        <w:trPr>
          <w:cantSplit/>
        </w:trPr>
        <w:tc>
          <w:tcPr>
            <w:tcW w:w="5123" w:type="dxa"/>
            <w:gridSpan w:val="10"/>
          </w:tcPr>
          <w:p w:rsidR="00CE318B" w:rsidRPr="00A71A62" w:rsidRDefault="00CE318B" w:rsidP="00CE318B">
            <w:pPr>
              <w:pStyle w:val="lfej"/>
              <w:tabs>
                <w:tab w:val="clear" w:pos="4536"/>
                <w:tab w:val="clear" w:pos="9072"/>
              </w:tabs>
              <w:jc w:val="center"/>
              <w:rPr>
                <w:bCs/>
                <w:i/>
                <w:iCs/>
                <w:szCs w:val="22"/>
              </w:rPr>
            </w:pPr>
            <w:r w:rsidRPr="00A71A62">
              <w:rPr>
                <w:bCs/>
                <w:i/>
                <w:iCs/>
                <w:szCs w:val="22"/>
              </w:rPr>
              <w:t>FÖLDKÁBELES</w:t>
            </w:r>
          </w:p>
        </w:tc>
        <w:tc>
          <w:tcPr>
            <w:tcW w:w="5322" w:type="dxa"/>
            <w:gridSpan w:val="10"/>
          </w:tcPr>
          <w:p w:rsidR="00CE318B" w:rsidRPr="00A71A62" w:rsidRDefault="00CE318B" w:rsidP="00CE318B">
            <w:pPr>
              <w:pStyle w:val="lfej"/>
              <w:tabs>
                <w:tab w:val="clear" w:pos="4536"/>
                <w:tab w:val="clear" w:pos="9072"/>
              </w:tabs>
              <w:jc w:val="center"/>
              <w:rPr>
                <w:bCs/>
                <w:i/>
                <w:iCs/>
                <w:szCs w:val="22"/>
              </w:rPr>
            </w:pPr>
            <w:r w:rsidRPr="00A71A62">
              <w:rPr>
                <w:bCs/>
                <w:i/>
                <w:iCs/>
                <w:szCs w:val="22"/>
              </w:rPr>
              <w:t>LÉGVEZETÉKES</w:t>
            </w:r>
          </w:p>
        </w:tc>
      </w:tr>
      <w:tr w:rsidR="00CE318B" w:rsidRPr="00A71A62" w:rsidTr="00CE318B">
        <w:trPr>
          <w:cantSplit/>
          <w:trHeight w:val="349"/>
        </w:trPr>
        <w:tc>
          <w:tcPr>
            <w:tcW w:w="5123" w:type="dxa"/>
            <w:gridSpan w:val="10"/>
          </w:tcPr>
          <w:p w:rsidR="00CE318B" w:rsidRPr="00A71A62" w:rsidRDefault="00CE318B" w:rsidP="00CE318B">
            <w:pPr>
              <w:pStyle w:val="lfej"/>
              <w:tabs>
                <w:tab w:val="clear" w:pos="4536"/>
                <w:tab w:val="clear" w:pos="9072"/>
              </w:tabs>
              <w:jc w:val="center"/>
              <w:rPr>
                <w:szCs w:val="22"/>
                <w:vertAlign w:val="superscript"/>
              </w:rPr>
            </w:pPr>
            <w:r w:rsidRPr="00A71A62">
              <w:rPr>
                <w:color w:val="0000FF"/>
                <w:sz w:val="18"/>
              </w:rPr>
              <w:t/>
            </w:r>
          </w:p>
        </w:tc>
        <w:tc>
          <w:tcPr>
            <w:tcW w:w="5322" w:type="dxa"/>
            <w:gridSpan w:val="10"/>
          </w:tcPr>
          <w:p w:rsidR="00CE318B" w:rsidRPr="00A71A62" w:rsidRDefault="00CE318B" w:rsidP="00CE318B">
            <w:pPr>
              <w:pStyle w:val="lfej"/>
              <w:tabs>
                <w:tab w:val="clear" w:pos="4536"/>
                <w:tab w:val="clear" w:pos="9072"/>
              </w:tabs>
              <w:jc w:val="center"/>
              <w:rPr>
                <w:szCs w:val="22"/>
              </w:rPr>
            </w:pPr>
            <w:r w:rsidRPr="00A71A62">
              <w:rPr>
                <w:color w:val="0000FF"/>
                <w:sz w:val="18"/>
              </w:rPr>
              <w:t/>
            </w:r>
          </w:p>
        </w:tc>
      </w:tr>
      <w:tr w:rsidR="00CE318B" w:rsidRPr="00A71A62" w:rsidTr="00CE318B">
        <w:trPr>
          <w:cantSplit/>
        </w:trPr>
        <w:tc>
          <w:tcPr>
            <w:tcW w:w="10445" w:type="dxa"/>
            <w:gridSpan w:val="20"/>
            <w:vAlign w:val="center"/>
          </w:tcPr>
          <w:p w:rsidR="00CE318B" w:rsidRPr="00A71A62" w:rsidRDefault="00CE318B" w:rsidP="00CE318B">
            <w:pPr>
              <w:pStyle w:val="lfej"/>
              <w:tabs>
                <w:tab w:val="clear" w:pos="4536"/>
                <w:tab w:val="clear" w:pos="9072"/>
              </w:tabs>
              <w:rPr>
                <w:szCs w:val="22"/>
                <w:vertAlign w:val="superscript"/>
              </w:rPr>
            </w:pPr>
            <w:r w:rsidRPr="00A71A62">
              <w:rPr>
                <w:bCs/>
                <w:szCs w:val="22"/>
                <w:highlight w:val="lightGray"/>
              </w:rPr>
              <w:t>A MINDENKOR HATÁLYOS DH-SZAB-10 IRÁNYELV SZERINT</w:t>
            </w:r>
            <w:r w:rsidRPr="00A71A62">
              <w:rPr>
                <w:bCs/>
                <w:szCs w:val="22"/>
              </w:rPr>
              <w:t xml:space="preserve"> SZEKRÉNY TÍPUSA, MELY RENDELKEZIK RENDSZERENGEDÉLLYEL. A JELENLEG ISMERT RENDSZERENGEDÉLLYEL RENDELKEZŐ SZERKÉNYTÍPUSOK:</w:t>
            </w:r>
          </w:p>
        </w:tc>
      </w:tr>
      <w:tr w:rsidR="00CE318B" w:rsidRPr="00A71A62" w:rsidTr="00CE318B">
        <w:trPr>
          <w:cantSplit/>
        </w:trPr>
        <w:tc>
          <w:tcPr>
            <w:tcW w:w="10445" w:type="dxa"/>
            <w:gridSpan w:val="20"/>
            <w:vAlign w:val="center"/>
          </w:tcPr>
          <w:p w:rsidR="00AE634D" w:rsidRPr="00984FE0" w:rsidRDefault="00AE634D" w:rsidP="00AE634D">
            <w:pPr>
              <w:pStyle w:val="lfej"/>
              <w:tabs>
                <w:tab w:val="clear" w:pos="4536"/>
                <w:tab w:val="clear" w:pos="9072"/>
              </w:tabs>
              <w:rPr>
                <w:sz w:val="18"/>
                <w:szCs w:val="18"/>
              </w:rPr>
            </w:pPr>
            <w:r>
              <w:rPr>
                <w:sz w:val="22"/>
                <w:szCs w:val="22"/>
              </w:rPr>
              <w:t xml:space="preserve">MVM DÉMÁSZ ÁRAMHÁLÓZATI KFT.: </w:t>
            </w:r>
            <w:hyperlink r:id="rId8" w:history="1">
              <w:r w:rsidRPr="00FC75E0">
                <w:rPr>
                  <w:rStyle w:val="Hiperhivatkozs"/>
                </w:rPr>
                <w:t>Rendszerengedélyek MVM Hálózat</w:t>
              </w:r>
            </w:hyperlink>
            <w:r>
              <w:t xml:space="preserve"> </w:t>
            </w:r>
            <w:r w:rsidRPr="00984FE0">
              <w:rPr>
                <w:sz w:val="18"/>
                <w:szCs w:val="18"/>
              </w:rPr>
              <w:t>(https://mvmhalozat.hu/aram/oldalak/1756)</w:t>
            </w:r>
          </w:p>
          <w:p w:rsidR="00CE318B" w:rsidRPr="00A71A62" w:rsidRDefault="00AE634D" w:rsidP="00AE634D">
            <w:pPr>
              <w:pStyle w:val="lfej"/>
              <w:tabs>
                <w:tab w:val="clear" w:pos="4536"/>
                <w:tab w:val="clear" w:pos="9072"/>
              </w:tabs>
              <w:rPr>
                <w:bCs/>
                <w:szCs w:val="22"/>
                <w:highlight w:val="lightGray"/>
              </w:rPr>
            </w:pPr>
            <w:r>
              <w:rPr>
                <w:sz w:val="22"/>
                <w:szCs w:val="22"/>
              </w:rPr>
              <w:t>ORSZÁGOS RENDSZERENGEDÉLYES MÉRŐSZEKRÉNYEK</w:t>
            </w:r>
            <w:r w:rsidRPr="00944A92">
              <w:rPr>
                <w:sz w:val="22"/>
                <w:szCs w:val="22"/>
              </w:rPr>
              <w:t>:</w:t>
            </w:r>
            <w:r>
              <w:rPr>
                <w:sz w:val="22"/>
                <w:szCs w:val="22"/>
              </w:rPr>
              <w:t xml:space="preserve"> </w:t>
            </w:r>
            <w:hyperlink r:id="rId9" w:history="1">
              <w:r>
                <w:rPr>
                  <w:rStyle w:val="Hiperhivatkozs"/>
                </w:rPr>
                <w:t>MEE Villamos Energia Társaság</w:t>
              </w:r>
            </w:hyperlink>
            <w:r>
              <w:rPr>
                <w:rStyle w:val="Hiperhivatkozs"/>
              </w:rPr>
              <w:t xml:space="preserve"> </w:t>
            </w:r>
            <w:r w:rsidRPr="00984FE0">
              <w:rPr>
                <w:rStyle w:val="Hiperhivatkozs"/>
                <w:sz w:val="18"/>
                <w:szCs w:val="18"/>
              </w:rPr>
              <w:t>(https://www.meevet.hu/pages/uj-rendszerengedelyes-fogyasztas-merohelyek-oktatasi-anyag)</w:t>
            </w:r>
          </w:p>
        </w:tc>
      </w:tr>
      <w:tr w:rsidR="00CE318B" w:rsidRPr="00A71A62" w:rsidTr="00CE318B">
        <w:trPr>
          <w:cantSplit/>
        </w:trPr>
        <w:tc>
          <w:tcPr>
            <w:tcW w:w="10445" w:type="dxa"/>
            <w:gridSpan w:val="20"/>
            <w:vAlign w:val="center"/>
          </w:tcPr>
          <w:p w:rsidR="00CE318B" w:rsidRPr="00A71A62" w:rsidRDefault="00CE318B" w:rsidP="00CE318B">
            <w:pPr>
              <w:pStyle w:val="lfej"/>
              <w:tabs>
                <w:tab w:val="clear" w:pos="4536"/>
                <w:tab w:val="clear" w:pos="9072"/>
              </w:tabs>
              <w:rPr>
                <w:szCs w:val="22"/>
              </w:rPr>
            </w:pPr>
            <w:r w:rsidRPr="00A71A62">
              <w:rPr>
                <w:szCs w:val="22"/>
              </w:rPr>
              <w:t xml:space="preserve">ALKALMAZNI KÍVÁNT SZEKRÉNY: </w:t>
            </w:r>
            <w:r w:rsidRPr="00A71A62">
              <w:rPr>
                <w:sz w:val="18"/>
                <w:szCs w:val="22"/>
              </w:rPr>
              <w:t>(cikkszám és egységár beírása szükséges, ha Démászos a szekrény)</w:t>
            </w:r>
          </w:p>
        </w:tc>
      </w:tr>
      <w:tr w:rsidR="00CE318B" w:rsidRPr="00A71A62" w:rsidTr="00CE318B">
        <w:trPr>
          <w:cantSplit/>
          <w:trHeight w:val="347"/>
        </w:trPr>
        <w:tc>
          <w:tcPr>
            <w:tcW w:w="5123" w:type="dxa"/>
            <w:gridSpan w:val="10"/>
            <w:vAlign w:val="center"/>
          </w:tcPr>
          <w:p w:rsidR="00CE318B" w:rsidRPr="00A71A62" w:rsidRDefault="00CE318B" w:rsidP="00CE318B">
            <w:pPr>
              <w:pStyle w:val="lfej"/>
              <w:tabs>
                <w:tab w:val="clear" w:pos="4536"/>
                <w:tab w:val="clear" w:pos="9072"/>
              </w:tabs>
              <w:jc w:val="center"/>
              <w:rPr>
                <w:szCs w:val="22"/>
              </w:rPr>
            </w:pPr>
            <w:r w:rsidRPr="00A71A62">
              <w:rPr>
                <w:szCs w:val="22"/>
              </w:rPr>
              <w:t>Típusa / Cikkszám</w:t>
            </w:r>
          </w:p>
        </w:tc>
        <w:tc>
          <w:tcPr>
            <w:tcW w:w="5322" w:type="dxa"/>
            <w:gridSpan w:val="10"/>
            <w:vAlign w:val="center"/>
          </w:tcPr>
          <w:p w:rsidR="00CE318B" w:rsidRPr="00A71A62" w:rsidRDefault="00CE318B" w:rsidP="00CE318B">
            <w:pPr>
              <w:pStyle w:val="lfej"/>
              <w:tabs>
                <w:tab w:val="clear" w:pos="4536"/>
                <w:tab w:val="clear" w:pos="9072"/>
              </w:tabs>
              <w:jc w:val="center"/>
              <w:rPr>
                <w:szCs w:val="22"/>
              </w:rPr>
            </w:pPr>
            <w:r w:rsidRPr="00A71A62">
              <w:rPr>
                <w:szCs w:val="22"/>
              </w:rPr>
              <w:t xml:space="preserve">Egységára (bruttó Ft) </w:t>
            </w:r>
          </w:p>
        </w:tc>
      </w:tr>
      <w:tr w:rsidR="00CE318B" w:rsidRPr="00A71A62" w:rsidTr="00CE318B">
        <w:trPr>
          <w:cantSplit/>
          <w:trHeight w:val="355"/>
        </w:trPr>
        <w:tc>
          <w:tcPr>
            <w:tcW w:w="5123" w:type="dxa"/>
            <w:gridSpan w:val="10"/>
            <w:vAlign w:val="center"/>
          </w:tcPr>
          <w:p w:rsidR="00CE318B" w:rsidRPr="00A71A62" w:rsidRDefault="00CE318B" w:rsidP="00CE318B">
            <w:pPr>
              <w:pStyle w:val="lfej"/>
              <w:tabs>
                <w:tab w:val="clear" w:pos="4536"/>
                <w:tab w:val="clear" w:pos="9072"/>
              </w:tabs>
              <w:jc w:val="center"/>
              <w:rPr>
                <w:szCs w:val="22"/>
              </w:rPr>
            </w:pPr>
            <w:r w:rsidRPr="00A71A62">
              <w:rPr>
                <w:szCs w:val="22"/>
              </w:rPr>
              <w:t/>
            </w:r>
          </w:p>
        </w:tc>
        <w:tc>
          <w:tcPr>
            <w:tcW w:w="5322" w:type="dxa"/>
            <w:gridSpan w:val="10"/>
            <w:vAlign w:val="center"/>
          </w:tcPr>
          <w:p w:rsidR="00CE318B" w:rsidRPr="00A71A62" w:rsidRDefault="00CE318B" w:rsidP="00CE318B">
            <w:pPr>
              <w:pStyle w:val="lfej"/>
              <w:tabs>
                <w:tab w:val="clear" w:pos="4536"/>
                <w:tab w:val="clear" w:pos="9072"/>
              </w:tabs>
              <w:jc w:val="center"/>
              <w:rPr>
                <w:bCs/>
                <w:szCs w:val="22"/>
              </w:rPr>
            </w:pPr>
            <w:r w:rsidRPr="00A71A62">
              <w:rPr>
                <w:bCs/>
                <w:szCs w:val="22"/>
              </w:rPr>
              <w:t/>
            </w:r>
          </w:p>
        </w:tc>
      </w:tr>
      <w:tr w:rsidR="00CE318B" w:rsidRPr="00A71A62" w:rsidTr="00CE318B">
        <w:trPr>
          <w:cantSplit/>
          <w:trHeight w:val="402"/>
        </w:trPr>
        <w:tc>
          <w:tcPr>
            <w:tcW w:w="10445" w:type="dxa"/>
            <w:gridSpan w:val="20"/>
            <w:vAlign w:val="center"/>
          </w:tcPr>
          <w:p w:rsidR="00CE318B" w:rsidRPr="00A71A62" w:rsidRDefault="00CE318B" w:rsidP="00CE318B">
            <w:pPr>
              <w:pStyle w:val="lfej"/>
              <w:tabs>
                <w:tab w:val="clear" w:pos="4536"/>
                <w:tab w:val="clear" w:pos="9072"/>
              </w:tabs>
              <w:rPr>
                <w:szCs w:val="22"/>
              </w:rPr>
            </w:pPr>
            <w:r w:rsidRPr="00A71A62">
              <w:rPr>
                <w:bCs/>
                <w:szCs w:val="22"/>
                <w:highlight w:val="lightGray"/>
              </w:rPr>
              <w:t>RENDSZERENGEDÉLLYEL NEM RENDELKEZŐ EGYEDI SZEKRÉNY:</w:t>
            </w:r>
          </w:p>
        </w:tc>
      </w:tr>
      <w:tr w:rsidR="00CE318B" w:rsidRPr="00A71A62" w:rsidTr="00CE318B">
        <w:trPr>
          <w:cantSplit/>
          <w:trHeight w:val="348"/>
        </w:trPr>
        <w:tc>
          <w:tcPr>
            <w:tcW w:w="5123" w:type="dxa"/>
            <w:gridSpan w:val="10"/>
            <w:vAlign w:val="center"/>
          </w:tcPr>
          <w:p w:rsidR="00CE318B" w:rsidRPr="00A71A62" w:rsidRDefault="00CE318B" w:rsidP="00CE318B">
            <w:pPr>
              <w:pStyle w:val="lfej"/>
              <w:tabs>
                <w:tab w:val="clear" w:pos="4536"/>
                <w:tab w:val="clear" w:pos="9072"/>
              </w:tabs>
              <w:jc w:val="center"/>
              <w:rPr>
                <w:szCs w:val="22"/>
              </w:rPr>
            </w:pPr>
            <w:r w:rsidRPr="00A71A62">
              <w:rPr>
                <w:szCs w:val="22"/>
              </w:rPr>
              <w:t>Típusa</w:t>
            </w:r>
          </w:p>
        </w:tc>
        <w:tc>
          <w:tcPr>
            <w:tcW w:w="5322" w:type="dxa"/>
            <w:gridSpan w:val="10"/>
            <w:vAlign w:val="center"/>
          </w:tcPr>
          <w:p w:rsidR="00CE318B" w:rsidRPr="00A71A62" w:rsidRDefault="00CE318B" w:rsidP="00CE318B">
            <w:pPr>
              <w:pStyle w:val="lfej"/>
              <w:tabs>
                <w:tab w:val="clear" w:pos="4536"/>
                <w:tab w:val="clear" w:pos="9072"/>
              </w:tabs>
              <w:jc w:val="center"/>
              <w:rPr>
                <w:bCs/>
                <w:szCs w:val="22"/>
              </w:rPr>
            </w:pPr>
            <w:r w:rsidRPr="00A71A62">
              <w:rPr>
                <w:szCs w:val="22"/>
              </w:rPr>
              <w:t>Helyszíni felülvizsgálati díj (bruttó Ft)</w:t>
            </w:r>
          </w:p>
        </w:tc>
      </w:tr>
      <w:tr w:rsidR="00CE318B" w:rsidRPr="00A71A62" w:rsidTr="00CE318B">
        <w:trPr>
          <w:cantSplit/>
          <w:trHeight w:val="348"/>
        </w:trPr>
        <w:tc>
          <w:tcPr>
            <w:tcW w:w="5123" w:type="dxa"/>
            <w:gridSpan w:val="10"/>
            <w:vAlign w:val="center"/>
          </w:tcPr>
          <w:p w:rsidR="00CE318B" w:rsidRPr="00A71A62" w:rsidRDefault="008B5082" w:rsidP="00CE318B">
            <w:pPr>
              <w:pStyle w:val="lfej"/>
              <w:tabs>
                <w:tab w:val="clear" w:pos="4536"/>
                <w:tab w:val="clear" w:pos="9072"/>
              </w:tabs>
              <w:jc w:val="center"/>
              <w:rPr>
                <w:szCs w:val="22"/>
              </w:rPr>
            </w:pPr>
            <w:r w:rsidRPr="008B5082">
              <w:rPr>
                <w:szCs w:val="22"/>
              </w:rPr>
              <w:t/>
            </w:r>
          </w:p>
        </w:tc>
        <w:tc>
          <w:tcPr>
            <w:tcW w:w="5322" w:type="dxa"/>
            <w:gridSpan w:val="10"/>
            <w:vAlign w:val="center"/>
          </w:tcPr>
          <w:p w:rsidR="00CE318B" w:rsidRPr="00A71A62" w:rsidRDefault="00CE318B" w:rsidP="00CE318B">
            <w:pPr>
              <w:pStyle w:val="lfej"/>
              <w:tabs>
                <w:tab w:val="clear" w:pos="4536"/>
                <w:tab w:val="clear" w:pos="9072"/>
              </w:tabs>
              <w:jc w:val="center"/>
              <w:rPr>
                <w:szCs w:val="22"/>
              </w:rPr>
            </w:pPr>
            <w:r w:rsidRPr="00A71A62">
              <w:rPr>
                <w:szCs w:val="22"/>
              </w:rPr>
              <w:t/>
            </w:r>
          </w:p>
        </w:tc>
      </w:tr>
      <w:tr w:rsidR="00AE57CB" w:rsidRPr="00A71A62" w:rsidTr="00CE318B">
        <w:trPr>
          <w:cantSplit/>
          <w:trHeight w:val="348"/>
        </w:trPr>
        <w:tc>
          <w:tcPr>
            <w:tcW w:w="5123" w:type="dxa"/>
            <w:gridSpan w:val="10"/>
            <w:vAlign w:val="center"/>
          </w:tcPr>
          <w:p w:rsidR="00AE57CB" w:rsidRPr="008B5082" w:rsidRDefault="00AE57CB" w:rsidP="00CE318B">
            <w:pPr>
              <w:pStyle w:val="lfej"/>
              <w:tabs>
                <w:tab w:val="clear" w:pos="4536"/>
                <w:tab w:val="clear" w:pos="9072"/>
              </w:tabs>
              <w:jc w:val="center"/>
              <w:rPr>
                <w:szCs w:val="22"/>
              </w:rPr>
            </w:pPr>
            <w:r>
              <w:rPr>
                <w:b/>
                <w:bCs/>
                <w:sz w:val="22"/>
                <w:szCs w:val="22"/>
                <w:highlight w:val="lightGray"/>
              </w:rPr>
              <w:t>LÉGVEZETÉKES TÖBBLETKÖLTSÉG:</w:t>
            </w:r>
          </w:p>
        </w:tc>
        <w:tc>
          <w:tcPr>
            <w:tcW w:w="5322" w:type="dxa"/>
            <w:gridSpan w:val="10"/>
            <w:vAlign w:val="center"/>
          </w:tcPr>
          <w:p w:rsidR="00AE57CB" w:rsidRPr="00A71A62" w:rsidRDefault="00AE57CB" w:rsidP="00CE318B">
            <w:pPr>
              <w:pStyle w:val="lfej"/>
              <w:tabs>
                <w:tab w:val="clear" w:pos="4536"/>
                <w:tab w:val="clear" w:pos="9072"/>
              </w:tabs>
              <w:jc w:val="center"/>
              <w:rPr>
                <w:szCs w:val="22"/>
              </w:rPr>
            </w:pPr>
            <w:r>
              <w:rPr>
                <w:b/>
                <w:bCs/>
                <w:sz w:val="22"/>
                <w:szCs w:val="22"/>
                <w:highlight w:val="lightGray"/>
              </w:rPr>
              <w:t>MŰSZAKI TÖBBLETKÖLTSÉG:</w:t>
            </w:r>
          </w:p>
        </w:tc>
      </w:tr>
      <w:tr w:rsidR="00AE57CB" w:rsidRPr="00A71A62" w:rsidTr="00CE318B">
        <w:trPr>
          <w:cantSplit/>
          <w:trHeight w:val="348"/>
        </w:trPr>
        <w:tc>
          <w:tcPr>
            <w:tcW w:w="5123" w:type="dxa"/>
            <w:gridSpan w:val="10"/>
            <w:vAlign w:val="center"/>
          </w:tcPr>
          <w:p w:rsidR="00AE57CB" w:rsidRPr="008B5082" w:rsidRDefault="00AE57CB" w:rsidP="00CE318B">
            <w:pPr>
              <w:pStyle w:val="lfej"/>
              <w:tabs>
                <w:tab w:val="clear" w:pos="4536"/>
                <w:tab w:val="clear" w:pos="9072"/>
              </w:tabs>
              <w:jc w:val="center"/>
              <w:rPr>
                <w:szCs w:val="22"/>
              </w:rPr>
            </w:pPr>
            <w:r w:rsidRPr="008B5082">
              <w:rPr>
                <w:szCs w:val="22"/>
              </w:rPr>
              <w:t/>
            </w:r>
            <w:r w:rsidRPr="0030596E">
              <w:rPr>
                <w:szCs w:val="22"/>
              </w:rPr>
              <w:t/>
            </w:r>
            <w:r w:rsidRPr="008B5082">
              <w:rPr>
                <w:szCs w:val="22"/>
              </w:rPr>
              <w:t/>
            </w:r>
            <w:r>
              <w:rPr>
                <w:b/>
                <w:spacing w:val="1"/>
                <w:sz w:val="22"/>
                <w:szCs w:val="22"/>
              </w:rPr>
              <w:t xml:space="preserve"> (nettó Ft)</w:t>
            </w:r>
          </w:p>
        </w:tc>
        <w:tc>
          <w:tcPr>
            <w:tcW w:w="5322" w:type="dxa"/>
            <w:gridSpan w:val="10"/>
            <w:vAlign w:val="center"/>
          </w:tcPr>
          <w:p w:rsidR="00AE57CB" w:rsidRPr="00A71A62" w:rsidRDefault="00AE57CB" w:rsidP="00CE318B">
            <w:pPr>
              <w:pStyle w:val="lfej"/>
              <w:tabs>
                <w:tab w:val="clear" w:pos="4536"/>
                <w:tab w:val="clear" w:pos="9072"/>
              </w:tabs>
              <w:jc w:val="center"/>
              <w:rPr>
                <w:szCs w:val="22"/>
              </w:rPr>
            </w:pPr>
            <w:r w:rsidRPr="008B5082">
              <w:rPr>
                <w:szCs w:val="22"/>
              </w:rPr>
              <w:t/>
            </w:r>
            <w:r w:rsidRPr="0030596E">
              <w:rPr>
                <w:szCs w:val="22"/>
              </w:rPr>
              <w:t/>
            </w:r>
            <w:r w:rsidRPr="008B5082">
              <w:rPr>
                <w:szCs w:val="22"/>
              </w:rPr>
              <w:t/>
            </w:r>
            <w:r>
              <w:rPr>
                <w:b/>
                <w:spacing w:val="1"/>
                <w:sz w:val="22"/>
                <w:szCs w:val="22"/>
              </w:rPr>
              <w:t xml:space="preserve"> (nettó Ft)</w:t>
            </w:r>
          </w:p>
        </w:tc>
      </w:tr>
      <w:tr w:rsidR="00CE318B" w:rsidRPr="00A71A62" w:rsidTr="00CE318B">
        <w:trPr>
          <w:cantSplit/>
          <w:trHeight w:val="348"/>
        </w:trPr>
        <w:tc>
          <w:tcPr>
            <w:tcW w:w="10445" w:type="dxa"/>
            <w:gridSpan w:val="20"/>
            <w:vAlign w:val="center"/>
          </w:tcPr>
          <w:p w:rsidR="00CE318B" w:rsidRPr="00A71A62" w:rsidRDefault="00CE318B" w:rsidP="00CE318B">
            <w:pPr>
              <w:shd w:val="clear" w:color="auto" w:fill="FFFFFF"/>
              <w:spacing w:before="24" w:line="235" w:lineRule="exact"/>
              <w:ind w:left="142" w:right="206"/>
              <w:jc w:val="both"/>
              <w:rPr>
                <w:spacing w:val="-1"/>
                <w:sz w:val="18"/>
              </w:rPr>
            </w:pPr>
            <w:r w:rsidRPr="007F2EFF">
              <w:rPr>
                <w:b/>
                <w:spacing w:val="-1"/>
                <w:sz w:val="18"/>
                <w:szCs w:val="22"/>
              </w:rPr>
              <w:t>A mindenkor aktuális mérőszekrény árak az MVM Démász Áramhálózati Kft. honlapján megtalálhatóak</w:t>
            </w:r>
            <w:r w:rsidRPr="00A71A62">
              <w:rPr>
                <w:spacing w:val="-1"/>
                <w:sz w:val="18"/>
                <w:szCs w:val="22"/>
              </w:rPr>
              <w:t xml:space="preserve">. </w:t>
            </w:r>
            <w:r w:rsidRPr="00A71A62">
              <w:rPr>
                <w:spacing w:val="-1"/>
                <w:sz w:val="18"/>
              </w:rPr>
              <w:t>Egyedi mérőszekrény helyszíni felülvizsgálata díjtétel az MVM Démász Áramhálózati Kft. és országos rendszerengedéllyel nem rendelkező mérőszekrény telepítése, illetve meglévő nem rendszerengedélyes mérőszekrényben történő mellészerelés, valamint 1 fázisról 3 fázisra történő áttérés esetén számlázandó. Védendő rendszerhasználó 1 éven túli meglévő mérőhelyen történő visszakapcsolása alkalmával számlázandó az Egyedi mérőhely helyszíni felülvizsgálata díjtétel (ára megtalálható az Elosztó Üzletszabályzat F2. számú függelékében).</w:t>
            </w:r>
          </w:p>
        </w:tc>
      </w:tr>
      <w:tr w:rsidR="00CE318B" w:rsidRPr="00A71A62" w:rsidTr="00CE318B">
        <w:trPr>
          <w:cantSplit/>
        </w:trPr>
        <w:tc>
          <w:tcPr>
            <w:tcW w:w="10445" w:type="dxa"/>
            <w:gridSpan w:val="20"/>
          </w:tcPr>
          <w:p w:rsidR="00CE318B" w:rsidRPr="00A71A62" w:rsidRDefault="00CE318B" w:rsidP="00CE318B">
            <w:pPr>
              <w:pStyle w:val="lfej"/>
              <w:tabs>
                <w:tab w:val="clear" w:pos="4536"/>
                <w:tab w:val="clear" w:pos="9072"/>
              </w:tabs>
              <w:jc w:val="center"/>
              <w:rPr>
                <w:bCs/>
                <w:szCs w:val="22"/>
              </w:rPr>
            </w:pPr>
            <w:r w:rsidRPr="00A71A62">
              <w:rPr>
                <w:bCs/>
                <w:szCs w:val="22"/>
                <w:highlight w:val="lightGray"/>
              </w:rPr>
              <w:t>CSATLAKOZÓ VEZETÉK TÍPUSA KERESZTMETSZETE</w:t>
            </w:r>
          </w:p>
        </w:tc>
      </w:tr>
      <w:tr w:rsidR="00CE318B" w:rsidRPr="00A71A62" w:rsidTr="00CE318B">
        <w:trPr>
          <w:cantSplit/>
        </w:trPr>
        <w:tc>
          <w:tcPr>
            <w:tcW w:w="5123" w:type="dxa"/>
            <w:gridSpan w:val="10"/>
          </w:tcPr>
          <w:p w:rsidR="00CE318B" w:rsidRPr="00A71A62" w:rsidRDefault="00CE318B" w:rsidP="00CE318B">
            <w:pPr>
              <w:pStyle w:val="lfej"/>
              <w:tabs>
                <w:tab w:val="clear" w:pos="4536"/>
                <w:tab w:val="clear" w:pos="9072"/>
              </w:tabs>
              <w:jc w:val="center"/>
              <w:rPr>
                <w:bCs/>
                <w:i/>
                <w:iCs/>
                <w:szCs w:val="22"/>
              </w:rPr>
            </w:pPr>
            <w:r w:rsidRPr="00A71A62">
              <w:rPr>
                <w:bCs/>
                <w:i/>
                <w:iCs/>
                <w:szCs w:val="22"/>
              </w:rPr>
              <w:t>NAYY-O</w:t>
            </w:r>
          </w:p>
        </w:tc>
        <w:tc>
          <w:tcPr>
            <w:tcW w:w="5322" w:type="dxa"/>
            <w:gridSpan w:val="10"/>
          </w:tcPr>
          <w:p w:rsidR="00CE318B" w:rsidRPr="00A71A62" w:rsidRDefault="00CE318B" w:rsidP="00CE318B">
            <w:pPr>
              <w:pStyle w:val="lfej"/>
              <w:tabs>
                <w:tab w:val="clear" w:pos="4536"/>
                <w:tab w:val="clear" w:pos="9072"/>
              </w:tabs>
              <w:jc w:val="center"/>
              <w:rPr>
                <w:bCs/>
                <w:i/>
                <w:iCs/>
                <w:szCs w:val="22"/>
              </w:rPr>
            </w:pPr>
            <w:r w:rsidRPr="00A71A62">
              <w:rPr>
                <w:bCs/>
                <w:i/>
                <w:iCs/>
                <w:szCs w:val="22"/>
              </w:rPr>
              <w:t>(N)FA2XRM</w:t>
            </w:r>
          </w:p>
        </w:tc>
      </w:tr>
      <w:tr w:rsidR="00CE318B" w:rsidRPr="00A71A62" w:rsidTr="00CE318B">
        <w:trPr>
          <w:cantSplit/>
          <w:trHeight w:val="276"/>
        </w:trPr>
        <w:tc>
          <w:tcPr>
            <w:tcW w:w="920" w:type="dxa"/>
            <w:vAlign w:val="center"/>
          </w:tcPr>
          <w:p w:rsidR="00CE318B" w:rsidRPr="00A71A62" w:rsidRDefault="00CE318B" w:rsidP="00CE318B">
            <w:pPr>
              <w:pStyle w:val="lfej"/>
              <w:tabs>
                <w:tab w:val="clear" w:pos="4536"/>
                <w:tab w:val="clear" w:pos="9072"/>
              </w:tabs>
              <w:jc w:val="right"/>
              <w:rPr>
                <w:szCs w:val="22"/>
                <w:vertAlign w:val="superscript"/>
              </w:rPr>
            </w:pPr>
            <w:r w:rsidRPr="00A71A62">
              <w:rPr>
                <w:szCs w:val="22"/>
              </w:rPr>
              <w:t>4x25 mm</w:t>
            </w:r>
            <w:r w:rsidRPr="00A71A62">
              <w:rPr>
                <w:szCs w:val="22"/>
                <w:vertAlign w:val="superscript"/>
              </w:rPr>
              <w:t>2</w:t>
            </w:r>
          </w:p>
        </w:tc>
        <w:tc>
          <w:tcPr>
            <w:tcW w:w="529" w:type="dxa"/>
            <w:vAlign w:val="center"/>
          </w:tcPr>
          <w:p w:rsidR="00CE318B" w:rsidRPr="00A71A62" w:rsidRDefault="00CE318B" w:rsidP="00CE318B">
            <w:pPr>
              <w:pStyle w:val="lfej"/>
              <w:tabs>
                <w:tab w:val="clear" w:pos="4536"/>
                <w:tab w:val="clear" w:pos="9072"/>
              </w:tabs>
              <w:jc w:val="center"/>
              <w:rPr>
                <w:szCs w:val="22"/>
                <w:vertAlign w:val="superscript"/>
              </w:rPr>
            </w:pPr>
            <w:r w:rsidRPr="00A71A62">
              <w:rPr>
                <w:color w:val="0000FF"/>
                <w:sz w:val="18"/>
              </w:rPr>
              <w:t/>
            </w:r>
            <w:r w:rsidRPr="00A71A62">
              <w:rPr>
                <w:color w:val="0000FF"/>
                <w:sz w:val="2"/>
                <w:szCs w:val="2"/>
              </w:rPr>
              <w:t/>
            </w:r>
            <w:r w:rsidRPr="00A71A62">
              <w:rPr>
                <w:color w:val="0000FF"/>
                <w:sz w:val="18"/>
              </w:rPr>
              <w:t/>
            </w:r>
          </w:p>
          <w:p w:rsidR="00CE318B" w:rsidRPr="00A71A62" w:rsidRDefault="00CE318B" w:rsidP="00CE318B">
            <w:pPr>
              <w:pStyle w:val="lfej"/>
              <w:tabs>
                <w:tab w:val="clear" w:pos="4536"/>
                <w:tab w:val="clear" w:pos="9072"/>
              </w:tabs>
              <w:rPr>
                <w:szCs w:val="22"/>
                <w:vertAlign w:val="superscript"/>
              </w:rPr>
            </w:pPr>
          </w:p>
        </w:tc>
        <w:tc>
          <w:tcPr>
            <w:tcW w:w="673" w:type="dxa"/>
            <w:vAlign w:val="center"/>
          </w:tcPr>
          <w:p w:rsidR="00CE318B" w:rsidRPr="00A71A62" w:rsidRDefault="00CE318B" w:rsidP="00CE318B">
            <w:pPr>
              <w:pStyle w:val="lfej"/>
              <w:tabs>
                <w:tab w:val="clear" w:pos="4536"/>
                <w:tab w:val="clear" w:pos="9072"/>
              </w:tabs>
              <w:jc w:val="right"/>
              <w:rPr>
                <w:szCs w:val="22"/>
              </w:rPr>
            </w:pPr>
            <w:r w:rsidRPr="00A71A62">
              <w:rPr>
                <w:szCs w:val="22"/>
              </w:rPr>
              <w:t>4x35 mm</w:t>
            </w:r>
            <w:r w:rsidRPr="00A71A62">
              <w:rPr>
                <w:szCs w:val="22"/>
                <w:vertAlign w:val="superscript"/>
              </w:rPr>
              <w:t>2</w:t>
            </w:r>
          </w:p>
        </w:tc>
        <w:tc>
          <w:tcPr>
            <w:tcW w:w="612" w:type="dxa"/>
            <w:vAlign w:val="center"/>
          </w:tcPr>
          <w:p w:rsidR="00CE318B" w:rsidRPr="00A71A62" w:rsidRDefault="00CE318B" w:rsidP="00CE318B">
            <w:pPr>
              <w:pStyle w:val="lfej"/>
              <w:tabs>
                <w:tab w:val="clear" w:pos="4536"/>
                <w:tab w:val="clear" w:pos="9072"/>
              </w:tabs>
              <w:jc w:val="center"/>
              <w:rPr>
                <w:szCs w:val="22"/>
              </w:rPr>
            </w:pPr>
            <w:r w:rsidRPr="00A71A62">
              <w:rPr>
                <w:color w:val="0000FF"/>
                <w:sz w:val="18"/>
              </w:rPr>
              <w:t/>
            </w:r>
            <w:r w:rsidRPr="00A71A62">
              <w:rPr>
                <w:color w:val="0000FF"/>
                <w:sz w:val="2"/>
                <w:szCs w:val="2"/>
              </w:rPr>
              <w:t/>
            </w:r>
            <w:r w:rsidRPr="00A71A62">
              <w:rPr>
                <w:color w:val="0000FF"/>
                <w:sz w:val="18"/>
              </w:rPr>
              <w:t xml:space="preserve"/>
            </w:r>
          </w:p>
        </w:tc>
        <w:tc>
          <w:tcPr>
            <w:tcW w:w="663" w:type="dxa"/>
            <w:vAlign w:val="center"/>
          </w:tcPr>
          <w:p w:rsidR="00CE318B" w:rsidRPr="00A71A62" w:rsidRDefault="00CE318B" w:rsidP="00CE318B">
            <w:pPr>
              <w:pStyle w:val="lfej"/>
              <w:tabs>
                <w:tab w:val="clear" w:pos="4536"/>
                <w:tab w:val="clear" w:pos="9072"/>
              </w:tabs>
              <w:jc w:val="right"/>
              <w:rPr>
                <w:szCs w:val="22"/>
              </w:rPr>
            </w:pPr>
            <w:r w:rsidRPr="00A71A62">
              <w:rPr>
                <w:szCs w:val="22"/>
              </w:rPr>
              <w:t>4x50 mm</w:t>
            </w:r>
            <w:r w:rsidRPr="00A71A62">
              <w:rPr>
                <w:szCs w:val="22"/>
                <w:vertAlign w:val="superscript"/>
              </w:rPr>
              <w:t>2</w:t>
            </w:r>
          </w:p>
        </w:tc>
        <w:tc>
          <w:tcPr>
            <w:tcW w:w="621" w:type="dxa"/>
            <w:gridSpan w:val="2"/>
            <w:vAlign w:val="center"/>
          </w:tcPr>
          <w:p w:rsidR="00CE318B" w:rsidRPr="00A71A62" w:rsidRDefault="00CE318B" w:rsidP="00CE318B">
            <w:pPr>
              <w:pStyle w:val="lfej"/>
              <w:tabs>
                <w:tab w:val="clear" w:pos="4536"/>
                <w:tab w:val="clear" w:pos="9072"/>
              </w:tabs>
              <w:jc w:val="center"/>
              <w:rPr>
                <w:szCs w:val="22"/>
                <w:vertAlign w:val="superscript"/>
              </w:rPr>
            </w:pPr>
            <w:r w:rsidRPr="00A71A62">
              <w:rPr>
                <w:color w:val="0000FF"/>
                <w:sz w:val="18"/>
              </w:rPr>
              <w:t/>
            </w:r>
            <w:r w:rsidRPr="00A71A62">
              <w:rPr>
                <w:color w:val="0000FF"/>
                <w:sz w:val="2"/>
                <w:szCs w:val="2"/>
              </w:rPr>
              <w:t/>
            </w:r>
            <w:r w:rsidRPr="00A71A62">
              <w:rPr>
                <w:color w:val="0000FF"/>
                <w:sz w:val="18"/>
              </w:rPr>
              <w:t xml:space="preserve"/>
            </w:r>
          </w:p>
          <w:p w:rsidR="00CE318B" w:rsidRPr="00A71A62" w:rsidRDefault="00CE318B" w:rsidP="00CE318B">
            <w:pPr>
              <w:pStyle w:val="lfej"/>
              <w:tabs>
                <w:tab w:val="clear" w:pos="4536"/>
                <w:tab w:val="clear" w:pos="9072"/>
              </w:tabs>
              <w:rPr>
                <w:szCs w:val="22"/>
              </w:rPr>
            </w:pPr>
          </w:p>
        </w:tc>
        <w:tc>
          <w:tcPr>
            <w:tcW w:w="895" w:type="dxa"/>
            <w:gridSpan w:val="2"/>
            <w:vAlign w:val="center"/>
          </w:tcPr>
          <w:p w:rsidR="00CE318B" w:rsidRPr="00A71A62" w:rsidRDefault="00CE318B" w:rsidP="00CE318B">
            <w:pPr>
              <w:pStyle w:val="lfej"/>
              <w:tabs>
                <w:tab w:val="clear" w:pos="4536"/>
                <w:tab w:val="clear" w:pos="9072"/>
              </w:tabs>
              <w:jc w:val="right"/>
              <w:rPr>
                <w:szCs w:val="22"/>
              </w:rPr>
            </w:pPr>
            <w:r w:rsidRPr="00A71A62">
              <w:rPr>
                <w:szCs w:val="22"/>
              </w:rPr>
              <w:t>4x...... mm</w:t>
            </w:r>
            <w:r w:rsidRPr="00A71A62">
              <w:rPr>
                <w:szCs w:val="22"/>
                <w:vertAlign w:val="superscript"/>
              </w:rPr>
              <w:t>2</w:t>
            </w:r>
          </w:p>
        </w:tc>
        <w:tc>
          <w:tcPr>
            <w:tcW w:w="210" w:type="dxa"/>
            <w:vAlign w:val="center"/>
          </w:tcPr>
          <w:p w:rsidR="00CE318B" w:rsidRPr="00A71A62" w:rsidRDefault="00CE318B" w:rsidP="00CE318B">
            <w:pPr>
              <w:pStyle w:val="lfej"/>
              <w:tabs>
                <w:tab w:val="clear" w:pos="4536"/>
                <w:tab w:val="clear" w:pos="9072"/>
              </w:tabs>
              <w:rPr>
                <w:szCs w:val="22"/>
                <w:vertAlign w:val="superscript"/>
              </w:rPr>
            </w:pPr>
            <w:r w:rsidRPr="00A71A62">
              <w:rPr>
                <w:szCs w:val="22"/>
                <w:vertAlign w:val="superscript"/>
              </w:rPr>
              <w:t>*</w:t>
            </w:r>
          </w:p>
          <w:p w:rsidR="00CE318B" w:rsidRPr="00A71A62" w:rsidRDefault="00CE318B" w:rsidP="00CE318B">
            <w:pPr>
              <w:pStyle w:val="lfej"/>
              <w:tabs>
                <w:tab w:val="clear" w:pos="4536"/>
                <w:tab w:val="clear" w:pos="9072"/>
              </w:tabs>
              <w:rPr>
                <w:szCs w:val="22"/>
              </w:rPr>
            </w:pPr>
          </w:p>
        </w:tc>
        <w:tc>
          <w:tcPr>
            <w:tcW w:w="826" w:type="dxa"/>
            <w:vAlign w:val="center"/>
          </w:tcPr>
          <w:p w:rsidR="00CE318B" w:rsidRPr="00A71A62" w:rsidRDefault="00CE318B" w:rsidP="00CE318B">
            <w:pPr>
              <w:pStyle w:val="lfej"/>
              <w:tabs>
                <w:tab w:val="clear" w:pos="4536"/>
                <w:tab w:val="clear" w:pos="9072"/>
              </w:tabs>
              <w:jc w:val="right"/>
              <w:rPr>
                <w:szCs w:val="22"/>
              </w:rPr>
            </w:pPr>
            <w:r w:rsidRPr="00A71A62">
              <w:rPr>
                <w:szCs w:val="22"/>
              </w:rPr>
              <w:t>2x16 mm</w:t>
            </w:r>
            <w:r w:rsidRPr="00A71A62">
              <w:rPr>
                <w:szCs w:val="22"/>
                <w:vertAlign w:val="superscript"/>
              </w:rPr>
              <w:t>2</w:t>
            </w:r>
          </w:p>
        </w:tc>
        <w:tc>
          <w:tcPr>
            <w:tcW w:w="638" w:type="dxa"/>
            <w:vAlign w:val="center"/>
          </w:tcPr>
          <w:p w:rsidR="00CE318B" w:rsidRPr="00A71A62" w:rsidRDefault="00CE318B" w:rsidP="00CE318B">
            <w:pPr>
              <w:pStyle w:val="lfej"/>
              <w:tabs>
                <w:tab w:val="clear" w:pos="4536"/>
                <w:tab w:val="clear" w:pos="9072"/>
              </w:tabs>
              <w:jc w:val="center"/>
              <w:rPr>
                <w:szCs w:val="22"/>
                <w:vertAlign w:val="superscript"/>
              </w:rPr>
            </w:pPr>
            <w:r w:rsidRPr="00A71A62">
              <w:rPr>
                <w:color w:val="0000FF"/>
                <w:sz w:val="18"/>
              </w:rPr>
              <w:t/>
            </w:r>
            <w:r w:rsidRPr="00A71A62">
              <w:rPr>
                <w:color w:val="0000FF"/>
                <w:sz w:val="2"/>
                <w:szCs w:val="2"/>
              </w:rPr>
              <w:t/>
            </w:r>
            <w:r w:rsidRPr="00A71A62">
              <w:rPr>
                <w:color w:val="0000FF"/>
                <w:sz w:val="18"/>
              </w:rPr>
              <w:t/>
            </w:r>
          </w:p>
          <w:p w:rsidR="00CE318B" w:rsidRPr="00A71A62" w:rsidRDefault="00CE318B" w:rsidP="00CE318B">
            <w:pPr>
              <w:pStyle w:val="lfej"/>
              <w:tabs>
                <w:tab w:val="clear" w:pos="4536"/>
                <w:tab w:val="clear" w:pos="9072"/>
              </w:tabs>
              <w:jc w:val="center"/>
              <w:rPr>
                <w:szCs w:val="22"/>
              </w:rPr>
            </w:pPr>
          </w:p>
        </w:tc>
        <w:tc>
          <w:tcPr>
            <w:tcW w:w="638" w:type="dxa"/>
            <w:gridSpan w:val="2"/>
            <w:vAlign w:val="center"/>
          </w:tcPr>
          <w:p w:rsidR="00CE318B" w:rsidRPr="00A71A62" w:rsidRDefault="00CE318B" w:rsidP="00CE318B">
            <w:pPr>
              <w:pStyle w:val="lfej"/>
              <w:tabs>
                <w:tab w:val="clear" w:pos="4536"/>
                <w:tab w:val="clear" w:pos="9072"/>
              </w:tabs>
              <w:jc w:val="right"/>
              <w:rPr>
                <w:szCs w:val="22"/>
              </w:rPr>
            </w:pPr>
            <w:r w:rsidRPr="00A71A62">
              <w:rPr>
                <w:szCs w:val="22"/>
              </w:rPr>
              <w:t>4x16 mm</w:t>
            </w:r>
            <w:r w:rsidRPr="00A71A62">
              <w:rPr>
                <w:szCs w:val="22"/>
                <w:vertAlign w:val="superscript"/>
              </w:rPr>
              <w:t>2</w:t>
            </w:r>
          </w:p>
        </w:tc>
        <w:tc>
          <w:tcPr>
            <w:tcW w:w="647" w:type="dxa"/>
            <w:vAlign w:val="center"/>
          </w:tcPr>
          <w:p w:rsidR="00CE318B" w:rsidRPr="00A71A62" w:rsidRDefault="00CE318B" w:rsidP="00CE318B">
            <w:pPr>
              <w:pStyle w:val="lfej"/>
              <w:tabs>
                <w:tab w:val="clear" w:pos="4536"/>
                <w:tab w:val="clear" w:pos="9072"/>
              </w:tabs>
              <w:rPr>
                <w:szCs w:val="22"/>
                <w:vertAlign w:val="superscript"/>
              </w:rPr>
            </w:pPr>
            <w:r w:rsidRPr="00A71A62">
              <w:rPr>
                <w:color w:val="0000FF"/>
                <w:sz w:val="18"/>
              </w:rPr>
              <w:t/>
            </w:r>
            <w:r w:rsidRPr="00A71A62">
              <w:rPr>
                <w:color w:val="0000FF"/>
                <w:sz w:val="2"/>
                <w:szCs w:val="2"/>
              </w:rPr>
              <w:t/>
            </w:r>
            <w:r w:rsidRPr="00A71A62">
              <w:rPr>
                <w:color w:val="0000FF"/>
                <w:sz w:val="18"/>
              </w:rPr>
              <w:t/>
            </w:r>
          </w:p>
          <w:p w:rsidR="00CE318B" w:rsidRPr="00A71A62" w:rsidRDefault="00CE318B" w:rsidP="00CE318B">
            <w:pPr>
              <w:pStyle w:val="lfej"/>
              <w:tabs>
                <w:tab w:val="clear" w:pos="4536"/>
                <w:tab w:val="clear" w:pos="9072"/>
              </w:tabs>
              <w:jc w:val="center"/>
              <w:rPr>
                <w:szCs w:val="22"/>
              </w:rPr>
            </w:pPr>
          </w:p>
        </w:tc>
        <w:tc>
          <w:tcPr>
            <w:tcW w:w="628" w:type="dxa"/>
            <w:vAlign w:val="center"/>
          </w:tcPr>
          <w:p w:rsidR="00CE318B" w:rsidRPr="00A71A62" w:rsidRDefault="00CE318B" w:rsidP="00CE318B">
            <w:pPr>
              <w:pStyle w:val="lfej"/>
              <w:tabs>
                <w:tab w:val="clear" w:pos="4536"/>
                <w:tab w:val="clear" w:pos="9072"/>
              </w:tabs>
              <w:jc w:val="right"/>
              <w:rPr>
                <w:szCs w:val="22"/>
              </w:rPr>
            </w:pPr>
            <w:r w:rsidRPr="00A71A62">
              <w:rPr>
                <w:szCs w:val="22"/>
              </w:rPr>
              <w:t>2x25 mm</w:t>
            </w:r>
            <w:r w:rsidRPr="00A71A62">
              <w:rPr>
                <w:szCs w:val="22"/>
                <w:vertAlign w:val="superscript"/>
              </w:rPr>
              <w:t>2</w:t>
            </w:r>
          </w:p>
        </w:tc>
        <w:tc>
          <w:tcPr>
            <w:tcW w:w="656" w:type="dxa"/>
            <w:vAlign w:val="center"/>
          </w:tcPr>
          <w:p w:rsidR="00CE318B" w:rsidRPr="00A71A62" w:rsidRDefault="00CE318B" w:rsidP="00CE318B">
            <w:pPr>
              <w:pStyle w:val="lfej"/>
              <w:tabs>
                <w:tab w:val="clear" w:pos="4536"/>
                <w:tab w:val="clear" w:pos="9072"/>
              </w:tabs>
              <w:jc w:val="center"/>
              <w:rPr>
                <w:szCs w:val="22"/>
                <w:vertAlign w:val="superscript"/>
              </w:rPr>
            </w:pPr>
            <w:r w:rsidRPr="00A71A62">
              <w:rPr>
                <w:color w:val="0000FF"/>
                <w:sz w:val="18"/>
              </w:rPr>
              <w:t/>
            </w:r>
            <w:r w:rsidRPr="00A71A62">
              <w:rPr>
                <w:color w:val="0000FF"/>
                <w:sz w:val="2"/>
                <w:szCs w:val="2"/>
              </w:rPr>
              <w:t/>
            </w:r>
            <w:r w:rsidRPr="00A71A62">
              <w:rPr>
                <w:color w:val="0000FF"/>
                <w:sz w:val="18"/>
              </w:rPr>
              <w:t/>
            </w:r>
          </w:p>
          <w:p w:rsidR="00CE318B" w:rsidRPr="00A71A62" w:rsidRDefault="00CE318B" w:rsidP="00CE318B">
            <w:pPr>
              <w:pStyle w:val="lfej"/>
              <w:tabs>
                <w:tab w:val="clear" w:pos="4536"/>
                <w:tab w:val="clear" w:pos="9072"/>
              </w:tabs>
              <w:rPr>
                <w:szCs w:val="22"/>
              </w:rPr>
            </w:pPr>
          </w:p>
        </w:tc>
        <w:tc>
          <w:tcPr>
            <w:tcW w:w="620" w:type="dxa"/>
            <w:gridSpan w:val="2"/>
            <w:vAlign w:val="center"/>
          </w:tcPr>
          <w:p w:rsidR="00CE318B" w:rsidRPr="00A71A62" w:rsidRDefault="00CE318B" w:rsidP="00CE318B">
            <w:pPr>
              <w:pStyle w:val="lfej"/>
              <w:tabs>
                <w:tab w:val="clear" w:pos="4536"/>
                <w:tab w:val="clear" w:pos="9072"/>
              </w:tabs>
              <w:jc w:val="right"/>
              <w:rPr>
                <w:szCs w:val="22"/>
              </w:rPr>
            </w:pPr>
            <w:r w:rsidRPr="00A71A62">
              <w:rPr>
                <w:szCs w:val="22"/>
              </w:rPr>
              <w:t>4x25 mm</w:t>
            </w:r>
            <w:r w:rsidRPr="00A71A62">
              <w:rPr>
                <w:szCs w:val="22"/>
                <w:vertAlign w:val="superscript"/>
              </w:rPr>
              <w:t>2</w:t>
            </w:r>
          </w:p>
        </w:tc>
        <w:tc>
          <w:tcPr>
            <w:tcW w:w="669" w:type="dxa"/>
            <w:vAlign w:val="center"/>
          </w:tcPr>
          <w:p w:rsidR="00CE318B" w:rsidRPr="00A71A62" w:rsidRDefault="00CE318B" w:rsidP="00CE318B">
            <w:pPr>
              <w:pStyle w:val="lfej"/>
              <w:tabs>
                <w:tab w:val="clear" w:pos="4536"/>
                <w:tab w:val="clear" w:pos="9072"/>
              </w:tabs>
              <w:jc w:val="center"/>
              <w:rPr>
                <w:szCs w:val="22"/>
              </w:rPr>
            </w:pPr>
            <w:r w:rsidRPr="00A71A62">
              <w:rPr>
                <w:color w:val="0000FF"/>
                <w:sz w:val="18"/>
              </w:rPr>
              <w:t/>
            </w:r>
            <w:r w:rsidRPr="00A71A62">
              <w:rPr>
                <w:color w:val="0000FF"/>
                <w:sz w:val="2"/>
                <w:szCs w:val="2"/>
              </w:rPr>
              <w:t/>
            </w:r>
            <w:r w:rsidRPr="00A71A62">
              <w:rPr>
                <w:color w:val="0000FF"/>
                <w:sz w:val="18"/>
              </w:rPr>
              <w:t/>
            </w:r>
          </w:p>
        </w:tc>
      </w:tr>
      <w:tr w:rsidR="00CE318B" w:rsidRPr="00A71A62" w:rsidTr="00CE318B">
        <w:trPr>
          <w:cantSplit/>
          <w:trHeight w:val="1288"/>
        </w:trPr>
        <w:tc>
          <w:tcPr>
            <w:tcW w:w="10445" w:type="dxa"/>
            <w:gridSpan w:val="20"/>
            <w:vAlign w:val="center"/>
          </w:tcPr>
          <w:p w:rsidR="00CE318B" w:rsidRPr="00A71A62" w:rsidRDefault="00DA3CAB" w:rsidP="00CE318B">
            <w:pPr>
              <w:pStyle w:val="lfej"/>
              <w:tabs>
                <w:tab w:val="clear" w:pos="4536"/>
                <w:tab w:val="clear" w:pos="9072"/>
              </w:tabs>
              <w:jc w:val="both"/>
              <w:rPr>
                <w:szCs w:val="22"/>
              </w:rPr>
            </w:pPr>
            <w:r w:rsidRPr="003A530D">
              <w:rPr>
                <w:b/>
                <w:spacing w:val="-1"/>
                <w:sz w:val="18"/>
                <w:szCs w:val="22"/>
              </w:rPr>
              <w:t>Pénzügyi feltételek:</w:t>
            </w:r>
            <w:r w:rsidRPr="003A530D">
              <w:rPr>
                <w:spacing w:val="-1"/>
                <w:sz w:val="18"/>
                <w:szCs w:val="22"/>
              </w:rPr>
              <w:t xml:space="preserve"> </w:t>
            </w:r>
            <w:r w:rsidRPr="00894C18">
              <w:rPr>
                <w:spacing w:val="-1"/>
                <w:sz w:val="18"/>
                <w:szCs w:val="22"/>
              </w:rPr>
              <w:t>A 10/2016 (XI.14.) MEKH rendelet és a H 44</w:t>
            </w:r>
            <w:r>
              <w:rPr>
                <w:spacing w:val="-1"/>
                <w:sz w:val="18"/>
                <w:szCs w:val="22"/>
              </w:rPr>
              <w:t>23</w:t>
            </w:r>
            <w:r w:rsidRPr="00894C18">
              <w:rPr>
                <w:spacing w:val="-1"/>
                <w:sz w:val="18"/>
                <w:szCs w:val="22"/>
              </w:rPr>
              <w:t>/202</w:t>
            </w:r>
            <w:r>
              <w:rPr>
                <w:spacing w:val="-1"/>
                <w:sz w:val="18"/>
                <w:szCs w:val="22"/>
              </w:rPr>
              <w:t>4</w:t>
            </w:r>
            <w:r w:rsidRPr="00894C18">
              <w:rPr>
                <w:spacing w:val="-8"/>
                <w:sz w:val="18"/>
                <w:szCs w:val="22"/>
              </w:rPr>
              <w:t xml:space="preserve"> </w:t>
            </w:r>
            <w:r w:rsidRPr="00894C18">
              <w:rPr>
                <w:spacing w:val="-1"/>
                <w:sz w:val="18"/>
                <w:szCs w:val="22"/>
              </w:rPr>
              <w:t xml:space="preserve">MEKH határozat alapján az MVM Démász Áramhálózati Kft. költségén kerül kiépítésre földkábel </w:t>
            </w:r>
            <w:r>
              <w:rPr>
                <w:spacing w:val="-1"/>
                <w:sz w:val="18"/>
                <w:szCs w:val="22"/>
              </w:rPr>
              <w:t xml:space="preserve">és légvezeték </w:t>
            </w:r>
            <w:r w:rsidRPr="00894C18">
              <w:rPr>
                <w:spacing w:val="-1"/>
                <w:sz w:val="18"/>
                <w:szCs w:val="22"/>
              </w:rPr>
              <w:t xml:space="preserve">esetén </w:t>
            </w:r>
            <w:r>
              <w:rPr>
                <w:spacing w:val="-1"/>
                <w:sz w:val="18"/>
                <w:szCs w:val="22"/>
              </w:rPr>
              <w:t>50</w:t>
            </w:r>
            <w:r w:rsidRPr="00894C18">
              <w:rPr>
                <w:spacing w:val="-1"/>
                <w:sz w:val="18"/>
                <w:szCs w:val="22"/>
              </w:rPr>
              <w:t xml:space="preserve"> m</w:t>
            </w:r>
            <w:r>
              <w:rPr>
                <w:spacing w:val="-1"/>
                <w:sz w:val="18"/>
                <w:szCs w:val="22"/>
              </w:rPr>
              <w:t xml:space="preserve"> </w:t>
            </w:r>
            <w:r w:rsidRPr="00894C18">
              <w:rPr>
                <w:spacing w:val="-1"/>
                <w:sz w:val="18"/>
                <w:szCs w:val="22"/>
              </w:rPr>
              <w:t>csatlakozó</w:t>
            </w:r>
            <w:r w:rsidRPr="00894C18">
              <w:rPr>
                <w:sz w:val="18"/>
                <w:szCs w:val="22"/>
              </w:rPr>
              <w:t xml:space="preserve">vezeték (legkisebb költség figyelembevételével a </w:t>
            </w:r>
            <w:r w:rsidRPr="00894C18">
              <w:rPr>
                <w:spacing w:val="-1"/>
                <w:sz w:val="18"/>
                <w:szCs w:val="22"/>
              </w:rPr>
              <w:t>10/2016 (XI.14.) MEKH rendelet 34. § szerint),</w:t>
            </w:r>
            <w:r w:rsidRPr="00894C18">
              <w:rPr>
                <w:sz w:val="18"/>
                <w:szCs w:val="22"/>
              </w:rPr>
              <w:t xml:space="preserve"> </w:t>
            </w:r>
            <w:r>
              <w:rPr>
                <w:sz w:val="18"/>
                <w:szCs w:val="22"/>
              </w:rPr>
              <w:t>a</w:t>
            </w:r>
            <w:r w:rsidRPr="00894C18">
              <w:rPr>
                <w:sz w:val="18"/>
                <w:szCs w:val="22"/>
              </w:rPr>
              <w:t xml:space="preserve"> csatlakozóvezeték hoss</w:t>
            </w:r>
            <w:r>
              <w:rPr>
                <w:sz w:val="18"/>
                <w:szCs w:val="22"/>
              </w:rPr>
              <w:t>zá</w:t>
            </w:r>
            <w:r w:rsidRPr="00894C18">
              <w:rPr>
                <w:sz w:val="18"/>
                <w:szCs w:val="22"/>
              </w:rPr>
              <w:t xml:space="preserve">t a földfelszínre vetített nyomvonalhossz alapulvételével kell meghatározni. </w:t>
            </w:r>
            <w:r w:rsidRPr="00894C18">
              <w:rPr>
                <w:spacing w:val="-2"/>
                <w:sz w:val="18"/>
                <w:szCs w:val="22"/>
              </w:rPr>
              <w:t xml:space="preserve">Ügyféligényű műszaki eltérés esetén az előző díjakon felül többletköltséget kell kifizetni, mely a megvalósuló és a legolcsóbb beruházási költségek aktivált érték különbözetének 70%-a (fizikai csatlakozóvezeték hossz). </w:t>
            </w:r>
            <w:r w:rsidRPr="00894C18">
              <w:rPr>
                <w:b/>
                <w:spacing w:val="-1"/>
                <w:sz w:val="18"/>
                <w:szCs w:val="22"/>
              </w:rPr>
              <w:t>A mindenkor aktuális fajlagos költségárak MVM Démász Áramhálózati Kft. honlapján megtalálhatóak.</w:t>
            </w:r>
          </w:p>
        </w:tc>
      </w:tr>
      <w:tr w:rsidR="00CE318B" w:rsidRPr="00A71A62" w:rsidTr="00CE318B">
        <w:trPr>
          <w:cantSplit/>
          <w:trHeight w:val="1236"/>
        </w:trPr>
        <w:tc>
          <w:tcPr>
            <w:tcW w:w="10445" w:type="dxa"/>
            <w:gridSpan w:val="20"/>
            <w:vAlign w:val="center"/>
          </w:tcPr>
          <w:p w:rsidR="00CE318B" w:rsidRPr="00A71A62" w:rsidRDefault="00C8168F" w:rsidP="00CE318B">
            <w:pPr>
              <w:shd w:val="clear" w:color="auto" w:fill="FFFFFF"/>
              <w:spacing w:before="24" w:line="235" w:lineRule="exact"/>
              <w:ind w:left="142" w:right="206"/>
              <w:jc w:val="both"/>
              <w:rPr>
                <w:spacing w:val="-1"/>
                <w:szCs w:val="22"/>
              </w:rPr>
            </w:pPr>
            <w:r w:rsidRPr="00A71A62">
              <w:rPr>
                <w:noProof/>
                <w:spacing w:val="-1"/>
                <w:szCs w:val="22"/>
              </w:rPr>
              <w:lastRenderedPageBreak/>
              <w:drawing>
                <wp:anchor distT="0" distB="0" distL="114300" distR="114300" simplePos="0" relativeHeight="251765760" behindDoc="0" locked="0" layoutInCell="1" allowOverlap="1" wp14:anchorId="0DAE884A" wp14:editId="7BAF2CBC">
                  <wp:simplePos x="0" y="0"/>
                  <wp:positionH relativeFrom="column">
                    <wp:posOffset>3154045</wp:posOffset>
                  </wp:positionH>
                  <wp:positionV relativeFrom="paragraph">
                    <wp:posOffset>29210</wp:posOffset>
                  </wp:positionV>
                  <wp:extent cx="1971675" cy="1245870"/>
                  <wp:effectExtent l="0" t="0" r="0" b="0"/>
                  <wp:wrapNone/>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58-removebg-preview.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71675" cy="1245870"/>
                          </a:xfrm>
                          <a:prstGeom prst="rect">
                            <a:avLst/>
                          </a:prstGeom>
                        </pic:spPr>
                      </pic:pic>
                    </a:graphicData>
                  </a:graphic>
                  <wp14:sizeRelH relativeFrom="margin">
                    <wp14:pctWidth>0</wp14:pctWidth>
                  </wp14:sizeRelH>
                  <wp14:sizeRelV relativeFrom="margin">
                    <wp14:pctHeight>0</wp14:pctHeight>
                  </wp14:sizeRelV>
                </wp:anchor>
              </w:drawing>
            </w:r>
            <w:r w:rsidR="00CE318B" w:rsidRPr="00A71A62">
              <w:rPr>
                <w:spacing w:val="-1"/>
                <w:szCs w:val="22"/>
              </w:rPr>
              <w:t>Alulírott</w:t>
            </w:r>
            <w:r w:rsidRPr="00A71A62">
              <w:rPr>
                <w:spacing w:val="-1"/>
                <w:szCs w:val="22"/>
              </w:rPr>
              <w:t xml:space="preserve"> </w:t>
            </w:r>
            <w:r w:rsidRPr="00A71A62">
              <w:rPr>
                <w:rFonts w:eastAsia="Arial"/>
                <w:color w:val="0000FF"/>
                <w:sz w:val="18"/>
              </w:rPr>
              <w:t/>
            </w:r>
            <w:r w:rsidRPr="00A71A62">
              <w:rPr>
                <w:rFonts w:eastAsia="Arial"/>
                <w:color w:val="0000FF"/>
                <w:sz w:val="2"/>
                <w:szCs w:val="2"/>
              </w:rPr>
              <w:t/>
            </w:r>
            <w:r w:rsidRPr="00A71A62">
              <w:rPr>
                <w:rFonts w:eastAsia="Arial"/>
                <w:color w:val="0000FF"/>
                <w:sz w:val="18"/>
              </w:rPr>
              <w:t/>
            </w:r>
            <w:r w:rsidRPr="00A71A62">
              <w:rPr>
                <w:spacing w:val="-1"/>
                <w:szCs w:val="22"/>
              </w:rPr>
              <w:t xml:space="preserve"> </w:t>
            </w:r>
            <w:r w:rsidR="00CE318B" w:rsidRPr="00A71A62">
              <w:rPr>
                <w:spacing w:val="-1"/>
                <w:szCs w:val="22"/>
              </w:rPr>
              <w:t>nyilatkozom, hogy a fenti kivitelezési helyen létesítendő csatlakozó berendezés kialakítására vonatkozó MVM Démász Áramhálózati Kft. típustervi megoldásainak műszaki és pénzügyi megvalósíthatóságára vonatkozó tájékoztatást megkaptam, és ez alapján tettem meg jelen megrendelést. Igény visszamondása esetén az adott időpontig elvégzett tevékenységek költségeit megtérítem.</w:t>
            </w:r>
          </w:p>
          <w:p w:rsidR="00CE318B" w:rsidRPr="00A71A62" w:rsidRDefault="00C8168F" w:rsidP="00C8168F">
            <w:pPr>
              <w:shd w:val="clear" w:color="auto" w:fill="FFFFFF"/>
              <w:spacing w:before="24" w:line="235" w:lineRule="exact"/>
              <w:ind w:left="142" w:right="206"/>
              <w:jc w:val="both"/>
              <w:rPr>
                <w:spacing w:val="-1"/>
                <w:szCs w:val="22"/>
              </w:rPr>
            </w:pPr>
            <w:r w:rsidRPr="00A71A62">
              <w:rPr>
                <w:spacing w:val="-1"/>
                <w:szCs w:val="22"/>
              </w:rPr>
              <w:t xml:space="preserve">Dátum: </w:t>
            </w:r>
            <w:r w:rsidRPr="00A71A62">
              <w:rPr>
                <w:color w:val="0000FF"/>
                <w:sz w:val="18"/>
              </w:rPr>
              <w:t/>
            </w:r>
            <w:r w:rsidRPr="00A71A62">
              <w:rPr>
                <w:color w:val="0000FF"/>
                <w:sz w:val="2"/>
                <w:szCs w:val="2"/>
              </w:rPr>
              <w:t/>
            </w:r>
            <w:r w:rsidRPr="00A71A62">
              <w:rPr>
                <w:color w:val="0000FF"/>
                <w:sz w:val="18"/>
              </w:rPr>
              <w:t/>
            </w:r>
            <w:r w:rsidRPr="00A71A62">
              <w:rPr>
                <w:spacing w:val="-1"/>
                <w:szCs w:val="22"/>
              </w:rPr>
              <w:t xml:space="preserve">         </w:t>
            </w:r>
            <w:r w:rsidR="00CE318B" w:rsidRPr="00A71A62">
              <w:rPr>
                <w:spacing w:val="-1"/>
                <w:szCs w:val="22"/>
              </w:rPr>
              <w:t xml:space="preserve">                                             Aláírás: ……………………………………..</w:t>
            </w:r>
          </w:p>
        </w:tc>
      </w:tr>
    </w:tbl>
    <w:p w:rsidR="00CE318B" w:rsidRPr="00A71A62" w:rsidRDefault="00CE318B" w:rsidP="00CE318B">
      <w:pPr>
        <w:shd w:val="clear" w:color="auto" w:fill="FFFFFF"/>
        <w:spacing w:before="100" w:beforeAutospacing="1"/>
        <w:jc w:val="both"/>
        <w:rPr>
          <w:sz w:val="18"/>
        </w:rPr>
      </w:pPr>
      <w:r w:rsidRPr="00A71A62">
        <w:rPr>
          <w:sz w:val="18"/>
        </w:rPr>
        <w:t>Kérjük a fejléc nyomtatott betűvel való kitöltését továbbá a * jelölt részeken a megfelelő cellát X megjelölni, továbbá az üres adatmezőkben a szükséges információk rögzítését.</w:t>
      </w:r>
    </w:p>
    <w:p w:rsidR="00CE318B" w:rsidRPr="00A71A62" w:rsidRDefault="00CE318B" w:rsidP="00CE318B">
      <w:pPr>
        <w:rPr>
          <w:sz w:val="6"/>
          <w:szCs w:val="8"/>
        </w:rPr>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97"/>
        <w:gridCol w:w="1134"/>
        <w:gridCol w:w="567"/>
        <w:gridCol w:w="567"/>
        <w:gridCol w:w="673"/>
        <w:gridCol w:w="461"/>
        <w:gridCol w:w="1275"/>
        <w:gridCol w:w="351"/>
        <w:gridCol w:w="783"/>
        <w:gridCol w:w="1134"/>
        <w:gridCol w:w="1343"/>
      </w:tblGrid>
      <w:tr w:rsidR="00CE318B" w:rsidRPr="00A71A62" w:rsidTr="00C124F2">
        <w:trPr>
          <w:cantSplit/>
          <w:trHeight w:val="385"/>
        </w:trPr>
        <w:tc>
          <w:tcPr>
            <w:tcW w:w="5138" w:type="dxa"/>
            <w:gridSpan w:val="5"/>
            <w:vAlign w:val="bottom"/>
          </w:tcPr>
          <w:p w:rsidR="00CE318B" w:rsidRPr="00A71A62" w:rsidRDefault="00CE318B" w:rsidP="00C8168F">
            <w:pPr>
              <w:pStyle w:val="lfej"/>
              <w:tabs>
                <w:tab w:val="clear" w:pos="4536"/>
                <w:tab w:val="clear" w:pos="9072"/>
              </w:tabs>
              <w:rPr>
                <w:bCs/>
                <w:szCs w:val="22"/>
              </w:rPr>
            </w:pPr>
            <w:r w:rsidRPr="00A71A62">
              <w:rPr>
                <w:szCs w:val="22"/>
              </w:rPr>
              <w:t>FÖLDKÁBEL fizikai/nyomvonal h.</w:t>
            </w:r>
            <w:r w:rsidRPr="00A71A62">
              <w:rPr>
                <w:bCs/>
                <w:szCs w:val="22"/>
              </w:rPr>
              <w:t>:</w:t>
            </w:r>
            <w:r w:rsidR="00C8168F" w:rsidRPr="00A71A62">
              <w:rPr>
                <w:color w:val="0000FF"/>
                <w:sz w:val="18"/>
                <w14:textFill>
                  <w14:gradFill>
                    <w14:gsLst>
                      <w14:gs w14:pos="0">
                        <w14:srgbClr w14:val="0000FF">
                          <w14:shade w14:val="30000"/>
                          <w14:satMod w14:val="115000"/>
                        </w14:srgbClr>
                      </w14:gs>
                      <w14:gs w14:pos="50000">
                        <w14:srgbClr w14:val="0000FF">
                          <w14:shade w14:val="67500"/>
                          <w14:satMod w14:val="115000"/>
                        </w14:srgbClr>
                      </w14:gs>
                      <w14:gs w14:pos="100000">
                        <w14:srgbClr w14:val="0000FF">
                          <w14:shade w14:val="100000"/>
                          <w14:satMod w14:val="115000"/>
                        </w14:srgbClr>
                      </w14:gs>
                    </w14:gsLst>
                    <w14:lin w14:ang="2700000" w14:scaled="0"/>
                  </w14:gradFill>
                </w14:textFill>
              </w:rPr>
              <w:t xml:space="preserve"> </w:t>
            </w:r>
            <w:r w:rsidR="00C8168F" w:rsidRPr="00A71A62">
              <w:rPr>
                <w:color w:val="0000FF"/>
                <w:sz w:val="2"/>
                <w:szCs w:val="2"/>
                <w14:textFill>
                  <w14:gradFill>
                    <w14:gsLst>
                      <w14:gs w14:pos="0">
                        <w14:srgbClr w14:val="0000FF">
                          <w14:shade w14:val="30000"/>
                          <w14:satMod w14:val="115000"/>
                        </w14:srgbClr>
                      </w14:gs>
                      <w14:gs w14:pos="50000">
                        <w14:srgbClr w14:val="0000FF">
                          <w14:shade w14:val="67500"/>
                          <w14:satMod w14:val="115000"/>
                        </w14:srgbClr>
                      </w14:gs>
                      <w14:gs w14:pos="100000">
                        <w14:srgbClr w14:val="0000FF">
                          <w14:shade w14:val="100000"/>
                          <w14:satMod w14:val="115000"/>
                        </w14:srgbClr>
                      </w14:gs>
                    </w14:gsLst>
                    <w14:lin w14:ang="2700000" w14:scaled="0"/>
                  </w14:gradFill>
                </w14:textFill>
              </w:rPr>
              <w:t/>
            </w:r>
            <w:r w:rsidR="00C8168F" w:rsidRPr="00A71A62">
              <w:rPr>
                <w:color w:val="0000FF"/>
                <w:sz w:val="18"/>
                <w14:textFill>
                  <w14:gradFill>
                    <w14:gsLst>
                      <w14:gs w14:pos="0">
                        <w14:srgbClr w14:val="0000FF">
                          <w14:shade w14:val="30000"/>
                          <w14:satMod w14:val="115000"/>
                        </w14:srgbClr>
                      </w14:gs>
                      <w14:gs w14:pos="50000">
                        <w14:srgbClr w14:val="0000FF">
                          <w14:shade w14:val="67500"/>
                          <w14:satMod w14:val="115000"/>
                        </w14:srgbClr>
                      </w14:gs>
                      <w14:gs w14:pos="100000">
                        <w14:srgbClr w14:val="0000FF">
                          <w14:shade w14:val="100000"/>
                          <w14:satMod w14:val="115000"/>
                        </w14:srgbClr>
                      </w14:gs>
                    </w14:gsLst>
                    <w14:lin w14:ang="2700000" w14:scaled="0"/>
                  </w14:gradFill>
                </w14:textFill>
              </w:rPr>
              <w:t/>
            </w:r>
            <w:r w:rsidRPr="00A71A62">
              <w:rPr>
                <w:bCs/>
                <w:szCs w:val="22"/>
              </w:rPr>
              <w:t xml:space="preserve"> m</w:t>
            </w:r>
          </w:p>
        </w:tc>
        <w:tc>
          <w:tcPr>
            <w:tcW w:w="5347" w:type="dxa"/>
            <w:gridSpan w:val="6"/>
            <w:vAlign w:val="bottom"/>
          </w:tcPr>
          <w:p w:rsidR="00CE318B" w:rsidRPr="00A71A62" w:rsidRDefault="00CE318B" w:rsidP="00CE318B">
            <w:pPr>
              <w:pStyle w:val="lfej"/>
              <w:tabs>
                <w:tab w:val="clear" w:pos="4536"/>
                <w:tab w:val="clear" w:pos="9072"/>
              </w:tabs>
              <w:rPr>
                <w:bCs/>
                <w:szCs w:val="22"/>
              </w:rPr>
            </w:pPr>
            <w:r w:rsidRPr="00A71A62">
              <w:rPr>
                <w:szCs w:val="22"/>
              </w:rPr>
              <w:t>LÉGKÁBEL fizikai/nyomvonal h.</w:t>
            </w:r>
            <w:r w:rsidRPr="00A71A62">
              <w:rPr>
                <w:bCs/>
                <w:szCs w:val="22"/>
              </w:rPr>
              <w:t>:</w:t>
            </w:r>
            <w:r w:rsidR="00C8168F" w:rsidRPr="00A71A62">
              <w:rPr>
                <w:color w:val="0000FF"/>
                <w:sz w:val="18"/>
              </w:rPr>
              <w:t xml:space="preserve"> </w:t>
            </w:r>
            <w:r w:rsidR="00C8168F" w:rsidRPr="00A71A62">
              <w:rPr>
                <w:rFonts w:eastAsia="Arial"/>
                <w:color w:val="0000FF"/>
                <w:sz w:val="2"/>
                <w:szCs w:val="2"/>
              </w:rPr>
              <w:t/>
            </w:r>
            <w:r w:rsidR="00C8168F" w:rsidRPr="00A71A62">
              <w:rPr>
                <w:color w:val="0000FF"/>
                <w:sz w:val="18"/>
              </w:rPr>
              <w:t/>
            </w:r>
            <w:r w:rsidRPr="00A71A62">
              <w:rPr>
                <w:bCs/>
                <w:szCs w:val="22"/>
              </w:rPr>
              <w:t>.m</w:t>
            </w:r>
            <w:r w:rsidR="00C8168F" w:rsidRPr="00A71A62">
              <w:rPr>
                <w:bCs/>
                <w:szCs w:val="22"/>
              </w:rPr>
              <w:t xml:space="preserve"> </w:t>
            </w:r>
            <w:r w:rsidR="00C8168F" w:rsidRPr="00A71A62">
              <w:rPr>
                <w:color w:val="000000" w:themeColor="text1"/>
                <w:sz w:val="18"/>
              </w:rPr>
              <w:t/>
            </w:r>
            <w:r w:rsidR="00C8168F" w:rsidRPr="00A71A62">
              <w:rPr>
                <w:color w:val="000000" w:themeColor="text1"/>
                <w:sz w:val="2"/>
                <w:szCs w:val="2"/>
              </w:rPr>
              <w:t/>
            </w:r>
            <w:r w:rsidR="00C8168F" w:rsidRPr="00A71A62">
              <w:rPr>
                <w:color w:val="000000" w:themeColor="text1"/>
                <w:sz w:val="18"/>
              </w:rPr>
              <w:t> Vízsz.</w:t>
            </w:r>
          </w:p>
        </w:tc>
      </w:tr>
      <w:tr w:rsidR="00CE318B" w:rsidRPr="00A71A62" w:rsidTr="00C124F2">
        <w:trPr>
          <w:cantSplit/>
          <w:trHeight w:val="404"/>
        </w:trPr>
        <w:tc>
          <w:tcPr>
            <w:tcW w:w="5138" w:type="dxa"/>
            <w:gridSpan w:val="5"/>
            <w:vAlign w:val="bottom"/>
          </w:tcPr>
          <w:p w:rsidR="00CE318B" w:rsidRPr="00A71A62" w:rsidRDefault="00CE318B" w:rsidP="00C8168F">
            <w:pPr>
              <w:pStyle w:val="lfej"/>
              <w:tabs>
                <w:tab w:val="clear" w:pos="4536"/>
                <w:tab w:val="clear" w:pos="9072"/>
              </w:tabs>
              <w:rPr>
                <w:szCs w:val="22"/>
              </w:rPr>
            </w:pPr>
          </w:p>
        </w:tc>
        <w:tc>
          <w:tcPr>
            <w:tcW w:w="5347" w:type="dxa"/>
            <w:gridSpan w:val="6"/>
            <w:vAlign w:val="bottom"/>
          </w:tcPr>
          <w:p w:rsidR="00CE318B" w:rsidRPr="00A71A62" w:rsidRDefault="00CE318B" w:rsidP="00CE318B">
            <w:pPr>
              <w:pStyle w:val="lfej"/>
              <w:tabs>
                <w:tab w:val="clear" w:pos="4536"/>
                <w:tab w:val="clear" w:pos="9072"/>
              </w:tabs>
              <w:rPr>
                <w:szCs w:val="22"/>
              </w:rPr>
            </w:pPr>
          </w:p>
        </w:tc>
      </w:tr>
      <w:tr w:rsidR="00CE318B" w:rsidRPr="00A71A62" w:rsidTr="00C124F2">
        <w:trPr>
          <w:cantSplit/>
        </w:trPr>
        <w:tc>
          <w:tcPr>
            <w:tcW w:w="10485" w:type="dxa"/>
            <w:gridSpan w:val="11"/>
          </w:tcPr>
          <w:p w:rsidR="00CE318B" w:rsidRPr="00A71A62" w:rsidRDefault="00CE318B" w:rsidP="00CE318B">
            <w:pPr>
              <w:pStyle w:val="lfej"/>
              <w:tabs>
                <w:tab w:val="clear" w:pos="4536"/>
                <w:tab w:val="clear" w:pos="9072"/>
              </w:tabs>
              <w:jc w:val="center"/>
              <w:rPr>
                <w:bCs/>
                <w:szCs w:val="22"/>
              </w:rPr>
            </w:pPr>
            <w:r w:rsidRPr="00A71A62">
              <w:rPr>
                <w:bCs/>
                <w:szCs w:val="22"/>
                <w:highlight w:val="lightGray"/>
              </w:rPr>
              <w:t>IGÉNYELT CSATLAKOZÁSI TELJESÍTMÉNYEK</w:t>
            </w:r>
          </w:p>
        </w:tc>
      </w:tr>
      <w:tr w:rsidR="00CE318B" w:rsidRPr="00A71A62" w:rsidTr="00C124F2">
        <w:trPr>
          <w:cantSplit/>
          <w:trHeight w:val="388"/>
        </w:trPr>
        <w:tc>
          <w:tcPr>
            <w:tcW w:w="10485" w:type="dxa"/>
            <w:gridSpan w:val="11"/>
            <w:vAlign w:val="bottom"/>
          </w:tcPr>
          <w:p w:rsidR="00CE318B" w:rsidRPr="00A71A62" w:rsidRDefault="00CE318B" w:rsidP="00CE318B">
            <w:pPr>
              <w:pStyle w:val="lfej"/>
              <w:tabs>
                <w:tab w:val="clear" w:pos="4536"/>
                <w:tab w:val="clear" w:pos="9072"/>
              </w:tabs>
              <w:rPr>
                <w:szCs w:val="22"/>
              </w:rPr>
            </w:pPr>
          </w:p>
          <w:p w:rsidR="00C8168F" w:rsidRPr="00A71A62" w:rsidRDefault="00C8168F" w:rsidP="00C8168F">
            <w:pPr>
              <w:pStyle w:val="lfej"/>
              <w:tabs>
                <w:tab w:val="clear" w:pos="4536"/>
                <w:tab w:val="clear" w:pos="9072"/>
              </w:tabs>
              <w:rPr>
                <w:szCs w:val="22"/>
              </w:rPr>
            </w:pPr>
            <w:r w:rsidRPr="00A71A62">
              <w:rPr>
                <w:szCs w:val="22"/>
              </w:rPr>
              <w:t xml:space="preserve">Jelenleg meglévő mindennapszaki: </w:t>
            </w:r>
            <w:r w:rsidRPr="00A71A62">
              <w:rPr>
                <w:color w:val="0000FF"/>
                <w:sz w:val="18"/>
              </w:rPr>
              <w:t/>
            </w:r>
            <w:r w:rsidRPr="00A71A62">
              <w:rPr>
                <w:color w:val="0000FF"/>
                <w:sz w:val="2"/>
                <w:szCs w:val="2"/>
              </w:rPr>
              <w:t/>
            </w:r>
            <w:r w:rsidRPr="00A71A62">
              <w:rPr>
                <w:color w:val="0000FF"/>
                <w:sz w:val="18"/>
              </w:rPr>
              <w:t/>
            </w:r>
            <w:r w:rsidRPr="00A71A62">
              <w:rPr>
                <w:szCs w:val="22"/>
              </w:rPr>
              <w:t xml:space="preserve"> A </w:t>
            </w:r>
            <w:r w:rsidRPr="00A71A62">
              <w:rPr>
                <w:color w:val="0000FF"/>
                <w:sz w:val="18"/>
              </w:rPr>
              <w:t/>
            </w:r>
            <w:r w:rsidRPr="00A71A62">
              <w:rPr>
                <w:color w:val="0000FF"/>
                <w:sz w:val="2"/>
                <w:szCs w:val="2"/>
              </w:rPr>
              <w:t/>
            </w:r>
            <w:r w:rsidRPr="00A71A62">
              <w:rPr>
                <w:color w:val="0000FF"/>
                <w:sz w:val="18"/>
              </w:rPr>
              <w:t/>
            </w:r>
            <w:r w:rsidRPr="00A71A62">
              <w:rPr>
                <w:szCs w:val="22"/>
              </w:rPr>
              <w:t xml:space="preserve">A </w:t>
            </w:r>
            <w:r w:rsidRPr="00A71A62">
              <w:rPr>
                <w:color w:val="0000FF"/>
                <w:sz w:val="18"/>
              </w:rPr>
              <w:t/>
            </w:r>
            <w:r w:rsidRPr="00A71A62">
              <w:rPr>
                <w:color w:val="0000FF"/>
                <w:sz w:val="2"/>
                <w:szCs w:val="2"/>
              </w:rPr>
              <w:t/>
            </w:r>
            <w:r w:rsidRPr="00A71A62">
              <w:rPr>
                <w:color w:val="0000FF"/>
                <w:sz w:val="18"/>
              </w:rPr>
              <w:t xml:space="preserve"> </w:t>
            </w:r>
            <w:r w:rsidRPr="00A71A62">
              <w:rPr>
                <w:szCs w:val="22"/>
              </w:rPr>
              <w:t xml:space="preserve">A      Jelenleg meglévő vezérelt: </w:t>
            </w:r>
            <w:r w:rsidRPr="00A71A62">
              <w:rPr>
                <w:color w:val="0000FF"/>
                <w:sz w:val="18"/>
              </w:rPr>
              <w:t/>
            </w:r>
            <w:r w:rsidRPr="00A71A62">
              <w:rPr>
                <w:color w:val="0000FF"/>
                <w:sz w:val="2"/>
                <w:szCs w:val="2"/>
              </w:rPr>
              <w:t/>
            </w:r>
            <w:r w:rsidRPr="00A71A62">
              <w:rPr>
                <w:color w:val="0000FF"/>
                <w:sz w:val="18"/>
              </w:rPr>
              <w:t/>
            </w:r>
            <w:r w:rsidRPr="00A71A62">
              <w:rPr>
                <w:szCs w:val="22"/>
              </w:rPr>
              <w:t xml:space="preserve"> A </w:t>
            </w:r>
            <w:r w:rsidRPr="00A71A62">
              <w:rPr>
                <w:color w:val="0000FF"/>
                <w:sz w:val="18"/>
              </w:rPr>
              <w:t/>
            </w:r>
            <w:r w:rsidRPr="00A71A62">
              <w:rPr>
                <w:color w:val="0000FF"/>
                <w:sz w:val="2"/>
                <w:szCs w:val="2"/>
              </w:rPr>
              <w:t/>
            </w:r>
            <w:r w:rsidRPr="00A71A62">
              <w:rPr>
                <w:color w:val="0000FF"/>
                <w:sz w:val="18"/>
              </w:rPr>
              <w:t xml:space="preserve"> </w:t>
            </w:r>
            <w:r w:rsidRPr="00A71A62">
              <w:rPr>
                <w:szCs w:val="22"/>
              </w:rPr>
              <w:t xml:space="preserve">A </w:t>
            </w:r>
            <w:r w:rsidRPr="00A71A62">
              <w:rPr>
                <w:color w:val="0000FF"/>
                <w:sz w:val="18"/>
              </w:rPr>
              <w:t/>
            </w:r>
            <w:r w:rsidRPr="00A71A62">
              <w:rPr>
                <w:color w:val="0000FF"/>
                <w:sz w:val="2"/>
                <w:szCs w:val="2"/>
              </w:rPr>
              <w:t/>
            </w:r>
            <w:r w:rsidRPr="00A71A62">
              <w:rPr>
                <w:color w:val="0000FF"/>
                <w:sz w:val="18"/>
              </w:rPr>
              <w:t xml:space="preserve"> </w:t>
            </w:r>
            <w:r w:rsidRPr="00A71A62">
              <w:rPr>
                <w:szCs w:val="22"/>
              </w:rPr>
              <w:t>A</w:t>
            </w:r>
          </w:p>
          <w:p w:rsidR="00CE318B" w:rsidRPr="00A71A62" w:rsidRDefault="00CE318B" w:rsidP="00CE318B">
            <w:pPr>
              <w:pStyle w:val="lfej"/>
              <w:tabs>
                <w:tab w:val="clear" w:pos="4536"/>
                <w:tab w:val="clear" w:pos="9072"/>
              </w:tabs>
              <w:rPr>
                <w:szCs w:val="22"/>
              </w:rPr>
            </w:pPr>
          </w:p>
          <w:p w:rsidR="00CE318B" w:rsidRPr="00A71A62" w:rsidRDefault="00C8168F" w:rsidP="00CE318B">
            <w:pPr>
              <w:pStyle w:val="lfej"/>
              <w:tabs>
                <w:tab w:val="clear" w:pos="4536"/>
                <w:tab w:val="clear" w:pos="9072"/>
              </w:tabs>
              <w:rPr>
                <w:szCs w:val="22"/>
              </w:rPr>
            </w:pPr>
            <w:r w:rsidRPr="00A71A62">
              <w:rPr>
                <w:szCs w:val="22"/>
              </w:rPr>
              <w:t xml:space="preserve">Jelenleg meglévő H-tarifa: </w:t>
            </w:r>
            <w:r w:rsidRPr="00A71A62">
              <w:rPr>
                <w:color w:val="2218F0"/>
                <w:sz w:val="18"/>
              </w:rPr>
              <w:t/>
            </w:r>
            <w:r w:rsidRPr="00A71A62">
              <w:rPr>
                <w:color w:val="2218F0"/>
                <w:sz w:val="2"/>
                <w:szCs w:val="2"/>
              </w:rPr>
              <w:t/>
            </w:r>
            <w:r w:rsidRPr="00A71A62">
              <w:rPr>
                <w:color w:val="2218F0"/>
                <w:sz w:val="18"/>
              </w:rPr>
              <w:t/>
            </w:r>
            <w:r w:rsidRPr="00A71A62">
              <w:rPr>
                <w:szCs w:val="22"/>
              </w:rPr>
              <w:t xml:space="preserve"> A </w:t>
            </w:r>
            <w:r w:rsidRPr="00A71A62">
              <w:rPr>
                <w:color w:val="2218F0"/>
                <w:sz w:val="18"/>
              </w:rPr>
              <w:t/>
            </w:r>
            <w:r w:rsidRPr="00A71A62">
              <w:rPr>
                <w:color w:val="2218F0"/>
                <w:sz w:val="2"/>
                <w:szCs w:val="2"/>
              </w:rPr>
              <w:t/>
            </w:r>
            <w:r w:rsidRPr="00A71A62">
              <w:rPr>
                <w:color w:val="2218F0"/>
                <w:sz w:val="18"/>
              </w:rPr>
              <w:t xml:space="preserve"> </w:t>
            </w:r>
            <w:r w:rsidRPr="00A71A62">
              <w:rPr>
                <w:szCs w:val="22"/>
              </w:rPr>
              <w:t xml:space="preserve">A </w:t>
            </w:r>
            <w:r w:rsidRPr="00A71A62">
              <w:rPr>
                <w:color w:val="2218F0"/>
                <w:sz w:val="18"/>
              </w:rPr>
              <w:t/>
            </w:r>
            <w:r w:rsidRPr="00A71A62">
              <w:rPr>
                <w:color w:val="2218F0"/>
                <w:sz w:val="2"/>
                <w:szCs w:val="2"/>
              </w:rPr>
              <w:t/>
            </w:r>
            <w:r w:rsidRPr="00A71A62">
              <w:rPr>
                <w:color w:val="2218F0"/>
                <w:sz w:val="18"/>
              </w:rPr>
              <w:t/>
            </w:r>
            <w:r w:rsidRPr="00A71A62">
              <w:rPr>
                <w:color w:val="000000" w:themeColor="text1"/>
                <w:sz w:val="18"/>
              </w:rPr>
              <w:t xml:space="preserve"> </w:t>
            </w:r>
            <w:r w:rsidRPr="00A71A62">
              <w:rPr>
                <w:szCs w:val="22"/>
              </w:rPr>
              <w:t>A</w:t>
            </w:r>
          </w:p>
        </w:tc>
      </w:tr>
      <w:tr w:rsidR="00CE318B" w:rsidRPr="00A71A62" w:rsidTr="00C124F2">
        <w:trPr>
          <w:cantSplit/>
        </w:trPr>
        <w:tc>
          <w:tcPr>
            <w:tcW w:w="2197" w:type="dxa"/>
          </w:tcPr>
          <w:p w:rsidR="00CE318B" w:rsidRPr="00A71A62" w:rsidRDefault="00CE318B" w:rsidP="00CE318B">
            <w:pPr>
              <w:pStyle w:val="lfej"/>
              <w:tabs>
                <w:tab w:val="clear" w:pos="4536"/>
                <w:tab w:val="clear" w:pos="9072"/>
              </w:tabs>
              <w:jc w:val="center"/>
              <w:rPr>
                <w:bCs/>
                <w:szCs w:val="22"/>
              </w:rPr>
            </w:pPr>
          </w:p>
        </w:tc>
        <w:tc>
          <w:tcPr>
            <w:tcW w:w="1134" w:type="dxa"/>
          </w:tcPr>
          <w:p w:rsidR="00CE318B" w:rsidRPr="00A71A62" w:rsidRDefault="00CE318B" w:rsidP="00CE318B">
            <w:pPr>
              <w:pStyle w:val="lfej"/>
              <w:tabs>
                <w:tab w:val="clear" w:pos="4536"/>
                <w:tab w:val="clear" w:pos="9072"/>
              </w:tabs>
              <w:jc w:val="center"/>
              <w:rPr>
                <w:bCs/>
                <w:szCs w:val="22"/>
                <w:vertAlign w:val="subscript"/>
              </w:rPr>
            </w:pPr>
            <w:r w:rsidRPr="00A71A62">
              <w:rPr>
                <w:bCs/>
                <w:szCs w:val="22"/>
              </w:rPr>
              <w:t>L</w:t>
            </w:r>
            <w:r w:rsidRPr="00A71A62">
              <w:rPr>
                <w:bCs/>
                <w:szCs w:val="22"/>
                <w:vertAlign w:val="subscript"/>
              </w:rPr>
              <w:t>1</w:t>
            </w:r>
          </w:p>
        </w:tc>
        <w:tc>
          <w:tcPr>
            <w:tcW w:w="1134" w:type="dxa"/>
            <w:gridSpan w:val="2"/>
          </w:tcPr>
          <w:p w:rsidR="00CE318B" w:rsidRPr="00A71A62" w:rsidRDefault="00CE318B" w:rsidP="00CE318B">
            <w:pPr>
              <w:pStyle w:val="lfej"/>
              <w:tabs>
                <w:tab w:val="clear" w:pos="4536"/>
                <w:tab w:val="clear" w:pos="9072"/>
              </w:tabs>
              <w:jc w:val="center"/>
              <w:rPr>
                <w:bCs/>
                <w:szCs w:val="22"/>
                <w:vertAlign w:val="subscript"/>
              </w:rPr>
            </w:pPr>
            <w:r w:rsidRPr="00A71A62">
              <w:rPr>
                <w:bCs/>
                <w:szCs w:val="22"/>
              </w:rPr>
              <w:t>L</w:t>
            </w:r>
            <w:r w:rsidRPr="00A71A62">
              <w:rPr>
                <w:bCs/>
                <w:szCs w:val="22"/>
                <w:vertAlign w:val="subscript"/>
              </w:rPr>
              <w:t>2</w:t>
            </w:r>
          </w:p>
        </w:tc>
        <w:tc>
          <w:tcPr>
            <w:tcW w:w="1134" w:type="dxa"/>
            <w:gridSpan w:val="2"/>
          </w:tcPr>
          <w:p w:rsidR="00CE318B" w:rsidRPr="00A71A62" w:rsidRDefault="00CE318B" w:rsidP="00CE318B">
            <w:pPr>
              <w:pStyle w:val="lfej"/>
              <w:tabs>
                <w:tab w:val="clear" w:pos="4536"/>
                <w:tab w:val="clear" w:pos="9072"/>
              </w:tabs>
              <w:jc w:val="center"/>
              <w:rPr>
                <w:bCs/>
                <w:szCs w:val="22"/>
                <w:vertAlign w:val="subscript"/>
              </w:rPr>
            </w:pPr>
            <w:r w:rsidRPr="00A71A62">
              <w:rPr>
                <w:bCs/>
                <w:szCs w:val="22"/>
              </w:rPr>
              <w:t>L</w:t>
            </w:r>
            <w:r w:rsidRPr="00A71A62">
              <w:rPr>
                <w:bCs/>
                <w:szCs w:val="22"/>
                <w:vertAlign w:val="subscript"/>
              </w:rPr>
              <w:t>3</w:t>
            </w:r>
          </w:p>
        </w:tc>
        <w:tc>
          <w:tcPr>
            <w:tcW w:w="1275" w:type="dxa"/>
          </w:tcPr>
          <w:p w:rsidR="00CE318B" w:rsidRPr="00A71A62" w:rsidRDefault="00CE318B" w:rsidP="00CE318B">
            <w:pPr>
              <w:pStyle w:val="lfej"/>
              <w:tabs>
                <w:tab w:val="clear" w:pos="4536"/>
                <w:tab w:val="clear" w:pos="9072"/>
              </w:tabs>
              <w:jc w:val="center"/>
              <w:rPr>
                <w:bCs/>
                <w:szCs w:val="22"/>
              </w:rPr>
            </w:pPr>
          </w:p>
        </w:tc>
        <w:tc>
          <w:tcPr>
            <w:tcW w:w="1134" w:type="dxa"/>
            <w:gridSpan w:val="2"/>
          </w:tcPr>
          <w:p w:rsidR="00CE318B" w:rsidRPr="00A71A62" w:rsidRDefault="00CE318B" w:rsidP="00CE318B">
            <w:pPr>
              <w:pStyle w:val="lfej"/>
              <w:tabs>
                <w:tab w:val="clear" w:pos="4536"/>
                <w:tab w:val="clear" w:pos="9072"/>
              </w:tabs>
              <w:jc w:val="center"/>
              <w:rPr>
                <w:bCs/>
                <w:szCs w:val="22"/>
                <w:vertAlign w:val="subscript"/>
              </w:rPr>
            </w:pPr>
            <w:r w:rsidRPr="00A71A62">
              <w:rPr>
                <w:bCs/>
                <w:szCs w:val="22"/>
              </w:rPr>
              <w:t>L</w:t>
            </w:r>
            <w:r w:rsidRPr="00A71A62">
              <w:rPr>
                <w:bCs/>
                <w:szCs w:val="22"/>
                <w:vertAlign w:val="subscript"/>
              </w:rPr>
              <w:t>1</w:t>
            </w:r>
          </w:p>
        </w:tc>
        <w:tc>
          <w:tcPr>
            <w:tcW w:w="1134" w:type="dxa"/>
          </w:tcPr>
          <w:p w:rsidR="00CE318B" w:rsidRPr="00A71A62" w:rsidRDefault="00CE318B" w:rsidP="00CE318B">
            <w:pPr>
              <w:pStyle w:val="lfej"/>
              <w:tabs>
                <w:tab w:val="clear" w:pos="4536"/>
                <w:tab w:val="clear" w:pos="9072"/>
              </w:tabs>
              <w:jc w:val="center"/>
              <w:rPr>
                <w:bCs/>
                <w:szCs w:val="22"/>
              </w:rPr>
            </w:pPr>
            <w:r w:rsidRPr="00A71A62">
              <w:rPr>
                <w:bCs/>
                <w:szCs w:val="22"/>
              </w:rPr>
              <w:t>L</w:t>
            </w:r>
            <w:r w:rsidRPr="00A71A62">
              <w:rPr>
                <w:bCs/>
                <w:szCs w:val="22"/>
                <w:vertAlign w:val="subscript"/>
              </w:rPr>
              <w:t>2</w:t>
            </w:r>
          </w:p>
        </w:tc>
        <w:tc>
          <w:tcPr>
            <w:tcW w:w="1343" w:type="dxa"/>
          </w:tcPr>
          <w:p w:rsidR="00CE318B" w:rsidRPr="00A71A62" w:rsidRDefault="00CE318B" w:rsidP="00CE318B">
            <w:pPr>
              <w:pStyle w:val="lfej"/>
              <w:tabs>
                <w:tab w:val="clear" w:pos="4536"/>
                <w:tab w:val="clear" w:pos="9072"/>
              </w:tabs>
              <w:jc w:val="center"/>
              <w:rPr>
                <w:bCs/>
                <w:szCs w:val="22"/>
              </w:rPr>
            </w:pPr>
            <w:r w:rsidRPr="00A71A62">
              <w:rPr>
                <w:bCs/>
                <w:szCs w:val="22"/>
              </w:rPr>
              <w:t>L</w:t>
            </w:r>
            <w:r w:rsidRPr="00A71A62">
              <w:rPr>
                <w:bCs/>
                <w:szCs w:val="22"/>
                <w:vertAlign w:val="subscript"/>
              </w:rPr>
              <w:t>3</w:t>
            </w:r>
          </w:p>
        </w:tc>
      </w:tr>
      <w:tr w:rsidR="00C8168F" w:rsidRPr="00A71A62" w:rsidTr="00C124F2">
        <w:trPr>
          <w:cantSplit/>
          <w:trHeight w:val="282"/>
        </w:trPr>
        <w:tc>
          <w:tcPr>
            <w:tcW w:w="2197" w:type="dxa"/>
          </w:tcPr>
          <w:p w:rsidR="00C8168F" w:rsidRPr="00A71A62" w:rsidRDefault="00C8168F" w:rsidP="00C8168F">
            <w:pPr>
              <w:pStyle w:val="lfej"/>
              <w:tabs>
                <w:tab w:val="clear" w:pos="4536"/>
                <w:tab w:val="clear" w:pos="9072"/>
              </w:tabs>
              <w:rPr>
                <w:szCs w:val="22"/>
              </w:rPr>
            </w:pPr>
            <w:r w:rsidRPr="00A71A62">
              <w:rPr>
                <w:szCs w:val="22"/>
              </w:rPr>
              <w:t>Igényelt mindennapszaki (A)</w:t>
            </w:r>
          </w:p>
        </w:tc>
        <w:tc>
          <w:tcPr>
            <w:tcW w:w="1134" w:type="dxa"/>
          </w:tcPr>
          <w:p w:rsidR="00C8168F" w:rsidRPr="00A71A62" w:rsidRDefault="00C8168F" w:rsidP="00C8168F">
            <w:pPr>
              <w:pStyle w:val="lfej"/>
              <w:tabs>
                <w:tab w:val="clear" w:pos="4536"/>
                <w:tab w:val="clear" w:pos="9072"/>
              </w:tabs>
              <w:jc w:val="center"/>
              <w:rPr>
                <w:szCs w:val="22"/>
              </w:rPr>
            </w:pPr>
            <w:r w:rsidRPr="00A71A62">
              <w:rPr>
                <w:color w:val="0000FF"/>
                <w:sz w:val="18"/>
              </w:rPr>
              <w:t/>
            </w:r>
            <w:r w:rsidRPr="00A71A62">
              <w:rPr>
                <w:color w:val="0000FF"/>
                <w:sz w:val="2"/>
                <w:szCs w:val="2"/>
              </w:rPr>
              <w:t/>
            </w:r>
            <w:r w:rsidRPr="00A71A62">
              <w:rPr>
                <w:color w:val="0000FF"/>
                <w:sz w:val="18"/>
              </w:rPr>
              <w:t/>
            </w:r>
          </w:p>
        </w:tc>
        <w:tc>
          <w:tcPr>
            <w:tcW w:w="1134" w:type="dxa"/>
            <w:gridSpan w:val="2"/>
          </w:tcPr>
          <w:p w:rsidR="00C8168F" w:rsidRPr="00A71A62" w:rsidRDefault="00C8168F" w:rsidP="00C8168F">
            <w:pPr>
              <w:pStyle w:val="lfej"/>
              <w:tabs>
                <w:tab w:val="clear" w:pos="4536"/>
                <w:tab w:val="clear" w:pos="9072"/>
              </w:tabs>
              <w:jc w:val="center"/>
              <w:rPr>
                <w:szCs w:val="22"/>
              </w:rPr>
            </w:pPr>
            <w:r w:rsidRPr="00A71A62">
              <w:rPr>
                <w:color w:val="0000FF"/>
                <w:sz w:val="18"/>
              </w:rPr>
              <w:t/>
            </w:r>
            <w:r w:rsidRPr="00A71A62">
              <w:rPr>
                <w:color w:val="0000FF"/>
                <w:sz w:val="2"/>
                <w:szCs w:val="2"/>
              </w:rPr>
              <w:t/>
            </w:r>
            <w:r w:rsidRPr="00A71A62">
              <w:rPr>
                <w:color w:val="0000FF"/>
                <w:sz w:val="18"/>
              </w:rPr>
              <w:t/>
            </w:r>
          </w:p>
        </w:tc>
        <w:tc>
          <w:tcPr>
            <w:tcW w:w="1134" w:type="dxa"/>
            <w:gridSpan w:val="2"/>
          </w:tcPr>
          <w:p w:rsidR="00C8168F" w:rsidRPr="00A71A62" w:rsidRDefault="00C8168F" w:rsidP="00C8168F">
            <w:pPr>
              <w:pStyle w:val="lfej"/>
              <w:tabs>
                <w:tab w:val="clear" w:pos="4536"/>
                <w:tab w:val="clear" w:pos="9072"/>
              </w:tabs>
              <w:jc w:val="center"/>
              <w:rPr>
                <w:szCs w:val="22"/>
              </w:rPr>
            </w:pPr>
            <w:r w:rsidRPr="00A71A62">
              <w:rPr>
                <w:color w:val="0000FF"/>
                <w:sz w:val="18"/>
              </w:rPr>
              <w:t/>
            </w:r>
            <w:r w:rsidRPr="00A71A62">
              <w:rPr>
                <w:color w:val="0000FF"/>
                <w:sz w:val="2"/>
                <w:szCs w:val="2"/>
              </w:rPr>
              <w:t/>
            </w:r>
            <w:r w:rsidRPr="00A71A62">
              <w:rPr>
                <w:color w:val="0000FF"/>
                <w:sz w:val="18"/>
              </w:rPr>
              <w:t/>
            </w:r>
          </w:p>
        </w:tc>
        <w:tc>
          <w:tcPr>
            <w:tcW w:w="1275" w:type="dxa"/>
          </w:tcPr>
          <w:p w:rsidR="00C8168F" w:rsidRPr="00A71A62" w:rsidRDefault="00C8168F" w:rsidP="00C8168F">
            <w:pPr>
              <w:pStyle w:val="lfej"/>
              <w:tabs>
                <w:tab w:val="clear" w:pos="4536"/>
                <w:tab w:val="clear" w:pos="9072"/>
              </w:tabs>
              <w:rPr>
                <w:szCs w:val="22"/>
              </w:rPr>
            </w:pPr>
            <w:r w:rsidRPr="00A71A62">
              <w:rPr>
                <w:szCs w:val="22"/>
              </w:rPr>
              <w:t>Igényelt vezérelt (A)</w:t>
            </w:r>
          </w:p>
        </w:tc>
        <w:tc>
          <w:tcPr>
            <w:tcW w:w="1134" w:type="dxa"/>
            <w:gridSpan w:val="2"/>
          </w:tcPr>
          <w:p w:rsidR="00C8168F" w:rsidRPr="00A71A62" w:rsidRDefault="00C8168F" w:rsidP="00C8168F">
            <w:pPr>
              <w:pStyle w:val="lfej"/>
              <w:tabs>
                <w:tab w:val="clear" w:pos="4536"/>
                <w:tab w:val="clear" w:pos="9072"/>
              </w:tabs>
              <w:jc w:val="center"/>
              <w:rPr>
                <w:szCs w:val="22"/>
              </w:rPr>
            </w:pPr>
            <w:r w:rsidRPr="00A71A62">
              <w:rPr>
                <w:color w:val="0000FF"/>
                <w:sz w:val="18"/>
              </w:rPr>
              <w:t/>
            </w:r>
            <w:r w:rsidRPr="00A71A62">
              <w:rPr>
                <w:color w:val="0000FF"/>
                <w:sz w:val="2"/>
                <w:szCs w:val="2"/>
              </w:rPr>
              <w:t/>
            </w:r>
            <w:r w:rsidRPr="00A71A62">
              <w:rPr>
                <w:color w:val="0000FF"/>
                <w:sz w:val="18"/>
              </w:rPr>
              <w:t/>
            </w:r>
          </w:p>
        </w:tc>
        <w:tc>
          <w:tcPr>
            <w:tcW w:w="1134" w:type="dxa"/>
          </w:tcPr>
          <w:p w:rsidR="00C8168F" w:rsidRPr="00A71A62" w:rsidRDefault="00C8168F" w:rsidP="00C8168F">
            <w:pPr>
              <w:pStyle w:val="lfej"/>
              <w:tabs>
                <w:tab w:val="clear" w:pos="4536"/>
                <w:tab w:val="clear" w:pos="9072"/>
              </w:tabs>
              <w:jc w:val="center"/>
              <w:rPr>
                <w:szCs w:val="22"/>
              </w:rPr>
            </w:pPr>
            <w:r w:rsidRPr="00A71A62">
              <w:rPr>
                <w:color w:val="0000FF"/>
                <w:sz w:val="18"/>
              </w:rPr>
              <w:t/>
            </w:r>
            <w:r w:rsidRPr="00A71A62">
              <w:rPr>
                <w:color w:val="0000FF"/>
                <w:sz w:val="2"/>
                <w:szCs w:val="2"/>
              </w:rPr>
              <w:t/>
            </w:r>
            <w:r w:rsidRPr="00A71A62">
              <w:rPr>
                <w:color w:val="0000FF"/>
                <w:sz w:val="18"/>
              </w:rPr>
              <w:t/>
            </w:r>
          </w:p>
        </w:tc>
        <w:tc>
          <w:tcPr>
            <w:tcW w:w="1343" w:type="dxa"/>
          </w:tcPr>
          <w:p w:rsidR="00C8168F" w:rsidRPr="00A71A62" w:rsidRDefault="00C8168F" w:rsidP="00C8168F">
            <w:pPr>
              <w:pStyle w:val="lfej"/>
              <w:tabs>
                <w:tab w:val="clear" w:pos="4536"/>
                <w:tab w:val="clear" w:pos="9072"/>
              </w:tabs>
              <w:jc w:val="center"/>
              <w:rPr>
                <w:szCs w:val="22"/>
              </w:rPr>
            </w:pPr>
            <w:r w:rsidRPr="00A71A62">
              <w:rPr>
                <w:color w:val="0000FF"/>
                <w:sz w:val="18"/>
              </w:rPr>
              <w:t/>
            </w:r>
            <w:r w:rsidRPr="00A71A62">
              <w:rPr>
                <w:color w:val="0000FF"/>
                <w:sz w:val="2"/>
                <w:szCs w:val="2"/>
              </w:rPr>
              <w:t/>
            </w:r>
            <w:r w:rsidRPr="00A71A62">
              <w:rPr>
                <w:color w:val="0000FF"/>
                <w:sz w:val="18"/>
              </w:rPr>
              <w:t/>
            </w:r>
          </w:p>
        </w:tc>
      </w:tr>
      <w:tr w:rsidR="00C8168F" w:rsidRPr="00A71A62" w:rsidTr="00C124F2">
        <w:trPr>
          <w:cantSplit/>
          <w:trHeight w:val="595"/>
        </w:trPr>
        <w:tc>
          <w:tcPr>
            <w:tcW w:w="2197" w:type="dxa"/>
          </w:tcPr>
          <w:p w:rsidR="00C8168F" w:rsidRPr="00A71A62" w:rsidRDefault="00C8168F" w:rsidP="00C8168F">
            <w:pPr>
              <w:pStyle w:val="lfej"/>
              <w:tabs>
                <w:tab w:val="clear" w:pos="4536"/>
                <w:tab w:val="clear" w:pos="9072"/>
              </w:tabs>
              <w:rPr>
                <w:szCs w:val="22"/>
              </w:rPr>
            </w:pPr>
            <w:r w:rsidRPr="00A71A62">
              <w:rPr>
                <w:szCs w:val="22"/>
              </w:rPr>
              <w:t>Igényelt „H” (A)</w:t>
            </w:r>
          </w:p>
        </w:tc>
        <w:tc>
          <w:tcPr>
            <w:tcW w:w="1134" w:type="dxa"/>
          </w:tcPr>
          <w:p w:rsidR="00C8168F" w:rsidRPr="00A71A62" w:rsidRDefault="00C8168F" w:rsidP="00C8168F">
            <w:pPr>
              <w:pStyle w:val="lfej"/>
              <w:tabs>
                <w:tab w:val="clear" w:pos="4536"/>
                <w:tab w:val="clear" w:pos="9072"/>
              </w:tabs>
              <w:jc w:val="center"/>
              <w:rPr>
                <w:szCs w:val="22"/>
              </w:rPr>
            </w:pPr>
            <w:r w:rsidRPr="00A71A62">
              <w:rPr>
                <w:color w:val="0000FF"/>
                <w:sz w:val="18"/>
              </w:rPr>
              <w:t/>
            </w:r>
            <w:r w:rsidRPr="00A71A62">
              <w:rPr>
                <w:color w:val="0000FF"/>
                <w:sz w:val="2"/>
                <w:szCs w:val="2"/>
              </w:rPr>
              <w:t/>
            </w:r>
            <w:r w:rsidRPr="00A71A62">
              <w:rPr>
                <w:color w:val="0000FF"/>
                <w:sz w:val="18"/>
              </w:rPr>
              <w:t/>
            </w:r>
          </w:p>
        </w:tc>
        <w:tc>
          <w:tcPr>
            <w:tcW w:w="1134" w:type="dxa"/>
            <w:gridSpan w:val="2"/>
          </w:tcPr>
          <w:p w:rsidR="00C8168F" w:rsidRPr="00A71A62" w:rsidRDefault="00C8168F" w:rsidP="00C8168F">
            <w:pPr>
              <w:pStyle w:val="lfej"/>
              <w:tabs>
                <w:tab w:val="clear" w:pos="4536"/>
                <w:tab w:val="clear" w:pos="9072"/>
              </w:tabs>
              <w:jc w:val="center"/>
              <w:rPr>
                <w:szCs w:val="22"/>
              </w:rPr>
            </w:pPr>
            <w:r w:rsidRPr="00A71A62">
              <w:rPr>
                <w:color w:val="0000FF"/>
                <w:sz w:val="18"/>
              </w:rPr>
              <w:t/>
            </w:r>
            <w:r w:rsidRPr="00A71A62">
              <w:rPr>
                <w:color w:val="0000FF"/>
                <w:sz w:val="2"/>
                <w:szCs w:val="2"/>
              </w:rPr>
              <w:t/>
            </w:r>
            <w:r w:rsidRPr="00A71A62">
              <w:rPr>
                <w:color w:val="0000FF"/>
                <w:sz w:val="18"/>
              </w:rPr>
              <w:t/>
            </w:r>
          </w:p>
        </w:tc>
        <w:tc>
          <w:tcPr>
            <w:tcW w:w="1134" w:type="dxa"/>
            <w:gridSpan w:val="2"/>
          </w:tcPr>
          <w:p w:rsidR="00C8168F" w:rsidRPr="00A71A62" w:rsidRDefault="00C8168F" w:rsidP="00C8168F">
            <w:pPr>
              <w:pStyle w:val="lfej"/>
              <w:tabs>
                <w:tab w:val="clear" w:pos="4536"/>
                <w:tab w:val="clear" w:pos="9072"/>
              </w:tabs>
              <w:jc w:val="center"/>
              <w:rPr>
                <w:szCs w:val="22"/>
              </w:rPr>
            </w:pPr>
            <w:r w:rsidRPr="00A71A62">
              <w:rPr>
                <w:color w:val="0000FF"/>
                <w:sz w:val="18"/>
              </w:rPr>
              <w:t/>
            </w:r>
            <w:r w:rsidRPr="00A71A62">
              <w:rPr>
                <w:color w:val="0000FF"/>
                <w:sz w:val="2"/>
                <w:szCs w:val="2"/>
              </w:rPr>
              <w:t/>
            </w:r>
            <w:r w:rsidRPr="00A71A62">
              <w:rPr>
                <w:color w:val="0000FF"/>
                <w:sz w:val="18"/>
              </w:rPr>
              <w:t/>
            </w:r>
          </w:p>
        </w:tc>
        <w:tc>
          <w:tcPr>
            <w:tcW w:w="4886" w:type="dxa"/>
            <w:gridSpan w:val="5"/>
          </w:tcPr>
          <w:p w:rsidR="00C8168F" w:rsidRPr="00A71A62" w:rsidRDefault="00C8168F" w:rsidP="00C8168F">
            <w:pPr>
              <w:pStyle w:val="lfej"/>
              <w:tabs>
                <w:tab w:val="clear" w:pos="4536"/>
                <w:tab w:val="clear" w:pos="9072"/>
              </w:tabs>
              <w:rPr>
                <w:szCs w:val="22"/>
              </w:rPr>
            </w:pPr>
          </w:p>
        </w:tc>
      </w:tr>
      <w:tr w:rsidR="00C8168F" w:rsidRPr="00A71A62" w:rsidTr="00C124F2">
        <w:trPr>
          <w:cantSplit/>
          <w:trHeight w:val="388"/>
        </w:trPr>
        <w:tc>
          <w:tcPr>
            <w:tcW w:w="10485" w:type="dxa"/>
            <w:gridSpan w:val="11"/>
            <w:vAlign w:val="bottom"/>
          </w:tcPr>
          <w:p w:rsidR="00C8168F" w:rsidRPr="00A71A62" w:rsidRDefault="00C8168F" w:rsidP="000B6459">
            <w:pPr>
              <w:pStyle w:val="lfej"/>
              <w:tabs>
                <w:tab w:val="clear" w:pos="4536"/>
                <w:tab w:val="clear" w:pos="9072"/>
              </w:tabs>
              <w:rPr>
                <w:szCs w:val="22"/>
              </w:rPr>
            </w:pPr>
            <w:r w:rsidRPr="00A71A62">
              <w:rPr>
                <w:szCs w:val="22"/>
              </w:rPr>
              <w:t xml:space="preserve">Fizetendő teljesítmény </w:t>
            </w:r>
            <w:r w:rsidR="008B5082" w:rsidRPr="008B5082">
              <w:rPr>
                <w:color w:val="0000FF"/>
                <w:sz w:val="18"/>
              </w:rPr>
              <w:t/>
            </w:r>
            <w:r w:rsidR="008B5082" w:rsidRPr="008B5082">
              <w:rPr>
                <w:color w:val="0000FF"/>
                <w:sz w:val="2"/>
                <w:szCs w:val="2"/>
              </w:rPr>
              <w:t/>
            </w:r>
            <w:r w:rsidR="008B5082" w:rsidRPr="008B5082">
              <w:rPr>
                <w:color w:val="0000FF"/>
                <w:sz w:val="18"/>
              </w:rPr>
              <w:t/>
            </w:r>
            <w:r w:rsidRPr="00A71A62">
              <w:rPr>
                <w:color w:val="0000FF"/>
                <w:sz w:val="18"/>
              </w:rPr>
              <w:t xml:space="preserve"> </w:t>
            </w:r>
            <w:r w:rsidRPr="00A71A62">
              <w:rPr>
                <w:szCs w:val="22"/>
              </w:rPr>
              <w:t xml:space="preserve"> A – </w:t>
            </w:r>
            <w:r w:rsidRPr="00F73876">
              <w:rPr>
                <w:color w:val="2218F0"/>
                <w:sz w:val="2"/>
                <w:szCs w:val="2"/>
              </w:rPr>
              <w:t>{</w:t>
            </w:r>
            <w:r w:rsidR="000B6459" w:rsidRPr="008B5082">
              <w:rPr>
                <w:color w:val="0000FF"/>
                <w:sz w:val="18"/>
              </w:rPr>
              <w:t/>
            </w:r>
            <w:r w:rsidRPr="000B6459">
              <w:rPr>
                <w:color w:val="2218F0"/>
                <w:sz w:val="2"/>
                <w:szCs w:val="2"/>
              </w:rPr>
              <w:t/>
            </w:r>
            <w:r w:rsidR="003304A7" w:rsidRPr="000B6459">
              <w:rPr>
                <w:color w:val="2218F0"/>
                <w:sz w:val="2"/>
                <w:szCs w:val="2"/>
              </w:rPr>
              <w:t/>
            </w:r>
            <w:r w:rsidR="000B6459" w:rsidRPr="008B5082">
              <w:rPr>
                <w:color w:val="0000FF"/>
                <w:sz w:val="18"/>
              </w:rPr>
              <w:t/>
            </w:r>
            <w:r w:rsidR="000B6459" w:rsidRPr="00A71A62">
              <w:rPr>
                <w:color w:val="0000FF"/>
                <w:sz w:val="18"/>
              </w:rPr>
              <w:t xml:space="preserve"> </w:t>
            </w:r>
            <w:r w:rsidRPr="000B6459">
              <w:rPr>
                <w:color w:val="000000" w:themeColor="text1"/>
                <w:sz w:val="36"/>
              </w:rPr>
              <w:t xml:space="preserve"> </w:t>
            </w:r>
            <w:r w:rsidRPr="00A71A62">
              <w:rPr>
                <w:szCs w:val="22"/>
              </w:rPr>
              <w:t xml:space="preserve">A = </w:t>
            </w:r>
            <w:r w:rsidR="008B5082" w:rsidRPr="008B5082">
              <w:rPr>
                <w:color w:val="0000FF"/>
                <w:sz w:val="18"/>
              </w:rPr>
              <w:t/>
            </w:r>
            <w:r w:rsidR="008B5082" w:rsidRPr="008B5082">
              <w:rPr>
                <w:color w:val="0000FF"/>
                <w:sz w:val="2"/>
                <w:szCs w:val="2"/>
              </w:rPr>
              <w:t/>
            </w:r>
            <w:r w:rsidR="008B5082" w:rsidRPr="008B5082">
              <w:rPr>
                <w:color w:val="0000FF"/>
                <w:sz w:val="18"/>
              </w:rPr>
              <w:t/>
            </w:r>
            <w:r w:rsidRPr="00A71A62">
              <w:rPr>
                <w:color w:val="0000FF"/>
                <w:sz w:val="18"/>
              </w:rPr>
              <w:t xml:space="preserve"> </w:t>
            </w:r>
            <w:r w:rsidRPr="00A71A62">
              <w:rPr>
                <w:bCs/>
                <w:szCs w:val="22"/>
              </w:rPr>
              <w:t xml:space="preserve"> A x 4 953 Ft/A =</w:t>
            </w:r>
            <w:r w:rsidRPr="00A71A62">
              <w:rPr>
                <w:szCs w:val="22"/>
              </w:rPr>
              <w:t xml:space="preserve"> </w:t>
            </w:r>
            <w:r w:rsidRPr="00A71A62">
              <w:rPr>
                <w:color w:val="0000FF"/>
                <w:sz w:val="18"/>
              </w:rPr>
              <w:t/>
            </w:r>
            <w:r w:rsidRPr="00A71A62">
              <w:rPr>
                <w:color w:val="0000FF"/>
                <w:sz w:val="2"/>
                <w:szCs w:val="2"/>
              </w:rPr>
              <w:t/>
            </w:r>
            <w:r w:rsidRPr="00A71A62">
              <w:rPr>
                <w:color w:val="0000FF"/>
                <w:sz w:val="18"/>
              </w:rPr>
              <w:t xml:space="preserve"> </w:t>
            </w:r>
            <w:r w:rsidRPr="00A71A62">
              <w:rPr>
                <w:bCs/>
                <w:szCs w:val="22"/>
              </w:rPr>
              <w:t xml:space="preserve"> Ft</w:t>
            </w:r>
          </w:p>
        </w:tc>
      </w:tr>
      <w:tr w:rsidR="00C8168F" w:rsidRPr="00A71A62" w:rsidTr="00C124F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3898" w:type="dxa"/>
            <w:gridSpan w:val="3"/>
            <w:vMerge w:val="restart"/>
            <w:tcBorders>
              <w:top w:val="single" w:sz="6" w:space="0" w:color="auto"/>
              <w:left w:val="single" w:sz="6" w:space="0" w:color="auto"/>
              <w:right w:val="single" w:sz="6" w:space="0" w:color="auto"/>
            </w:tcBorders>
            <w:vAlign w:val="center"/>
          </w:tcPr>
          <w:p w:rsidR="00C8168F" w:rsidRPr="00A71A62" w:rsidRDefault="00C8168F" w:rsidP="00C8168F">
            <w:pPr>
              <w:rPr>
                <w:szCs w:val="22"/>
              </w:rPr>
            </w:pPr>
            <w:r w:rsidRPr="00A71A62">
              <w:rPr>
                <w:szCs w:val="22"/>
              </w:rPr>
              <w:t>Új fogyasztási hellyel határos szomszéd adatai (külterület ill. új osztás esetén):</w:t>
            </w:r>
          </w:p>
        </w:tc>
        <w:tc>
          <w:tcPr>
            <w:tcW w:w="3327" w:type="dxa"/>
            <w:gridSpan w:val="5"/>
            <w:tcBorders>
              <w:top w:val="single" w:sz="6" w:space="0" w:color="auto"/>
              <w:left w:val="single" w:sz="6" w:space="0" w:color="auto"/>
              <w:bottom w:val="single" w:sz="6" w:space="0" w:color="auto"/>
              <w:right w:val="single" w:sz="6" w:space="0" w:color="auto"/>
            </w:tcBorders>
          </w:tcPr>
          <w:p w:rsidR="00C8168F" w:rsidRPr="00A71A62" w:rsidRDefault="00C8168F" w:rsidP="00C8168F">
            <w:pPr>
              <w:jc w:val="center"/>
              <w:rPr>
                <w:szCs w:val="22"/>
              </w:rPr>
            </w:pPr>
            <w:r w:rsidRPr="00A71A62">
              <w:rPr>
                <w:szCs w:val="22"/>
              </w:rPr>
              <w:t>Mindennapszaki/Vezérelt mérő gy. sz.</w:t>
            </w:r>
          </w:p>
        </w:tc>
        <w:tc>
          <w:tcPr>
            <w:tcW w:w="3260" w:type="dxa"/>
            <w:gridSpan w:val="3"/>
            <w:tcBorders>
              <w:top w:val="single" w:sz="6" w:space="0" w:color="auto"/>
              <w:left w:val="single" w:sz="6" w:space="0" w:color="auto"/>
              <w:bottom w:val="single" w:sz="6" w:space="0" w:color="auto"/>
              <w:right w:val="single" w:sz="6" w:space="0" w:color="auto"/>
            </w:tcBorders>
          </w:tcPr>
          <w:p w:rsidR="00C8168F" w:rsidRPr="00A71A62" w:rsidRDefault="00C8168F" w:rsidP="00C8168F">
            <w:pPr>
              <w:jc w:val="center"/>
              <w:rPr>
                <w:szCs w:val="22"/>
              </w:rPr>
            </w:pPr>
            <w:r w:rsidRPr="00A71A62">
              <w:rPr>
                <w:szCs w:val="22"/>
              </w:rPr>
              <w:t>Rendszerhasználó neve</w:t>
            </w:r>
          </w:p>
        </w:tc>
      </w:tr>
      <w:tr w:rsidR="00C8168F" w:rsidRPr="00A71A62" w:rsidTr="00C124F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97"/>
        </w:trPr>
        <w:tc>
          <w:tcPr>
            <w:tcW w:w="3898" w:type="dxa"/>
            <w:gridSpan w:val="3"/>
            <w:vMerge/>
            <w:tcBorders>
              <w:left w:val="single" w:sz="6" w:space="0" w:color="auto"/>
              <w:right w:val="single" w:sz="6" w:space="0" w:color="auto"/>
            </w:tcBorders>
            <w:vAlign w:val="center"/>
          </w:tcPr>
          <w:p w:rsidR="00C8168F" w:rsidRPr="00A71A62" w:rsidRDefault="00C8168F" w:rsidP="00C8168F">
            <w:pPr>
              <w:jc w:val="center"/>
              <w:rPr>
                <w:szCs w:val="22"/>
                <w:highlight w:val="black"/>
              </w:rPr>
            </w:pPr>
          </w:p>
        </w:tc>
        <w:tc>
          <w:tcPr>
            <w:tcW w:w="3327" w:type="dxa"/>
            <w:gridSpan w:val="5"/>
            <w:tcBorders>
              <w:top w:val="single" w:sz="6" w:space="0" w:color="auto"/>
              <w:left w:val="single" w:sz="6" w:space="0" w:color="auto"/>
              <w:bottom w:val="single" w:sz="6" w:space="0" w:color="auto"/>
              <w:right w:val="single" w:sz="6" w:space="0" w:color="auto"/>
            </w:tcBorders>
          </w:tcPr>
          <w:p w:rsidR="00C8168F" w:rsidRPr="00A71A62" w:rsidRDefault="00C8168F" w:rsidP="00C8168F">
            <w:pPr>
              <w:jc w:val="center"/>
              <w:rPr>
                <w:szCs w:val="22"/>
              </w:rPr>
            </w:pPr>
            <w:r w:rsidRPr="00A71A62">
              <w:rPr>
                <w:szCs w:val="22"/>
              </w:rPr>
              <w:t>/</w:t>
            </w:r>
          </w:p>
        </w:tc>
        <w:tc>
          <w:tcPr>
            <w:tcW w:w="3260" w:type="dxa"/>
            <w:gridSpan w:val="3"/>
            <w:tcBorders>
              <w:top w:val="single" w:sz="6" w:space="0" w:color="auto"/>
              <w:left w:val="single" w:sz="6" w:space="0" w:color="auto"/>
              <w:bottom w:val="single" w:sz="6" w:space="0" w:color="auto"/>
              <w:right w:val="single" w:sz="6" w:space="0" w:color="auto"/>
            </w:tcBorders>
          </w:tcPr>
          <w:p w:rsidR="00C8168F" w:rsidRPr="00A71A62" w:rsidRDefault="00C8168F" w:rsidP="00C8168F">
            <w:pPr>
              <w:jc w:val="center"/>
              <w:rPr>
                <w:szCs w:val="22"/>
              </w:rPr>
            </w:pPr>
          </w:p>
        </w:tc>
      </w:tr>
      <w:tr w:rsidR="00C8168F" w:rsidRPr="00A71A62" w:rsidTr="00C124F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76"/>
        </w:trPr>
        <w:tc>
          <w:tcPr>
            <w:tcW w:w="3898" w:type="dxa"/>
            <w:gridSpan w:val="3"/>
            <w:vMerge w:val="restart"/>
            <w:tcBorders>
              <w:left w:val="single" w:sz="6" w:space="0" w:color="auto"/>
              <w:right w:val="single" w:sz="6" w:space="0" w:color="auto"/>
            </w:tcBorders>
            <w:vAlign w:val="center"/>
          </w:tcPr>
          <w:p w:rsidR="00C8168F" w:rsidRPr="00A71A62" w:rsidRDefault="00C8168F" w:rsidP="00C8168F">
            <w:pPr>
              <w:jc w:val="center"/>
              <w:rPr>
                <w:color w:val="000000"/>
                <w:szCs w:val="22"/>
                <w:highlight w:val="black"/>
              </w:rPr>
            </w:pPr>
            <w:r w:rsidRPr="00A71A62">
              <w:rPr>
                <w:color w:val="000000"/>
                <w:szCs w:val="22"/>
              </w:rPr>
              <w:t>Eltérő fizető esetén:</w:t>
            </w:r>
          </w:p>
        </w:tc>
        <w:tc>
          <w:tcPr>
            <w:tcW w:w="3327" w:type="dxa"/>
            <w:gridSpan w:val="5"/>
            <w:tcBorders>
              <w:top w:val="single" w:sz="6" w:space="0" w:color="auto"/>
              <w:left w:val="single" w:sz="6" w:space="0" w:color="auto"/>
              <w:bottom w:val="single" w:sz="6" w:space="0" w:color="auto"/>
              <w:right w:val="single" w:sz="6" w:space="0" w:color="auto"/>
            </w:tcBorders>
          </w:tcPr>
          <w:p w:rsidR="00C8168F" w:rsidRPr="00A71A62" w:rsidRDefault="00C8168F" w:rsidP="00C8168F">
            <w:pPr>
              <w:jc w:val="center"/>
              <w:rPr>
                <w:szCs w:val="22"/>
              </w:rPr>
            </w:pPr>
            <w:r w:rsidRPr="00A71A62">
              <w:rPr>
                <w:szCs w:val="22"/>
              </w:rPr>
              <w:t>Rendszerhasználó fizetőszáma</w:t>
            </w:r>
          </w:p>
        </w:tc>
        <w:tc>
          <w:tcPr>
            <w:tcW w:w="3260" w:type="dxa"/>
            <w:gridSpan w:val="3"/>
            <w:tcBorders>
              <w:top w:val="single" w:sz="6" w:space="0" w:color="auto"/>
              <w:left w:val="single" w:sz="6" w:space="0" w:color="auto"/>
              <w:bottom w:val="single" w:sz="6" w:space="0" w:color="auto"/>
              <w:right w:val="single" w:sz="6" w:space="0" w:color="auto"/>
            </w:tcBorders>
          </w:tcPr>
          <w:p w:rsidR="00C8168F" w:rsidRPr="00A71A62" w:rsidRDefault="00C8168F" w:rsidP="00C8168F">
            <w:pPr>
              <w:jc w:val="center"/>
              <w:rPr>
                <w:szCs w:val="22"/>
              </w:rPr>
            </w:pPr>
            <w:r w:rsidRPr="00A71A62">
              <w:rPr>
                <w:szCs w:val="22"/>
              </w:rPr>
              <w:t>Rendszerhasználó neve</w:t>
            </w:r>
          </w:p>
        </w:tc>
      </w:tr>
      <w:tr w:rsidR="00C8168F" w:rsidRPr="00A71A62" w:rsidTr="00C124F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72"/>
        </w:trPr>
        <w:tc>
          <w:tcPr>
            <w:tcW w:w="3898" w:type="dxa"/>
            <w:gridSpan w:val="3"/>
            <w:vMerge/>
            <w:tcBorders>
              <w:left w:val="single" w:sz="6" w:space="0" w:color="auto"/>
              <w:right w:val="single" w:sz="6" w:space="0" w:color="auto"/>
            </w:tcBorders>
            <w:vAlign w:val="center"/>
          </w:tcPr>
          <w:p w:rsidR="00C8168F" w:rsidRPr="00A71A62" w:rsidRDefault="00C8168F" w:rsidP="00C8168F">
            <w:pPr>
              <w:jc w:val="center"/>
              <w:rPr>
                <w:szCs w:val="22"/>
                <w:highlight w:val="black"/>
              </w:rPr>
            </w:pPr>
          </w:p>
        </w:tc>
        <w:tc>
          <w:tcPr>
            <w:tcW w:w="3327" w:type="dxa"/>
            <w:gridSpan w:val="5"/>
            <w:tcBorders>
              <w:top w:val="single" w:sz="6" w:space="0" w:color="auto"/>
              <w:left w:val="single" w:sz="6" w:space="0" w:color="auto"/>
              <w:bottom w:val="single" w:sz="6" w:space="0" w:color="auto"/>
              <w:right w:val="single" w:sz="6" w:space="0" w:color="auto"/>
            </w:tcBorders>
          </w:tcPr>
          <w:p w:rsidR="00C8168F" w:rsidRPr="00A71A62" w:rsidRDefault="00C8168F" w:rsidP="00C8168F">
            <w:pPr>
              <w:jc w:val="center"/>
              <w:rPr>
                <w:szCs w:val="22"/>
              </w:rPr>
            </w:pPr>
          </w:p>
        </w:tc>
        <w:tc>
          <w:tcPr>
            <w:tcW w:w="3260" w:type="dxa"/>
            <w:gridSpan w:val="3"/>
            <w:tcBorders>
              <w:top w:val="single" w:sz="6" w:space="0" w:color="auto"/>
              <w:left w:val="single" w:sz="6" w:space="0" w:color="auto"/>
              <w:bottom w:val="single" w:sz="6" w:space="0" w:color="auto"/>
              <w:right w:val="single" w:sz="6" w:space="0" w:color="auto"/>
            </w:tcBorders>
          </w:tcPr>
          <w:p w:rsidR="00C8168F" w:rsidRPr="00A71A62" w:rsidRDefault="00C8168F" w:rsidP="00C8168F">
            <w:pPr>
              <w:jc w:val="center"/>
              <w:rPr>
                <w:szCs w:val="22"/>
              </w:rPr>
            </w:pPr>
          </w:p>
        </w:tc>
      </w:tr>
    </w:tbl>
    <w:p w:rsidR="00891757" w:rsidRPr="00A71A62" w:rsidRDefault="00C8168F" w:rsidP="00C8168F">
      <w:pPr>
        <w:shd w:val="clear" w:color="auto" w:fill="FFFFFF"/>
        <w:spacing w:before="100" w:beforeAutospacing="1"/>
        <w:jc w:val="both"/>
        <w:rPr>
          <w:bCs/>
          <w:color w:val="000000"/>
          <w:spacing w:val="-6"/>
          <w:sz w:val="18"/>
          <w:szCs w:val="22"/>
        </w:rPr>
      </w:pPr>
      <w:r w:rsidRPr="00A71A62">
        <w:rPr>
          <w:color w:val="000000"/>
          <w:spacing w:val="-9"/>
          <w:sz w:val="18"/>
          <w:szCs w:val="22"/>
        </w:rPr>
        <w:t xml:space="preserve">Vállalom, mint az előző oldalon megjelölt ügyfél, hogy a csatlakozó berendezés kiépítését követően a </w:t>
      </w:r>
      <w:r w:rsidRPr="00A71A62">
        <w:rPr>
          <w:color w:val="000000"/>
          <w:spacing w:val="9"/>
          <w:sz w:val="18"/>
          <w:szCs w:val="22"/>
        </w:rPr>
        <w:t xml:space="preserve">szekrénytelepítés költségét: </w:t>
      </w:r>
      <w:r w:rsidRPr="00A71A62">
        <w:rPr>
          <w:color w:val="2218F0"/>
          <w:sz w:val="16"/>
        </w:rPr>
        <w:t/>
      </w:r>
      <w:r w:rsidRPr="00A71A62">
        <w:rPr>
          <w:color w:val="2218F0"/>
          <w:sz w:val="2"/>
        </w:rPr>
        <w:t/>
      </w:r>
      <w:r w:rsidRPr="00A71A62">
        <w:rPr>
          <w:color w:val="2218F0"/>
          <w:sz w:val="16"/>
        </w:rPr>
        <w:t xml:space="preserve"> </w:t>
      </w:r>
      <w:r w:rsidRPr="00A71A62">
        <w:rPr>
          <w:bCs/>
          <w:color w:val="000000"/>
          <w:spacing w:val="2"/>
          <w:sz w:val="18"/>
          <w:szCs w:val="22"/>
        </w:rPr>
        <w:t xml:space="preserve">Ft, </w:t>
      </w:r>
      <w:r w:rsidRPr="00A71A62">
        <w:rPr>
          <w:color w:val="000000"/>
          <w:spacing w:val="2"/>
          <w:sz w:val="18"/>
          <w:szCs w:val="22"/>
        </w:rPr>
        <w:t>az oszloptelepítés költséget: ……….….......….</w:t>
      </w:r>
      <w:r w:rsidRPr="00A71A62">
        <w:rPr>
          <w:bCs/>
          <w:color w:val="000000"/>
          <w:spacing w:val="2"/>
          <w:sz w:val="18"/>
          <w:szCs w:val="22"/>
        </w:rPr>
        <w:t>Ft,</w:t>
      </w:r>
      <w:r w:rsidRPr="00A71A62">
        <w:rPr>
          <w:bCs/>
          <w:color w:val="000000"/>
          <w:spacing w:val="-4"/>
          <w:sz w:val="18"/>
          <w:szCs w:val="22"/>
        </w:rPr>
        <w:t xml:space="preserve"> a légvezetékes csatlakozóvezeték kiépítéséhez szükséges ((tetőtartó, esővédősapka, esővetőlemez, falitartó, falihorog, műanyagvédőcső anyagdíjak és ezekhez kapcsolódó munkadíjak) költséget: </w:t>
      </w:r>
      <w:r w:rsidRPr="00A71A62">
        <w:rPr>
          <w:color w:val="000000"/>
          <w:spacing w:val="2"/>
          <w:sz w:val="18"/>
          <w:szCs w:val="22"/>
        </w:rPr>
        <w:t>……….….......….</w:t>
      </w:r>
      <w:r w:rsidRPr="00A71A62">
        <w:rPr>
          <w:bCs/>
          <w:color w:val="000000"/>
          <w:spacing w:val="2"/>
          <w:sz w:val="18"/>
          <w:szCs w:val="22"/>
        </w:rPr>
        <w:t xml:space="preserve">Ft, </w:t>
      </w:r>
      <w:r w:rsidRPr="00A71A62">
        <w:rPr>
          <w:bCs/>
          <w:color w:val="000000"/>
          <w:spacing w:val="-4"/>
          <w:sz w:val="18"/>
          <w:szCs w:val="22"/>
        </w:rPr>
        <w:t>az egyedi mérőszekrény felülvizsgálat díját</w:t>
      </w:r>
      <w:r w:rsidRPr="00A71A62">
        <w:rPr>
          <w:color w:val="000000"/>
          <w:spacing w:val="2"/>
          <w:sz w:val="18"/>
          <w:szCs w:val="22"/>
        </w:rPr>
        <w:t xml:space="preserve">: </w:t>
      </w:r>
      <w:r w:rsidRPr="00A71A62">
        <w:rPr>
          <w:color w:val="0000FF"/>
          <w:sz w:val="16"/>
        </w:rPr>
        <w:t/>
      </w:r>
      <w:r w:rsidRPr="00A71A62">
        <w:rPr>
          <w:rFonts w:eastAsia="Arial"/>
          <w:color w:val="0000FF"/>
          <w:sz w:val="2"/>
          <w:szCs w:val="2"/>
        </w:rPr>
        <w:t/>
      </w:r>
      <w:r w:rsidRPr="00A71A62">
        <w:rPr>
          <w:color w:val="0000FF"/>
          <w:sz w:val="16"/>
        </w:rPr>
        <w:t xml:space="preserve"> </w:t>
      </w:r>
      <w:r w:rsidRPr="00A71A62">
        <w:rPr>
          <w:bCs/>
          <w:color w:val="000000"/>
          <w:spacing w:val="2"/>
          <w:sz w:val="18"/>
          <w:szCs w:val="22"/>
        </w:rPr>
        <w:t xml:space="preserve">Ft, valamint a csatlakozó berendezés helyreállítását: </w:t>
      </w:r>
      <w:r w:rsidRPr="00A71A62">
        <w:rPr>
          <w:color w:val="000000"/>
          <w:spacing w:val="2"/>
          <w:sz w:val="18"/>
          <w:szCs w:val="22"/>
        </w:rPr>
        <w:t>……….….......….</w:t>
      </w:r>
      <w:r w:rsidRPr="00A71A62">
        <w:rPr>
          <w:bCs/>
          <w:color w:val="000000"/>
          <w:spacing w:val="2"/>
          <w:sz w:val="18"/>
          <w:szCs w:val="22"/>
        </w:rPr>
        <w:t>Ft egyedi árajánlat alapján,</w:t>
      </w:r>
      <w:r w:rsidRPr="00A71A62">
        <w:rPr>
          <w:color w:val="000000"/>
          <w:spacing w:val="-4"/>
          <w:sz w:val="18"/>
          <w:szCs w:val="22"/>
        </w:rPr>
        <w:t xml:space="preserve"> </w:t>
      </w:r>
      <w:r w:rsidRPr="00A71A62">
        <w:rPr>
          <w:bCs/>
          <w:color w:val="000000"/>
          <w:spacing w:val="2"/>
          <w:sz w:val="18"/>
          <w:szCs w:val="22"/>
        </w:rPr>
        <w:t>valamint az Ügyféligényű műszaki eltérés többletköltséget (</w:t>
      </w:r>
      <w:r w:rsidRPr="00A71A62">
        <w:rPr>
          <w:spacing w:val="-1"/>
          <w:sz w:val="18"/>
          <w:szCs w:val="22"/>
        </w:rPr>
        <w:t>10/2016 (XI.14.) MEKH rendelet 34. § szerint)</w:t>
      </w:r>
      <w:r w:rsidRPr="00A71A62">
        <w:rPr>
          <w:bCs/>
          <w:color w:val="000000"/>
          <w:spacing w:val="2"/>
          <w:sz w:val="18"/>
          <w:szCs w:val="22"/>
        </w:rPr>
        <w:t xml:space="preserve"> </w:t>
      </w:r>
      <w:r w:rsidRPr="00A71A62">
        <w:rPr>
          <w:color w:val="2218F0"/>
          <w:sz w:val="16"/>
        </w:rPr>
        <w:t/>
      </w:r>
      <w:r w:rsidRPr="00A71A62">
        <w:rPr>
          <w:color w:val="2218F0"/>
          <w:sz w:val="2"/>
          <w:szCs w:val="2"/>
        </w:rPr>
        <w:t/>
      </w:r>
      <w:r w:rsidRPr="00A71A62">
        <w:rPr>
          <w:color w:val="2218F0"/>
          <w:sz w:val="16"/>
        </w:rPr>
        <w:t/>
      </w:r>
      <w:r w:rsidRPr="00A71A62">
        <w:rPr>
          <w:color w:val="000000" w:themeColor="text1"/>
          <w:sz w:val="16"/>
        </w:rPr>
        <w:t xml:space="preserve"> </w:t>
      </w:r>
      <w:r w:rsidRPr="00A71A62">
        <w:rPr>
          <w:bCs/>
          <w:color w:val="000000"/>
          <w:spacing w:val="2"/>
          <w:sz w:val="18"/>
          <w:szCs w:val="22"/>
        </w:rPr>
        <w:t xml:space="preserve">Ft. </w:t>
      </w:r>
      <w:r w:rsidRPr="00A71A62">
        <w:rPr>
          <w:color w:val="000000"/>
          <w:spacing w:val="-4"/>
          <w:sz w:val="18"/>
          <w:szCs w:val="22"/>
        </w:rPr>
        <w:t xml:space="preserve"> megfizetem. A mérőhely kialakítási költsége nem tartalmazza az esetlegesen </w:t>
      </w:r>
      <w:r w:rsidRPr="00A71A62">
        <w:rPr>
          <w:color w:val="000000"/>
          <w:spacing w:val="-6"/>
          <w:sz w:val="18"/>
          <w:szCs w:val="22"/>
        </w:rPr>
        <w:t xml:space="preserve">fizetendő csatlakozási díj összegét. A közcélú villamoshálózatra csatlakozás pénzügyi és </w:t>
      </w:r>
      <w:r w:rsidRPr="00A71A62">
        <w:rPr>
          <w:color w:val="000000"/>
          <w:spacing w:val="-8"/>
          <w:sz w:val="18"/>
          <w:szCs w:val="22"/>
        </w:rPr>
        <w:t xml:space="preserve">műszaki feltételeit a </w:t>
      </w:r>
      <w:r w:rsidRPr="00A71A62">
        <w:rPr>
          <w:spacing w:val="-1"/>
          <w:sz w:val="18"/>
          <w:szCs w:val="22"/>
        </w:rPr>
        <w:t>10/2016 (XI.14.) MEKH rendelet és a H 441/2021</w:t>
      </w:r>
      <w:r w:rsidRPr="00A71A62">
        <w:rPr>
          <w:spacing w:val="-8"/>
          <w:sz w:val="18"/>
          <w:szCs w:val="22"/>
        </w:rPr>
        <w:t xml:space="preserve"> </w:t>
      </w:r>
      <w:r w:rsidRPr="00A71A62">
        <w:rPr>
          <w:spacing w:val="-1"/>
          <w:sz w:val="18"/>
          <w:szCs w:val="22"/>
        </w:rPr>
        <w:t xml:space="preserve">MEKH határozat </w:t>
      </w:r>
      <w:r w:rsidRPr="00A71A62">
        <w:rPr>
          <w:color w:val="000000"/>
          <w:spacing w:val="-8"/>
          <w:sz w:val="18"/>
          <w:szCs w:val="22"/>
        </w:rPr>
        <w:t>alapján</w:t>
      </w:r>
      <w:r w:rsidRPr="00A71A62">
        <w:rPr>
          <w:color w:val="000000"/>
          <w:spacing w:val="-5"/>
          <w:sz w:val="18"/>
          <w:szCs w:val="22"/>
        </w:rPr>
        <w:t xml:space="preserve"> a meglévő kisfeszültségű hálózatról történő csatlakozás estén a </w:t>
      </w:r>
      <w:smartTag w:uri="urn:schemas-microsoft-com:office:smarttags" w:element="metricconverter">
        <w:smartTagPr>
          <w:attr w:name="ProductID" w:val="32 A"/>
        </w:smartTagPr>
        <w:r w:rsidRPr="00A71A62">
          <w:rPr>
            <w:bCs/>
            <w:color w:val="000000"/>
            <w:spacing w:val="-5"/>
            <w:sz w:val="18"/>
            <w:szCs w:val="22"/>
          </w:rPr>
          <w:t>32 A</w:t>
        </w:r>
      </w:smartTag>
      <w:r w:rsidRPr="00A71A62">
        <w:rPr>
          <w:bCs/>
          <w:color w:val="000000"/>
          <w:spacing w:val="-5"/>
          <w:sz w:val="18"/>
          <w:szCs w:val="22"/>
        </w:rPr>
        <w:t xml:space="preserve"> feletti többlet </w:t>
      </w:r>
      <w:r w:rsidRPr="00A71A62">
        <w:rPr>
          <w:bCs/>
          <w:color w:val="000000"/>
          <w:spacing w:val="-10"/>
          <w:sz w:val="18"/>
          <w:szCs w:val="22"/>
        </w:rPr>
        <w:t xml:space="preserve">áramerősség igényre Amperenként </w:t>
      </w:r>
      <w:r w:rsidRPr="00A71A62">
        <w:rPr>
          <w:bCs/>
          <w:iCs/>
          <w:spacing w:val="-10"/>
          <w:sz w:val="18"/>
          <w:szCs w:val="22"/>
        </w:rPr>
        <w:t>3 900</w:t>
      </w:r>
      <w:r w:rsidRPr="00A71A62">
        <w:rPr>
          <w:bCs/>
          <w:spacing w:val="-10"/>
          <w:sz w:val="18"/>
          <w:szCs w:val="22"/>
        </w:rPr>
        <w:t xml:space="preserve"> Ft/A </w:t>
      </w:r>
      <w:r w:rsidRPr="00A71A62">
        <w:rPr>
          <w:bCs/>
          <w:i/>
          <w:iCs/>
          <w:spacing w:val="-10"/>
          <w:sz w:val="18"/>
          <w:szCs w:val="22"/>
        </w:rPr>
        <w:t xml:space="preserve">+ </w:t>
      </w:r>
      <w:r w:rsidRPr="00A71A62">
        <w:rPr>
          <w:bCs/>
          <w:spacing w:val="-10"/>
          <w:sz w:val="18"/>
          <w:szCs w:val="22"/>
        </w:rPr>
        <w:t xml:space="preserve">27 </w:t>
      </w:r>
      <w:r w:rsidRPr="00A71A62">
        <w:rPr>
          <w:bCs/>
          <w:i/>
          <w:iCs/>
          <w:spacing w:val="-10"/>
          <w:sz w:val="18"/>
          <w:szCs w:val="22"/>
        </w:rPr>
        <w:t xml:space="preserve">% </w:t>
      </w:r>
      <w:r w:rsidRPr="00A71A62">
        <w:rPr>
          <w:bCs/>
          <w:spacing w:val="-10"/>
          <w:sz w:val="18"/>
          <w:szCs w:val="22"/>
        </w:rPr>
        <w:t>ÁFA = 4 953 Ft/A</w:t>
      </w:r>
      <w:r w:rsidRPr="00A71A62">
        <w:rPr>
          <w:spacing w:val="-10"/>
          <w:sz w:val="18"/>
          <w:szCs w:val="22"/>
        </w:rPr>
        <w:t xml:space="preserve"> csatlakozási</w:t>
      </w:r>
      <w:r w:rsidRPr="00A71A62">
        <w:rPr>
          <w:color w:val="000000"/>
          <w:spacing w:val="-10"/>
          <w:sz w:val="18"/>
          <w:szCs w:val="22"/>
        </w:rPr>
        <w:t xml:space="preserve"> díjat állapít meg. </w:t>
      </w:r>
      <w:r w:rsidRPr="00A71A62">
        <w:rPr>
          <w:color w:val="000000"/>
          <w:spacing w:val="-8"/>
          <w:sz w:val="18"/>
          <w:szCs w:val="22"/>
        </w:rPr>
        <w:t xml:space="preserve">A megrendelt fogyasztási helyen a többlet energiaigény alapján </w:t>
      </w:r>
      <w:r w:rsidRPr="00A71A62">
        <w:rPr>
          <w:color w:val="0000FF"/>
          <w:sz w:val="16"/>
        </w:rPr>
        <w:t/>
      </w:r>
      <w:r w:rsidRPr="00A71A62">
        <w:rPr>
          <w:color w:val="0000FF"/>
          <w:sz w:val="2"/>
          <w:szCs w:val="2"/>
        </w:rPr>
        <w:t/>
      </w:r>
      <w:r w:rsidRPr="00A71A62">
        <w:rPr>
          <w:color w:val="0000FF"/>
          <w:sz w:val="16"/>
        </w:rPr>
        <w:t xml:space="preserve"> </w:t>
      </w:r>
      <w:r w:rsidRPr="00A71A62">
        <w:rPr>
          <w:bCs/>
          <w:color w:val="000000"/>
          <w:sz w:val="18"/>
          <w:szCs w:val="22"/>
        </w:rPr>
        <w:t>Ft</w:t>
      </w:r>
      <w:r w:rsidRPr="00A71A62">
        <w:rPr>
          <w:color w:val="000000"/>
          <w:sz w:val="18"/>
          <w:szCs w:val="22"/>
        </w:rPr>
        <w:t>-ot</w:t>
      </w:r>
      <w:r w:rsidRPr="00A71A62">
        <w:rPr>
          <w:bCs/>
          <w:color w:val="000000"/>
          <w:sz w:val="18"/>
          <w:szCs w:val="22"/>
        </w:rPr>
        <w:t xml:space="preserve"> </w:t>
      </w:r>
      <w:r w:rsidRPr="00A71A62">
        <w:rPr>
          <w:color w:val="000000"/>
          <w:sz w:val="18"/>
          <w:szCs w:val="22"/>
        </w:rPr>
        <w:t>kell fizetni.</w:t>
      </w:r>
      <w:r w:rsidR="00CB47BD" w:rsidRPr="00A71A62">
        <w:rPr>
          <w:bCs/>
          <w:color w:val="000000"/>
          <w:spacing w:val="-6"/>
          <w:sz w:val="18"/>
          <w:szCs w:val="22"/>
        </w:rPr>
        <w:t xml:space="preserve"> </w:t>
      </w:r>
    </w:p>
    <w:p w:rsidR="00C8168F" w:rsidRPr="00A71A62" w:rsidRDefault="004E2254" w:rsidP="00C8168F">
      <w:pPr>
        <w:shd w:val="clear" w:color="auto" w:fill="FFFFFF"/>
        <w:spacing w:before="100" w:beforeAutospacing="1"/>
        <w:jc w:val="both"/>
        <w:rPr>
          <w:color w:val="000000"/>
          <w:spacing w:val="-7"/>
          <w:sz w:val="18"/>
          <w:szCs w:val="22"/>
        </w:rPr>
      </w:pPr>
      <w:r>
        <w:rPr>
          <w:bCs/>
          <w:color w:val="000000"/>
          <w:spacing w:val="-6"/>
          <w:sz w:val="18"/>
          <w:szCs w:val="22"/>
        </w:rPr>
        <w:t>Összesen (</w:t>
      </w:r>
      <w:r w:rsidR="00C8168F" w:rsidRPr="00A71A62">
        <w:rPr>
          <w:color w:val="000000"/>
          <w:spacing w:val="-6"/>
          <w:sz w:val="18"/>
          <w:szCs w:val="22"/>
        </w:rPr>
        <w:t>szekrény +</w:t>
      </w:r>
      <w:r w:rsidR="00C8168F" w:rsidRPr="00A71A62">
        <w:rPr>
          <w:color w:val="000000"/>
          <w:spacing w:val="-4"/>
          <w:sz w:val="18"/>
          <w:szCs w:val="22"/>
        </w:rPr>
        <w:t xml:space="preserve"> oszlop + a légvezetékes csatlakozóvezeték kiépítése + egyedi mérőszekrény felülvizsgálat +</w:t>
      </w:r>
      <w:r w:rsidR="00C8168F" w:rsidRPr="00A71A62">
        <w:rPr>
          <w:color w:val="000000"/>
          <w:spacing w:val="-8"/>
          <w:sz w:val="18"/>
          <w:szCs w:val="22"/>
        </w:rPr>
        <w:t xml:space="preserve"> energiaigény + egyedi árajánlat + műszaki eltérés)</w:t>
      </w:r>
      <w:r w:rsidR="00C8168F" w:rsidRPr="00A71A62">
        <w:rPr>
          <w:bCs/>
          <w:color w:val="000000"/>
          <w:spacing w:val="-6"/>
          <w:sz w:val="18"/>
          <w:szCs w:val="22"/>
        </w:rPr>
        <w:t xml:space="preserve">: </w:t>
      </w:r>
      <w:r w:rsidR="00C8168F" w:rsidRPr="00A71A62">
        <w:rPr>
          <w:color w:val="0000FF"/>
          <w:sz w:val="16"/>
        </w:rPr>
        <w:t/>
      </w:r>
      <w:r w:rsidR="00C8168F" w:rsidRPr="00A71A62">
        <w:rPr>
          <w:color w:val="0000FF"/>
          <w:sz w:val="2"/>
          <w:szCs w:val="2"/>
        </w:rPr>
        <w:t/>
      </w:r>
      <w:r w:rsidR="00C8168F" w:rsidRPr="00A71A62">
        <w:rPr>
          <w:color w:val="0000FF"/>
          <w:sz w:val="16"/>
        </w:rPr>
        <w:t xml:space="preserve"> </w:t>
      </w:r>
      <w:r w:rsidR="00C8168F" w:rsidRPr="00A71A62">
        <w:rPr>
          <w:bCs/>
          <w:color w:val="000000"/>
          <w:spacing w:val="-8"/>
          <w:sz w:val="18"/>
          <w:szCs w:val="22"/>
        </w:rPr>
        <w:t>Ft</w:t>
      </w:r>
      <w:r w:rsidR="00C8168F" w:rsidRPr="00A71A62">
        <w:rPr>
          <w:color w:val="000000"/>
          <w:spacing w:val="-8"/>
          <w:sz w:val="18"/>
          <w:szCs w:val="22"/>
        </w:rPr>
        <w:t xml:space="preserve">, azaz </w:t>
      </w:r>
      <w:r w:rsidR="00C8168F" w:rsidRPr="00A71A62">
        <w:rPr>
          <w:color w:val="0000FF"/>
          <w:sz w:val="16"/>
        </w:rPr>
        <w:t/>
      </w:r>
      <w:r w:rsidR="00C8168F" w:rsidRPr="00A71A62">
        <w:rPr>
          <w:color w:val="0000FF"/>
          <w:sz w:val="2"/>
          <w:szCs w:val="2"/>
        </w:rPr>
        <w:t/>
      </w:r>
      <w:r w:rsidR="00C8168F" w:rsidRPr="00A71A62">
        <w:rPr>
          <w:color w:val="0000FF"/>
          <w:sz w:val="16"/>
        </w:rPr>
        <w:t/>
      </w:r>
      <w:r w:rsidR="00C8168F" w:rsidRPr="00A71A62">
        <w:rPr>
          <w:bCs/>
          <w:color w:val="000000"/>
          <w:spacing w:val="-8"/>
          <w:sz w:val="18"/>
          <w:szCs w:val="22"/>
        </w:rPr>
        <w:t xml:space="preserve"> Ft</w:t>
      </w:r>
      <w:r w:rsidR="00C8168F" w:rsidRPr="00A71A62">
        <w:rPr>
          <w:color w:val="000000"/>
          <w:spacing w:val="-8"/>
          <w:sz w:val="18"/>
          <w:szCs w:val="22"/>
        </w:rPr>
        <w:t xml:space="preserve"> költséget a kiállított számla alapján, az azon </w:t>
      </w:r>
      <w:r w:rsidR="00C8168F" w:rsidRPr="00A71A62">
        <w:rPr>
          <w:color w:val="000000"/>
          <w:spacing w:val="-7"/>
          <w:sz w:val="18"/>
          <w:szCs w:val="22"/>
        </w:rPr>
        <w:t>megjelölt fizetési határidőn belül megfizetem az MVM Démász Áramhálózati Kft. részére. A megadott összeg az ÁFA-t tartalmazza.</w:t>
      </w:r>
    </w:p>
    <w:p w:rsidR="00C8168F" w:rsidRPr="00A71A62" w:rsidRDefault="00C8168F" w:rsidP="00C8168F">
      <w:pPr>
        <w:shd w:val="clear" w:color="auto" w:fill="FFFFFF"/>
        <w:jc w:val="both"/>
        <w:rPr>
          <w:spacing w:val="-7"/>
          <w:sz w:val="18"/>
          <w:szCs w:val="22"/>
        </w:rPr>
      </w:pPr>
      <w:r w:rsidRPr="00A71A62">
        <w:rPr>
          <w:spacing w:val="-8"/>
          <w:sz w:val="18"/>
          <w:szCs w:val="22"/>
        </w:rPr>
        <w:t xml:space="preserve">A mérőszekrény, az oszlop, a légvezetékes kiépítés és a műszaki eltérés többlet költségét a kiállított számla alapján, az azon </w:t>
      </w:r>
      <w:r w:rsidRPr="00A71A62">
        <w:rPr>
          <w:spacing w:val="-7"/>
          <w:sz w:val="18"/>
          <w:szCs w:val="22"/>
        </w:rPr>
        <w:t xml:space="preserve">megjelölt fizetési határidőn belül megfizetem az </w:t>
      </w:r>
      <w:r w:rsidRPr="00A71A62">
        <w:rPr>
          <w:color w:val="000000"/>
          <w:spacing w:val="-7"/>
          <w:sz w:val="18"/>
          <w:szCs w:val="22"/>
        </w:rPr>
        <w:t xml:space="preserve">MVM Démász Áramhálózati Kft. </w:t>
      </w:r>
      <w:r w:rsidRPr="00A71A62">
        <w:rPr>
          <w:spacing w:val="-7"/>
          <w:sz w:val="18"/>
          <w:szCs w:val="22"/>
        </w:rPr>
        <w:t xml:space="preserve">részére. </w:t>
      </w:r>
      <w:r w:rsidRPr="00A71A62">
        <w:rPr>
          <w:spacing w:val="-8"/>
          <w:sz w:val="18"/>
          <w:szCs w:val="22"/>
        </w:rPr>
        <w:t xml:space="preserve">A többlet energiaigény díját csatlakozási díjbekérő alapján az azon </w:t>
      </w:r>
      <w:r w:rsidRPr="00A71A62">
        <w:rPr>
          <w:spacing w:val="-7"/>
          <w:sz w:val="18"/>
          <w:szCs w:val="22"/>
        </w:rPr>
        <w:t xml:space="preserve">megjelölt fizetési határidőn belül megfizetem az </w:t>
      </w:r>
      <w:r w:rsidRPr="00A71A62">
        <w:rPr>
          <w:color w:val="000000"/>
          <w:spacing w:val="-7"/>
          <w:sz w:val="18"/>
          <w:szCs w:val="22"/>
        </w:rPr>
        <w:t xml:space="preserve">MVM Démász Áramhálózati Kft. </w:t>
      </w:r>
      <w:r w:rsidRPr="00A71A62">
        <w:rPr>
          <w:spacing w:val="-7"/>
          <w:sz w:val="18"/>
          <w:szCs w:val="22"/>
        </w:rPr>
        <w:t>részére, melyről kifizetés után kérem a számla megküldését.</w:t>
      </w:r>
    </w:p>
    <w:p w:rsidR="00C8168F" w:rsidRPr="00A71A62" w:rsidRDefault="00C8168F" w:rsidP="00C8168F">
      <w:pPr>
        <w:numPr>
          <w:ilvl w:val="0"/>
          <w:numId w:val="2"/>
        </w:numPr>
        <w:shd w:val="clear" w:color="auto" w:fill="FFFFFF"/>
        <w:tabs>
          <w:tab w:val="left" w:pos="547"/>
        </w:tabs>
        <w:ind w:left="545" w:hanging="352"/>
        <w:jc w:val="both"/>
        <w:rPr>
          <w:color w:val="000000"/>
          <w:szCs w:val="22"/>
        </w:rPr>
      </w:pPr>
      <w:r w:rsidRPr="00A71A62">
        <w:rPr>
          <w:color w:val="000000"/>
          <w:spacing w:val="-2"/>
          <w:szCs w:val="22"/>
        </w:rPr>
        <w:t xml:space="preserve">Jelen nyilatkozat aláírásával hozzájárulásomat adom ahhoz, hogy nevezett </w:t>
      </w:r>
      <w:r w:rsidRPr="00A71A62">
        <w:rPr>
          <w:color w:val="000000"/>
          <w:spacing w:val="-7"/>
          <w:szCs w:val="22"/>
        </w:rPr>
        <w:t xml:space="preserve">MVM Démász Áramhálózati Kft. </w:t>
      </w:r>
      <w:r w:rsidRPr="00A71A62">
        <w:rPr>
          <w:szCs w:val="22"/>
        </w:rPr>
        <w:t>partner kivitelezője helyettem és nevemben a kivitelezési helyen létesítendő csatlakozási berendezéssel kapcsolatos műszaki ügyintézésben eljárjon. Jelen meghatalmazás nem vonatkozik fizetési kötelezettség vállalással és szerződés aláírással járó képviseletre.</w:t>
      </w:r>
    </w:p>
    <w:p w:rsidR="00C8168F" w:rsidRPr="00A71A62" w:rsidRDefault="00C8168F" w:rsidP="00C8168F">
      <w:pPr>
        <w:numPr>
          <w:ilvl w:val="0"/>
          <w:numId w:val="2"/>
        </w:numPr>
        <w:shd w:val="clear" w:color="auto" w:fill="FFFFFF"/>
        <w:tabs>
          <w:tab w:val="left" w:pos="547"/>
        </w:tabs>
        <w:ind w:left="545" w:hanging="352"/>
        <w:jc w:val="both"/>
        <w:rPr>
          <w:color w:val="000000"/>
          <w:szCs w:val="22"/>
        </w:rPr>
      </w:pPr>
      <w:r w:rsidRPr="00A71A62">
        <w:rPr>
          <w:color w:val="000000"/>
          <w:spacing w:val="-2"/>
          <w:szCs w:val="22"/>
        </w:rPr>
        <w:t xml:space="preserve">Hozzájárulok, hogy az MVM Társaságcsoport </w:t>
      </w:r>
      <w:r w:rsidRPr="00A71A62">
        <w:rPr>
          <w:color w:val="000000"/>
          <w:szCs w:val="22"/>
        </w:rPr>
        <w:t xml:space="preserve">munkavállalói, megbízottai a tulajdonomat képező ingatlanra térítésmentesen belépjenek, azt a kivitelezéshez, üzemeltetéshez szükséges mértékben használják, és villamos berendezéseket és </w:t>
      </w:r>
      <w:r w:rsidRPr="00A71A62">
        <w:rPr>
          <w:color w:val="000000"/>
          <w:spacing w:val="-3"/>
          <w:szCs w:val="22"/>
        </w:rPr>
        <w:t>tartószerkezeteteket helyezzenek el, az ingatlan lehető legnagyobb kíméletével.</w:t>
      </w:r>
    </w:p>
    <w:p w:rsidR="00C8168F" w:rsidRPr="00A71A62" w:rsidRDefault="00C8168F" w:rsidP="00C8168F">
      <w:pPr>
        <w:shd w:val="clear" w:color="auto" w:fill="FFFFFF"/>
        <w:tabs>
          <w:tab w:val="left" w:pos="547"/>
        </w:tabs>
        <w:ind w:left="545"/>
        <w:jc w:val="both"/>
        <w:rPr>
          <w:color w:val="000000"/>
          <w:szCs w:val="22"/>
        </w:rPr>
      </w:pPr>
    </w:p>
    <w:p w:rsidR="00C8168F" w:rsidRPr="00A71A62" w:rsidRDefault="00C8168F" w:rsidP="00C8168F">
      <w:pPr>
        <w:numPr>
          <w:ilvl w:val="0"/>
          <w:numId w:val="2"/>
        </w:numPr>
        <w:shd w:val="clear" w:color="auto" w:fill="FFFFFF"/>
        <w:tabs>
          <w:tab w:val="left" w:pos="547"/>
        </w:tabs>
        <w:ind w:left="545" w:hanging="352"/>
        <w:jc w:val="both"/>
        <w:rPr>
          <w:color w:val="000000"/>
          <w:szCs w:val="22"/>
        </w:rPr>
      </w:pPr>
      <w:r w:rsidRPr="00A71A62">
        <w:rPr>
          <w:color w:val="000000"/>
          <w:spacing w:val="-2"/>
          <w:szCs w:val="22"/>
        </w:rPr>
        <w:t xml:space="preserve">Az elmenő mért fővezeték és elosztótábla létesítésére, saját költségemre külön megállapodást </w:t>
      </w:r>
      <w:r w:rsidRPr="00A71A62">
        <w:rPr>
          <w:color w:val="000000"/>
          <w:spacing w:val="-3"/>
          <w:szCs w:val="22"/>
        </w:rPr>
        <w:t xml:space="preserve">kötök az </w:t>
      </w:r>
      <w:r w:rsidRPr="00A71A62">
        <w:rPr>
          <w:color w:val="000000"/>
          <w:spacing w:val="-2"/>
          <w:szCs w:val="22"/>
        </w:rPr>
        <w:t>általam választott kivitelezővel. Amennyiben a műszaki átadás-átvétel idejéig nem kerül kiépítésre a mért fővezeték és az elosztótábla, úgy a bekapcsolás plombabontási kérelemmel és annak aktuális árának megfizetésével történhet meg.</w:t>
      </w:r>
    </w:p>
    <w:p w:rsidR="00C8168F" w:rsidRPr="00A71A62" w:rsidRDefault="00C8168F" w:rsidP="00C8168F">
      <w:pPr>
        <w:numPr>
          <w:ilvl w:val="0"/>
          <w:numId w:val="2"/>
        </w:numPr>
        <w:shd w:val="clear" w:color="auto" w:fill="FFFFFF"/>
        <w:tabs>
          <w:tab w:val="left" w:pos="547"/>
        </w:tabs>
        <w:ind w:left="545" w:hanging="352"/>
        <w:jc w:val="both"/>
        <w:rPr>
          <w:color w:val="000000"/>
          <w:szCs w:val="22"/>
        </w:rPr>
      </w:pPr>
      <w:r w:rsidRPr="00A71A62">
        <w:rPr>
          <w:color w:val="000000"/>
          <w:spacing w:val="-2"/>
          <w:szCs w:val="22"/>
        </w:rPr>
        <w:t>Jelen nyilatkozat aláírásával vállalom a benne szereplő díjak teljes megfizetését, és lemondok a nyilatkozat bármilyen címen történő megtámadásáról és visszavonásáról, kivéve a műszaki f</w:t>
      </w:r>
      <w:r w:rsidRPr="00A71A62">
        <w:rPr>
          <w:color w:val="000000"/>
          <w:szCs w:val="22"/>
        </w:rPr>
        <w:t xml:space="preserve">eltételek változásának esetét, mikor új megrendelést adok az </w:t>
      </w:r>
      <w:r w:rsidRPr="00A71A62">
        <w:rPr>
          <w:color w:val="000000"/>
          <w:spacing w:val="-7"/>
          <w:szCs w:val="22"/>
        </w:rPr>
        <w:t>MVM Démász Áramhálózati Kft.</w:t>
      </w:r>
      <w:r w:rsidRPr="00A71A62">
        <w:rPr>
          <w:color w:val="000000"/>
          <w:szCs w:val="22"/>
        </w:rPr>
        <w:t xml:space="preserve"> felé, mely jelen </w:t>
      </w:r>
      <w:r w:rsidRPr="00A71A62">
        <w:rPr>
          <w:color w:val="000000"/>
          <w:spacing w:val="-4"/>
          <w:szCs w:val="22"/>
        </w:rPr>
        <w:t>megrendelést hatályon kívül helyezi.</w:t>
      </w:r>
    </w:p>
    <w:p w:rsidR="00C8168F" w:rsidRPr="00A71A62" w:rsidRDefault="00C8168F" w:rsidP="00C8168F">
      <w:pPr>
        <w:shd w:val="clear" w:color="auto" w:fill="FFFFFF"/>
        <w:tabs>
          <w:tab w:val="left" w:pos="547"/>
        </w:tabs>
        <w:ind w:left="545"/>
        <w:jc w:val="both"/>
        <w:rPr>
          <w:color w:val="000000"/>
          <w:szCs w:val="22"/>
        </w:rPr>
      </w:pPr>
    </w:p>
    <w:p w:rsidR="00CE318B" w:rsidRPr="00A71A62" w:rsidRDefault="00CE318B" w:rsidP="00CE318B">
      <w:pPr>
        <w:pStyle w:val="Cmsor3"/>
        <w:spacing w:before="0" w:after="0" w:line="240" w:lineRule="auto"/>
        <w:rPr>
          <w:i w:val="0"/>
          <w:sz w:val="22"/>
          <w:lang w:val="hu-HU"/>
        </w:rPr>
      </w:pPr>
      <w:r w:rsidRPr="00A71A62">
        <w:rPr>
          <w:i w:val="0"/>
          <w:sz w:val="22"/>
          <w:lang w:val="hu-HU"/>
        </w:rPr>
        <w:t>Elérhetőségek:</w:t>
      </w:r>
    </w:p>
    <w:p w:rsidR="00CE318B" w:rsidRPr="00A71A62" w:rsidRDefault="00CE318B" w:rsidP="00CE318B">
      <w:pPr>
        <w:pStyle w:val="lfej"/>
        <w:tabs>
          <w:tab w:val="clear" w:pos="4536"/>
          <w:tab w:val="clear" w:pos="9072"/>
        </w:tabs>
        <w:spacing w:before="60"/>
        <w:rPr>
          <w:sz w:val="22"/>
          <w:szCs w:val="24"/>
        </w:rPr>
      </w:pPr>
      <w:r w:rsidRPr="00A71A62">
        <w:rPr>
          <w:szCs w:val="22"/>
        </w:rPr>
        <w:t>MVM Démász Áramhálózati</w:t>
      </w:r>
      <w:r w:rsidRPr="00A71A62">
        <w:rPr>
          <w:color w:val="000000"/>
          <w:spacing w:val="-7"/>
          <w:szCs w:val="22"/>
        </w:rPr>
        <w:t xml:space="preserve"> </w:t>
      </w:r>
      <w:r w:rsidRPr="00A71A62">
        <w:rPr>
          <w:szCs w:val="22"/>
        </w:rPr>
        <w:t xml:space="preserve">Kft. 6724 Szeged, Pulz u. 44., honlap: </w:t>
      </w:r>
      <w:hyperlink r:id="rId11" w:history="1">
        <w:r w:rsidRPr="00A71A62">
          <w:rPr>
            <w:rStyle w:val="Hiperhivatkozs"/>
            <w:szCs w:val="22"/>
          </w:rPr>
          <w:t>https://www.mvmhalozat.hu/aram</w:t>
        </w:r>
      </w:hyperlink>
    </w:p>
    <w:p w:rsidR="00CE318B" w:rsidRPr="00A71A62" w:rsidRDefault="00CE318B" w:rsidP="00CE318B">
      <w:pPr>
        <w:pStyle w:val="Cmsor3"/>
        <w:spacing w:after="120" w:line="240" w:lineRule="auto"/>
        <w:rPr>
          <w:bCs/>
          <w:i w:val="0"/>
          <w:iCs w:val="0"/>
          <w:snapToGrid w:val="0"/>
          <w:sz w:val="22"/>
          <w:lang w:val="hu-HU"/>
        </w:rPr>
      </w:pPr>
      <w:r w:rsidRPr="00A71A62">
        <w:rPr>
          <w:i w:val="0"/>
          <w:sz w:val="22"/>
          <w:lang w:val="hu-HU"/>
        </w:rPr>
        <w:lastRenderedPageBreak/>
        <w:t>Bekapcsolás, rendelkezésre állás megkezdésének időpontja:</w:t>
      </w:r>
      <w:r w:rsidRPr="00A71A62">
        <w:rPr>
          <w:bCs/>
          <w:i w:val="0"/>
          <w:iCs w:val="0"/>
          <w:snapToGrid w:val="0"/>
          <w:sz w:val="22"/>
          <w:lang w:val="hu-HU"/>
        </w:rPr>
        <w:t xml:space="preserve"> </w:t>
      </w:r>
    </w:p>
    <w:p w:rsidR="001E70AE" w:rsidRPr="00A71A62" w:rsidRDefault="00CE318B" w:rsidP="00CE318B">
      <w:pPr>
        <w:pStyle w:val="lfej"/>
        <w:tabs>
          <w:tab w:val="clear" w:pos="4536"/>
          <w:tab w:val="clear" w:pos="9072"/>
        </w:tabs>
        <w:spacing w:before="60"/>
        <w:rPr>
          <w:sz w:val="22"/>
          <w:szCs w:val="24"/>
        </w:rPr>
      </w:pPr>
      <w:r w:rsidRPr="00A71A62">
        <w:rPr>
          <w:sz w:val="22"/>
          <w:szCs w:val="24"/>
        </w:rPr>
        <w:t>A Partner-kivitelező csatlakozóra és/vagy mérőhelyre vonatkozó készre jelentése után a sikeres műszaki átadás-átvételt követő 8 munkanapon belül.</w:t>
      </w:r>
    </w:p>
    <w:p w:rsidR="001E70AE" w:rsidRPr="00A71A62" w:rsidRDefault="001E70AE" w:rsidP="00CE318B">
      <w:pPr>
        <w:pStyle w:val="lfej"/>
        <w:tabs>
          <w:tab w:val="clear" w:pos="4536"/>
          <w:tab w:val="clear" w:pos="9072"/>
        </w:tabs>
        <w:spacing w:before="60"/>
        <w:rPr>
          <w:sz w:val="22"/>
          <w:szCs w:val="24"/>
        </w:rPr>
      </w:pPr>
    </w:p>
    <w:p w:rsidR="00CE318B" w:rsidRPr="00A71A62" w:rsidRDefault="00CE318B" w:rsidP="00CE318B">
      <w:pPr>
        <w:shd w:val="clear" w:color="auto" w:fill="FFFFFF"/>
        <w:ind w:left="193"/>
        <w:jc w:val="both"/>
        <w:rPr>
          <w:color w:val="000000"/>
          <w:sz w:val="8"/>
          <w:szCs w:val="25"/>
        </w:rPr>
      </w:pPr>
    </w:p>
    <w:tbl>
      <w:tblPr>
        <w:tblW w:w="102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62"/>
        <w:gridCol w:w="262"/>
        <w:gridCol w:w="262"/>
        <w:gridCol w:w="262"/>
        <w:gridCol w:w="263"/>
        <w:gridCol w:w="264"/>
        <w:gridCol w:w="267"/>
        <w:gridCol w:w="264"/>
        <w:gridCol w:w="264"/>
        <w:gridCol w:w="264"/>
        <w:gridCol w:w="264"/>
        <w:gridCol w:w="264"/>
        <w:gridCol w:w="269"/>
        <w:gridCol w:w="266"/>
        <w:gridCol w:w="265"/>
        <w:gridCol w:w="265"/>
        <w:gridCol w:w="265"/>
        <w:gridCol w:w="270"/>
        <w:gridCol w:w="269"/>
        <w:gridCol w:w="269"/>
        <w:gridCol w:w="269"/>
        <w:gridCol w:w="269"/>
        <w:gridCol w:w="269"/>
        <w:gridCol w:w="360"/>
        <w:gridCol w:w="269"/>
        <w:gridCol w:w="269"/>
        <w:gridCol w:w="269"/>
        <w:gridCol w:w="269"/>
        <w:gridCol w:w="269"/>
        <w:gridCol w:w="269"/>
        <w:gridCol w:w="269"/>
        <w:gridCol w:w="269"/>
        <w:gridCol w:w="269"/>
        <w:gridCol w:w="269"/>
        <w:gridCol w:w="269"/>
        <w:gridCol w:w="269"/>
        <w:gridCol w:w="269"/>
        <w:gridCol w:w="269"/>
        <w:gridCol w:w="24"/>
      </w:tblGrid>
      <w:tr w:rsidR="00CE318B" w:rsidRPr="00A71A62" w:rsidTr="00CD4264">
        <w:trPr>
          <w:cantSplit/>
          <w:trHeight w:hRule="exact" w:val="250"/>
          <w:jc w:val="center"/>
        </w:trPr>
        <w:tc>
          <w:tcPr>
            <w:tcW w:w="10257" w:type="dxa"/>
            <w:gridSpan w:val="39"/>
          </w:tcPr>
          <w:p w:rsidR="00CE318B" w:rsidRPr="00A71A62" w:rsidRDefault="00CE318B" w:rsidP="00CE318B">
            <w:pPr>
              <w:pStyle w:val="lfej"/>
              <w:tabs>
                <w:tab w:val="clear" w:pos="4536"/>
                <w:tab w:val="clear" w:pos="9072"/>
              </w:tabs>
              <w:jc w:val="center"/>
              <w:rPr>
                <w:szCs w:val="22"/>
              </w:rPr>
            </w:pPr>
            <w:r w:rsidRPr="00A71A62">
              <w:rPr>
                <w:szCs w:val="22"/>
              </w:rPr>
              <w:t>Műszaki feltételek</w:t>
            </w:r>
          </w:p>
          <w:p w:rsidR="00CE318B" w:rsidRPr="00A71A62" w:rsidRDefault="00CE318B" w:rsidP="00CE318B">
            <w:pPr>
              <w:pStyle w:val="lfej"/>
              <w:tabs>
                <w:tab w:val="clear" w:pos="4536"/>
                <w:tab w:val="clear" w:pos="9072"/>
              </w:tabs>
              <w:rPr>
                <w:szCs w:val="22"/>
              </w:rPr>
            </w:pPr>
            <w:r w:rsidRPr="00A71A62">
              <w:rPr>
                <w:szCs w:val="22"/>
              </w:rPr>
              <w:t>HELYSZÍNRAJZ</w:t>
            </w:r>
          </w:p>
        </w:tc>
      </w:tr>
      <w:tr w:rsidR="00CE318B" w:rsidRPr="00A71A62" w:rsidTr="00CD4264">
        <w:trPr>
          <w:trHeight w:hRule="exact" w:val="250"/>
          <w:jc w:val="center"/>
        </w:trPr>
        <w:tc>
          <w:tcPr>
            <w:tcW w:w="1842" w:type="dxa"/>
            <w:gridSpan w:val="7"/>
          </w:tcPr>
          <w:p w:rsidR="00CE318B" w:rsidRPr="00A71A62" w:rsidRDefault="00CE318B" w:rsidP="00CE318B">
            <w:pPr>
              <w:pStyle w:val="lfej"/>
              <w:tabs>
                <w:tab w:val="clear" w:pos="4536"/>
                <w:tab w:val="clear" w:pos="9072"/>
              </w:tabs>
              <w:rPr>
                <w:szCs w:val="22"/>
              </w:rPr>
            </w:pPr>
            <w:r w:rsidRPr="00A71A62">
              <w:rPr>
                <w:szCs w:val="22"/>
              </w:rPr>
              <w:t>Tr. és ák. jelző szám:</w:t>
            </w:r>
          </w:p>
        </w:tc>
        <w:tc>
          <w:tcPr>
            <w:tcW w:w="8415" w:type="dxa"/>
            <w:gridSpan w:val="32"/>
          </w:tcPr>
          <w:p w:rsidR="00CE318B" w:rsidRPr="00A71A62" w:rsidRDefault="00C8168F" w:rsidP="00CE318B">
            <w:pPr>
              <w:pStyle w:val="lfej"/>
              <w:tabs>
                <w:tab w:val="clear" w:pos="4536"/>
                <w:tab w:val="clear" w:pos="9072"/>
              </w:tabs>
              <w:rPr>
                <w:szCs w:val="22"/>
              </w:rPr>
            </w:pPr>
            <w:r w:rsidRPr="00A71A62">
              <w:rPr>
                <w:szCs w:val="22"/>
              </w:rPr>
              <w:t>Trafóban benne van</w:t>
            </w:r>
          </w:p>
        </w:tc>
      </w:tr>
      <w:tr w:rsidR="00C8168F" w:rsidRPr="00A71A62" w:rsidTr="00CD4264">
        <w:trPr>
          <w:trHeight w:hRule="exact" w:val="400"/>
          <w:jc w:val="center"/>
        </w:trPr>
        <w:tc>
          <w:tcPr>
            <w:tcW w:w="1842" w:type="dxa"/>
            <w:gridSpan w:val="7"/>
          </w:tcPr>
          <w:p w:rsidR="00C8168F" w:rsidRPr="00A71A62" w:rsidRDefault="00C8168F" w:rsidP="00C8168F">
            <w:pPr>
              <w:rPr>
                <w:sz w:val="18"/>
              </w:rPr>
            </w:pPr>
            <w:r w:rsidRPr="00A71A62">
              <w:rPr>
                <w:szCs w:val="22"/>
              </w:rPr>
              <w:t>Leágazási pont:</w:t>
            </w:r>
          </w:p>
        </w:tc>
        <w:tc>
          <w:tcPr>
            <w:tcW w:w="8415" w:type="dxa"/>
            <w:gridSpan w:val="32"/>
          </w:tcPr>
          <w:p w:rsidR="00C8168F" w:rsidRPr="00A71A62" w:rsidRDefault="00C8168F" w:rsidP="00C8168F">
            <w:pPr>
              <w:rPr>
                <w:sz w:val="18"/>
              </w:rPr>
            </w:pPr>
            <w:r w:rsidRPr="00A71A62">
              <w:rPr>
                <w:szCs w:val="22"/>
              </w:rPr>
              <w:t>Közcélú hálózat ,</w:t>
            </w:r>
            <w:r w:rsidRPr="00A71A62">
              <w:rPr>
                <w:color w:val="0000FF"/>
                <w:sz w:val="18"/>
              </w:rPr>
              <w:t xml:space="preserve"> </w:t>
            </w:r>
            <w:r w:rsidRPr="00A71A62">
              <w:rPr>
                <w:color w:val="0000FF"/>
                <w:sz w:val="2"/>
                <w:szCs w:val="2"/>
              </w:rPr>
              <w:t/>
            </w:r>
            <w:r w:rsidRPr="00A71A62">
              <w:rPr>
                <w:color w:val="0000FF"/>
                <w:sz w:val="18"/>
              </w:rPr>
              <w:t> Oszlop</w:t>
            </w:r>
          </w:p>
        </w:tc>
      </w:tr>
      <w:tr w:rsidR="00CE318B" w:rsidRPr="00A71A62" w:rsidTr="00CD4264">
        <w:trPr>
          <w:trHeight w:hRule="exact" w:val="342"/>
          <w:jc w:val="center"/>
        </w:trPr>
        <w:tc>
          <w:tcPr>
            <w:tcW w:w="1842" w:type="dxa"/>
            <w:gridSpan w:val="7"/>
            <w:vMerge w:val="restart"/>
            <w:vAlign w:val="center"/>
          </w:tcPr>
          <w:p w:rsidR="00CE318B" w:rsidRPr="00A71A62" w:rsidRDefault="00CE318B" w:rsidP="00CE318B">
            <w:pPr>
              <w:pStyle w:val="lfej"/>
              <w:tabs>
                <w:tab w:val="clear" w:pos="4536"/>
                <w:tab w:val="clear" w:pos="9072"/>
              </w:tabs>
              <w:rPr>
                <w:szCs w:val="22"/>
              </w:rPr>
            </w:pPr>
            <w:r w:rsidRPr="00A71A62">
              <w:rPr>
                <w:szCs w:val="22"/>
              </w:rPr>
              <w:t>Csatlakozási pont:</w:t>
            </w:r>
          </w:p>
        </w:tc>
        <w:tc>
          <w:tcPr>
            <w:tcW w:w="264" w:type="dxa"/>
          </w:tcPr>
          <w:p w:rsidR="00CE318B" w:rsidRPr="00A71A62" w:rsidRDefault="00CE318B" w:rsidP="00CE318B">
            <w:pPr>
              <w:pStyle w:val="lfej"/>
              <w:tabs>
                <w:tab w:val="clear" w:pos="4536"/>
                <w:tab w:val="clear" w:pos="9072"/>
              </w:tabs>
              <w:rPr>
                <w:szCs w:val="22"/>
              </w:rPr>
            </w:pPr>
          </w:p>
        </w:tc>
        <w:tc>
          <w:tcPr>
            <w:tcW w:w="8151" w:type="dxa"/>
            <w:gridSpan w:val="31"/>
          </w:tcPr>
          <w:p w:rsidR="00CE318B" w:rsidRPr="00A71A62" w:rsidRDefault="00CE318B" w:rsidP="00CE318B">
            <w:pPr>
              <w:pStyle w:val="lfej"/>
              <w:tabs>
                <w:tab w:val="clear" w:pos="4536"/>
                <w:tab w:val="clear" w:pos="9072"/>
              </w:tabs>
              <w:rPr>
                <w:szCs w:val="22"/>
              </w:rPr>
            </w:pPr>
            <w:r w:rsidRPr="00A71A62">
              <w:rPr>
                <w:szCs w:val="22"/>
              </w:rPr>
              <w:t>mérőszekrényben lévő csatlakozóvezetéket fogadó sorkapocs bejövő kapcsai</w:t>
            </w:r>
          </w:p>
          <w:p w:rsidR="00CE318B" w:rsidRPr="00A71A62" w:rsidRDefault="00CE318B" w:rsidP="00CE318B">
            <w:pPr>
              <w:pStyle w:val="lfej"/>
              <w:tabs>
                <w:tab w:val="clear" w:pos="4536"/>
                <w:tab w:val="clear" w:pos="9072"/>
              </w:tabs>
              <w:rPr>
                <w:szCs w:val="22"/>
              </w:rPr>
            </w:pPr>
          </w:p>
        </w:tc>
      </w:tr>
      <w:tr w:rsidR="00CE318B" w:rsidRPr="00A71A62" w:rsidTr="00CD4264">
        <w:trPr>
          <w:trHeight w:hRule="exact" w:val="391"/>
          <w:jc w:val="center"/>
        </w:trPr>
        <w:tc>
          <w:tcPr>
            <w:tcW w:w="1842" w:type="dxa"/>
            <w:gridSpan w:val="7"/>
            <w:vMerge/>
          </w:tcPr>
          <w:p w:rsidR="00CE318B" w:rsidRPr="00A71A62" w:rsidRDefault="00CE318B" w:rsidP="00CE318B">
            <w:pPr>
              <w:pStyle w:val="lfej"/>
              <w:tabs>
                <w:tab w:val="clear" w:pos="4536"/>
                <w:tab w:val="clear" w:pos="9072"/>
              </w:tabs>
              <w:rPr>
                <w:szCs w:val="22"/>
              </w:rPr>
            </w:pPr>
          </w:p>
        </w:tc>
        <w:tc>
          <w:tcPr>
            <w:tcW w:w="264" w:type="dxa"/>
          </w:tcPr>
          <w:p w:rsidR="00CE318B" w:rsidRPr="00A71A62" w:rsidRDefault="00C8168F" w:rsidP="00CE318B">
            <w:pPr>
              <w:pStyle w:val="lfej"/>
              <w:tabs>
                <w:tab w:val="clear" w:pos="4536"/>
                <w:tab w:val="clear" w:pos="9072"/>
              </w:tabs>
              <w:rPr>
                <w:szCs w:val="22"/>
              </w:rPr>
            </w:pPr>
            <w:r w:rsidRPr="00A71A62">
              <w:rPr>
                <w:szCs w:val="22"/>
              </w:rPr>
              <w:t>X</w:t>
            </w:r>
          </w:p>
        </w:tc>
        <w:tc>
          <w:tcPr>
            <w:tcW w:w="8151" w:type="dxa"/>
            <w:gridSpan w:val="31"/>
          </w:tcPr>
          <w:p w:rsidR="00CE318B" w:rsidRPr="00A71A62" w:rsidRDefault="00C8168F" w:rsidP="00CE318B">
            <w:pPr>
              <w:pStyle w:val="lfej"/>
              <w:tabs>
                <w:tab w:val="clear" w:pos="4536"/>
                <w:tab w:val="clear" w:pos="9072"/>
              </w:tabs>
              <w:rPr>
                <w:szCs w:val="22"/>
              </w:rPr>
            </w:pPr>
            <w:r w:rsidRPr="00A71A62">
              <w:rPr>
                <w:noProof/>
                <w:szCs w:val="22"/>
              </w:rPr>
              <mc:AlternateContent>
                <mc:Choice Requires="wps">
                  <w:drawing>
                    <wp:anchor distT="45720" distB="45720" distL="114300" distR="114300" simplePos="0" relativeHeight="251767808" behindDoc="1" locked="0" layoutInCell="1" allowOverlap="1" wp14:anchorId="54AB6CA5" wp14:editId="4F73D001">
                      <wp:simplePos x="0" y="0"/>
                      <wp:positionH relativeFrom="column">
                        <wp:posOffset>2243184</wp:posOffset>
                      </wp:positionH>
                      <wp:positionV relativeFrom="paragraph">
                        <wp:posOffset>737920</wp:posOffset>
                      </wp:positionV>
                      <wp:extent cx="2814955" cy="678264"/>
                      <wp:effectExtent l="0" t="0" r="23495" b="26670"/>
                      <wp:wrapNone/>
                      <wp:docPr id="217"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4955" cy="678264"/>
                              </a:xfrm>
                              <a:prstGeom prst="rect">
                                <a:avLst/>
                              </a:prstGeom>
                              <a:solidFill>
                                <a:srgbClr val="FFFFFF"/>
                              </a:solidFill>
                              <a:ln w="9525">
                                <a:solidFill>
                                  <a:srgbClr val="000000"/>
                                </a:solidFill>
                                <a:miter lim="800000"/>
                                <a:headEnd/>
                                <a:tailEnd/>
                              </a:ln>
                            </wps:spPr>
                            <wps:txbx>
                              <w:txbxContent>
                                <w:p w:rsidR="005A2DAD" w:rsidRDefault="005A2DAD" w:rsidP="00C8168F">
                                  <w:r w:rsidRPr="00252EE0">
                                    <w:rPr>
                                      <w:color w:val="2218F0"/>
                                    </w:rPr>
                                    <w:t>Vízszintes hossz:                   </w:t>
                                  </w:r>
                                  <w:r w:rsidRPr="00252EE0">
                                    <w:rPr>
                                      <w:color w:val="2218F0"/>
                                      <w:sz w:val="2"/>
                                      <w:szCs w:val="2"/>
                                    </w:rPr>
                                    <w:t/>
                                  </w:r>
                                  <w:r w:rsidRPr="00252EE0">
                                    <w:rPr>
                                      <w:color w:val="2218F0"/>
                                    </w:rPr>
                                    <w:t/>
                                  </w:r>
                                </w:p>
                                <w:p w:rsidR="005A2DAD" w:rsidRDefault="005A2DAD" w:rsidP="00C8168F">
                                  <w:r w:rsidRPr="00252EE0">
                                    <w:rPr>
                                      <w:color w:val="2218F0"/>
                                    </w:rPr>
                                    <w:t>Leszálló:                                </w:t>
                                  </w:r>
                                  <w:r w:rsidRPr="00252EE0">
                                    <w:rPr>
                                      <w:color w:val="2218F0"/>
                                      <w:sz w:val="2"/>
                                      <w:szCs w:val="2"/>
                                    </w:rPr>
                                    <w:t/>
                                  </w:r>
                                  <w:r w:rsidRPr="00252EE0">
                                    <w:rPr>
                                      <w:color w:val="2218F0"/>
                                    </w:rPr>
                                    <w:t/>
                                  </w:r>
                                </w:p>
                                <w:p w:rsidR="005A2DAD" w:rsidRDefault="005A2DAD" w:rsidP="00C8168F">
                                  <w:r w:rsidRPr="00252EE0">
                                    <w:rPr>
                                      <w:color w:val="2218F0"/>
                                    </w:rPr>
                                    <w:t>Össz hossz:                            </w:t>
                                  </w:r>
                                  <w:r w:rsidRPr="00252EE0">
                                    <w:rPr>
                                      <w:color w:val="2218F0"/>
                                      <w:sz w:val="2"/>
                                      <w:szCs w:val="2"/>
                                    </w:rPr>
                                    <w:t/>
                                  </w:r>
                                  <w:r w:rsidRPr="00252EE0">
                                    <w:rPr>
                                      <w:color w:val="2218F0"/>
                                    </w:rPr>
                                    <w:t/>
                                  </w:r>
                                  <w:r>
                                    <w:t xml:space="preserve">                 </w:t>
                                  </w:r>
                                </w:p>
                              </w:txbxContent>
                            </wps:txbx>
                            <wps:bodyPr rot="0" vert="horz" wrap="square" lIns="91440" tIns="45720" rIns="91440" bIns="45720" anchor="t" anchorCtr="0"/>
                          </wps:wsp>
                        </a:graphicData>
                      </a:graphic>
                      <wp14:sizeRelH relativeFrom="margin">
                        <wp14:pctWidth>0</wp14:pctWidth>
                      </wp14:sizeRelH>
                      <wp14:sizeRelV relativeFrom="margin">
                        <wp14:pctHeight>0</wp14:pctHeight>
                      </wp14:sizeRelV>
                    </wp:anchor>
                  </w:drawing>
                </mc:Choice>
                <mc:Fallback>
                  <w:pict>
                    <v:shapetype w14:anchorId="1959B91C" id="_x0000_t202" coordsize="21600,21600" o:spt="202" path="m,l,21600r21600,l21600,xe">
                      <v:stroke joinstyle="miter"/>
                      <v:path gradientshapeok="t" o:connecttype="rect"/>
                    </v:shapetype>
                    <v:shape id="Szövegdoboz 2" o:spid="_x0000_s1026" type="#_x0000_t202" style="position:absolute;margin-left:176.65pt;margin-top:58.1pt;width:221.65pt;height:53.4pt;z-index:-251548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">
                      <v:textbox>
                        <w:txbxContent>
                          <w:p w:rsidR="005A2DAD" w:rsidRDefault="005A2DAD" w:rsidP="00C8168F">
                            <w:r w:rsidRPr="00252EE0">
                              <w:rPr>
                                <w:color w:val="2218F0"/>
                              </w:rPr>
                              <w:t>Vízszintes hossz:                   </w:t>
                            </w:r>
                            <w:r w:rsidRPr="00252EE0">
                              <w:rPr>
                                <w:color w:val="2218F0"/>
                                <w:sz w:val="2"/>
                                <w:szCs w:val="2"/>
                              </w:rPr>
                              <w:t/>
                            </w:r>
                            <w:r w:rsidRPr="00252EE0">
                              <w:rPr>
                                <w:color w:val="2218F0"/>
                              </w:rPr>
                              <w:t/>
                            </w:r>
                          </w:p>
                          <w:p w:rsidR="005A2DAD" w:rsidRDefault="005A2DAD" w:rsidP="00C8168F">
                            <w:r w:rsidRPr="00252EE0">
                              <w:rPr>
                                <w:color w:val="2218F0"/>
                              </w:rPr>
                              <w:t>Leszálló:                                </w:t>
                            </w:r>
                            <w:r w:rsidRPr="00252EE0">
                              <w:rPr>
                                <w:color w:val="2218F0"/>
                                <w:sz w:val="2"/>
                                <w:szCs w:val="2"/>
                              </w:rPr>
                              <w:t/>
                            </w:r>
                            <w:r w:rsidRPr="00252EE0">
                              <w:rPr>
                                <w:color w:val="2218F0"/>
                              </w:rPr>
                              <w:t/>
                            </w:r>
                          </w:p>
                          <w:p w:rsidR="005A2DAD" w:rsidRDefault="005A2DAD" w:rsidP="00C8168F">
                            <w:r w:rsidRPr="00252EE0">
                              <w:rPr>
                                <w:color w:val="2218F0"/>
                              </w:rPr>
                              <w:t>Össz hossz:                            </w:t>
                            </w:r>
                            <w:r w:rsidRPr="00252EE0">
                              <w:rPr>
                                <w:color w:val="2218F0"/>
                                <w:sz w:val="2"/>
                                <w:szCs w:val="2"/>
                              </w:rPr>
                              <w:t/>
                            </w:r>
                            <w:r w:rsidRPr="00252EE0">
                              <w:rPr>
                                <w:color w:val="2218F0"/>
                              </w:rPr>
                              <w:t/>
                            </w:r>
                            <w:r>
                              <w:t xml:space="preserve">                 </w:t>
                            </w:r>
                          </w:p>
                        </w:txbxContent>
                      </v:textbox>
                    </v:shape>
                  </w:pict>
                </mc:Fallback>
              </mc:AlternateContent>
            </w:r>
            <w:r w:rsidR="00CE318B" w:rsidRPr="00A71A62">
              <w:rPr>
                <w:szCs w:val="22"/>
              </w:rPr>
              <w:t>fogyasztásmérő berendezés elmenő kapcsai</w:t>
            </w:r>
          </w:p>
          <w:p w:rsidR="00CE318B" w:rsidRPr="00A71A62" w:rsidRDefault="00CE318B" w:rsidP="00CE318B">
            <w:pPr>
              <w:pStyle w:val="lfej"/>
              <w:tabs>
                <w:tab w:val="clear" w:pos="4536"/>
                <w:tab w:val="clear" w:pos="9072"/>
              </w:tabs>
              <w:rPr>
                <w:szCs w:val="22"/>
              </w:rPr>
            </w:pPr>
          </w:p>
        </w:tc>
      </w:tr>
      <w:tr w:rsidR="00CE318B" w:rsidRPr="00A71A62" w:rsidTr="00CD4264">
        <w:trPr>
          <w:trHeight w:hRule="exact" w:val="502"/>
          <w:jc w:val="center"/>
        </w:trPr>
        <w:tc>
          <w:tcPr>
            <w:tcW w:w="1842" w:type="dxa"/>
            <w:gridSpan w:val="7"/>
            <w:vMerge/>
          </w:tcPr>
          <w:p w:rsidR="00CE318B" w:rsidRPr="00A71A62" w:rsidRDefault="00CE318B" w:rsidP="00CE318B">
            <w:pPr>
              <w:pStyle w:val="lfej"/>
              <w:tabs>
                <w:tab w:val="clear" w:pos="4536"/>
                <w:tab w:val="clear" w:pos="9072"/>
              </w:tabs>
              <w:rPr>
                <w:szCs w:val="22"/>
              </w:rPr>
            </w:pPr>
          </w:p>
        </w:tc>
        <w:tc>
          <w:tcPr>
            <w:tcW w:w="264" w:type="dxa"/>
          </w:tcPr>
          <w:p w:rsidR="00CE318B" w:rsidRPr="00A71A62" w:rsidRDefault="00CE318B" w:rsidP="00CE318B">
            <w:pPr>
              <w:pStyle w:val="lfej"/>
              <w:tabs>
                <w:tab w:val="clear" w:pos="4536"/>
                <w:tab w:val="clear" w:pos="9072"/>
              </w:tabs>
              <w:rPr>
                <w:szCs w:val="22"/>
              </w:rPr>
            </w:pPr>
          </w:p>
        </w:tc>
        <w:tc>
          <w:tcPr>
            <w:tcW w:w="8151" w:type="dxa"/>
            <w:gridSpan w:val="31"/>
          </w:tcPr>
          <w:p w:rsidR="00CE318B" w:rsidRPr="00A71A62" w:rsidRDefault="00CE318B" w:rsidP="00CE318B">
            <w:pPr>
              <w:pStyle w:val="lfej"/>
              <w:tabs>
                <w:tab w:val="clear" w:pos="4536"/>
                <w:tab w:val="clear" w:pos="9072"/>
              </w:tabs>
              <w:rPr>
                <w:szCs w:val="22"/>
              </w:rPr>
            </w:pPr>
            <w:r w:rsidRPr="00A71A62">
              <w:rPr>
                <w:szCs w:val="22"/>
              </w:rPr>
              <w:t>társasháznál a közcélú vezetéket fogadó biztosítószekrényben az összekötő berendezés biztosítóinak elmenő kapcsai</w:t>
            </w:r>
          </w:p>
          <w:p w:rsidR="00CE318B" w:rsidRPr="00A71A62" w:rsidRDefault="00CE318B" w:rsidP="00CE318B">
            <w:pPr>
              <w:pStyle w:val="lfej"/>
              <w:tabs>
                <w:tab w:val="clear" w:pos="4536"/>
                <w:tab w:val="clear" w:pos="9072"/>
              </w:tabs>
              <w:rPr>
                <w:szCs w:val="22"/>
              </w:rPr>
            </w:pPr>
          </w:p>
        </w:tc>
      </w:tr>
      <w:tr w:rsidR="00E60637" w:rsidRPr="00A71A62" w:rsidTr="00CD4264">
        <w:trPr>
          <w:gridAfter w:val="1"/>
          <w:wAfter w:w="24" w:type="dxa"/>
          <w:trHeight w:hRule="exact" w:val="250"/>
          <w:jc w:val="center"/>
        </w:trPr>
        <w:tc>
          <w:tcPr>
            <w:tcW w:w="262" w:type="dxa"/>
          </w:tcPr>
          <w:p w:rsidR="00CE318B" w:rsidRPr="00A71A62" w:rsidRDefault="00F9700D" w:rsidP="00CE318B">
            <w:pPr>
              <w:pStyle w:val="lfej"/>
              <w:tabs>
                <w:tab w:val="clear" w:pos="4536"/>
                <w:tab w:val="clear" w:pos="9072"/>
              </w:tabs>
              <w:rPr>
                <w:szCs w:val="22"/>
              </w:rPr>
            </w:pPr>
            <w:r w:rsidRPr="005F76DD">
              <w:rPr>
                <w:noProof/>
                <w:szCs w:val="22"/>
              </w:rPr>
              <mc:AlternateContent>
                <mc:Choice Requires="wps">
                  <w:drawing>
                    <wp:anchor distT="45720" distB="45720" distL="114300" distR="114300" simplePos="0" relativeHeight="251880448" behindDoc="0" locked="0" layoutInCell="1" allowOverlap="1" wp14:anchorId="28FF9CF1" wp14:editId="71349693">
                      <wp:simplePos x="0" y="0"/>
                      <wp:positionH relativeFrom="column">
                        <wp:posOffset>-19050</wp:posOffset>
                      </wp:positionH>
                      <wp:positionV relativeFrom="paragraph">
                        <wp:posOffset>48895</wp:posOffset>
                      </wp:positionV>
                      <wp:extent cx="3462020" cy="2976245"/>
                      <wp:effectExtent l="0" t="0" r="24130" b="14605"/>
                      <wp:wrapNone/>
                      <wp:docPr id="27"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2020" cy="2976245"/>
                              </a:xfrm>
                              <a:prstGeom prst="rect">
                                <a:avLst/>
                              </a:prstGeom>
                              <a:solidFill>
                                <a:srgbClr val="FFFFFF"/>
                              </a:solidFill>
                              <a:ln w="9525">
                                <a:solidFill>
                                  <a:srgbClr val="000000"/>
                                </a:solidFill>
                                <a:miter lim="800000"/>
                                <a:headEnd/>
                                <a:tailEnd/>
                              </a:ln>
                            </wps:spPr>
                            <wps:txbx>
                              <w:txbxContent>
                                <w:p w:rsidR="005A2DAD" w:rsidRDefault="005A2DAD">
                                  <w:r>
                                    <w:rPr>
                                      <w:rFonts w:ascii="Arial" w:hAnsi="Arial" w:cs="Arial"/>
                                      <w:noProof/>
                                      <w:color w:val="000000"/>
                                      <w:sz w:val="22"/>
                                      <w:szCs w:val="22"/>
                                      <w:bdr w:val="none" w:sz="0" w:space="0" w:color="auto" w:frame="1"/>
                                    </w:rPr>
                                    <w:drawing>
                                      <wp:inline distT="0" distB="0" distL="0" distR="0" wp14:anchorId="71C602FC" wp14:editId="546D720F">
                                        <wp:extent cx="3270250" cy="2911718"/>
                                        <wp:effectExtent l="0" t="0" r="6350" b="3175"/>
                                        <wp:docPr id="32" name="Kép 32" descr="{d.Project.SkiccFeltol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Project.SkiccFeltoltes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70250" cy="2911718"/>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2925EB" id="_x0000_s1027" type="#_x0000_t202" style="position:absolute;margin-left:-1.5pt;margin-top:3.85pt;width:272.6pt;height:234.35pt;z-index:251880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">
                      <v:textbox>
                        <w:txbxContent>
                          <w:p w:rsidR="005A2DAD" w:rsidRDefault="005A2DAD">
                            <w:r>
                              <w:rPr>
                                <w:rFonts w:ascii="Arial" w:hAnsi="Arial" w:cs="Arial"/>
                                <w:noProof/>
                                <w:color w:val="000000"/>
                                <w:sz w:val="22"/>
                                <w:szCs w:val="22"/>
                                <w:bdr w:val="none" w:sz="0" w:space="0" w:color="auto" w:frame="1"/>
                              </w:rPr>
                              <w:drawing>
                                <wp:inline distT="0" distB="0" distL="0" distR="0" wp14:anchorId="35BBB5F4" wp14:editId="7D402DF3">
                                  <wp:extent cx="3270250" cy="2911718"/>
                                  <wp:effectExtent l="0" t="0" r="6350" b="3175"/>
                                  <wp:docPr id="32" name="Kép 32" descr="{d.Project.SkiccFeltol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Project.SkiccFeltoltes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70250" cy="2911718"/>
                                          </a:xfrm>
                                          <a:prstGeom prst="rect">
                                            <a:avLst/>
                                          </a:prstGeom>
                                          <a:noFill/>
                                          <a:ln>
                                            <a:noFill/>
                                          </a:ln>
                                        </pic:spPr>
                                      </pic:pic>
                                    </a:graphicData>
                                  </a:graphic>
                                </wp:inline>
                              </w:drawing>
                            </w:r>
                          </w:p>
                        </w:txbxContent>
                      </v:textbox>
                    </v:shape>
                  </w:pict>
                </mc:Fallback>
              </mc:AlternateContent>
            </w:r>
          </w:p>
        </w:tc>
        <w:tc>
          <w:tcPr>
            <w:tcW w:w="262" w:type="dxa"/>
          </w:tcPr>
          <w:p w:rsidR="00CE318B" w:rsidRPr="00A71A62" w:rsidRDefault="00CE318B" w:rsidP="00CE318B">
            <w:pPr>
              <w:pStyle w:val="lfej"/>
              <w:tabs>
                <w:tab w:val="clear" w:pos="4536"/>
                <w:tab w:val="clear" w:pos="9072"/>
              </w:tabs>
              <w:rPr>
                <w:szCs w:val="22"/>
              </w:rPr>
            </w:pPr>
          </w:p>
        </w:tc>
        <w:tc>
          <w:tcPr>
            <w:tcW w:w="262" w:type="dxa"/>
          </w:tcPr>
          <w:p w:rsidR="00CE318B" w:rsidRPr="00A71A62" w:rsidRDefault="00CE318B" w:rsidP="00CE318B">
            <w:pPr>
              <w:pStyle w:val="lfej"/>
              <w:tabs>
                <w:tab w:val="clear" w:pos="4536"/>
                <w:tab w:val="clear" w:pos="9072"/>
              </w:tabs>
              <w:rPr>
                <w:szCs w:val="22"/>
              </w:rPr>
            </w:pPr>
          </w:p>
        </w:tc>
        <w:tc>
          <w:tcPr>
            <w:tcW w:w="262" w:type="dxa"/>
          </w:tcPr>
          <w:p w:rsidR="00CE318B" w:rsidRPr="00A71A62" w:rsidRDefault="00CE318B" w:rsidP="00CE318B">
            <w:pPr>
              <w:pStyle w:val="lfej"/>
              <w:tabs>
                <w:tab w:val="clear" w:pos="4536"/>
                <w:tab w:val="clear" w:pos="9072"/>
              </w:tabs>
              <w:rPr>
                <w:szCs w:val="22"/>
              </w:rPr>
            </w:pPr>
          </w:p>
        </w:tc>
        <w:tc>
          <w:tcPr>
            <w:tcW w:w="263" w:type="dxa"/>
          </w:tcPr>
          <w:p w:rsidR="00CE318B" w:rsidRPr="00A71A62" w:rsidRDefault="00CE318B" w:rsidP="00CE318B">
            <w:pPr>
              <w:pStyle w:val="lfej"/>
              <w:tabs>
                <w:tab w:val="clear" w:pos="4536"/>
                <w:tab w:val="clear" w:pos="9072"/>
              </w:tabs>
              <w:rPr>
                <w:szCs w:val="22"/>
              </w:rPr>
            </w:pPr>
          </w:p>
        </w:tc>
        <w:tc>
          <w:tcPr>
            <w:tcW w:w="264" w:type="dxa"/>
          </w:tcPr>
          <w:p w:rsidR="00CE318B" w:rsidRPr="00A71A62" w:rsidRDefault="00CE318B" w:rsidP="00CE318B">
            <w:pPr>
              <w:pStyle w:val="lfej"/>
              <w:tabs>
                <w:tab w:val="clear" w:pos="4536"/>
                <w:tab w:val="clear" w:pos="9072"/>
              </w:tabs>
              <w:rPr>
                <w:szCs w:val="22"/>
              </w:rPr>
            </w:pPr>
          </w:p>
        </w:tc>
        <w:tc>
          <w:tcPr>
            <w:tcW w:w="267" w:type="dxa"/>
          </w:tcPr>
          <w:p w:rsidR="00CE318B" w:rsidRPr="00A71A62" w:rsidRDefault="00CE318B" w:rsidP="00CE318B">
            <w:pPr>
              <w:pStyle w:val="lfej"/>
              <w:tabs>
                <w:tab w:val="clear" w:pos="4536"/>
                <w:tab w:val="clear" w:pos="9072"/>
              </w:tabs>
              <w:rPr>
                <w:szCs w:val="22"/>
              </w:rPr>
            </w:pPr>
          </w:p>
        </w:tc>
        <w:tc>
          <w:tcPr>
            <w:tcW w:w="264" w:type="dxa"/>
          </w:tcPr>
          <w:p w:rsidR="00CE318B" w:rsidRPr="00A71A62" w:rsidRDefault="00CE318B" w:rsidP="00CE318B">
            <w:pPr>
              <w:pStyle w:val="lfej"/>
              <w:tabs>
                <w:tab w:val="clear" w:pos="4536"/>
                <w:tab w:val="clear" w:pos="9072"/>
              </w:tabs>
              <w:rPr>
                <w:szCs w:val="22"/>
              </w:rPr>
            </w:pPr>
          </w:p>
        </w:tc>
        <w:tc>
          <w:tcPr>
            <w:tcW w:w="264" w:type="dxa"/>
          </w:tcPr>
          <w:p w:rsidR="00CE318B" w:rsidRPr="00A71A62" w:rsidRDefault="00CE318B" w:rsidP="00CE318B">
            <w:pPr>
              <w:pStyle w:val="lfej"/>
              <w:tabs>
                <w:tab w:val="clear" w:pos="4536"/>
                <w:tab w:val="clear" w:pos="9072"/>
              </w:tabs>
              <w:rPr>
                <w:szCs w:val="22"/>
              </w:rPr>
            </w:pPr>
          </w:p>
        </w:tc>
        <w:tc>
          <w:tcPr>
            <w:tcW w:w="264" w:type="dxa"/>
          </w:tcPr>
          <w:p w:rsidR="00CE318B" w:rsidRPr="00A71A62" w:rsidRDefault="00CE318B" w:rsidP="00CE318B">
            <w:pPr>
              <w:pStyle w:val="lfej"/>
              <w:tabs>
                <w:tab w:val="clear" w:pos="4536"/>
                <w:tab w:val="clear" w:pos="9072"/>
              </w:tabs>
              <w:rPr>
                <w:szCs w:val="22"/>
              </w:rPr>
            </w:pPr>
          </w:p>
        </w:tc>
        <w:tc>
          <w:tcPr>
            <w:tcW w:w="264" w:type="dxa"/>
          </w:tcPr>
          <w:p w:rsidR="00CE318B" w:rsidRPr="00A71A62" w:rsidRDefault="00CE318B" w:rsidP="00CE318B">
            <w:pPr>
              <w:pStyle w:val="lfej"/>
              <w:tabs>
                <w:tab w:val="clear" w:pos="4536"/>
                <w:tab w:val="clear" w:pos="9072"/>
              </w:tabs>
              <w:rPr>
                <w:szCs w:val="22"/>
              </w:rPr>
            </w:pPr>
          </w:p>
        </w:tc>
        <w:tc>
          <w:tcPr>
            <w:tcW w:w="264"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c>
          <w:tcPr>
            <w:tcW w:w="266" w:type="dxa"/>
          </w:tcPr>
          <w:p w:rsidR="00CE318B" w:rsidRPr="00A71A62" w:rsidRDefault="00CE318B" w:rsidP="00CE318B">
            <w:pPr>
              <w:pStyle w:val="lfej"/>
              <w:tabs>
                <w:tab w:val="clear" w:pos="4536"/>
                <w:tab w:val="clear" w:pos="9072"/>
              </w:tabs>
              <w:rPr>
                <w:szCs w:val="22"/>
              </w:rPr>
            </w:pPr>
          </w:p>
        </w:tc>
        <w:tc>
          <w:tcPr>
            <w:tcW w:w="265" w:type="dxa"/>
          </w:tcPr>
          <w:p w:rsidR="00CE318B" w:rsidRPr="00A71A62" w:rsidRDefault="00CE318B" w:rsidP="00CE318B">
            <w:pPr>
              <w:pStyle w:val="lfej"/>
              <w:tabs>
                <w:tab w:val="clear" w:pos="4536"/>
                <w:tab w:val="clear" w:pos="9072"/>
              </w:tabs>
              <w:rPr>
                <w:szCs w:val="22"/>
              </w:rPr>
            </w:pPr>
          </w:p>
        </w:tc>
        <w:tc>
          <w:tcPr>
            <w:tcW w:w="265" w:type="dxa"/>
          </w:tcPr>
          <w:p w:rsidR="00CE318B" w:rsidRPr="00A71A62" w:rsidRDefault="00CE318B" w:rsidP="00CE318B">
            <w:pPr>
              <w:pStyle w:val="lfej"/>
              <w:tabs>
                <w:tab w:val="clear" w:pos="4536"/>
                <w:tab w:val="clear" w:pos="9072"/>
              </w:tabs>
              <w:rPr>
                <w:szCs w:val="22"/>
              </w:rPr>
            </w:pPr>
          </w:p>
        </w:tc>
        <w:tc>
          <w:tcPr>
            <w:tcW w:w="265" w:type="dxa"/>
          </w:tcPr>
          <w:p w:rsidR="00CE318B" w:rsidRPr="00A71A62" w:rsidRDefault="00CE318B" w:rsidP="00CE318B">
            <w:pPr>
              <w:pStyle w:val="lfej"/>
              <w:tabs>
                <w:tab w:val="clear" w:pos="4536"/>
                <w:tab w:val="clear" w:pos="9072"/>
              </w:tabs>
              <w:rPr>
                <w:szCs w:val="22"/>
              </w:rPr>
            </w:pPr>
          </w:p>
        </w:tc>
        <w:tc>
          <w:tcPr>
            <w:tcW w:w="270"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c>
          <w:tcPr>
            <w:tcW w:w="360"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c>
          <w:tcPr>
            <w:tcW w:w="269" w:type="dxa"/>
          </w:tcPr>
          <w:p w:rsidR="00CE318B" w:rsidRPr="00A71A62" w:rsidRDefault="00CE318B" w:rsidP="00CE318B">
            <w:pPr>
              <w:pStyle w:val="lfej"/>
              <w:tabs>
                <w:tab w:val="clear" w:pos="4536"/>
                <w:tab w:val="clear" w:pos="9072"/>
              </w:tabs>
              <w:rPr>
                <w:szCs w:val="22"/>
              </w:rPr>
            </w:pPr>
          </w:p>
        </w:tc>
      </w:tr>
      <w:tr w:rsidR="00E60637" w:rsidRPr="00A71A62" w:rsidTr="00CD4264">
        <w:trPr>
          <w:gridAfter w:val="1"/>
          <w:wAfter w:w="24" w:type="dxa"/>
          <w:trHeight w:hRule="exact" w:val="250"/>
          <w:jc w:val="center"/>
        </w:trPr>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3"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7"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6"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7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r w:rsidR="00E60637" w:rsidRPr="00A71A62" w:rsidTr="00CD4264">
        <w:trPr>
          <w:gridAfter w:val="1"/>
          <w:wAfter w:w="24" w:type="dxa"/>
          <w:trHeight w:hRule="exact" w:val="250"/>
          <w:jc w:val="center"/>
        </w:trPr>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3"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7"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6"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7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r w:rsidR="00E60637" w:rsidRPr="00A71A62" w:rsidTr="00CD4264">
        <w:trPr>
          <w:gridAfter w:val="1"/>
          <w:wAfter w:w="24" w:type="dxa"/>
          <w:trHeight w:hRule="exact" w:val="250"/>
          <w:jc w:val="center"/>
        </w:trPr>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3"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7"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6"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7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r w:rsidR="00E60637" w:rsidRPr="00A71A62" w:rsidTr="00CD4264">
        <w:trPr>
          <w:gridAfter w:val="1"/>
          <w:wAfter w:w="24" w:type="dxa"/>
          <w:trHeight w:hRule="exact" w:val="250"/>
          <w:jc w:val="center"/>
        </w:trPr>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3"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7"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6"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7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r w:rsidR="00E60637" w:rsidRPr="00A71A62" w:rsidTr="00CD4264">
        <w:trPr>
          <w:gridAfter w:val="1"/>
          <w:wAfter w:w="24" w:type="dxa"/>
          <w:trHeight w:hRule="exact" w:val="250"/>
          <w:jc w:val="center"/>
        </w:trPr>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3"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7"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6"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7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r w:rsidR="00E60637" w:rsidRPr="00A71A62" w:rsidTr="00CD4264">
        <w:trPr>
          <w:gridAfter w:val="1"/>
          <w:wAfter w:w="24" w:type="dxa"/>
          <w:trHeight w:hRule="exact" w:val="250"/>
          <w:jc w:val="center"/>
        </w:trPr>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3"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7"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6"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7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r w:rsidR="00E60637" w:rsidRPr="00A71A62" w:rsidTr="00CD4264">
        <w:trPr>
          <w:gridAfter w:val="1"/>
          <w:wAfter w:w="24" w:type="dxa"/>
          <w:trHeight w:hRule="exact" w:val="250"/>
          <w:jc w:val="center"/>
        </w:trPr>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3"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7"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6"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7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r w:rsidR="00E60637" w:rsidRPr="00A71A62" w:rsidTr="00CD4264">
        <w:trPr>
          <w:gridAfter w:val="1"/>
          <w:wAfter w:w="24" w:type="dxa"/>
          <w:trHeight w:hRule="exact" w:val="250"/>
          <w:jc w:val="center"/>
        </w:trPr>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3"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7"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6"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7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r w:rsidR="00E60637" w:rsidRPr="00A71A62" w:rsidTr="00CD4264">
        <w:trPr>
          <w:gridAfter w:val="1"/>
          <w:wAfter w:w="24" w:type="dxa"/>
          <w:trHeight w:hRule="exact" w:val="250"/>
          <w:jc w:val="center"/>
        </w:trPr>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3"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7"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6"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7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r w:rsidR="00E60637" w:rsidRPr="00A71A62" w:rsidTr="00CD4264">
        <w:trPr>
          <w:gridAfter w:val="1"/>
          <w:wAfter w:w="24" w:type="dxa"/>
          <w:trHeight w:hRule="exact" w:val="250"/>
          <w:jc w:val="center"/>
        </w:trPr>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3"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7"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6"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7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r w:rsidR="00E60637" w:rsidRPr="00A71A62" w:rsidTr="00CD4264">
        <w:trPr>
          <w:gridAfter w:val="1"/>
          <w:wAfter w:w="24" w:type="dxa"/>
          <w:trHeight w:hRule="exact" w:val="250"/>
          <w:jc w:val="center"/>
        </w:trPr>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3"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7"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6"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7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r w:rsidR="00E60637" w:rsidRPr="00A71A62" w:rsidTr="00CD4264">
        <w:trPr>
          <w:gridAfter w:val="1"/>
          <w:wAfter w:w="24" w:type="dxa"/>
          <w:trHeight w:hRule="exact" w:val="250"/>
          <w:jc w:val="center"/>
        </w:trPr>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3"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7"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6"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7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r w:rsidR="00E60637" w:rsidRPr="00A71A62" w:rsidTr="00CD4264">
        <w:trPr>
          <w:gridAfter w:val="1"/>
          <w:wAfter w:w="24" w:type="dxa"/>
          <w:trHeight w:hRule="exact" w:val="250"/>
          <w:jc w:val="center"/>
        </w:trPr>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3"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7"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6"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7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r w:rsidR="00E60637" w:rsidRPr="00A71A62" w:rsidTr="00CD4264">
        <w:trPr>
          <w:gridAfter w:val="1"/>
          <w:wAfter w:w="24" w:type="dxa"/>
          <w:trHeight w:hRule="exact" w:val="250"/>
          <w:jc w:val="center"/>
        </w:trPr>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3"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7"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6"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7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D24E23" w:rsidP="00CE318B">
            <w:pPr>
              <w:pStyle w:val="lfej"/>
              <w:tabs>
                <w:tab w:val="clear" w:pos="4536"/>
                <w:tab w:val="clear" w:pos="9072"/>
              </w:tabs>
              <w:rPr>
                <w:sz w:val="18"/>
              </w:rPr>
            </w:pPr>
            <w:r w:rsidRPr="00A71A62">
              <w:rPr>
                <w:noProof/>
                <w:sz w:val="18"/>
              </w:rPr>
              <mc:AlternateContent>
                <mc:Choice Requires="wps">
                  <w:drawing>
                    <wp:anchor distT="0" distB="0" distL="114300" distR="114300" simplePos="0" relativeHeight="251828224" behindDoc="1" locked="0" layoutInCell="1" allowOverlap="1" wp14:anchorId="161D39AE" wp14:editId="7A3A73E4">
                      <wp:simplePos x="0" y="0"/>
                      <wp:positionH relativeFrom="column">
                        <wp:posOffset>-1063791</wp:posOffset>
                      </wp:positionH>
                      <wp:positionV relativeFrom="paragraph">
                        <wp:posOffset>-1314340</wp:posOffset>
                      </wp:positionV>
                      <wp:extent cx="2584174" cy="1717482"/>
                      <wp:effectExtent l="0" t="0" r="26035" b="16510"/>
                      <wp:wrapNone/>
                      <wp:docPr id="58" name="Szövegdoboz 58"/>
                      <wp:cNvGraphicFramePr/>
                      <a:graphic xmlns:a="http://schemas.openxmlformats.org/drawingml/2006/main">
                        <a:graphicData uri="http://schemas.microsoft.com/office/word/2010/wordprocessingShape">
                          <wps:wsp>
                            <wps:cNvSpPr txBox="1"/>
                            <wps:spPr>
                              <a:xfrm>
                                <a:off x="0" y="0"/>
                                <a:ext cx="2584174" cy="171748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A2DAD" w:rsidRDefault="005A2DAD" w:rsidP="00CD4264">
                                  <w:pPr>
                                    <w:rPr>
                                      <w:sz w:val="16"/>
                                    </w:rPr>
                                  </w:pPr>
                                  <w:r w:rsidRPr="00D24E23">
                                    <w:rPr>
                                      <w:sz w:val="16"/>
                                    </w:rPr>
                                    <w:t/>
                                  </w:r>
                                </w:p>
                                <w:p w:rsidR="005A2DAD" w:rsidRDefault="005A2DAD" w:rsidP="00CD4264">
                                  <w:pPr>
                                    <w:rPr>
                                      <w:sz w:val="16"/>
                                    </w:rPr>
                                  </w:pPr>
                                </w:p>
                                <w:p w:rsidR="005A2DAD" w:rsidRPr="00D24E23" w:rsidRDefault="005A2DAD" w:rsidP="00CD4264">
                                  <w:pPr>
                                    <w:rPr>
                                      <w:sz w:val="16"/>
                                    </w:rPr>
                                  </w:pPr>
                                </w:p>
                                <w:p w:rsidR="005A2DAD" w:rsidRPr="00D24E23" w:rsidRDefault="005A2DAD" w:rsidP="00CD4264">
                                  <w:pPr>
                                    <w:rPr>
                                      <w:sz w:val="16"/>
                                    </w:rPr>
                                  </w:pPr>
                                </w:p>
                                <w:p w:rsidR="005A2DAD" w:rsidRPr="00D24E23" w:rsidRDefault="005A2DAD" w:rsidP="00CD4264">
                                  <w:pPr>
                                    <w:rPr>
                                      <w:sz w:val="16"/>
                                    </w:rPr>
                                  </w:pPr>
                                </w:p>
                                <w:p w:rsidR="005A2DAD" w:rsidRPr="00D24E23" w:rsidRDefault="005A2DAD" w:rsidP="00CD4264">
                                  <w:pPr>
                                    <w:rPr>
                                      <w:sz w:val="16"/>
                                    </w:rPr>
                                  </w:pPr>
                                </w:p>
                                <w:p w:rsidR="005A2DAD" w:rsidRDefault="005A2DAD" w:rsidP="00CD4264">
                                  <w:pPr>
                                    <w:rPr>
                                      <w:sz w:val="16"/>
                                    </w:rPr>
                                  </w:pPr>
                                </w:p>
                                <w:p w:rsidR="005A2DAD" w:rsidRDefault="005A2DAD" w:rsidP="00CD4264">
                                  <w:pPr>
                                    <w:rPr>
                                      <w:sz w:val="16"/>
                                    </w:rPr>
                                  </w:pPr>
                                </w:p>
                                <w:p w:rsidR="005A2DAD" w:rsidRDefault="005A2DAD" w:rsidP="00CD4264">
                                  <w:pPr>
                                    <w:rPr>
                                      <w:sz w:val="16"/>
                                    </w:rPr>
                                  </w:pPr>
                                  <w:r w:rsidRPr="00D24E23">
                                    <w:rPr>
                                      <w:sz w:val="16"/>
                                    </w:rPr>
                                    <w:t/>
                                  </w:r>
                                </w:p>
                                <w:p w:rsidR="005A2DAD" w:rsidRPr="00D24E23" w:rsidRDefault="005A2DAD" w:rsidP="00CD4264">
                                  <w:pPr>
                                    <w:rPr>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3C6F17" id="Szövegdoboz 58" o:spid="_x0000_s1028" type="#_x0000_t202" style="position:absolute;margin-left:-83.75pt;margin-top:-103.5pt;width:203.5pt;height:135.25pt;z-index:-25148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" fillcolor="white [3201]" strokeweight=".5pt">
                      <v:textbox>
                        <w:txbxContent>
                          <w:p w:rsidR="005A2DAD" w:rsidRDefault="005A2DAD" w:rsidP="00CD4264">
                            <w:pPr>
                              <w:rPr>
                                <w:sz w:val="16"/>
                              </w:rPr>
                            </w:pPr>
                            <w:r w:rsidRPr="00D24E23">
                              <w:rPr>
                                <w:sz w:val="16"/>
                              </w:rPr>
                              <w:t/>
                            </w:r>
                          </w:p>
                          <w:p w:rsidR="005A2DAD" w:rsidRDefault="005A2DAD" w:rsidP="00CD4264">
                            <w:pPr>
                              <w:rPr>
                                <w:sz w:val="16"/>
                              </w:rPr>
                            </w:pPr>
                          </w:p>
                          <w:p w:rsidR="005A2DAD" w:rsidRPr="00D24E23" w:rsidRDefault="005A2DAD" w:rsidP="00CD4264">
                            <w:pPr>
                              <w:rPr>
                                <w:sz w:val="16"/>
                              </w:rPr>
                            </w:pPr>
                          </w:p>
                          <w:p w:rsidR="005A2DAD" w:rsidRPr="00D24E23" w:rsidRDefault="005A2DAD" w:rsidP="00CD4264">
                            <w:pPr>
                              <w:rPr>
                                <w:sz w:val="16"/>
                              </w:rPr>
                            </w:pPr>
                          </w:p>
                          <w:p w:rsidR="005A2DAD" w:rsidRPr="00D24E23" w:rsidRDefault="005A2DAD" w:rsidP="00CD4264">
                            <w:pPr>
                              <w:rPr>
                                <w:sz w:val="16"/>
                              </w:rPr>
                            </w:pPr>
                          </w:p>
                          <w:p w:rsidR="005A2DAD" w:rsidRPr="00D24E23" w:rsidRDefault="005A2DAD" w:rsidP="00CD4264">
                            <w:pPr>
                              <w:rPr>
                                <w:sz w:val="16"/>
                              </w:rPr>
                            </w:pPr>
                          </w:p>
                          <w:p w:rsidR="005A2DAD" w:rsidRDefault="005A2DAD" w:rsidP="00CD4264">
                            <w:pPr>
                              <w:rPr>
                                <w:sz w:val="16"/>
                              </w:rPr>
                            </w:pPr>
                          </w:p>
                          <w:p w:rsidR="005A2DAD" w:rsidRDefault="005A2DAD" w:rsidP="00CD4264">
                            <w:pPr>
                              <w:rPr>
                                <w:sz w:val="16"/>
                              </w:rPr>
                            </w:pPr>
                          </w:p>
                          <w:p w:rsidR="005A2DAD" w:rsidRDefault="005A2DAD" w:rsidP="00CD4264">
                            <w:pPr>
                              <w:rPr>
                                <w:sz w:val="16"/>
                              </w:rPr>
                            </w:pPr>
                            <w:r w:rsidRPr="00D24E23">
                              <w:rPr>
                                <w:sz w:val="16"/>
                              </w:rPr>
                              <w:t/>
                            </w:r>
                          </w:p>
                          <w:p w:rsidR="005A2DAD" w:rsidRPr="00D24E23" w:rsidRDefault="005A2DAD" w:rsidP="00CD4264">
                            <w:pPr>
                              <w:rPr>
                                <w:sz w:val="16"/>
                              </w:rPr>
                            </w:pPr>
                          </w:p>
                        </w:txbxContent>
                      </v:textbox>
                    </v:shape>
                  </w:pict>
                </mc:Fallback>
              </mc:AlternateContent>
            </w: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r w:rsidR="00E60637" w:rsidRPr="00A71A62" w:rsidTr="00CD4264">
        <w:trPr>
          <w:gridAfter w:val="1"/>
          <w:wAfter w:w="24" w:type="dxa"/>
          <w:trHeight w:hRule="exact" w:val="250"/>
          <w:jc w:val="center"/>
        </w:trPr>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3"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7"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6"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7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r w:rsidR="00E60637" w:rsidRPr="00A71A62" w:rsidTr="00CD4264">
        <w:trPr>
          <w:gridAfter w:val="1"/>
          <w:wAfter w:w="24" w:type="dxa"/>
          <w:trHeight w:hRule="exact" w:val="250"/>
          <w:jc w:val="center"/>
        </w:trPr>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3"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7"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6"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7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r w:rsidR="00E60637" w:rsidRPr="00A71A62" w:rsidTr="00CD4264">
        <w:trPr>
          <w:gridAfter w:val="1"/>
          <w:wAfter w:w="24" w:type="dxa"/>
          <w:trHeight w:hRule="exact" w:val="250"/>
          <w:jc w:val="center"/>
        </w:trPr>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3"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7"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6"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7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E60637" w:rsidP="00CE318B">
            <w:pPr>
              <w:pStyle w:val="lfej"/>
              <w:tabs>
                <w:tab w:val="clear" w:pos="4536"/>
                <w:tab w:val="clear" w:pos="9072"/>
              </w:tabs>
              <w:rPr>
                <w:sz w:val="18"/>
              </w:rPr>
            </w:pPr>
            <w:r w:rsidRPr="00A71A62">
              <w:rPr>
                <w:noProof/>
                <w:sz w:val="18"/>
              </w:rPr>
              <mc:AlternateContent>
                <mc:Choice Requires="wps">
                  <w:drawing>
                    <wp:anchor distT="0" distB="0" distL="114300" distR="114300" simplePos="0" relativeHeight="251769856" behindDoc="1" locked="0" layoutInCell="1" allowOverlap="1" wp14:anchorId="2F7CEE10" wp14:editId="66C59595">
                      <wp:simplePos x="0" y="0"/>
                      <wp:positionH relativeFrom="column">
                        <wp:posOffset>104975</wp:posOffset>
                      </wp:positionH>
                      <wp:positionV relativeFrom="paragraph">
                        <wp:posOffset>62580</wp:posOffset>
                      </wp:positionV>
                      <wp:extent cx="2183130" cy="538480"/>
                      <wp:effectExtent l="0" t="0" r="26670" b="13970"/>
                      <wp:wrapNone/>
                      <wp:docPr id="8" name="Szövegdoboz 8"/>
                      <wp:cNvGraphicFramePr/>
                      <a:graphic xmlns:a="http://schemas.openxmlformats.org/drawingml/2006/main">
                        <a:graphicData uri="http://schemas.microsoft.com/office/word/2010/wordprocessingShape">
                          <wps:wsp>
                            <wps:cNvSpPr txBox="1"/>
                            <wps:spPr>
                              <a:xfrm>
                                <a:off x="0" y="0"/>
                                <a:ext cx="2183130" cy="5384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5A2DAD" w:rsidRDefault="005A2DAD" w:rsidP="00C8168F">
                                  <w:r>
                                    <w:t>Várható árajánlat: 120.000 Ft</w:t>
                                  </w:r>
                                  <w:r>
                                    <w:br/>
                                    <w:t>Várható anyagár: 20.000 Ft</w:t>
                                  </w:r>
                                  <w:r>
                                    <w:br/>
                                    <w:t>Összesen: nettó 140.000 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anchor>
                  </w:drawing>
                </mc:Choice>
                <mc:Fallback>
                  <w:pict>
                    <v:shape w14:anchorId="14F02FDD" id="Szövegdoboz 8" o:spid="_x0000_s1029" type="#_x0000_t202" style="position:absolute;margin-left:8.25pt;margin-top:4.95pt;width:171.9pt;height:42.4pt;z-index:-251546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" fillcolor="white [3201]" strokeweight=".5pt">
                      <v:textbox>
                        <w:txbxContent>
                          <w:p w:rsidR="005A2DAD" w:rsidRDefault="005A2DAD" w:rsidP="00C8168F">
                            <w:r>
                              <w:t>Várható árajánlat: 120.000 Ft</w:t>
                            </w:r>
                            <w:r>
                              <w:br/>
                              <w:t>Várható anyagár: 20.000 Ft</w:t>
                            </w:r>
                            <w:r>
                              <w:br/>
                              <w:t>Összesen: nettó 140.000 FT</w:t>
                            </w:r>
                          </w:p>
                        </w:txbxContent>
                      </v:textbox>
                    </v:shape>
                  </w:pict>
                </mc:Fallback>
              </mc:AlternateContent>
            </w: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r w:rsidR="00E60637" w:rsidRPr="00A71A62" w:rsidTr="00CD4264">
        <w:trPr>
          <w:gridAfter w:val="1"/>
          <w:wAfter w:w="24" w:type="dxa"/>
          <w:trHeight w:hRule="exact" w:val="250"/>
          <w:jc w:val="center"/>
        </w:trPr>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3"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7"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6"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7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r w:rsidR="00E60637" w:rsidRPr="00A71A62" w:rsidTr="00CD4264">
        <w:trPr>
          <w:gridAfter w:val="1"/>
          <w:wAfter w:w="24" w:type="dxa"/>
          <w:trHeight w:hRule="exact" w:val="250"/>
          <w:jc w:val="center"/>
        </w:trPr>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2" w:type="dxa"/>
          </w:tcPr>
          <w:p w:rsidR="00CE318B" w:rsidRPr="00A71A62" w:rsidRDefault="00CE318B" w:rsidP="00CE318B">
            <w:pPr>
              <w:pStyle w:val="lfej"/>
              <w:tabs>
                <w:tab w:val="clear" w:pos="4536"/>
                <w:tab w:val="clear" w:pos="9072"/>
              </w:tabs>
              <w:rPr>
                <w:sz w:val="18"/>
              </w:rPr>
            </w:pPr>
          </w:p>
        </w:tc>
        <w:tc>
          <w:tcPr>
            <w:tcW w:w="263"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7"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4" w:type="dxa"/>
          </w:tcPr>
          <w:p w:rsidR="00CE318B" w:rsidRPr="00A71A62" w:rsidRDefault="00CE318B" w:rsidP="00CE318B">
            <w:pPr>
              <w:pStyle w:val="lfej"/>
              <w:tabs>
                <w:tab w:val="clear" w:pos="4536"/>
                <w:tab w:val="clear" w:pos="9072"/>
              </w:tabs>
              <w:rPr>
                <w:sz w:val="18"/>
              </w:rPr>
            </w:pPr>
          </w:p>
        </w:tc>
        <w:tc>
          <w:tcPr>
            <w:tcW w:w="269" w:type="dxa"/>
            <w:tcBorders>
              <w:bottom w:val="single" w:sz="4" w:space="0" w:color="auto"/>
            </w:tcBorders>
          </w:tcPr>
          <w:p w:rsidR="00CE318B" w:rsidRPr="00A71A62" w:rsidRDefault="00CE318B" w:rsidP="00CE318B">
            <w:pPr>
              <w:pStyle w:val="lfej"/>
              <w:tabs>
                <w:tab w:val="clear" w:pos="4536"/>
                <w:tab w:val="clear" w:pos="9072"/>
              </w:tabs>
              <w:rPr>
                <w:sz w:val="18"/>
              </w:rPr>
            </w:pPr>
          </w:p>
        </w:tc>
        <w:tc>
          <w:tcPr>
            <w:tcW w:w="266" w:type="dxa"/>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65" w:type="dxa"/>
            <w:tcBorders>
              <w:bottom w:val="single" w:sz="12" w:space="0" w:color="auto"/>
            </w:tcBorders>
          </w:tcPr>
          <w:p w:rsidR="00CE318B" w:rsidRPr="00A71A62" w:rsidRDefault="00CE318B" w:rsidP="00CE318B">
            <w:pPr>
              <w:pStyle w:val="lfej"/>
              <w:tabs>
                <w:tab w:val="clear" w:pos="4536"/>
                <w:tab w:val="clear" w:pos="9072"/>
              </w:tabs>
              <w:rPr>
                <w:sz w:val="18"/>
              </w:rPr>
            </w:pPr>
          </w:p>
        </w:tc>
        <w:tc>
          <w:tcPr>
            <w:tcW w:w="265" w:type="dxa"/>
          </w:tcPr>
          <w:p w:rsidR="00CE318B" w:rsidRPr="00A71A62" w:rsidRDefault="00CE318B" w:rsidP="00CE318B">
            <w:pPr>
              <w:pStyle w:val="lfej"/>
              <w:tabs>
                <w:tab w:val="clear" w:pos="4536"/>
                <w:tab w:val="clear" w:pos="9072"/>
              </w:tabs>
              <w:rPr>
                <w:sz w:val="18"/>
              </w:rPr>
            </w:pPr>
          </w:p>
        </w:tc>
        <w:tc>
          <w:tcPr>
            <w:tcW w:w="270" w:type="dxa"/>
          </w:tcPr>
          <w:p w:rsidR="00CE318B" w:rsidRPr="00A71A62" w:rsidRDefault="00CE318B" w:rsidP="00CE318B">
            <w:pPr>
              <w:pStyle w:val="lfej"/>
              <w:tabs>
                <w:tab w:val="clear" w:pos="4536"/>
                <w:tab w:val="clear" w:pos="9072"/>
              </w:tabs>
              <w:rPr>
                <w:sz w:val="18"/>
              </w:rPr>
            </w:pPr>
          </w:p>
        </w:tc>
        <w:tc>
          <w:tcPr>
            <w:tcW w:w="269" w:type="dxa"/>
            <w:tcBorders>
              <w:bottom w:val="single" w:sz="12" w:space="0" w:color="auto"/>
            </w:tcBorders>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r w:rsidR="00CE318B" w:rsidRPr="00A71A62" w:rsidTr="00CD4264">
        <w:trPr>
          <w:gridAfter w:val="1"/>
          <w:wAfter w:w="24" w:type="dxa"/>
          <w:trHeight w:hRule="exact" w:val="250"/>
          <w:jc w:val="center"/>
        </w:trPr>
        <w:tc>
          <w:tcPr>
            <w:tcW w:w="3431" w:type="dxa"/>
            <w:gridSpan w:val="13"/>
            <w:tcBorders>
              <w:right w:val="single" w:sz="4" w:space="0" w:color="auto"/>
            </w:tcBorders>
          </w:tcPr>
          <w:p w:rsidR="00CE318B" w:rsidRPr="00A71A62" w:rsidRDefault="00CE318B" w:rsidP="00CE318B">
            <w:pPr>
              <w:pStyle w:val="lfej"/>
              <w:tabs>
                <w:tab w:val="clear" w:pos="4536"/>
                <w:tab w:val="clear" w:pos="9072"/>
              </w:tabs>
              <w:rPr>
                <w:sz w:val="18"/>
              </w:rPr>
            </w:pPr>
            <w:r w:rsidRPr="00A71A62">
              <w:rPr>
                <w:sz w:val="18"/>
              </w:rPr>
              <w:t>Üzemviteli megállapodás szükséges?</w:t>
            </w:r>
          </w:p>
        </w:tc>
        <w:tc>
          <w:tcPr>
            <w:tcW w:w="531" w:type="dxa"/>
            <w:gridSpan w:val="2"/>
            <w:tcBorders>
              <w:left w:val="single" w:sz="4" w:space="0" w:color="auto"/>
              <w:right w:val="single" w:sz="12" w:space="0" w:color="auto"/>
            </w:tcBorders>
          </w:tcPr>
          <w:p w:rsidR="00CE318B" w:rsidRPr="00A71A62" w:rsidRDefault="00CE318B" w:rsidP="00CE318B">
            <w:pPr>
              <w:pStyle w:val="lfej"/>
              <w:tabs>
                <w:tab w:val="clear" w:pos="4536"/>
                <w:tab w:val="clear" w:pos="9072"/>
              </w:tabs>
              <w:rPr>
                <w:sz w:val="18"/>
              </w:rPr>
            </w:pPr>
            <w:r w:rsidRPr="00A71A62">
              <w:rPr>
                <w:sz w:val="18"/>
              </w:rPr>
              <w:t>Igen</w:t>
            </w:r>
          </w:p>
        </w:tc>
        <w:tc>
          <w:tcPr>
            <w:tcW w:w="265" w:type="dxa"/>
            <w:tcBorders>
              <w:top w:val="single" w:sz="12" w:space="0" w:color="auto"/>
              <w:left w:val="single" w:sz="12" w:space="0" w:color="auto"/>
              <w:bottom w:val="single" w:sz="12" w:space="0" w:color="auto"/>
              <w:right w:val="single" w:sz="12" w:space="0" w:color="auto"/>
            </w:tcBorders>
          </w:tcPr>
          <w:p w:rsidR="00CE318B" w:rsidRPr="00A71A62" w:rsidRDefault="00C8168F" w:rsidP="00CE318B">
            <w:pPr>
              <w:pStyle w:val="lfej"/>
              <w:tabs>
                <w:tab w:val="clear" w:pos="4536"/>
                <w:tab w:val="clear" w:pos="9072"/>
              </w:tabs>
              <w:rPr>
                <w:sz w:val="18"/>
              </w:rPr>
            </w:pPr>
            <w:r w:rsidRPr="00A71A62">
              <w:rPr>
                <w:sz w:val="18"/>
              </w:rPr>
              <w:t>X</w:t>
            </w:r>
          </w:p>
        </w:tc>
        <w:tc>
          <w:tcPr>
            <w:tcW w:w="535" w:type="dxa"/>
            <w:gridSpan w:val="2"/>
            <w:tcBorders>
              <w:left w:val="single" w:sz="12" w:space="0" w:color="auto"/>
              <w:right w:val="single" w:sz="12" w:space="0" w:color="auto"/>
            </w:tcBorders>
          </w:tcPr>
          <w:p w:rsidR="00CE318B" w:rsidRPr="00A71A62" w:rsidRDefault="00CE318B" w:rsidP="00CE318B">
            <w:pPr>
              <w:pStyle w:val="lfej"/>
              <w:tabs>
                <w:tab w:val="clear" w:pos="4536"/>
                <w:tab w:val="clear" w:pos="9072"/>
              </w:tabs>
              <w:rPr>
                <w:sz w:val="18"/>
              </w:rPr>
            </w:pPr>
            <w:r w:rsidRPr="00A71A62">
              <w:rPr>
                <w:sz w:val="18"/>
              </w:rPr>
              <w:t>Nem</w:t>
            </w:r>
          </w:p>
        </w:tc>
        <w:tc>
          <w:tcPr>
            <w:tcW w:w="269" w:type="dxa"/>
            <w:tcBorders>
              <w:top w:val="single" w:sz="12" w:space="0" w:color="auto"/>
              <w:left w:val="single" w:sz="12" w:space="0" w:color="auto"/>
              <w:bottom w:val="single" w:sz="12" w:space="0" w:color="auto"/>
              <w:right w:val="single" w:sz="12" w:space="0" w:color="auto"/>
            </w:tcBorders>
          </w:tcPr>
          <w:p w:rsidR="00CE318B" w:rsidRPr="00A71A62" w:rsidRDefault="00CE318B" w:rsidP="00CE318B">
            <w:pPr>
              <w:pStyle w:val="lfej"/>
              <w:tabs>
                <w:tab w:val="clear" w:pos="4536"/>
                <w:tab w:val="clear" w:pos="9072"/>
              </w:tabs>
              <w:rPr>
                <w:sz w:val="18"/>
              </w:rPr>
            </w:pPr>
          </w:p>
        </w:tc>
        <w:tc>
          <w:tcPr>
            <w:tcW w:w="269" w:type="dxa"/>
            <w:tcBorders>
              <w:left w:val="single" w:sz="12" w:space="0" w:color="auto"/>
            </w:tcBorders>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360"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c>
          <w:tcPr>
            <w:tcW w:w="269" w:type="dxa"/>
          </w:tcPr>
          <w:p w:rsidR="00CE318B" w:rsidRPr="00A71A62" w:rsidRDefault="00CE318B" w:rsidP="00CE318B">
            <w:pPr>
              <w:pStyle w:val="lfej"/>
              <w:tabs>
                <w:tab w:val="clear" w:pos="4536"/>
                <w:tab w:val="clear" w:pos="9072"/>
              </w:tabs>
              <w:rPr>
                <w:sz w:val="18"/>
              </w:rPr>
            </w:pPr>
          </w:p>
        </w:tc>
      </w:tr>
    </w:tbl>
    <w:p w:rsidR="00CE318B" w:rsidRPr="00A71A62" w:rsidRDefault="00CE318B" w:rsidP="00CE318B">
      <w:pPr>
        <w:pStyle w:val="Cmsor3"/>
        <w:spacing w:after="120" w:line="240" w:lineRule="auto"/>
        <w:rPr>
          <w:bCs/>
          <w:i w:val="0"/>
          <w:iCs w:val="0"/>
          <w:snapToGrid w:val="0"/>
          <w:sz w:val="22"/>
          <w:lang w:val="hu-HU"/>
        </w:rPr>
      </w:pPr>
      <w:r w:rsidRPr="00A71A62">
        <w:rPr>
          <w:i w:val="0"/>
          <w:snapToGrid w:val="0"/>
          <w:sz w:val="22"/>
          <w:lang w:val="hu-HU"/>
        </w:rPr>
        <w:t>Csatlakozási díjfizetés</w:t>
      </w:r>
      <w:bookmarkStart w:id="1" w:name="_Ref118635100"/>
      <w:r w:rsidRPr="00A71A62">
        <w:rPr>
          <w:i w:val="0"/>
          <w:snapToGrid w:val="0"/>
          <w:sz w:val="22"/>
          <w:lang w:val="hu-HU"/>
        </w:rPr>
        <w:t>:</w:t>
      </w:r>
    </w:p>
    <w:p w:rsidR="00CE318B" w:rsidRPr="00A71A62" w:rsidRDefault="00CE318B" w:rsidP="00CE318B">
      <w:pPr>
        <w:spacing w:before="60"/>
        <w:ind w:right="125"/>
        <w:jc w:val="both"/>
        <w:rPr>
          <w:szCs w:val="22"/>
        </w:rPr>
      </w:pPr>
      <w:r w:rsidRPr="00A71A62">
        <w:rPr>
          <w:szCs w:val="22"/>
        </w:rPr>
        <w:t xml:space="preserve">Az </w:t>
      </w:r>
      <w:r w:rsidRPr="00A71A62">
        <w:rPr>
          <w:color w:val="000000"/>
          <w:spacing w:val="-7"/>
          <w:szCs w:val="22"/>
        </w:rPr>
        <w:t>MVM Démász Áramhálózati Kft.</w:t>
      </w:r>
      <w:r w:rsidR="00163200">
        <w:rPr>
          <w:szCs w:val="22"/>
        </w:rPr>
        <w:t xml:space="preserve"> a csatlakozási alapdíjról, </w:t>
      </w:r>
      <w:r w:rsidRPr="00A71A62">
        <w:rPr>
          <w:szCs w:val="22"/>
        </w:rPr>
        <w:t xml:space="preserve">valamint a mérőhely létesítéséről díjbekérőt állít ki és küld a Rendszerhasználó részére, melyet Rendszerhasználó átutalással vagy csekken köteles megfizetni a 13700016-04615022-00000000 sz. számlaszámra a díjbekérőn megjelölt határidőig. Átutalás esetén közleményeként fel kell tüntetni a díjbekérő sorszámát. Az </w:t>
      </w:r>
      <w:r w:rsidRPr="00A71A62">
        <w:rPr>
          <w:color w:val="000000"/>
          <w:spacing w:val="-7"/>
          <w:szCs w:val="22"/>
        </w:rPr>
        <w:t>MVM Démász Áramhálózati Kft.</w:t>
      </w:r>
      <w:r w:rsidRPr="00A71A62">
        <w:rPr>
          <w:szCs w:val="22"/>
        </w:rPr>
        <w:t xml:space="preserve"> a díjbekérőn szereplő összegek hiánytalan beérkezését követő 15 napon belül a csatlakozási díjról számlát, a mérőhely létesítéséről pedig előlegszámlát állít ki. A csatlakozási díj és a mérőhely létesítés összegének megfizetése feltétele a munka megkezdésének. </w:t>
      </w:r>
    </w:p>
    <w:p w:rsidR="00CE318B" w:rsidRPr="00A71A62" w:rsidRDefault="00CE318B" w:rsidP="00CE318B">
      <w:pPr>
        <w:spacing w:before="60"/>
        <w:ind w:right="125"/>
        <w:jc w:val="both"/>
        <w:rPr>
          <w:sz w:val="22"/>
          <w:szCs w:val="24"/>
        </w:rPr>
      </w:pPr>
      <w:r w:rsidRPr="00A71A62">
        <w:rPr>
          <w:bCs/>
          <w:szCs w:val="22"/>
        </w:rPr>
        <w:t xml:space="preserve">A díjak hiánytalan megfizetését követően </w:t>
      </w:r>
      <w:r w:rsidRPr="00A71A62">
        <w:rPr>
          <w:szCs w:val="22"/>
        </w:rPr>
        <w:t>a Rendszerhasználó által kiválasztott partner-kivitelező vállalkozás</w:t>
      </w:r>
      <w:r w:rsidRPr="00A71A62">
        <w:rPr>
          <w:bCs/>
          <w:szCs w:val="22"/>
        </w:rPr>
        <w:t xml:space="preserve"> elvégzi a csatlakozó vezetékre és/vagy mérőhelyre vonatkozó tervezést, kivitelezést. </w:t>
      </w:r>
      <w:r w:rsidRPr="00A71A62">
        <w:rPr>
          <w:bCs/>
          <w:szCs w:val="22"/>
        </w:rPr>
        <w:br/>
        <w:t>A munka műszaki átadás-átvétellel zárul.</w:t>
      </w:r>
      <w:r w:rsidRPr="00A71A62">
        <w:rPr>
          <w:szCs w:val="22"/>
        </w:rPr>
        <w:t xml:space="preserve"> </w:t>
      </w:r>
    </w:p>
    <w:p w:rsidR="00CE318B" w:rsidRPr="00A71A62" w:rsidRDefault="00CE318B" w:rsidP="00CE318B">
      <w:pPr>
        <w:spacing w:before="60"/>
        <w:ind w:right="125"/>
        <w:jc w:val="both"/>
        <w:rPr>
          <w:szCs w:val="22"/>
        </w:rPr>
      </w:pPr>
      <w:r w:rsidRPr="00A71A62">
        <w:rPr>
          <w:szCs w:val="22"/>
        </w:rPr>
        <w:t xml:space="preserve">Az </w:t>
      </w:r>
      <w:r w:rsidRPr="00A71A62">
        <w:rPr>
          <w:color w:val="000000"/>
          <w:spacing w:val="-7"/>
          <w:szCs w:val="22"/>
        </w:rPr>
        <w:t>MVM Démász Áramhálózati Kft.</w:t>
      </w:r>
      <w:r w:rsidRPr="00A71A62">
        <w:rPr>
          <w:szCs w:val="22"/>
        </w:rPr>
        <w:t xml:space="preserve"> a sikeres műszaki átadás-átvételt követően, </w:t>
      </w:r>
      <w:r w:rsidRPr="00A71A62">
        <w:rPr>
          <w:bCs/>
          <w:szCs w:val="22"/>
        </w:rPr>
        <w:t>a mérőhely kialakításáról számlát állít ki</w:t>
      </w:r>
      <w:r w:rsidRPr="00A71A62">
        <w:rPr>
          <w:szCs w:val="22"/>
        </w:rPr>
        <w:t xml:space="preserve"> és postáz a Rendszerhasználónak, melyben a korábban megfizetett előleget figyelembe veszi. A mérőhely létesítésére vonatkozó végszámla összegét banki átutalással vagy csekken kell megfizetni a 13700016-04615022-00000000 sz. számlaszámra. </w:t>
      </w:r>
      <w:r w:rsidRPr="00A71A62">
        <w:rPr>
          <w:bCs/>
          <w:szCs w:val="22"/>
        </w:rPr>
        <w:t xml:space="preserve">Átutalással történő teljesítés esetén közleményeként fel kell tüntetni számla sorszámát. </w:t>
      </w:r>
    </w:p>
    <w:bookmarkEnd w:id="1"/>
    <w:p w:rsidR="00CE318B" w:rsidRPr="00A71A62" w:rsidRDefault="00CE318B" w:rsidP="00CE318B">
      <w:pPr>
        <w:spacing w:before="60"/>
        <w:ind w:right="125"/>
        <w:jc w:val="both"/>
        <w:rPr>
          <w:szCs w:val="22"/>
        </w:rPr>
      </w:pPr>
      <w:r w:rsidRPr="00A71A62">
        <w:rPr>
          <w:szCs w:val="22"/>
        </w:rPr>
        <w:t>Amennyiben jelen ajánlatban szereplő díjak megfizetését Fizető vállalja, Fizető és Rendszerhasználó egyetemlegesen felel a díjak megfizetéséért.</w:t>
      </w:r>
    </w:p>
    <w:p w:rsidR="00CE318B" w:rsidRPr="00A71A62" w:rsidRDefault="00CE318B" w:rsidP="00CE318B">
      <w:pPr>
        <w:pStyle w:val="Cmsor3"/>
        <w:spacing w:before="0" w:after="0" w:line="240" w:lineRule="auto"/>
        <w:rPr>
          <w:i w:val="0"/>
          <w:snapToGrid w:val="0"/>
          <w:sz w:val="20"/>
          <w:szCs w:val="22"/>
          <w:lang w:val="hu-HU"/>
        </w:rPr>
      </w:pPr>
      <w:r w:rsidRPr="00A71A62">
        <w:rPr>
          <w:i w:val="0"/>
          <w:snapToGrid w:val="0"/>
          <w:sz w:val="20"/>
          <w:szCs w:val="22"/>
          <w:lang w:val="hu-HU"/>
        </w:rPr>
        <w:t>Hálózati csatlakozáshoz és a hálózat használathoz szükséges engedélyek:</w:t>
      </w:r>
    </w:p>
    <w:p w:rsidR="00CE318B" w:rsidRPr="00A71A62" w:rsidRDefault="00CE318B" w:rsidP="00CE318B">
      <w:pPr>
        <w:pStyle w:val="szveg"/>
        <w:spacing w:before="60"/>
        <w:rPr>
          <w:rFonts w:ascii="Times New Roman" w:hAnsi="Times New Roman" w:cs="Times New Roman"/>
          <w:sz w:val="20"/>
          <w:szCs w:val="22"/>
        </w:rPr>
      </w:pPr>
      <w:r w:rsidRPr="00A71A62">
        <w:rPr>
          <w:rFonts w:ascii="Times New Roman" w:hAnsi="Times New Roman" w:cs="Times New Roman"/>
          <w:sz w:val="20"/>
          <w:szCs w:val="22"/>
        </w:rPr>
        <w:t>Szíves tájékoztatásul közöljük, hogy a hálózat csatlakozási szerződés és hálózat használati igénybejelentő hiánytalanul kitöltött, aláírt és visszaküldött példányai valamint a csatlakozási díj és a mérőhely költségének hiánytalan megfizetése feltételei a munka megkezdésének.</w:t>
      </w:r>
    </w:p>
    <w:p w:rsidR="001E70AE" w:rsidRPr="00A71A62" w:rsidRDefault="001E70AE" w:rsidP="00CE318B">
      <w:pPr>
        <w:pStyle w:val="szveg"/>
        <w:spacing w:before="60"/>
        <w:rPr>
          <w:rFonts w:ascii="Times New Roman" w:hAnsi="Times New Roman" w:cs="Times New Roman"/>
          <w:sz w:val="20"/>
          <w:szCs w:val="22"/>
        </w:rPr>
      </w:pPr>
    </w:p>
    <w:p w:rsidR="0086583F" w:rsidRPr="004031BF" w:rsidRDefault="0086583F" w:rsidP="0086583F">
      <w:pPr>
        <w:pStyle w:val="szveg"/>
        <w:spacing w:before="60"/>
        <w:rPr>
          <w:rFonts w:ascii="Times New Roman" w:hAnsi="Times New Roman" w:cs="Times New Roman"/>
          <w:b/>
          <w:sz w:val="22"/>
          <w:szCs w:val="22"/>
        </w:rPr>
      </w:pPr>
      <w:r w:rsidRPr="004031BF">
        <w:rPr>
          <w:rFonts w:ascii="Times New Roman" w:hAnsi="Times New Roman" w:cs="Times New Roman"/>
          <w:sz w:val="22"/>
          <w:szCs w:val="22"/>
        </w:rPr>
        <w:lastRenderedPageBreak/>
        <w:t xml:space="preserve">Felhívjuk szíves figyelmüket, hogy a csatlakozó vezeték és/vagy mérőhely Partner kivitelező által történt kialakítása és a sikeres műszaki átadás-átvételt követően, az egyes felhasználási helyekre megkötött villamos energia adás-vételi </w:t>
      </w:r>
      <w:r>
        <w:rPr>
          <w:rFonts w:ascii="Times New Roman" w:hAnsi="Times New Roman" w:cs="Times New Roman"/>
          <w:sz w:val="22"/>
          <w:szCs w:val="22"/>
        </w:rPr>
        <w:t>s</w:t>
      </w:r>
      <w:r w:rsidRPr="004031BF">
        <w:rPr>
          <w:rFonts w:ascii="Times New Roman" w:hAnsi="Times New Roman" w:cs="Times New Roman"/>
          <w:sz w:val="22"/>
          <w:szCs w:val="22"/>
        </w:rPr>
        <w:t xml:space="preserve">zerződés, illetve a hálózathasználatra vonatkozó igénybejelentés benyújtása után történhet meg a felhasználási hely bekapcsolása és villamosenergia-ellátás megkezdése. </w:t>
      </w:r>
      <w:r w:rsidRPr="004031BF">
        <w:rPr>
          <w:rFonts w:ascii="Times New Roman" w:hAnsi="Times New Roman" w:cs="Times New Roman"/>
          <w:b/>
          <w:sz w:val="22"/>
          <w:szCs w:val="22"/>
        </w:rPr>
        <w:t>A villamos energia adásvételi szerződésnek a Rendszerhasználó által kiválasztott kereskedővel történő megkötése az Ügyfelünk feladata. A villamos energia adásvételi szerződés megkötését a kiválasztott kereskedőjük nyilatkozatával, kell igazolnia, melyet megtehet a hálózathasználati igénybejelentőn is, ezért kérjük az igénybejelentőt a kiválasztott kereskedőjük is írja alá.</w:t>
      </w:r>
    </w:p>
    <w:p w:rsidR="0086583F" w:rsidRPr="004031BF" w:rsidRDefault="0086583F" w:rsidP="0086583F">
      <w:pPr>
        <w:autoSpaceDE w:val="0"/>
        <w:autoSpaceDN w:val="0"/>
        <w:adjustRightInd w:val="0"/>
        <w:spacing w:before="60"/>
        <w:jc w:val="both"/>
        <w:rPr>
          <w:bCs/>
          <w:iCs/>
          <w:sz w:val="22"/>
          <w:szCs w:val="22"/>
        </w:rPr>
      </w:pPr>
      <w:r w:rsidRPr="004031BF">
        <w:rPr>
          <w:bCs/>
          <w:iCs/>
          <w:sz w:val="22"/>
          <w:szCs w:val="22"/>
        </w:rPr>
        <w:t xml:space="preserve">Jelen megrendelés az </w:t>
      </w:r>
      <w:r>
        <w:rPr>
          <w:color w:val="000000"/>
          <w:spacing w:val="-7"/>
          <w:sz w:val="22"/>
          <w:szCs w:val="22"/>
        </w:rPr>
        <w:t>MVM Démász Áramhálózati Kft.</w:t>
      </w:r>
      <w:r w:rsidRPr="004031BF">
        <w:rPr>
          <w:bCs/>
          <w:iCs/>
          <w:sz w:val="22"/>
          <w:szCs w:val="22"/>
        </w:rPr>
        <w:t xml:space="preserve"> részéről történő átvétele és a benne szereplő műszaki megoldás jóváhagyása esetén lép hatályba. </w:t>
      </w:r>
    </w:p>
    <w:p w:rsidR="0086583F" w:rsidRPr="004031BF" w:rsidRDefault="0086583F" w:rsidP="0086583F">
      <w:pPr>
        <w:pStyle w:val="szveg"/>
        <w:spacing w:before="60"/>
        <w:rPr>
          <w:rFonts w:ascii="Times New Roman" w:hAnsi="Times New Roman" w:cs="Times New Roman"/>
          <w:sz w:val="22"/>
          <w:szCs w:val="22"/>
        </w:rPr>
      </w:pPr>
      <w:r w:rsidRPr="004031BF">
        <w:rPr>
          <w:rFonts w:ascii="Times New Roman" w:hAnsi="Times New Roman" w:cs="Times New Roman"/>
          <w:sz w:val="22"/>
          <w:szCs w:val="22"/>
        </w:rPr>
        <w:t xml:space="preserve">A közcélú hálózat nem megfelelősége esetén a jelen dokumentumban szereplők hatályukat veszítik, és a közcélú hálózat fejlesztésre vonatkozó műszaki-gazdasági feltételeket az </w:t>
      </w:r>
      <w:r>
        <w:rPr>
          <w:rFonts w:ascii="Times New Roman" w:hAnsi="Times New Roman" w:cs="Times New Roman"/>
          <w:sz w:val="22"/>
          <w:szCs w:val="22"/>
        </w:rPr>
        <w:t>MVM Démász Áramhálózati Kft.</w:t>
      </w:r>
      <w:r w:rsidRPr="004031BF">
        <w:rPr>
          <w:rFonts w:ascii="Times New Roman" w:hAnsi="Times New Roman" w:cs="Times New Roman"/>
          <w:sz w:val="22"/>
          <w:szCs w:val="22"/>
        </w:rPr>
        <w:t xml:space="preserve"> külön tájékoztatóban küldi meg a rendszerhasználó részére. A külön megküldött tájékoztatóban szereplő műszaki-gazdasági feltételek annak megrendelése esetén lépnek hatályba, amely egy új hálózat csatlakozási szerződésben kerül rögzítésre.</w:t>
      </w:r>
    </w:p>
    <w:p w:rsidR="0086583F" w:rsidRPr="004031BF" w:rsidRDefault="0086583F" w:rsidP="0086583F">
      <w:pPr>
        <w:pStyle w:val="Cmsor3"/>
        <w:tabs>
          <w:tab w:val="left" w:pos="8355"/>
        </w:tabs>
        <w:spacing w:before="60" w:after="60" w:line="240" w:lineRule="auto"/>
        <w:rPr>
          <w:b/>
          <w:i w:val="0"/>
          <w:snapToGrid w:val="0"/>
          <w:sz w:val="22"/>
          <w:szCs w:val="22"/>
          <w:lang w:val="hu-HU"/>
        </w:rPr>
      </w:pPr>
      <w:r w:rsidRPr="004031BF">
        <w:rPr>
          <w:b/>
          <w:i w:val="0"/>
          <w:snapToGrid w:val="0"/>
          <w:sz w:val="22"/>
          <w:szCs w:val="22"/>
          <w:lang w:val="hu-HU"/>
        </w:rPr>
        <w:t>Felhasználói berendezések üzemeltetésének feltételei:</w:t>
      </w:r>
      <w:r w:rsidRPr="004031BF">
        <w:rPr>
          <w:b/>
          <w:i w:val="0"/>
          <w:snapToGrid w:val="0"/>
          <w:sz w:val="22"/>
          <w:szCs w:val="22"/>
          <w:lang w:val="hu-HU"/>
        </w:rPr>
        <w:tab/>
      </w:r>
    </w:p>
    <w:p w:rsidR="0086583F" w:rsidRPr="004031BF" w:rsidRDefault="0086583F" w:rsidP="0086583F">
      <w:pPr>
        <w:ind w:right="125"/>
        <w:jc w:val="both"/>
        <w:rPr>
          <w:sz w:val="22"/>
          <w:szCs w:val="22"/>
        </w:rPr>
      </w:pPr>
      <w:r w:rsidRPr="004031BF">
        <w:rPr>
          <w:sz w:val="22"/>
          <w:szCs w:val="22"/>
        </w:rPr>
        <w:t>Fogyasztókészülékek hálózatra csatlakoztatása során az MSZ 447</w:t>
      </w:r>
      <w:r>
        <w:rPr>
          <w:sz w:val="22"/>
          <w:szCs w:val="22"/>
        </w:rPr>
        <w:t>:201</w:t>
      </w:r>
      <w:r w:rsidRPr="004031BF">
        <w:rPr>
          <w:sz w:val="22"/>
          <w:szCs w:val="22"/>
        </w:rPr>
        <w:t>9 szabvány előírásait kell alkalmazni, valamint üzemeltetésük során kerülni kell az MSZ EN 50160:20</w:t>
      </w:r>
      <w:r>
        <w:rPr>
          <w:sz w:val="22"/>
          <w:szCs w:val="22"/>
        </w:rPr>
        <w:t>2</w:t>
      </w:r>
      <w:r w:rsidRPr="004031BF">
        <w:rPr>
          <w:sz w:val="22"/>
          <w:szCs w:val="22"/>
        </w:rPr>
        <w:t>1 szabványban rögzített hálózati zavartatási határértékek túllépését.</w:t>
      </w:r>
    </w:p>
    <w:p w:rsidR="0086583F" w:rsidRPr="004031BF" w:rsidRDefault="0086583F" w:rsidP="0086583F">
      <w:pPr>
        <w:pStyle w:val="Cmsor3"/>
        <w:spacing w:before="60" w:after="60" w:line="240" w:lineRule="auto"/>
        <w:rPr>
          <w:b/>
          <w:i w:val="0"/>
          <w:snapToGrid w:val="0"/>
          <w:sz w:val="22"/>
          <w:szCs w:val="22"/>
        </w:rPr>
      </w:pPr>
      <w:r w:rsidRPr="004031BF">
        <w:rPr>
          <w:b/>
          <w:i w:val="0"/>
          <w:snapToGrid w:val="0"/>
          <w:sz w:val="22"/>
          <w:szCs w:val="22"/>
        </w:rPr>
        <w:t>Alkalmazott érintésvédelem:</w:t>
      </w:r>
    </w:p>
    <w:p w:rsidR="0086583F" w:rsidRPr="004031BF" w:rsidRDefault="0086583F" w:rsidP="0086583F">
      <w:pPr>
        <w:spacing w:before="60"/>
        <w:ind w:right="125"/>
        <w:jc w:val="both"/>
        <w:rPr>
          <w:sz w:val="22"/>
          <w:szCs w:val="22"/>
          <w:lang w:val="en-GB"/>
        </w:rPr>
      </w:pPr>
      <w:r w:rsidRPr="004031BF">
        <w:rPr>
          <w:sz w:val="22"/>
          <w:szCs w:val="22"/>
          <w:lang w:val="en-GB"/>
        </w:rPr>
        <w:t>TN rendszer, MSZ 447:</w:t>
      </w:r>
      <w:r>
        <w:rPr>
          <w:sz w:val="22"/>
          <w:szCs w:val="22"/>
          <w:lang w:val="en-GB"/>
        </w:rPr>
        <w:t>201</w:t>
      </w:r>
      <w:r w:rsidRPr="004031BF">
        <w:rPr>
          <w:sz w:val="22"/>
          <w:szCs w:val="22"/>
          <w:lang w:val="en-GB"/>
        </w:rPr>
        <w:t>9</w:t>
      </w:r>
      <w:r>
        <w:rPr>
          <w:sz w:val="22"/>
          <w:szCs w:val="22"/>
          <w:lang w:val="en-GB"/>
        </w:rPr>
        <w:t>. 4.4</w:t>
      </w:r>
      <w:r w:rsidRPr="004031BF">
        <w:rPr>
          <w:sz w:val="22"/>
          <w:szCs w:val="22"/>
          <w:lang w:val="en-GB"/>
        </w:rPr>
        <w:t xml:space="preserve"> pontja szerint kialakítva.</w:t>
      </w:r>
    </w:p>
    <w:p w:rsidR="00CE318B" w:rsidRPr="00A71A62" w:rsidRDefault="0086583F" w:rsidP="0086583F">
      <w:pPr>
        <w:pStyle w:val="Cmsor3"/>
        <w:spacing w:before="60" w:after="120" w:line="240" w:lineRule="auto"/>
        <w:rPr>
          <w:i w:val="0"/>
          <w:iCs w:val="0"/>
          <w:sz w:val="20"/>
          <w:szCs w:val="22"/>
          <w:lang w:val="hu-HU"/>
        </w:rPr>
      </w:pPr>
      <w:r w:rsidRPr="004031BF">
        <w:rPr>
          <w:b/>
          <w:i w:val="0"/>
          <w:snapToGrid w:val="0"/>
          <w:sz w:val="22"/>
          <w:szCs w:val="22"/>
        </w:rPr>
        <w:t>Az ajánlat hatálya:</w:t>
      </w:r>
      <w:r>
        <w:rPr>
          <w:b/>
          <w:i w:val="0"/>
          <w:snapToGrid w:val="0"/>
          <w:sz w:val="22"/>
          <w:szCs w:val="22"/>
        </w:rPr>
        <w:t xml:space="preserve"> </w:t>
      </w:r>
      <w:r w:rsidRPr="00D2527E">
        <w:rPr>
          <w:i w:val="0"/>
          <w:iCs w:val="0"/>
          <w:sz w:val="22"/>
          <w:szCs w:val="22"/>
          <w:lang w:val="hu-HU"/>
        </w:rPr>
        <w:t>Jelen tájékoztatóban foglalt ajánlatunk a jóváhagyást követően 30 napig hatályos.</w:t>
      </w:r>
    </w:p>
    <w:tbl>
      <w:tblPr>
        <w:tblW w:w="10418" w:type="dxa"/>
        <w:tblBorders>
          <w:top w:val="single" w:sz="18" w:space="0" w:color="auto"/>
          <w:left w:val="single" w:sz="18" w:space="0" w:color="auto"/>
          <w:bottom w:val="single" w:sz="18" w:space="0" w:color="auto"/>
          <w:right w:val="single" w:sz="18"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3472"/>
        <w:gridCol w:w="3544"/>
        <w:gridCol w:w="3402"/>
      </w:tblGrid>
      <w:tr w:rsidR="00B22444" w:rsidRPr="00A71A62" w:rsidTr="0024071B">
        <w:trPr>
          <w:trHeight w:val="345"/>
        </w:trPr>
        <w:tc>
          <w:tcPr>
            <w:tcW w:w="3472" w:type="dxa"/>
            <w:tcBorders>
              <w:top w:val="single" w:sz="18" w:space="0" w:color="auto"/>
              <w:bottom w:val="single" w:sz="8" w:space="0" w:color="auto"/>
              <w:right w:val="single" w:sz="18" w:space="0" w:color="auto"/>
            </w:tcBorders>
            <w:vAlign w:val="center"/>
          </w:tcPr>
          <w:p w:rsidR="00B22444" w:rsidRPr="00A71A62" w:rsidRDefault="00B22444" w:rsidP="0024071B">
            <w:pPr>
              <w:pStyle w:val="lfej"/>
              <w:tabs>
                <w:tab w:val="clear" w:pos="4536"/>
                <w:tab w:val="clear" w:pos="9072"/>
              </w:tabs>
              <w:rPr>
                <w:sz w:val="18"/>
              </w:rPr>
            </w:pPr>
            <w:r w:rsidRPr="00A71A62">
              <w:rPr>
                <w:sz w:val="18"/>
              </w:rPr>
              <w:t>HELYSZÍNI FELMÉRÉS DÁTUMA:</w:t>
            </w:r>
          </w:p>
        </w:tc>
        <w:tc>
          <w:tcPr>
            <w:tcW w:w="3544" w:type="dxa"/>
            <w:tcBorders>
              <w:top w:val="single" w:sz="18" w:space="0" w:color="auto"/>
              <w:left w:val="single" w:sz="18" w:space="0" w:color="auto"/>
              <w:bottom w:val="single" w:sz="8" w:space="0" w:color="auto"/>
              <w:right w:val="single" w:sz="18" w:space="0" w:color="auto"/>
            </w:tcBorders>
            <w:vAlign w:val="center"/>
          </w:tcPr>
          <w:p w:rsidR="00B22444" w:rsidRPr="00A71A62" w:rsidRDefault="00B22444" w:rsidP="0024071B">
            <w:pPr>
              <w:pStyle w:val="lfej"/>
              <w:tabs>
                <w:tab w:val="clear" w:pos="4536"/>
                <w:tab w:val="clear" w:pos="9072"/>
              </w:tabs>
              <w:rPr>
                <w:sz w:val="18"/>
              </w:rPr>
            </w:pPr>
            <w:r w:rsidRPr="00A71A62">
              <w:rPr>
                <w:sz w:val="18"/>
              </w:rPr>
              <w:t>LEADÁS DÁTUMA:</w:t>
            </w:r>
            <w:r w:rsidR="00C37EF3" w:rsidRPr="00A71A62">
              <w:rPr>
                <w:rFonts w:eastAsia="Arial"/>
                <w:noProof/>
                <w:color w:val="0000FF"/>
                <w:sz w:val="18"/>
              </w:rPr>
              <w:t xml:space="preserve"> </w:t>
            </w:r>
          </w:p>
        </w:tc>
        <w:tc>
          <w:tcPr>
            <w:tcW w:w="3402" w:type="dxa"/>
            <w:tcBorders>
              <w:top w:val="single" w:sz="18" w:space="0" w:color="auto"/>
              <w:left w:val="single" w:sz="18" w:space="0" w:color="auto"/>
              <w:bottom w:val="single" w:sz="8" w:space="0" w:color="auto"/>
            </w:tcBorders>
            <w:vAlign w:val="center"/>
          </w:tcPr>
          <w:p w:rsidR="00B22444" w:rsidRPr="00A71A62" w:rsidRDefault="00B22444" w:rsidP="0024071B">
            <w:pPr>
              <w:pStyle w:val="lfej"/>
              <w:tabs>
                <w:tab w:val="clear" w:pos="4536"/>
                <w:tab w:val="clear" w:pos="9072"/>
              </w:tabs>
              <w:rPr>
                <w:sz w:val="18"/>
              </w:rPr>
            </w:pPr>
            <w:r w:rsidRPr="00A71A62">
              <w:rPr>
                <w:sz w:val="18"/>
              </w:rPr>
              <w:t>JÓVÁHAGYÁS DÁTUMA:</w:t>
            </w:r>
          </w:p>
        </w:tc>
      </w:tr>
      <w:tr w:rsidR="00B22444" w:rsidRPr="00A71A62" w:rsidTr="0024071B">
        <w:trPr>
          <w:trHeight w:val="375"/>
        </w:trPr>
        <w:tc>
          <w:tcPr>
            <w:tcW w:w="3472" w:type="dxa"/>
            <w:tcBorders>
              <w:top w:val="single" w:sz="8" w:space="0" w:color="auto"/>
              <w:bottom w:val="single" w:sz="18" w:space="0" w:color="auto"/>
              <w:right w:val="single" w:sz="18" w:space="0" w:color="auto"/>
            </w:tcBorders>
            <w:vAlign w:val="center"/>
          </w:tcPr>
          <w:p w:rsidR="00B22444" w:rsidRPr="00A71A62" w:rsidRDefault="00B22444" w:rsidP="0024071B">
            <w:pPr>
              <w:pStyle w:val="lfej"/>
              <w:tabs>
                <w:tab w:val="clear" w:pos="4536"/>
                <w:tab w:val="clear" w:pos="9072"/>
              </w:tabs>
              <w:jc w:val="center"/>
              <w:rPr>
                <w:sz w:val="18"/>
              </w:rPr>
            </w:pPr>
            <w:r w:rsidRPr="00A71A62">
              <w:rPr>
                <w:color w:val="0000FF"/>
                <w:sz w:val="18"/>
              </w:rPr>
              <w:t/>
            </w:r>
            <w:r w:rsidRPr="00A71A62">
              <w:rPr>
                <w:color w:val="0000FF"/>
                <w:sz w:val="2"/>
                <w:szCs w:val="2"/>
              </w:rPr>
              <w:t/>
            </w:r>
            <w:r w:rsidRPr="00A71A62">
              <w:rPr>
                <w:color w:val="0000FF"/>
                <w:sz w:val="18"/>
              </w:rPr>
              <w:t/>
            </w:r>
          </w:p>
        </w:tc>
        <w:tc>
          <w:tcPr>
            <w:tcW w:w="3544" w:type="dxa"/>
            <w:tcBorders>
              <w:top w:val="single" w:sz="8" w:space="0" w:color="auto"/>
              <w:left w:val="single" w:sz="18" w:space="0" w:color="auto"/>
              <w:bottom w:val="single" w:sz="18" w:space="0" w:color="auto"/>
              <w:right w:val="single" w:sz="18" w:space="0" w:color="auto"/>
            </w:tcBorders>
            <w:vAlign w:val="center"/>
          </w:tcPr>
          <w:p w:rsidR="00B22444" w:rsidRPr="00A71A62" w:rsidRDefault="00B22444" w:rsidP="0024071B">
            <w:pPr>
              <w:pStyle w:val="lfej"/>
              <w:tabs>
                <w:tab w:val="clear" w:pos="4536"/>
                <w:tab w:val="clear" w:pos="9072"/>
              </w:tabs>
              <w:jc w:val="center"/>
              <w:rPr>
                <w:sz w:val="18"/>
              </w:rPr>
            </w:pPr>
            <w:r w:rsidRPr="00A71A62">
              <w:rPr>
                <w:color w:val="0000FF"/>
                <w:sz w:val="18"/>
              </w:rPr>
              <w:t/>
            </w:r>
            <w:r w:rsidRPr="00A71A62">
              <w:rPr>
                <w:color w:val="0000FF"/>
                <w:sz w:val="2"/>
                <w:szCs w:val="2"/>
              </w:rPr>
              <w:t/>
            </w:r>
            <w:r w:rsidRPr="00A71A62">
              <w:rPr>
                <w:color w:val="0000FF"/>
                <w:sz w:val="18"/>
              </w:rPr>
              <w:t/>
            </w:r>
          </w:p>
        </w:tc>
        <w:tc>
          <w:tcPr>
            <w:tcW w:w="3402" w:type="dxa"/>
            <w:tcBorders>
              <w:top w:val="single" w:sz="8" w:space="0" w:color="auto"/>
              <w:left w:val="single" w:sz="18" w:space="0" w:color="auto"/>
              <w:bottom w:val="single" w:sz="18" w:space="0" w:color="auto"/>
            </w:tcBorders>
            <w:vAlign w:val="center"/>
          </w:tcPr>
          <w:p w:rsidR="00B22444" w:rsidRPr="00A71A62" w:rsidRDefault="00B22444" w:rsidP="0024071B">
            <w:pPr>
              <w:pStyle w:val="lfej"/>
              <w:tabs>
                <w:tab w:val="clear" w:pos="4536"/>
                <w:tab w:val="clear" w:pos="9072"/>
              </w:tabs>
              <w:rPr>
                <w:sz w:val="18"/>
              </w:rPr>
            </w:pPr>
          </w:p>
        </w:tc>
      </w:tr>
      <w:tr w:rsidR="00B22444" w:rsidRPr="00A71A62" w:rsidTr="0024071B">
        <w:trPr>
          <w:trHeight w:val="383"/>
        </w:trPr>
        <w:tc>
          <w:tcPr>
            <w:tcW w:w="3472" w:type="dxa"/>
            <w:tcBorders>
              <w:top w:val="single" w:sz="18" w:space="0" w:color="auto"/>
              <w:bottom w:val="single" w:sz="12" w:space="0" w:color="auto"/>
              <w:right w:val="single" w:sz="18" w:space="0" w:color="auto"/>
            </w:tcBorders>
            <w:vAlign w:val="center"/>
          </w:tcPr>
          <w:p w:rsidR="00B22444" w:rsidRPr="00A71A62" w:rsidRDefault="00B22444" w:rsidP="0024071B">
            <w:pPr>
              <w:pStyle w:val="lfej"/>
              <w:tabs>
                <w:tab w:val="clear" w:pos="4536"/>
                <w:tab w:val="clear" w:pos="9072"/>
              </w:tabs>
              <w:jc w:val="center"/>
              <w:rPr>
                <w:bCs/>
                <w:sz w:val="18"/>
              </w:rPr>
            </w:pPr>
            <w:r w:rsidRPr="00A71A62">
              <w:rPr>
                <w:bCs/>
                <w:sz w:val="18"/>
              </w:rPr>
              <w:t>Ügyfél</w:t>
            </w:r>
          </w:p>
        </w:tc>
        <w:tc>
          <w:tcPr>
            <w:tcW w:w="3544" w:type="dxa"/>
            <w:tcBorders>
              <w:top w:val="single" w:sz="18" w:space="0" w:color="auto"/>
              <w:left w:val="single" w:sz="18" w:space="0" w:color="auto"/>
              <w:bottom w:val="single" w:sz="12" w:space="0" w:color="auto"/>
              <w:right w:val="single" w:sz="18" w:space="0" w:color="auto"/>
            </w:tcBorders>
            <w:vAlign w:val="center"/>
          </w:tcPr>
          <w:p w:rsidR="00B22444" w:rsidRPr="00A71A62" w:rsidRDefault="00B22444" w:rsidP="0024071B">
            <w:pPr>
              <w:pStyle w:val="lfej"/>
              <w:tabs>
                <w:tab w:val="clear" w:pos="4536"/>
                <w:tab w:val="clear" w:pos="9072"/>
              </w:tabs>
              <w:jc w:val="center"/>
              <w:rPr>
                <w:bCs/>
                <w:sz w:val="18"/>
              </w:rPr>
            </w:pPr>
            <w:r w:rsidRPr="00A71A62">
              <w:rPr>
                <w:bCs/>
                <w:sz w:val="18"/>
              </w:rPr>
              <w:t>Partner kivitelező</w:t>
            </w:r>
          </w:p>
        </w:tc>
        <w:tc>
          <w:tcPr>
            <w:tcW w:w="3402" w:type="dxa"/>
            <w:tcBorders>
              <w:top w:val="single" w:sz="18" w:space="0" w:color="auto"/>
              <w:left w:val="single" w:sz="18" w:space="0" w:color="auto"/>
            </w:tcBorders>
            <w:vAlign w:val="center"/>
          </w:tcPr>
          <w:p w:rsidR="00B22444" w:rsidRPr="00A71A62" w:rsidRDefault="00B22444" w:rsidP="0024071B">
            <w:pPr>
              <w:pStyle w:val="lfej"/>
              <w:tabs>
                <w:tab w:val="clear" w:pos="4536"/>
                <w:tab w:val="clear" w:pos="9072"/>
              </w:tabs>
              <w:jc w:val="center"/>
              <w:rPr>
                <w:bCs/>
                <w:sz w:val="18"/>
              </w:rPr>
            </w:pPr>
            <w:r w:rsidRPr="00A71A62">
              <w:rPr>
                <w:bCs/>
                <w:sz w:val="18"/>
              </w:rPr>
              <w:t>MVM Démász Áramhálózati Kft.</w:t>
            </w:r>
          </w:p>
        </w:tc>
      </w:tr>
      <w:tr w:rsidR="00B22444" w:rsidRPr="00A71A62" w:rsidTr="0024071B">
        <w:trPr>
          <w:trHeight w:val="363"/>
        </w:trPr>
        <w:tc>
          <w:tcPr>
            <w:tcW w:w="3472" w:type="dxa"/>
            <w:tcBorders>
              <w:top w:val="single" w:sz="12" w:space="0" w:color="auto"/>
              <w:bottom w:val="single" w:sz="12" w:space="0" w:color="auto"/>
              <w:right w:val="single" w:sz="18" w:space="0" w:color="auto"/>
            </w:tcBorders>
            <w:vAlign w:val="center"/>
          </w:tcPr>
          <w:p w:rsidR="00B22444" w:rsidRPr="00A71A62" w:rsidRDefault="00B22444" w:rsidP="0024071B">
            <w:pPr>
              <w:pStyle w:val="lfej"/>
              <w:tabs>
                <w:tab w:val="clear" w:pos="4536"/>
                <w:tab w:val="clear" w:pos="9072"/>
              </w:tabs>
              <w:rPr>
                <w:sz w:val="18"/>
              </w:rPr>
            </w:pPr>
            <w:r w:rsidRPr="00A71A62">
              <w:rPr>
                <w:sz w:val="18"/>
              </w:rPr>
              <w:t>NÉV:</w:t>
            </w:r>
            <w:r w:rsidRPr="00A71A62">
              <w:rPr>
                <w:rFonts w:eastAsia="Arial"/>
                <w:color w:val="0000FF"/>
                <w:sz w:val="18"/>
              </w:rPr>
              <w:t xml:space="preserve"> </w:t>
            </w:r>
            <w:r w:rsidRPr="00A71A62">
              <w:rPr>
                <w:rFonts w:eastAsia="Arial"/>
                <w:color w:val="0000FF"/>
                <w:sz w:val="2"/>
                <w:szCs w:val="2"/>
              </w:rPr>
              <w:t/>
            </w:r>
            <w:r w:rsidRPr="00A71A62">
              <w:rPr>
                <w:rFonts w:eastAsia="Arial"/>
                <w:color w:val="0000FF"/>
                <w:sz w:val="18"/>
              </w:rPr>
              <w:t/>
            </w:r>
          </w:p>
        </w:tc>
        <w:tc>
          <w:tcPr>
            <w:tcW w:w="3544" w:type="dxa"/>
            <w:tcBorders>
              <w:top w:val="single" w:sz="12" w:space="0" w:color="auto"/>
              <w:left w:val="single" w:sz="18" w:space="0" w:color="auto"/>
              <w:bottom w:val="single" w:sz="12" w:space="0" w:color="auto"/>
              <w:right w:val="single" w:sz="18" w:space="0" w:color="auto"/>
            </w:tcBorders>
            <w:vAlign w:val="center"/>
          </w:tcPr>
          <w:p w:rsidR="00B22444" w:rsidRPr="00A71A62" w:rsidRDefault="00C37EF3" w:rsidP="0024071B">
            <w:pPr>
              <w:pStyle w:val="lfej"/>
              <w:tabs>
                <w:tab w:val="clear" w:pos="4536"/>
                <w:tab w:val="clear" w:pos="9072"/>
              </w:tabs>
              <w:rPr>
                <w:sz w:val="18"/>
              </w:rPr>
            </w:pPr>
            <w:r w:rsidRPr="00A71A62">
              <w:rPr>
                <w:rFonts w:eastAsia="Arial"/>
                <w:noProof/>
                <w:color w:val="0000FF"/>
                <w:sz w:val="18"/>
              </w:rPr>
              <w:drawing>
                <wp:anchor distT="0" distB="0" distL="114300" distR="114300" simplePos="0" relativeHeight="251853824" behindDoc="1" locked="0" layoutInCell="1" allowOverlap="1" wp14:anchorId="65F669F9" wp14:editId="394C5152">
                  <wp:simplePos x="0" y="0"/>
                  <wp:positionH relativeFrom="column">
                    <wp:posOffset>509270</wp:posOffset>
                  </wp:positionH>
                  <wp:positionV relativeFrom="page">
                    <wp:posOffset>-251460</wp:posOffset>
                  </wp:positionV>
                  <wp:extent cx="1447800" cy="916940"/>
                  <wp:effectExtent l="0" t="0" r="0" b="0"/>
                  <wp:wrapNone/>
                  <wp:docPr id="56" name="Kép 56" descr="C:\Users\Zoli\Downloads\image1058-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Zoli\Downloads\image1058-removebg-preview.png"/>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447800" cy="916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2444" w:rsidRPr="00A71A62">
              <w:rPr>
                <w:sz w:val="18"/>
              </w:rPr>
              <w:t xml:space="preserve">NÉV: </w:t>
            </w:r>
          </w:p>
        </w:tc>
        <w:tc>
          <w:tcPr>
            <w:tcW w:w="3402" w:type="dxa"/>
            <w:vMerge w:val="restart"/>
            <w:tcBorders>
              <w:left w:val="single" w:sz="18" w:space="0" w:color="auto"/>
            </w:tcBorders>
          </w:tcPr>
          <w:p w:rsidR="00B22444" w:rsidRPr="00A71A62" w:rsidRDefault="00B22444" w:rsidP="0024071B">
            <w:pPr>
              <w:pStyle w:val="lfej"/>
              <w:tabs>
                <w:tab w:val="clear" w:pos="4536"/>
                <w:tab w:val="clear" w:pos="9072"/>
              </w:tabs>
              <w:rPr>
                <w:sz w:val="18"/>
              </w:rPr>
            </w:pPr>
            <w:r w:rsidRPr="00A71A62">
              <w:rPr>
                <w:sz w:val="18"/>
              </w:rPr>
              <w:t>NÉV:</w:t>
            </w:r>
          </w:p>
        </w:tc>
      </w:tr>
      <w:tr w:rsidR="00B22444" w:rsidRPr="00A71A62" w:rsidTr="0024071B">
        <w:trPr>
          <w:trHeight w:val="315"/>
        </w:trPr>
        <w:tc>
          <w:tcPr>
            <w:tcW w:w="3472" w:type="dxa"/>
            <w:tcBorders>
              <w:top w:val="single" w:sz="12" w:space="0" w:color="auto"/>
              <w:bottom w:val="single" w:sz="12" w:space="0" w:color="auto"/>
              <w:right w:val="single" w:sz="18" w:space="0" w:color="auto"/>
            </w:tcBorders>
            <w:vAlign w:val="center"/>
          </w:tcPr>
          <w:p w:rsidR="00B22444" w:rsidRPr="00A71A62" w:rsidRDefault="00C37EF3" w:rsidP="0024071B">
            <w:pPr>
              <w:pStyle w:val="lfej"/>
              <w:tabs>
                <w:tab w:val="clear" w:pos="4536"/>
                <w:tab w:val="clear" w:pos="9072"/>
              </w:tabs>
              <w:rPr>
                <w:sz w:val="18"/>
              </w:rPr>
            </w:pPr>
            <w:r w:rsidRPr="00A71A62">
              <w:rPr>
                <w:rFonts w:eastAsia="Arial"/>
                <w:noProof/>
                <w:color w:val="0000FF"/>
                <w:sz w:val="18"/>
              </w:rPr>
              <w:drawing>
                <wp:anchor distT="0" distB="0" distL="114300" distR="114300" simplePos="0" relativeHeight="251771904" behindDoc="1" locked="0" layoutInCell="1" allowOverlap="1" wp14:anchorId="3FD884CA" wp14:editId="706B1697">
                  <wp:simplePos x="0" y="0"/>
                  <wp:positionH relativeFrom="column">
                    <wp:posOffset>361315</wp:posOffset>
                  </wp:positionH>
                  <wp:positionV relativeFrom="page">
                    <wp:posOffset>-551180</wp:posOffset>
                  </wp:positionV>
                  <wp:extent cx="1447800" cy="916940"/>
                  <wp:effectExtent l="0" t="0" r="0" b="0"/>
                  <wp:wrapNone/>
                  <wp:docPr id="1" name="Kép 1" descr="C:\Users\Zoli\Downloads\image1058-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Zoli\Downloads\image1058-removebg-preview.png"/>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447800" cy="916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2444" w:rsidRPr="00A71A62">
              <w:rPr>
                <w:sz w:val="18"/>
              </w:rPr>
              <w:t>ALÁÍRÁS:</w:t>
            </w:r>
          </w:p>
        </w:tc>
        <w:tc>
          <w:tcPr>
            <w:tcW w:w="3544" w:type="dxa"/>
            <w:tcBorders>
              <w:top w:val="single" w:sz="12" w:space="0" w:color="auto"/>
              <w:left w:val="single" w:sz="18" w:space="0" w:color="auto"/>
              <w:bottom w:val="single" w:sz="12" w:space="0" w:color="auto"/>
              <w:right w:val="single" w:sz="18" w:space="0" w:color="auto"/>
            </w:tcBorders>
            <w:vAlign w:val="center"/>
          </w:tcPr>
          <w:p w:rsidR="00B22444" w:rsidRPr="00A71A62" w:rsidRDefault="00B22444" w:rsidP="0024071B">
            <w:pPr>
              <w:pStyle w:val="lfej"/>
              <w:tabs>
                <w:tab w:val="clear" w:pos="4536"/>
                <w:tab w:val="clear" w:pos="9072"/>
              </w:tabs>
              <w:rPr>
                <w:sz w:val="18"/>
              </w:rPr>
            </w:pPr>
            <w:r w:rsidRPr="00A71A62">
              <w:rPr>
                <w:sz w:val="18"/>
              </w:rPr>
              <w:t>ALÁÍRÁS:</w:t>
            </w:r>
          </w:p>
        </w:tc>
        <w:tc>
          <w:tcPr>
            <w:tcW w:w="3402" w:type="dxa"/>
            <w:vMerge/>
            <w:tcBorders>
              <w:left w:val="single" w:sz="18" w:space="0" w:color="auto"/>
            </w:tcBorders>
          </w:tcPr>
          <w:p w:rsidR="00B22444" w:rsidRPr="00A71A62" w:rsidRDefault="00B22444" w:rsidP="0024071B">
            <w:pPr>
              <w:pStyle w:val="lfej"/>
              <w:tabs>
                <w:tab w:val="clear" w:pos="4536"/>
                <w:tab w:val="clear" w:pos="9072"/>
              </w:tabs>
              <w:rPr>
                <w:sz w:val="18"/>
              </w:rPr>
            </w:pPr>
          </w:p>
        </w:tc>
      </w:tr>
      <w:tr w:rsidR="00B22444" w:rsidRPr="00A71A62" w:rsidTr="0024071B">
        <w:trPr>
          <w:trHeight w:val="417"/>
        </w:trPr>
        <w:tc>
          <w:tcPr>
            <w:tcW w:w="3472" w:type="dxa"/>
            <w:tcBorders>
              <w:top w:val="single" w:sz="12" w:space="0" w:color="auto"/>
              <w:bottom w:val="single" w:sz="12" w:space="0" w:color="auto"/>
              <w:right w:val="single" w:sz="18" w:space="0" w:color="auto"/>
            </w:tcBorders>
            <w:vAlign w:val="center"/>
          </w:tcPr>
          <w:p w:rsidR="00B22444" w:rsidRPr="00A71A62" w:rsidRDefault="00B22444" w:rsidP="0024071B">
            <w:pPr>
              <w:pStyle w:val="lfej"/>
              <w:tabs>
                <w:tab w:val="clear" w:pos="4536"/>
                <w:tab w:val="clear" w:pos="9072"/>
              </w:tabs>
              <w:jc w:val="center"/>
              <w:rPr>
                <w:sz w:val="18"/>
              </w:rPr>
            </w:pPr>
            <w:r w:rsidRPr="00A71A62">
              <w:rPr>
                <w:bCs/>
                <w:sz w:val="18"/>
              </w:rPr>
              <w:t>Partner kivitelező</w:t>
            </w:r>
          </w:p>
        </w:tc>
        <w:tc>
          <w:tcPr>
            <w:tcW w:w="3544" w:type="dxa"/>
            <w:tcBorders>
              <w:top w:val="single" w:sz="12" w:space="0" w:color="auto"/>
              <w:left w:val="single" w:sz="18" w:space="0" w:color="auto"/>
              <w:bottom w:val="single" w:sz="12" w:space="0" w:color="auto"/>
              <w:right w:val="single" w:sz="18" w:space="0" w:color="auto"/>
            </w:tcBorders>
            <w:vAlign w:val="center"/>
          </w:tcPr>
          <w:p w:rsidR="00B22444" w:rsidRPr="00A71A62" w:rsidRDefault="00B22444" w:rsidP="0024071B">
            <w:pPr>
              <w:pStyle w:val="lfej"/>
              <w:tabs>
                <w:tab w:val="clear" w:pos="4536"/>
                <w:tab w:val="clear" w:pos="9072"/>
              </w:tabs>
              <w:jc w:val="center"/>
              <w:rPr>
                <w:bCs/>
                <w:sz w:val="18"/>
              </w:rPr>
            </w:pPr>
            <w:r w:rsidRPr="00A71A62">
              <w:rPr>
                <w:bCs/>
                <w:sz w:val="18"/>
              </w:rPr>
              <w:t>MVM Démász Áramhálózati Kft.</w:t>
            </w:r>
          </w:p>
        </w:tc>
        <w:tc>
          <w:tcPr>
            <w:tcW w:w="3402" w:type="dxa"/>
            <w:vMerge w:val="restart"/>
            <w:tcBorders>
              <w:left w:val="single" w:sz="18" w:space="0" w:color="auto"/>
            </w:tcBorders>
          </w:tcPr>
          <w:p w:rsidR="00B22444" w:rsidRPr="00A71A62" w:rsidRDefault="00B22444" w:rsidP="0024071B">
            <w:pPr>
              <w:pStyle w:val="lfej"/>
              <w:rPr>
                <w:sz w:val="18"/>
              </w:rPr>
            </w:pPr>
            <w:r w:rsidRPr="00A71A62">
              <w:rPr>
                <w:sz w:val="18"/>
              </w:rPr>
              <w:t>ALÁÍRÁS:</w:t>
            </w:r>
          </w:p>
        </w:tc>
      </w:tr>
      <w:tr w:rsidR="00B22444" w:rsidRPr="00A71A62" w:rsidTr="0024071B">
        <w:trPr>
          <w:trHeight w:val="363"/>
        </w:trPr>
        <w:tc>
          <w:tcPr>
            <w:tcW w:w="3472" w:type="dxa"/>
            <w:tcBorders>
              <w:top w:val="single" w:sz="12" w:space="0" w:color="auto"/>
              <w:bottom w:val="single" w:sz="12" w:space="0" w:color="auto"/>
              <w:right w:val="single" w:sz="18" w:space="0" w:color="auto"/>
            </w:tcBorders>
            <w:vAlign w:val="center"/>
          </w:tcPr>
          <w:p w:rsidR="00B22444" w:rsidRPr="00A71A62" w:rsidRDefault="002C740F" w:rsidP="0024071B">
            <w:pPr>
              <w:pStyle w:val="lfej"/>
              <w:tabs>
                <w:tab w:val="clear" w:pos="4536"/>
                <w:tab w:val="clear" w:pos="9072"/>
              </w:tabs>
              <w:rPr>
                <w:sz w:val="18"/>
              </w:rPr>
            </w:pPr>
            <w:r>
              <w:rPr>
                <w:noProof/>
                <w:sz w:val="18"/>
              </w:rPr>
              <w:drawing>
                <wp:anchor distT="0" distB="0" distL="114300" distR="114300" simplePos="0" relativeHeight="251895808" behindDoc="0" locked="0" layoutInCell="1" allowOverlap="1" wp14:anchorId="33A4ED2A" wp14:editId="592B41D8">
                  <wp:simplePos x="0" y="0"/>
                  <wp:positionH relativeFrom="column">
                    <wp:posOffset>203835</wp:posOffset>
                  </wp:positionH>
                  <wp:positionV relativeFrom="paragraph">
                    <wp:posOffset>-96520</wp:posOffset>
                  </wp:positionV>
                  <wp:extent cx="1609725" cy="647700"/>
                  <wp:effectExtent l="0" t="0" r="9525" b="0"/>
                  <wp:wrapNone/>
                  <wp:docPr id="24"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élyegző.png"/>
                          <pic:cNvPicPr/>
                        </pic:nvPicPr>
                        <pic:blipFill>
                          <a:blip r:embed="rId15">
                            <a:extLst>
                              <a:ext uri="{28A0092B-C50C-407E-A947-70E740481C1C}">
                                <a14:useLocalDpi xmlns:a14="http://schemas.microsoft.com/office/drawing/2010/main" val="0"/>
                              </a:ext>
                            </a:extLst>
                          </a:blip>
                          <a:stretch>
                            <a:fillRect/>
                          </a:stretch>
                        </pic:blipFill>
                        <pic:spPr>
                          <a:xfrm>
                            <a:off x="0" y="0"/>
                            <a:ext cx="1609725" cy="647700"/>
                          </a:xfrm>
                          <a:prstGeom prst="rect">
                            <a:avLst/>
                          </a:prstGeom>
                        </pic:spPr>
                      </pic:pic>
                    </a:graphicData>
                  </a:graphic>
                  <wp14:sizeRelH relativeFrom="margin">
                    <wp14:pctWidth>0</wp14:pctWidth>
                  </wp14:sizeRelH>
                  <wp14:sizeRelV relativeFrom="margin">
                    <wp14:pctHeight>0</wp14:pctHeight>
                  </wp14:sizeRelV>
                </wp:anchor>
              </w:drawing>
            </w:r>
            <w:r w:rsidR="00B22444" w:rsidRPr="00A71A62">
              <w:rPr>
                <w:sz w:val="18"/>
              </w:rPr>
              <w:t xml:space="preserve">NÉV: </w:t>
            </w:r>
          </w:p>
        </w:tc>
        <w:tc>
          <w:tcPr>
            <w:tcW w:w="3544" w:type="dxa"/>
            <w:tcBorders>
              <w:top w:val="single" w:sz="12" w:space="0" w:color="auto"/>
              <w:left w:val="single" w:sz="18" w:space="0" w:color="auto"/>
              <w:bottom w:val="single" w:sz="12" w:space="0" w:color="auto"/>
              <w:right w:val="single" w:sz="18" w:space="0" w:color="auto"/>
            </w:tcBorders>
            <w:vAlign w:val="center"/>
          </w:tcPr>
          <w:p w:rsidR="00B22444" w:rsidRPr="00A71A62" w:rsidRDefault="002C740F" w:rsidP="0024071B">
            <w:pPr>
              <w:pStyle w:val="lfej"/>
              <w:tabs>
                <w:tab w:val="clear" w:pos="4536"/>
                <w:tab w:val="clear" w:pos="9072"/>
              </w:tabs>
              <w:rPr>
                <w:sz w:val="18"/>
              </w:rPr>
            </w:pPr>
            <w:r>
              <w:rPr>
                <w:noProof/>
                <w:sz w:val="18"/>
              </w:rPr>
              <w:drawing>
                <wp:anchor distT="0" distB="0" distL="114300" distR="114300" simplePos="0" relativeHeight="251897856" behindDoc="0" locked="0" layoutInCell="1" allowOverlap="1" wp14:anchorId="24E570C3" wp14:editId="1123AE9A">
                  <wp:simplePos x="0" y="0"/>
                  <wp:positionH relativeFrom="column">
                    <wp:posOffset>259080</wp:posOffset>
                  </wp:positionH>
                  <wp:positionV relativeFrom="paragraph">
                    <wp:posOffset>-93345</wp:posOffset>
                  </wp:positionV>
                  <wp:extent cx="1609725" cy="647700"/>
                  <wp:effectExtent l="0" t="0" r="9525" b="0"/>
                  <wp:wrapNone/>
                  <wp:docPr id="36" name="Kép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élyegző.png"/>
                          <pic:cNvPicPr/>
                        </pic:nvPicPr>
                        <pic:blipFill>
                          <a:blip r:embed="rId15">
                            <a:extLst>
                              <a:ext uri="{28A0092B-C50C-407E-A947-70E740481C1C}">
                                <a14:useLocalDpi xmlns:a14="http://schemas.microsoft.com/office/drawing/2010/main" val="0"/>
                              </a:ext>
                            </a:extLst>
                          </a:blip>
                          <a:stretch>
                            <a:fillRect/>
                          </a:stretch>
                        </pic:blipFill>
                        <pic:spPr>
                          <a:xfrm>
                            <a:off x="0" y="0"/>
                            <a:ext cx="1609725" cy="647700"/>
                          </a:xfrm>
                          <a:prstGeom prst="rect">
                            <a:avLst/>
                          </a:prstGeom>
                        </pic:spPr>
                      </pic:pic>
                    </a:graphicData>
                  </a:graphic>
                  <wp14:sizeRelH relativeFrom="margin">
                    <wp14:pctWidth>0</wp14:pctWidth>
                  </wp14:sizeRelH>
                  <wp14:sizeRelV relativeFrom="margin">
                    <wp14:pctHeight>0</wp14:pctHeight>
                  </wp14:sizeRelV>
                </wp:anchor>
              </w:drawing>
            </w:r>
            <w:r w:rsidR="00B22444" w:rsidRPr="00A71A62">
              <w:rPr>
                <w:sz w:val="18"/>
              </w:rPr>
              <w:t>NÉV:</w:t>
            </w:r>
            <w:r w:rsidR="00B22444" w:rsidRPr="00A71A62">
              <w:rPr>
                <w:noProof/>
                <w:sz w:val="18"/>
              </w:rPr>
              <w:t xml:space="preserve"> </w:t>
            </w:r>
          </w:p>
        </w:tc>
        <w:tc>
          <w:tcPr>
            <w:tcW w:w="3402" w:type="dxa"/>
            <w:vMerge/>
            <w:tcBorders>
              <w:left w:val="single" w:sz="18" w:space="0" w:color="auto"/>
            </w:tcBorders>
          </w:tcPr>
          <w:p w:rsidR="00B22444" w:rsidRPr="00A71A62" w:rsidRDefault="00B22444" w:rsidP="0024071B">
            <w:pPr>
              <w:pStyle w:val="lfej"/>
              <w:rPr>
                <w:sz w:val="18"/>
              </w:rPr>
            </w:pPr>
          </w:p>
        </w:tc>
      </w:tr>
      <w:tr w:rsidR="00B22444" w:rsidRPr="00A71A62" w:rsidTr="0024071B">
        <w:trPr>
          <w:trHeight w:val="410"/>
        </w:trPr>
        <w:tc>
          <w:tcPr>
            <w:tcW w:w="3472" w:type="dxa"/>
            <w:tcBorders>
              <w:top w:val="single" w:sz="12" w:space="0" w:color="auto"/>
              <w:bottom w:val="single" w:sz="18" w:space="0" w:color="auto"/>
              <w:right w:val="single" w:sz="18" w:space="0" w:color="auto"/>
            </w:tcBorders>
            <w:vAlign w:val="center"/>
          </w:tcPr>
          <w:p w:rsidR="00B22444" w:rsidRPr="00A71A62" w:rsidRDefault="00B22444" w:rsidP="0024071B">
            <w:pPr>
              <w:pStyle w:val="lfej"/>
              <w:tabs>
                <w:tab w:val="clear" w:pos="4536"/>
                <w:tab w:val="clear" w:pos="9072"/>
              </w:tabs>
              <w:rPr>
                <w:sz w:val="18"/>
              </w:rPr>
            </w:pPr>
            <w:r w:rsidRPr="00A71A62">
              <w:rPr>
                <w:sz w:val="18"/>
              </w:rPr>
              <w:t>ALÁÍRÁS:</w:t>
            </w:r>
          </w:p>
        </w:tc>
        <w:tc>
          <w:tcPr>
            <w:tcW w:w="3544" w:type="dxa"/>
            <w:tcBorders>
              <w:top w:val="single" w:sz="12" w:space="0" w:color="auto"/>
              <w:left w:val="single" w:sz="18" w:space="0" w:color="auto"/>
              <w:bottom w:val="single" w:sz="18" w:space="0" w:color="auto"/>
              <w:right w:val="single" w:sz="18" w:space="0" w:color="auto"/>
            </w:tcBorders>
            <w:vAlign w:val="center"/>
          </w:tcPr>
          <w:p w:rsidR="00B22444" w:rsidRPr="00A71A62" w:rsidRDefault="00B22444" w:rsidP="0024071B">
            <w:pPr>
              <w:pStyle w:val="lfej"/>
              <w:tabs>
                <w:tab w:val="clear" w:pos="4536"/>
                <w:tab w:val="clear" w:pos="9072"/>
              </w:tabs>
              <w:rPr>
                <w:sz w:val="18"/>
              </w:rPr>
            </w:pPr>
            <w:r w:rsidRPr="00A71A62">
              <w:rPr>
                <w:sz w:val="18"/>
              </w:rPr>
              <w:t>ALÁÍRÁS:</w:t>
            </w:r>
          </w:p>
        </w:tc>
        <w:tc>
          <w:tcPr>
            <w:tcW w:w="3402" w:type="dxa"/>
            <w:vMerge/>
            <w:tcBorders>
              <w:left w:val="single" w:sz="18" w:space="0" w:color="auto"/>
            </w:tcBorders>
          </w:tcPr>
          <w:p w:rsidR="00B22444" w:rsidRPr="00A71A62" w:rsidRDefault="00B22444" w:rsidP="0024071B">
            <w:pPr>
              <w:pStyle w:val="lfej"/>
              <w:tabs>
                <w:tab w:val="clear" w:pos="4536"/>
                <w:tab w:val="clear" w:pos="9072"/>
              </w:tabs>
              <w:rPr>
                <w:sz w:val="18"/>
              </w:rPr>
            </w:pPr>
          </w:p>
        </w:tc>
      </w:tr>
    </w:tbl>
    <w:p w:rsidR="00CE318B" w:rsidRPr="00A71A62" w:rsidRDefault="00CE318B" w:rsidP="00CE318B">
      <w:pPr>
        <w:spacing w:before="60"/>
        <w:ind w:right="125"/>
        <w:jc w:val="both"/>
        <w:rPr>
          <w:sz w:val="8"/>
          <w:szCs w:val="10"/>
          <w:lang w:val="en-GB"/>
        </w:rPr>
      </w:pPr>
    </w:p>
    <w:p w:rsidR="00CE318B" w:rsidRPr="00A71A62" w:rsidRDefault="00CE318B" w:rsidP="00CE318B">
      <w:pPr>
        <w:pStyle w:val="Csakszveg"/>
        <w:jc w:val="both"/>
        <w:rPr>
          <w:rFonts w:ascii="Times New Roman" w:hAnsi="Times New Roman" w:cs="Times New Roman"/>
          <w:sz w:val="8"/>
          <w:szCs w:val="10"/>
          <w:lang w:val="en-GB"/>
        </w:rPr>
      </w:pPr>
      <w:r w:rsidRPr="00A71A62">
        <w:rPr>
          <w:rFonts w:ascii="Arial" w:hAnsi="Arial" w:cs="Arial"/>
          <w:sz w:val="16"/>
          <w:szCs w:val="18"/>
        </w:rPr>
        <w:t>A villamosenergia elosztás biztosítása, a csatlakozási-, és hálózathasználati szerződés teljesítése keretében kezelt személyes adatokra vonatkozó tájékoztatást a www.mvmnext.hu</w:t>
      </w:r>
      <w:r w:rsidRPr="00A71A62" w:rsidDel="00D079A1">
        <w:rPr>
          <w:rFonts w:ascii="Arial" w:hAnsi="Arial" w:cs="Arial"/>
          <w:sz w:val="16"/>
          <w:szCs w:val="18"/>
        </w:rPr>
        <w:t xml:space="preserve"> </w:t>
      </w:r>
      <w:r w:rsidRPr="00A71A62">
        <w:rPr>
          <w:rFonts w:ascii="Arial" w:hAnsi="Arial" w:cs="Arial"/>
          <w:sz w:val="16"/>
          <w:szCs w:val="18"/>
        </w:rPr>
        <w:t>honlapon és az ügyfélszolgálati irodáinkban elérhető Általános Adatkezelési Tájékoztatóban találhatja meg. Az ügyintézés során készített hangfelvétellel összefüggésben kezelt személyes adatokra vonatkozó tájékoztatást a www.mvmnext.hu</w:t>
      </w:r>
      <w:r w:rsidRPr="00A71A62" w:rsidDel="00D079A1">
        <w:rPr>
          <w:rFonts w:ascii="Arial" w:hAnsi="Arial" w:cs="Arial"/>
          <w:sz w:val="16"/>
          <w:szCs w:val="18"/>
        </w:rPr>
        <w:t xml:space="preserve"> </w:t>
      </w:r>
      <w:r w:rsidRPr="00A71A62">
        <w:rPr>
          <w:rFonts w:ascii="Arial" w:hAnsi="Arial" w:cs="Arial"/>
          <w:sz w:val="16"/>
          <w:szCs w:val="18"/>
        </w:rPr>
        <w:t>honlapon és az ügyfélszolgálati irodáinkban elérhető Hangfelvétel Rögzítésére Vonatkozó Adatkezelési Tájékoztatóban találhatja meg.</w:t>
      </w:r>
    </w:p>
    <w:p w:rsidR="004031BF" w:rsidRPr="00A71A62" w:rsidRDefault="004031BF" w:rsidP="003413C9">
      <w:pPr>
        <w:pStyle w:val="Csakszveg"/>
        <w:jc w:val="both"/>
        <w:rPr>
          <w:rFonts w:ascii="Times New Roman" w:hAnsi="Times New Roman" w:cs="Times New Roman"/>
          <w:sz w:val="8"/>
          <w:szCs w:val="10"/>
          <w:lang w:val="en-GB"/>
        </w:rPr>
        <w:sectPr w:rsidR="004031BF" w:rsidRPr="00A71A62" w:rsidSect="00BF1589">
          <w:headerReference w:type="default" r:id="rId16"/>
          <w:footerReference w:type="default" r:id="rId17"/>
          <w:pgSz w:w="11906" w:h="16838"/>
          <w:pgMar w:top="720" w:right="720" w:bottom="720" w:left="720" w:header="284" w:footer="312" w:gutter="0"/>
          <w:cols w:space="708"/>
          <w:docGrid w:linePitch="272"/>
        </w:sectPr>
      </w:pPr>
    </w:p>
    <w:tbl>
      <w:tblPr>
        <w:tblW w:w="9720" w:type="dxa"/>
        <w:tblInd w:w="70"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720"/>
      </w:tblGrid>
      <w:tr w:rsidR="00821180" w:rsidRPr="00A71A62" w:rsidTr="0027691C">
        <w:trPr>
          <w:cantSplit/>
          <w:trHeight w:val="414"/>
        </w:trPr>
        <w:tc>
          <w:tcPr>
            <w:tcW w:w="9696" w:type="dxa"/>
            <w:tcBorders>
              <w:top w:val="single" w:sz="4" w:space="0" w:color="auto"/>
            </w:tcBorders>
            <w:vAlign w:val="center"/>
          </w:tcPr>
          <w:p w:rsidR="002E77BC" w:rsidRPr="00A71A62" w:rsidRDefault="00B2048E">
            <w:pPr>
              <w:tabs>
                <w:tab w:val="center" w:pos="2810"/>
                <w:tab w:val="right" w:pos="9072"/>
              </w:tabs>
              <w:spacing w:before="360" w:after="120"/>
              <w:jc w:val="center"/>
              <w:rPr>
                <w:smallCaps/>
                <w:sz w:val="18"/>
              </w:rPr>
            </w:pPr>
            <w:r w:rsidRPr="00A71A62">
              <w:rPr>
                <w:noProof/>
                <w:sz w:val="18"/>
                <w:szCs w:val="24"/>
              </w:rPr>
              <w:lastRenderedPageBreak/>
              <w:drawing>
                <wp:anchor distT="0" distB="0" distL="114300" distR="114300" simplePos="0" relativeHeight="251666432" behindDoc="0" locked="0" layoutInCell="1" allowOverlap="1">
                  <wp:simplePos x="0" y="0"/>
                  <wp:positionH relativeFrom="column">
                    <wp:posOffset>91440</wp:posOffset>
                  </wp:positionH>
                  <wp:positionV relativeFrom="paragraph">
                    <wp:posOffset>36830</wp:posOffset>
                  </wp:positionV>
                  <wp:extent cx="783590" cy="497840"/>
                  <wp:effectExtent l="0" t="0" r="0" b="0"/>
                  <wp:wrapNone/>
                  <wp:docPr id="1440865763"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65763" name="Picture 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783590" cy="497840"/>
                          </a:xfrm>
                          <a:prstGeom prst="rect">
                            <a:avLst/>
                          </a:prstGeom>
                          <a:noFill/>
                        </pic:spPr>
                      </pic:pic>
                    </a:graphicData>
                  </a:graphic>
                  <wp14:sizeRelH relativeFrom="page">
                    <wp14:pctWidth>0</wp14:pctWidth>
                  </wp14:sizeRelH>
                  <wp14:sizeRelV relativeFrom="page">
                    <wp14:pctHeight>0</wp14:pctHeight>
                  </wp14:sizeRelV>
                </wp:anchor>
              </w:drawing>
            </w:r>
            <w:r w:rsidR="00724E96" w:rsidRPr="00A71A62">
              <w:rPr>
                <w:smallCaps/>
                <w:sz w:val="18"/>
              </w:rPr>
              <w:t>MVM Démász Áramhálózati Kft.</w:t>
            </w:r>
          </w:p>
        </w:tc>
      </w:tr>
      <w:tr w:rsidR="00821180" w:rsidRPr="00A71A62" w:rsidTr="0027691C">
        <w:trPr>
          <w:cantSplit/>
          <w:trHeight w:val="80"/>
        </w:trPr>
        <w:tc>
          <w:tcPr>
            <w:tcW w:w="9696" w:type="dxa"/>
            <w:tcBorders>
              <w:bottom w:val="single" w:sz="4" w:space="0" w:color="auto"/>
            </w:tcBorders>
            <w:vAlign w:val="center"/>
          </w:tcPr>
          <w:p w:rsidR="002E77BC" w:rsidRPr="00A71A62" w:rsidRDefault="00B2048E">
            <w:pPr>
              <w:tabs>
                <w:tab w:val="left" w:pos="1635"/>
              </w:tabs>
              <w:ind w:right="290"/>
              <w:jc w:val="center"/>
              <w:rPr>
                <w:smallCaps/>
                <w:sz w:val="18"/>
              </w:rPr>
            </w:pPr>
            <w:r w:rsidRPr="00A71A62">
              <w:rPr>
                <w:smallCaps/>
                <w:sz w:val="18"/>
              </w:rPr>
              <w:t>Igénybejelentő hálózathasználati szerződés megkötéséhez</w:t>
            </w:r>
          </w:p>
        </w:tc>
      </w:tr>
    </w:tbl>
    <w:p w:rsidR="002E77BC" w:rsidRPr="00A71A62" w:rsidRDefault="002E77BC">
      <w:pPr>
        <w:keepNext/>
        <w:spacing w:after="60"/>
        <w:outlineLvl w:val="2"/>
        <w:rPr>
          <w:sz w:val="14"/>
          <w:szCs w:val="16"/>
        </w:rPr>
      </w:pPr>
    </w:p>
    <w:tbl>
      <w:tblPr>
        <w:tblW w:w="9648"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4605"/>
        <w:gridCol w:w="5043"/>
      </w:tblGrid>
      <w:tr w:rsidR="00821180" w:rsidRPr="00A71A62">
        <w:trPr>
          <w:trHeight w:val="288"/>
        </w:trPr>
        <w:tc>
          <w:tcPr>
            <w:tcW w:w="4605" w:type="dxa"/>
            <w:shd w:val="clear" w:color="auto" w:fill="E6E6E6"/>
            <w:vAlign w:val="center"/>
          </w:tcPr>
          <w:p w:rsidR="002E77BC" w:rsidRPr="00A71A62" w:rsidRDefault="00B2048E">
            <w:pPr>
              <w:rPr>
                <w:sz w:val="16"/>
                <w:szCs w:val="18"/>
              </w:rPr>
            </w:pPr>
            <w:r w:rsidRPr="00A71A62">
              <w:rPr>
                <w:sz w:val="16"/>
                <w:szCs w:val="18"/>
              </w:rPr>
              <w:t xml:space="preserve">Ügyfél azonosító: </w:t>
            </w:r>
          </w:p>
        </w:tc>
        <w:tc>
          <w:tcPr>
            <w:tcW w:w="5043" w:type="dxa"/>
            <w:shd w:val="clear" w:color="auto" w:fill="E6E6E6"/>
            <w:vAlign w:val="center"/>
          </w:tcPr>
          <w:p w:rsidR="002E77BC" w:rsidRPr="00A71A62" w:rsidRDefault="00B2048E">
            <w:pPr>
              <w:rPr>
                <w:sz w:val="16"/>
                <w:szCs w:val="18"/>
              </w:rPr>
            </w:pPr>
            <w:r w:rsidRPr="00A71A62">
              <w:rPr>
                <w:sz w:val="16"/>
                <w:szCs w:val="18"/>
              </w:rPr>
              <w:t>Ügyfélkapcsolat szám:</w:t>
            </w:r>
          </w:p>
        </w:tc>
      </w:tr>
      <w:tr w:rsidR="00821180" w:rsidRPr="00A71A62">
        <w:trPr>
          <w:trHeight w:val="288"/>
        </w:trPr>
        <w:tc>
          <w:tcPr>
            <w:tcW w:w="4605" w:type="dxa"/>
            <w:shd w:val="clear" w:color="auto" w:fill="E6E6E6"/>
            <w:vAlign w:val="center"/>
          </w:tcPr>
          <w:p w:rsidR="002E77BC" w:rsidRPr="00A71A62" w:rsidRDefault="00B2048E">
            <w:pPr>
              <w:rPr>
                <w:sz w:val="16"/>
                <w:szCs w:val="18"/>
              </w:rPr>
            </w:pPr>
            <w:r w:rsidRPr="00A71A62">
              <w:rPr>
                <w:sz w:val="16"/>
                <w:szCs w:val="18"/>
              </w:rPr>
              <w:t xml:space="preserve">Felhasználási hely azonosító: </w:t>
            </w:r>
          </w:p>
        </w:tc>
        <w:tc>
          <w:tcPr>
            <w:tcW w:w="5043" w:type="dxa"/>
            <w:shd w:val="clear" w:color="auto" w:fill="E6E6E6"/>
            <w:vAlign w:val="center"/>
          </w:tcPr>
          <w:p w:rsidR="002E77BC" w:rsidRPr="00A71A62" w:rsidRDefault="00B2048E">
            <w:pPr>
              <w:rPr>
                <w:sz w:val="16"/>
                <w:szCs w:val="18"/>
              </w:rPr>
            </w:pPr>
            <w:r w:rsidRPr="00A71A62">
              <w:rPr>
                <w:sz w:val="16"/>
                <w:szCs w:val="18"/>
              </w:rPr>
              <w:t>Érkezési dátum:</w:t>
            </w:r>
          </w:p>
        </w:tc>
      </w:tr>
    </w:tbl>
    <w:p w:rsidR="002E77BC" w:rsidRPr="00A71A62" w:rsidRDefault="00B2048E">
      <w:pPr>
        <w:keepNext/>
        <w:numPr>
          <w:ilvl w:val="0"/>
          <w:numId w:val="8"/>
        </w:numPr>
        <w:spacing w:before="180" w:after="60"/>
        <w:ind w:left="357" w:hanging="357"/>
        <w:outlineLvl w:val="2"/>
        <w:rPr>
          <w:sz w:val="18"/>
        </w:rPr>
      </w:pPr>
      <w:r w:rsidRPr="00A71A62">
        <w:rPr>
          <w:sz w:val="18"/>
        </w:rPr>
        <w:t>Szerződő Felek adatai</w:t>
      </w:r>
      <w:r w:rsidR="00FC513B" w:rsidRPr="00A71A62">
        <w:rPr>
          <w:sz w:val="18"/>
        </w:rPr>
        <w:t xml:space="preserve"> </w:t>
      </w:r>
    </w:p>
    <w:p w:rsidR="002E77BC" w:rsidRPr="00A71A62" w:rsidRDefault="00B2048E">
      <w:pPr>
        <w:keepNext/>
        <w:numPr>
          <w:ilvl w:val="1"/>
          <w:numId w:val="8"/>
        </w:numPr>
        <w:spacing w:before="120" w:after="60"/>
        <w:ind w:left="357" w:hanging="357"/>
        <w:outlineLvl w:val="2"/>
        <w:rPr>
          <w:bCs/>
          <w:i/>
          <w:sz w:val="16"/>
          <w:szCs w:val="18"/>
        </w:rPr>
      </w:pPr>
      <w:r w:rsidRPr="00A71A62">
        <w:rPr>
          <w:bCs/>
          <w:i/>
          <w:sz w:val="16"/>
          <w:szCs w:val="18"/>
        </w:rPr>
        <w:t xml:space="preserve">Elosztói engedélyes adatai </w:t>
      </w:r>
    </w:p>
    <w:tbl>
      <w:tblPr>
        <w:tblW w:w="9781" w:type="dxa"/>
        <w:tblInd w:w="-7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4462"/>
        <w:gridCol w:w="5319"/>
      </w:tblGrid>
      <w:tr w:rsidR="00821180" w:rsidRPr="00A71A62" w:rsidTr="00B2048E">
        <w:trPr>
          <w:trHeight w:val="338"/>
        </w:trPr>
        <w:tc>
          <w:tcPr>
            <w:tcW w:w="4462" w:type="dxa"/>
            <w:shd w:val="clear" w:color="auto" w:fill="E6E6E6"/>
            <w:vAlign w:val="center"/>
          </w:tcPr>
          <w:p w:rsidR="002E77BC" w:rsidRPr="00A71A62" w:rsidRDefault="00B2048E">
            <w:pPr>
              <w:ind w:right="125"/>
              <w:rPr>
                <w:sz w:val="16"/>
                <w:szCs w:val="18"/>
              </w:rPr>
            </w:pPr>
            <w:r w:rsidRPr="00A71A62">
              <w:rPr>
                <w:sz w:val="16"/>
                <w:szCs w:val="18"/>
              </w:rPr>
              <w:t xml:space="preserve">Neve: </w:t>
            </w:r>
            <w:r w:rsidR="00724E96" w:rsidRPr="00A71A62">
              <w:rPr>
                <w:sz w:val="16"/>
                <w:szCs w:val="18"/>
              </w:rPr>
              <w:t>MVM Démász Áramhálózati Kft.</w:t>
            </w:r>
          </w:p>
        </w:tc>
        <w:tc>
          <w:tcPr>
            <w:tcW w:w="5319" w:type="dxa"/>
            <w:shd w:val="clear" w:color="auto" w:fill="E6E6E6"/>
            <w:vAlign w:val="center"/>
          </w:tcPr>
          <w:p w:rsidR="002E77BC" w:rsidRPr="00A71A62" w:rsidRDefault="00B2048E">
            <w:pPr>
              <w:rPr>
                <w:sz w:val="16"/>
                <w:szCs w:val="18"/>
              </w:rPr>
            </w:pPr>
            <w:r w:rsidRPr="00A71A62">
              <w:rPr>
                <w:sz w:val="16"/>
                <w:szCs w:val="18"/>
              </w:rPr>
              <w:t>Személyes Ügyfélszolgálat: az Üzletszabályzat F1. sz. függeléke szerint</w:t>
            </w:r>
          </w:p>
        </w:tc>
      </w:tr>
      <w:tr w:rsidR="00821180" w:rsidRPr="00A71A62" w:rsidTr="00B2048E">
        <w:trPr>
          <w:trHeight w:val="338"/>
        </w:trPr>
        <w:tc>
          <w:tcPr>
            <w:tcW w:w="4462" w:type="dxa"/>
            <w:shd w:val="clear" w:color="auto" w:fill="E6E6E6"/>
            <w:vAlign w:val="center"/>
          </w:tcPr>
          <w:p w:rsidR="002E77BC" w:rsidRPr="00A71A62" w:rsidRDefault="00B2048E">
            <w:pPr>
              <w:ind w:right="125"/>
              <w:rPr>
                <w:sz w:val="16"/>
                <w:szCs w:val="18"/>
              </w:rPr>
            </w:pPr>
            <w:r w:rsidRPr="00A71A62">
              <w:rPr>
                <w:sz w:val="16"/>
                <w:szCs w:val="18"/>
              </w:rPr>
              <w:t>Székhelye: 6724 Szeged, Kossuth Lajos sgt. 64-66.</w:t>
            </w:r>
          </w:p>
        </w:tc>
        <w:tc>
          <w:tcPr>
            <w:tcW w:w="5319" w:type="dxa"/>
            <w:shd w:val="clear" w:color="auto" w:fill="E6E6E6"/>
            <w:vAlign w:val="center"/>
          </w:tcPr>
          <w:p w:rsidR="002E77BC" w:rsidRPr="00A71A62" w:rsidRDefault="00B2048E">
            <w:pPr>
              <w:rPr>
                <w:sz w:val="16"/>
                <w:szCs w:val="18"/>
              </w:rPr>
            </w:pPr>
            <w:r w:rsidRPr="00A71A62">
              <w:rPr>
                <w:sz w:val="16"/>
                <w:szCs w:val="18"/>
              </w:rPr>
              <w:t xml:space="preserve">On-line elérhetőség: </w:t>
            </w:r>
            <w:hyperlink r:id="rId19" w:history="1">
              <w:r w:rsidR="00724E96" w:rsidRPr="00A71A62">
                <w:rPr>
                  <w:rFonts w:eastAsia="Calibri"/>
                  <w:color w:val="0000FF"/>
                  <w:sz w:val="16"/>
                  <w:szCs w:val="18"/>
                  <w:u w:val="single"/>
                </w:rPr>
                <w:t>www.mvmdemaszhalozat.hu</w:t>
              </w:r>
            </w:hyperlink>
          </w:p>
        </w:tc>
      </w:tr>
      <w:tr w:rsidR="00821180" w:rsidRPr="00A71A62" w:rsidTr="00B2048E">
        <w:trPr>
          <w:trHeight w:val="338"/>
        </w:trPr>
        <w:tc>
          <w:tcPr>
            <w:tcW w:w="4462" w:type="dxa"/>
            <w:shd w:val="clear" w:color="auto" w:fill="E6E6E6"/>
            <w:vAlign w:val="center"/>
          </w:tcPr>
          <w:p w:rsidR="002E77BC" w:rsidRPr="00A71A62" w:rsidRDefault="00B2048E">
            <w:pPr>
              <w:ind w:right="125"/>
              <w:rPr>
                <w:sz w:val="16"/>
                <w:szCs w:val="18"/>
              </w:rPr>
            </w:pPr>
            <w:r w:rsidRPr="00A71A62">
              <w:rPr>
                <w:sz w:val="16"/>
                <w:szCs w:val="18"/>
              </w:rPr>
              <w:t>Cégjegyzék száma: 06-09-010805</w:t>
            </w:r>
          </w:p>
        </w:tc>
        <w:tc>
          <w:tcPr>
            <w:tcW w:w="5319" w:type="dxa"/>
            <w:shd w:val="clear" w:color="auto" w:fill="E6E6E6"/>
            <w:vAlign w:val="center"/>
          </w:tcPr>
          <w:p w:rsidR="002E77BC" w:rsidRPr="00A71A62" w:rsidRDefault="00B2048E">
            <w:pPr>
              <w:rPr>
                <w:sz w:val="16"/>
                <w:szCs w:val="18"/>
              </w:rPr>
            </w:pPr>
            <w:r w:rsidRPr="00A71A62">
              <w:rPr>
                <w:sz w:val="16"/>
                <w:szCs w:val="18"/>
              </w:rPr>
              <w:t>Adószáma: 13792679-2-06</w:t>
            </w:r>
          </w:p>
        </w:tc>
      </w:tr>
      <w:tr w:rsidR="00821180" w:rsidRPr="00A71A62" w:rsidTr="00B2048E">
        <w:trPr>
          <w:trHeight w:val="338"/>
        </w:trPr>
        <w:tc>
          <w:tcPr>
            <w:tcW w:w="4462" w:type="dxa"/>
            <w:shd w:val="clear" w:color="auto" w:fill="E6E6E6"/>
            <w:vAlign w:val="center"/>
          </w:tcPr>
          <w:p w:rsidR="002E77BC" w:rsidRPr="00A71A62" w:rsidRDefault="00B2048E">
            <w:pPr>
              <w:ind w:right="125"/>
              <w:rPr>
                <w:sz w:val="16"/>
                <w:szCs w:val="18"/>
              </w:rPr>
            </w:pPr>
            <w:r w:rsidRPr="00A71A62">
              <w:rPr>
                <w:sz w:val="16"/>
                <w:szCs w:val="18"/>
              </w:rPr>
              <w:t>Számlavezető pénzintézet neve: ING Bank Zrt.</w:t>
            </w:r>
          </w:p>
        </w:tc>
        <w:tc>
          <w:tcPr>
            <w:tcW w:w="5319" w:type="dxa"/>
            <w:shd w:val="clear" w:color="auto" w:fill="E6E6E6"/>
            <w:vAlign w:val="center"/>
          </w:tcPr>
          <w:p w:rsidR="002E77BC" w:rsidRPr="00A71A62" w:rsidRDefault="00B2048E">
            <w:pPr>
              <w:rPr>
                <w:sz w:val="16"/>
                <w:szCs w:val="18"/>
              </w:rPr>
            </w:pPr>
            <w:r w:rsidRPr="00A71A62">
              <w:rPr>
                <w:sz w:val="16"/>
                <w:szCs w:val="18"/>
              </w:rPr>
              <w:t>Pénzintézeti számlaszáma: 13700016-04615022-00000000</w:t>
            </w:r>
          </w:p>
        </w:tc>
      </w:tr>
    </w:tbl>
    <w:p w:rsidR="002E77BC" w:rsidRPr="00A71A62" w:rsidRDefault="002E77BC">
      <w:pPr>
        <w:rPr>
          <w:sz w:val="22"/>
          <w:szCs w:val="24"/>
        </w:rPr>
      </w:pPr>
    </w:p>
    <w:p w:rsidR="002E77BC" w:rsidRPr="00A71A62" w:rsidRDefault="00B2048E">
      <w:pPr>
        <w:keepNext/>
        <w:numPr>
          <w:ilvl w:val="1"/>
          <w:numId w:val="8"/>
        </w:numPr>
        <w:spacing w:before="120" w:after="60"/>
        <w:ind w:left="357" w:hanging="357"/>
        <w:outlineLvl w:val="2"/>
        <w:rPr>
          <w:bCs/>
          <w:i/>
          <w:sz w:val="16"/>
          <w:szCs w:val="18"/>
        </w:rPr>
      </w:pPr>
      <w:r w:rsidRPr="00A71A62">
        <w:rPr>
          <w:bCs/>
          <w:i/>
          <w:sz w:val="16"/>
          <w:szCs w:val="18"/>
        </w:rPr>
        <w:t>A rendszerhasználó (a továbbiakban: Rendszerhasználó) adatai</w:t>
      </w: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55"/>
        <w:gridCol w:w="895"/>
        <w:gridCol w:w="664"/>
        <w:gridCol w:w="1418"/>
        <w:gridCol w:w="1559"/>
        <w:gridCol w:w="3118"/>
      </w:tblGrid>
      <w:tr w:rsidR="00821180" w:rsidRPr="00A71A62">
        <w:trPr>
          <w:trHeight w:val="340"/>
        </w:trPr>
        <w:tc>
          <w:tcPr>
            <w:tcW w:w="2055" w:type="dxa"/>
            <w:shd w:val="pct5" w:color="auto" w:fill="auto"/>
            <w:vAlign w:val="center"/>
          </w:tcPr>
          <w:p w:rsidR="002E77BC" w:rsidRPr="00A71A62" w:rsidRDefault="00B2048E">
            <w:pPr>
              <w:rPr>
                <w:bCs/>
                <w:sz w:val="16"/>
                <w:szCs w:val="18"/>
              </w:rPr>
            </w:pPr>
            <w:r w:rsidRPr="00A71A62">
              <w:rPr>
                <w:bCs/>
                <w:sz w:val="16"/>
                <w:szCs w:val="18"/>
              </w:rPr>
              <w:t>Neve/cégnév*:</w:t>
            </w:r>
          </w:p>
        </w:tc>
        <w:tc>
          <w:tcPr>
            <w:tcW w:w="7654" w:type="dxa"/>
            <w:gridSpan w:val="5"/>
            <w:vAlign w:val="center"/>
          </w:tcPr>
          <w:p w:rsidR="002E77BC" w:rsidRPr="00A71A62" w:rsidRDefault="00B2048E">
            <w:pPr>
              <w:tabs>
                <w:tab w:val="center" w:pos="4536"/>
                <w:tab w:val="right" w:pos="9072"/>
              </w:tabs>
              <w:jc w:val="center"/>
              <w:rPr>
                <w:szCs w:val="22"/>
              </w:rPr>
            </w:pPr>
            <w:r w:rsidRPr="00A71A62">
              <w:rPr>
                <w:color w:val="0000FF"/>
                <w:szCs w:val="22"/>
              </w:rPr>
              <w:t/>
            </w: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Ügyfél címe/székhelye*:</w:t>
            </w:r>
          </w:p>
        </w:tc>
        <w:tc>
          <w:tcPr>
            <w:tcW w:w="664" w:type="dxa"/>
            <w:shd w:val="pct5" w:color="auto" w:fill="auto"/>
            <w:vAlign w:val="center"/>
          </w:tcPr>
          <w:p w:rsidR="002E77BC" w:rsidRPr="00A71A62" w:rsidRDefault="00B2048E">
            <w:pPr>
              <w:rPr>
                <w:bCs/>
                <w:sz w:val="16"/>
                <w:szCs w:val="18"/>
              </w:rPr>
            </w:pPr>
            <w:r w:rsidRPr="00A71A62">
              <w:rPr>
                <w:bCs/>
                <w:sz w:val="16"/>
                <w:szCs w:val="18"/>
              </w:rPr>
              <w:t xml:space="preserve">Ir.sz*: </w:t>
            </w:r>
          </w:p>
        </w:tc>
        <w:tc>
          <w:tcPr>
            <w:tcW w:w="1418" w:type="dxa"/>
            <w:vAlign w:val="center"/>
          </w:tcPr>
          <w:p w:rsidR="002E77BC" w:rsidRPr="00A71A62" w:rsidRDefault="00B2048E">
            <w:pPr>
              <w:tabs>
                <w:tab w:val="center" w:pos="4536"/>
                <w:tab w:val="right" w:pos="9072"/>
              </w:tabs>
              <w:rPr>
                <w:sz w:val="16"/>
                <w:szCs w:val="18"/>
              </w:rPr>
            </w:pPr>
            <w:r w:rsidRPr="00A71A62">
              <w:rPr>
                <w:color w:val="0000FF"/>
                <w:sz w:val="22"/>
              </w:rPr>
              <w:t/>
            </w:r>
            <w:r w:rsidRPr="00A71A62">
              <w:rPr>
                <w:color w:val="0000FF"/>
                <w:sz w:val="2"/>
                <w:szCs w:val="2"/>
              </w:rPr>
              <w:t/>
            </w:r>
            <w:r w:rsidRPr="00A71A62">
              <w:rPr>
                <w:color w:val="0000FF"/>
                <w:sz w:val="22"/>
              </w:rPr>
              <w:t/>
            </w:r>
          </w:p>
        </w:tc>
        <w:tc>
          <w:tcPr>
            <w:tcW w:w="1559" w:type="dxa"/>
            <w:shd w:val="pct5" w:color="auto" w:fill="auto"/>
            <w:vAlign w:val="center"/>
          </w:tcPr>
          <w:p w:rsidR="002E77BC" w:rsidRPr="00A71A62" w:rsidRDefault="00B2048E">
            <w:pPr>
              <w:rPr>
                <w:bCs/>
                <w:sz w:val="16"/>
                <w:szCs w:val="18"/>
              </w:rPr>
            </w:pPr>
            <w:r w:rsidRPr="00A71A62">
              <w:rPr>
                <w:bCs/>
                <w:sz w:val="16"/>
                <w:szCs w:val="18"/>
              </w:rPr>
              <w:t>Város*:</w:t>
            </w:r>
          </w:p>
        </w:tc>
        <w:tc>
          <w:tcPr>
            <w:tcW w:w="3118" w:type="dxa"/>
            <w:vAlign w:val="center"/>
          </w:tcPr>
          <w:p w:rsidR="002E77BC" w:rsidRPr="00A71A62" w:rsidRDefault="00B2048E">
            <w:pPr>
              <w:tabs>
                <w:tab w:val="center" w:pos="4536"/>
                <w:tab w:val="right" w:pos="9072"/>
              </w:tabs>
              <w:rPr>
                <w:sz w:val="16"/>
                <w:szCs w:val="18"/>
              </w:rPr>
            </w:pPr>
            <w:r w:rsidRPr="00A71A62">
              <w:rPr>
                <w:color w:val="0000FF"/>
                <w:sz w:val="22"/>
                <w:szCs w:val="24"/>
              </w:rPr>
              <w:t/>
            </w: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Utca, házszám, emelet, ajtó*:</w:t>
            </w:r>
          </w:p>
        </w:tc>
        <w:tc>
          <w:tcPr>
            <w:tcW w:w="6759" w:type="dxa"/>
            <w:gridSpan w:val="4"/>
            <w:vAlign w:val="center"/>
          </w:tcPr>
          <w:p w:rsidR="002E77BC" w:rsidRPr="00A71A62" w:rsidRDefault="00B2048E" w:rsidP="003D07E6">
            <w:pPr>
              <w:tabs>
                <w:tab w:val="center" w:pos="4536"/>
                <w:tab w:val="right" w:pos="9072"/>
              </w:tabs>
              <w:rPr>
                <w:sz w:val="16"/>
                <w:szCs w:val="18"/>
              </w:rPr>
            </w:pPr>
            <w:r w:rsidRPr="00A71A62">
              <w:rPr>
                <w:color w:val="0000FF"/>
                <w:sz w:val="22"/>
                <w:szCs w:val="24"/>
              </w:rPr>
              <w:t xml:space="preserve"> </w:t>
            </w:r>
            <w:r w:rsidR="00475F9A" w:rsidRPr="00A71A62">
              <w:rPr>
                <w:color w:val="0000FF"/>
                <w:sz w:val="22"/>
              </w:rPr>
              <w:t/>
            </w:r>
            <w:r w:rsidR="00475F9A" w:rsidRPr="00A71A62">
              <w:rPr>
                <w:color w:val="0000FF"/>
                <w:sz w:val="2"/>
                <w:szCs w:val="2"/>
              </w:rPr>
              <w:t/>
            </w:r>
            <w:r w:rsidR="00475F9A" w:rsidRPr="00A71A62">
              <w:rPr>
                <w:color w:val="0000FF"/>
                <w:sz w:val="22"/>
              </w:rPr>
              <w:t/>
            </w: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Anyja neve/cégjegyzékszám*:</w:t>
            </w:r>
          </w:p>
        </w:tc>
        <w:tc>
          <w:tcPr>
            <w:tcW w:w="2082" w:type="dxa"/>
            <w:gridSpan w:val="2"/>
            <w:vAlign w:val="center"/>
          </w:tcPr>
          <w:p w:rsidR="002E77BC" w:rsidRPr="00A71A62" w:rsidRDefault="00B2048E">
            <w:pPr>
              <w:tabs>
                <w:tab w:val="center" w:pos="4536"/>
                <w:tab w:val="right" w:pos="9072"/>
              </w:tabs>
              <w:rPr>
                <w:sz w:val="16"/>
                <w:szCs w:val="18"/>
              </w:rPr>
            </w:pPr>
            <w:r w:rsidRPr="00A71A62">
              <w:rPr>
                <w:color w:val="0000FF"/>
                <w:sz w:val="22"/>
              </w:rPr>
              <w:t/>
            </w:r>
            <w:r w:rsidRPr="00A71A62">
              <w:rPr>
                <w:color w:val="0000FF"/>
                <w:sz w:val="2"/>
                <w:szCs w:val="2"/>
              </w:rPr>
              <w:t/>
            </w:r>
            <w:r w:rsidRPr="00A71A62">
              <w:rPr>
                <w:color w:val="0000FF"/>
                <w:sz w:val="22"/>
              </w:rPr>
              <w:t/>
            </w:r>
          </w:p>
        </w:tc>
        <w:tc>
          <w:tcPr>
            <w:tcW w:w="1559" w:type="dxa"/>
            <w:shd w:val="pct5" w:color="auto" w:fill="auto"/>
            <w:vAlign w:val="center"/>
          </w:tcPr>
          <w:p w:rsidR="002E77BC" w:rsidRPr="00A71A62" w:rsidRDefault="00B2048E">
            <w:pPr>
              <w:rPr>
                <w:bCs/>
                <w:sz w:val="16"/>
                <w:szCs w:val="18"/>
              </w:rPr>
            </w:pPr>
            <w:r w:rsidRPr="00A71A62">
              <w:rPr>
                <w:bCs/>
                <w:sz w:val="16"/>
                <w:szCs w:val="18"/>
              </w:rPr>
              <w:t>Születési ideje*:</w:t>
            </w:r>
          </w:p>
        </w:tc>
        <w:tc>
          <w:tcPr>
            <w:tcW w:w="3118" w:type="dxa"/>
            <w:vAlign w:val="center"/>
          </w:tcPr>
          <w:p w:rsidR="002E77BC" w:rsidRPr="00A71A62" w:rsidRDefault="00B2048E">
            <w:pPr>
              <w:tabs>
                <w:tab w:val="center" w:pos="4536"/>
                <w:tab w:val="right" w:pos="9072"/>
              </w:tabs>
              <w:rPr>
                <w:sz w:val="16"/>
                <w:szCs w:val="18"/>
              </w:rPr>
            </w:pPr>
            <w:r w:rsidRPr="00A71A62">
              <w:rPr>
                <w:rFonts w:eastAsia="Arial"/>
                <w:color w:val="0000FF"/>
                <w:sz w:val="22"/>
              </w:rPr>
              <w:t/>
            </w: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Születési helye/ adószáma*:</w:t>
            </w:r>
          </w:p>
        </w:tc>
        <w:tc>
          <w:tcPr>
            <w:tcW w:w="2082" w:type="dxa"/>
            <w:gridSpan w:val="2"/>
          </w:tcPr>
          <w:p w:rsidR="002E77BC" w:rsidRPr="00A71A62" w:rsidRDefault="00B2048E">
            <w:pPr>
              <w:tabs>
                <w:tab w:val="center" w:pos="4536"/>
                <w:tab w:val="right" w:pos="9072"/>
              </w:tabs>
              <w:rPr>
                <w:sz w:val="14"/>
                <w:szCs w:val="16"/>
              </w:rPr>
            </w:pPr>
            <w:r w:rsidRPr="00A71A62">
              <w:rPr>
                <w:color w:val="0000FF"/>
                <w:sz w:val="22"/>
              </w:rPr>
              <w:t/>
            </w:r>
            <w:r w:rsidRPr="00A71A62">
              <w:rPr>
                <w:color w:val="0000FF"/>
                <w:sz w:val="2"/>
                <w:szCs w:val="2"/>
              </w:rPr>
              <w:t/>
            </w:r>
            <w:r w:rsidRPr="00A71A62">
              <w:rPr>
                <w:color w:val="0000FF"/>
                <w:sz w:val="22"/>
              </w:rPr>
              <w:t/>
            </w:r>
            <w:r w:rsidR="000B5197">
              <w:rPr>
                <w:color w:val="0000FF"/>
                <w:sz w:val="22"/>
              </w:rPr>
              <w:t xml:space="preserve"> </w:t>
            </w:r>
            <w:r w:rsidR="000B5197" w:rsidRPr="000B5197">
              <w:rPr>
                <w:color w:val="0000FF"/>
                <w:sz w:val="22"/>
              </w:rPr>
              <w:t/>
            </w:r>
            <w:r w:rsidR="000B5197" w:rsidRPr="000B5197">
              <w:rPr>
                <w:color w:val="0000FF"/>
                <w:sz w:val="2"/>
                <w:szCs w:val="2"/>
              </w:rPr>
              <w:t/>
            </w:r>
            <w:r w:rsidR="000B5197" w:rsidRPr="000B5197">
              <w:rPr>
                <w:color w:val="0000FF"/>
                <w:sz w:val="22"/>
              </w:rPr>
              <w:t/>
            </w:r>
          </w:p>
        </w:tc>
        <w:tc>
          <w:tcPr>
            <w:tcW w:w="1559" w:type="dxa"/>
            <w:shd w:val="pct5" w:color="auto" w:fill="auto"/>
          </w:tcPr>
          <w:p w:rsidR="002E77BC" w:rsidRPr="00A71A62" w:rsidRDefault="00B2048E">
            <w:pPr>
              <w:rPr>
                <w:bCs/>
                <w:sz w:val="16"/>
                <w:szCs w:val="18"/>
              </w:rPr>
            </w:pPr>
            <w:r w:rsidRPr="00A71A62">
              <w:rPr>
                <w:bCs/>
                <w:sz w:val="16"/>
                <w:szCs w:val="18"/>
              </w:rPr>
              <w:t>Kapcsolattartó*:</w:t>
            </w:r>
          </w:p>
        </w:tc>
        <w:tc>
          <w:tcPr>
            <w:tcW w:w="3118" w:type="dxa"/>
          </w:tcPr>
          <w:p w:rsidR="002E77BC" w:rsidRPr="00A71A62" w:rsidRDefault="00B2048E">
            <w:pPr>
              <w:tabs>
                <w:tab w:val="center" w:pos="4536"/>
                <w:tab w:val="right" w:pos="9072"/>
              </w:tabs>
              <w:rPr>
                <w:sz w:val="16"/>
                <w:szCs w:val="18"/>
              </w:rPr>
            </w:pPr>
            <w:r w:rsidRPr="00A71A62">
              <w:rPr>
                <w:color w:val="0000FF"/>
                <w:szCs w:val="22"/>
              </w:rPr>
              <w:t/>
            </w: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Telefonszám:</w:t>
            </w:r>
          </w:p>
        </w:tc>
        <w:tc>
          <w:tcPr>
            <w:tcW w:w="2082" w:type="dxa"/>
            <w:gridSpan w:val="2"/>
          </w:tcPr>
          <w:p w:rsidR="002E77BC" w:rsidRPr="00A71A62" w:rsidRDefault="00B2048E">
            <w:pPr>
              <w:tabs>
                <w:tab w:val="center" w:pos="4536"/>
                <w:tab w:val="right" w:pos="9072"/>
              </w:tabs>
              <w:rPr>
                <w:sz w:val="16"/>
                <w:szCs w:val="18"/>
              </w:rPr>
            </w:pPr>
            <w:r w:rsidRPr="00A71A62">
              <w:rPr>
                <w:rFonts w:eastAsia="Arial"/>
                <w:color w:val="0000FF"/>
                <w:sz w:val="22"/>
              </w:rPr>
              <w:t/>
            </w:r>
          </w:p>
        </w:tc>
        <w:tc>
          <w:tcPr>
            <w:tcW w:w="1559" w:type="dxa"/>
            <w:shd w:val="pct5" w:color="auto" w:fill="auto"/>
          </w:tcPr>
          <w:p w:rsidR="002E77BC" w:rsidRPr="00A71A62" w:rsidRDefault="00B2048E">
            <w:pPr>
              <w:rPr>
                <w:bCs/>
                <w:sz w:val="16"/>
                <w:szCs w:val="18"/>
              </w:rPr>
            </w:pPr>
            <w:r w:rsidRPr="00A71A62">
              <w:rPr>
                <w:bCs/>
                <w:sz w:val="16"/>
                <w:szCs w:val="18"/>
              </w:rPr>
              <w:t>E–mail:</w:t>
            </w:r>
          </w:p>
        </w:tc>
        <w:tc>
          <w:tcPr>
            <w:tcW w:w="3118" w:type="dxa"/>
          </w:tcPr>
          <w:p w:rsidR="002E77BC" w:rsidRPr="00A71A62" w:rsidRDefault="002E77BC">
            <w:pPr>
              <w:tabs>
                <w:tab w:val="center" w:pos="4536"/>
                <w:tab w:val="right" w:pos="9072"/>
              </w:tabs>
              <w:rPr>
                <w:sz w:val="16"/>
                <w:szCs w:val="18"/>
              </w:rPr>
            </w:pP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Számlavezető pénzintézet neve:</w:t>
            </w:r>
          </w:p>
        </w:tc>
        <w:tc>
          <w:tcPr>
            <w:tcW w:w="2082" w:type="dxa"/>
            <w:gridSpan w:val="2"/>
            <w:vAlign w:val="center"/>
          </w:tcPr>
          <w:p w:rsidR="002E77BC" w:rsidRPr="00A71A62" w:rsidRDefault="002E77BC">
            <w:pPr>
              <w:rPr>
                <w:bCs/>
                <w:sz w:val="16"/>
                <w:szCs w:val="18"/>
              </w:rPr>
            </w:pPr>
          </w:p>
        </w:tc>
        <w:tc>
          <w:tcPr>
            <w:tcW w:w="1559" w:type="dxa"/>
            <w:shd w:val="pct5" w:color="auto" w:fill="auto"/>
            <w:vAlign w:val="center"/>
          </w:tcPr>
          <w:p w:rsidR="002E77BC" w:rsidRPr="00A71A62" w:rsidRDefault="00B2048E">
            <w:pPr>
              <w:rPr>
                <w:sz w:val="16"/>
                <w:szCs w:val="18"/>
              </w:rPr>
            </w:pPr>
            <w:r w:rsidRPr="00A71A62">
              <w:rPr>
                <w:bCs/>
                <w:sz w:val="16"/>
                <w:szCs w:val="18"/>
              </w:rPr>
              <w:t>Fizetés módja*:</w:t>
            </w:r>
          </w:p>
        </w:tc>
        <w:tc>
          <w:tcPr>
            <w:tcW w:w="3118" w:type="dxa"/>
            <w:vAlign w:val="center"/>
          </w:tcPr>
          <w:p w:rsidR="002E77BC" w:rsidRPr="00A71A62" w:rsidRDefault="00B2048E">
            <w:pPr>
              <w:tabs>
                <w:tab w:val="center" w:pos="4536"/>
                <w:tab w:val="right" w:pos="9072"/>
              </w:tabs>
              <w:rPr>
                <w:sz w:val="16"/>
                <w:szCs w:val="18"/>
              </w:rPr>
            </w:pPr>
            <w:r w:rsidRPr="00A71A62">
              <w:rPr>
                <w:color w:val="0000FF"/>
                <w:sz w:val="16"/>
                <w:szCs w:val="18"/>
              </w:rPr>
              <w:t>Csekk</w:t>
            </w: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Pénzintézeti számlaszáma:</w:t>
            </w:r>
          </w:p>
        </w:tc>
        <w:tc>
          <w:tcPr>
            <w:tcW w:w="6759" w:type="dxa"/>
            <w:gridSpan w:val="4"/>
            <w:vAlign w:val="center"/>
          </w:tcPr>
          <w:p w:rsidR="002E77BC" w:rsidRPr="00A71A62" w:rsidRDefault="002E77BC">
            <w:pPr>
              <w:tabs>
                <w:tab w:val="center" w:pos="4536"/>
                <w:tab w:val="right" w:pos="9072"/>
              </w:tabs>
              <w:rPr>
                <w:sz w:val="16"/>
                <w:szCs w:val="18"/>
              </w:rPr>
            </w:pP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Számlázási cím:</w:t>
            </w:r>
          </w:p>
        </w:tc>
        <w:tc>
          <w:tcPr>
            <w:tcW w:w="6759" w:type="dxa"/>
            <w:gridSpan w:val="4"/>
            <w:vAlign w:val="center"/>
          </w:tcPr>
          <w:p w:rsidR="002E77BC" w:rsidRPr="00A71A62" w:rsidRDefault="003A349B">
            <w:pPr>
              <w:tabs>
                <w:tab w:val="center" w:pos="4536"/>
                <w:tab w:val="right" w:pos="9072"/>
              </w:tabs>
              <w:rPr>
                <w:sz w:val="16"/>
                <w:szCs w:val="18"/>
              </w:rPr>
            </w:pPr>
            <w:r w:rsidRPr="003A349B">
              <w:rPr>
                <w:sz w:val="16"/>
                <w:szCs w:val="18"/>
              </w:rPr>
              <w:t/>
            </w:r>
          </w:p>
        </w:tc>
      </w:tr>
    </w:tbl>
    <w:p w:rsidR="002E77BC" w:rsidRPr="00A71A62" w:rsidRDefault="00B2048E">
      <w:pPr>
        <w:outlineLvl w:val="3"/>
        <w:rPr>
          <w:sz w:val="16"/>
          <w:szCs w:val="18"/>
        </w:rPr>
      </w:pPr>
      <w:r w:rsidRPr="00A71A62">
        <w:rPr>
          <w:sz w:val="16"/>
          <w:szCs w:val="18"/>
        </w:rPr>
        <w:t>A *-gal jelölt adatok megadása kötelező.</w:t>
      </w:r>
    </w:p>
    <w:p w:rsidR="002E77BC" w:rsidRPr="00A71A62" w:rsidRDefault="00B2048E" w:rsidP="002E4697">
      <w:pPr>
        <w:keepNext/>
        <w:numPr>
          <w:ilvl w:val="1"/>
          <w:numId w:val="8"/>
        </w:numPr>
        <w:spacing w:before="240" w:after="60"/>
        <w:ind w:left="357" w:hanging="357"/>
        <w:outlineLvl w:val="2"/>
        <w:rPr>
          <w:bCs/>
          <w:i/>
          <w:sz w:val="16"/>
          <w:szCs w:val="18"/>
        </w:rPr>
      </w:pPr>
      <w:r w:rsidRPr="00A71A62">
        <w:rPr>
          <w:bCs/>
          <w:i/>
          <w:sz w:val="16"/>
          <w:szCs w:val="18"/>
        </w:rPr>
        <w:t>A felhasználási hely tulajdonosának adatai (ha eltér a Rendszerhasználótól)</w:t>
      </w: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55"/>
        <w:gridCol w:w="895"/>
        <w:gridCol w:w="664"/>
        <w:gridCol w:w="1418"/>
        <w:gridCol w:w="1559"/>
        <w:gridCol w:w="3118"/>
      </w:tblGrid>
      <w:tr w:rsidR="00821180" w:rsidRPr="00A71A62">
        <w:trPr>
          <w:trHeight w:val="340"/>
        </w:trPr>
        <w:tc>
          <w:tcPr>
            <w:tcW w:w="2055" w:type="dxa"/>
            <w:shd w:val="pct5" w:color="auto" w:fill="auto"/>
            <w:vAlign w:val="center"/>
          </w:tcPr>
          <w:p w:rsidR="002E77BC" w:rsidRPr="00A71A62" w:rsidRDefault="00B2048E">
            <w:pPr>
              <w:rPr>
                <w:bCs/>
                <w:sz w:val="16"/>
                <w:szCs w:val="18"/>
              </w:rPr>
            </w:pPr>
            <w:r w:rsidRPr="00A71A62">
              <w:rPr>
                <w:bCs/>
                <w:sz w:val="16"/>
                <w:szCs w:val="18"/>
              </w:rPr>
              <w:t>Neve/cégnév*:</w:t>
            </w:r>
          </w:p>
        </w:tc>
        <w:tc>
          <w:tcPr>
            <w:tcW w:w="7654" w:type="dxa"/>
            <w:gridSpan w:val="5"/>
            <w:vAlign w:val="center"/>
          </w:tcPr>
          <w:p w:rsidR="002E77BC" w:rsidRPr="00A71A62" w:rsidRDefault="00B2048E">
            <w:pPr>
              <w:tabs>
                <w:tab w:val="center" w:pos="4536"/>
                <w:tab w:val="right" w:pos="9072"/>
              </w:tabs>
              <w:jc w:val="center"/>
              <w:rPr>
                <w:sz w:val="16"/>
                <w:szCs w:val="18"/>
              </w:rPr>
            </w:pPr>
            <w:r w:rsidRPr="00A71A62">
              <w:rPr>
                <w:color w:val="0000FF"/>
                <w:sz w:val="22"/>
              </w:rPr>
              <w:t/>
            </w:r>
            <w:r w:rsidRPr="00A71A62">
              <w:rPr>
                <w:color w:val="0000FF"/>
                <w:sz w:val="2"/>
                <w:szCs w:val="2"/>
              </w:rPr>
              <w:t/>
            </w:r>
            <w:r w:rsidRPr="00A71A62">
              <w:rPr>
                <w:color w:val="0000FF"/>
                <w:sz w:val="22"/>
              </w:rPr>
              <w:t/>
            </w: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Ügyfél címe/székhelye*:</w:t>
            </w:r>
          </w:p>
        </w:tc>
        <w:tc>
          <w:tcPr>
            <w:tcW w:w="664" w:type="dxa"/>
            <w:shd w:val="pct5" w:color="auto" w:fill="auto"/>
            <w:vAlign w:val="center"/>
          </w:tcPr>
          <w:p w:rsidR="002E77BC" w:rsidRPr="00A71A62" w:rsidRDefault="00B2048E">
            <w:pPr>
              <w:rPr>
                <w:bCs/>
                <w:sz w:val="16"/>
                <w:szCs w:val="18"/>
              </w:rPr>
            </w:pPr>
            <w:r w:rsidRPr="00A71A62">
              <w:rPr>
                <w:bCs/>
                <w:sz w:val="16"/>
                <w:szCs w:val="18"/>
              </w:rPr>
              <w:t xml:space="preserve">Ir.sz*: </w:t>
            </w:r>
          </w:p>
        </w:tc>
        <w:tc>
          <w:tcPr>
            <w:tcW w:w="1418" w:type="dxa"/>
            <w:vAlign w:val="center"/>
          </w:tcPr>
          <w:p w:rsidR="002E77BC" w:rsidRPr="00A71A62" w:rsidRDefault="00B2048E">
            <w:pPr>
              <w:tabs>
                <w:tab w:val="center" w:pos="4536"/>
                <w:tab w:val="right" w:pos="9072"/>
              </w:tabs>
              <w:rPr>
                <w:sz w:val="16"/>
                <w:szCs w:val="18"/>
              </w:rPr>
            </w:pPr>
            <w:r w:rsidRPr="00A71A62">
              <w:rPr>
                <w:color w:val="0000FF"/>
                <w:sz w:val="22"/>
              </w:rPr>
              <w:t/>
            </w:r>
            <w:r w:rsidRPr="00EA7833">
              <w:rPr>
                <w:color w:val="0000FF"/>
                <w:sz w:val="2"/>
                <w:szCs w:val="2"/>
              </w:rPr>
              <w:t/>
            </w:r>
            <w:r w:rsidR="00EA7833" w:rsidRPr="00EA7833">
              <w:rPr>
                <w:color w:val="0000FF"/>
                <w:sz w:val="2"/>
                <w:szCs w:val="2"/>
              </w:rPr>
              <w:t/>
            </w:r>
            <w:r w:rsidRPr="00A71A62">
              <w:rPr>
                <w:color w:val="0000FF"/>
                <w:sz w:val="22"/>
              </w:rPr>
              <w:t/>
            </w:r>
          </w:p>
        </w:tc>
        <w:tc>
          <w:tcPr>
            <w:tcW w:w="1559" w:type="dxa"/>
            <w:shd w:val="pct5" w:color="auto" w:fill="auto"/>
            <w:vAlign w:val="center"/>
          </w:tcPr>
          <w:p w:rsidR="002E77BC" w:rsidRPr="00A71A62" w:rsidRDefault="00B2048E">
            <w:pPr>
              <w:rPr>
                <w:bCs/>
                <w:sz w:val="16"/>
                <w:szCs w:val="18"/>
              </w:rPr>
            </w:pPr>
            <w:r w:rsidRPr="00A71A62">
              <w:rPr>
                <w:bCs/>
                <w:sz w:val="16"/>
                <w:szCs w:val="18"/>
              </w:rPr>
              <w:t>Város*:</w:t>
            </w:r>
          </w:p>
        </w:tc>
        <w:tc>
          <w:tcPr>
            <w:tcW w:w="3118" w:type="dxa"/>
            <w:vAlign w:val="center"/>
          </w:tcPr>
          <w:p w:rsidR="002E77BC" w:rsidRPr="00A71A62" w:rsidRDefault="00EA7833" w:rsidP="00EA7833">
            <w:pPr>
              <w:tabs>
                <w:tab w:val="center" w:pos="4536"/>
                <w:tab w:val="right" w:pos="9072"/>
              </w:tabs>
              <w:rPr>
                <w:sz w:val="16"/>
                <w:szCs w:val="18"/>
              </w:rPr>
            </w:pPr>
            <w:r w:rsidRPr="00A71A62">
              <w:rPr>
                <w:color w:val="0000FF"/>
                <w:sz w:val="22"/>
              </w:rPr>
              <w:t/>
            </w:r>
            <w:r w:rsidR="00B2048E" w:rsidRPr="00EA7833">
              <w:rPr>
                <w:color w:val="0000FF"/>
                <w:sz w:val="2"/>
                <w:szCs w:val="2"/>
              </w:rPr>
              <w:t/>
            </w:r>
            <w:r w:rsidRPr="00EA7833">
              <w:rPr>
                <w:color w:val="0000FF"/>
                <w:sz w:val="2"/>
                <w:szCs w:val="2"/>
              </w:rPr>
              <w:t/>
            </w:r>
            <w:r w:rsidRPr="00A71A62">
              <w:rPr>
                <w:color w:val="0000FF"/>
                <w:sz w:val="22"/>
              </w:rPr>
              <w:t/>
            </w: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Utca, házszám, emelet, ajtó*:</w:t>
            </w:r>
          </w:p>
        </w:tc>
        <w:tc>
          <w:tcPr>
            <w:tcW w:w="6759" w:type="dxa"/>
            <w:gridSpan w:val="4"/>
            <w:vAlign w:val="center"/>
          </w:tcPr>
          <w:p w:rsidR="002E77BC" w:rsidRPr="00A71A62" w:rsidRDefault="003A349B">
            <w:pPr>
              <w:tabs>
                <w:tab w:val="center" w:pos="4536"/>
                <w:tab w:val="right" w:pos="9072"/>
              </w:tabs>
              <w:rPr>
                <w:sz w:val="16"/>
                <w:szCs w:val="18"/>
              </w:rPr>
            </w:pPr>
            <w:r w:rsidRPr="003A349B">
              <w:rPr>
                <w:sz w:val="16"/>
                <w:szCs w:val="18"/>
              </w:rPr>
              <w:t/>
            </w: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Anyja neve/cégjegyzékszám*:</w:t>
            </w:r>
          </w:p>
        </w:tc>
        <w:tc>
          <w:tcPr>
            <w:tcW w:w="2082" w:type="dxa"/>
            <w:gridSpan w:val="2"/>
            <w:vAlign w:val="center"/>
          </w:tcPr>
          <w:p w:rsidR="002E77BC" w:rsidRPr="00A71A62" w:rsidRDefault="00B2048E">
            <w:pPr>
              <w:tabs>
                <w:tab w:val="center" w:pos="4536"/>
                <w:tab w:val="right" w:pos="9072"/>
              </w:tabs>
              <w:rPr>
                <w:sz w:val="16"/>
                <w:szCs w:val="18"/>
              </w:rPr>
            </w:pPr>
            <w:r w:rsidRPr="00A71A62">
              <w:rPr>
                <w:color w:val="0000FF"/>
                <w:sz w:val="22"/>
              </w:rPr>
              <w:t/>
            </w:r>
            <w:r w:rsidRPr="00EA7833">
              <w:rPr>
                <w:color w:val="0000FF"/>
                <w:sz w:val="2"/>
                <w:szCs w:val="2"/>
              </w:rPr>
              <w:t/>
            </w:r>
            <w:r w:rsidR="00EA7833" w:rsidRPr="00EA7833">
              <w:rPr>
                <w:color w:val="0000FF"/>
                <w:sz w:val="2"/>
                <w:szCs w:val="2"/>
              </w:rPr>
              <w:t/>
            </w:r>
            <w:r w:rsidRPr="00A71A62">
              <w:rPr>
                <w:color w:val="0000FF"/>
                <w:sz w:val="22"/>
              </w:rPr>
              <w:t/>
            </w:r>
          </w:p>
        </w:tc>
        <w:tc>
          <w:tcPr>
            <w:tcW w:w="1559" w:type="dxa"/>
            <w:shd w:val="pct5" w:color="auto" w:fill="auto"/>
            <w:vAlign w:val="center"/>
          </w:tcPr>
          <w:p w:rsidR="002E77BC" w:rsidRPr="00A71A62" w:rsidRDefault="00B2048E">
            <w:pPr>
              <w:rPr>
                <w:bCs/>
                <w:sz w:val="16"/>
                <w:szCs w:val="18"/>
              </w:rPr>
            </w:pPr>
            <w:r w:rsidRPr="00A71A62">
              <w:rPr>
                <w:bCs/>
                <w:sz w:val="16"/>
                <w:szCs w:val="18"/>
              </w:rPr>
              <w:t>Születési ideje*:</w:t>
            </w:r>
          </w:p>
        </w:tc>
        <w:tc>
          <w:tcPr>
            <w:tcW w:w="3118" w:type="dxa"/>
            <w:vAlign w:val="center"/>
          </w:tcPr>
          <w:p w:rsidR="002E77BC" w:rsidRPr="00A71A62" w:rsidRDefault="00B2048E">
            <w:pPr>
              <w:tabs>
                <w:tab w:val="center" w:pos="4536"/>
                <w:tab w:val="right" w:pos="9072"/>
              </w:tabs>
              <w:rPr>
                <w:sz w:val="16"/>
                <w:szCs w:val="18"/>
              </w:rPr>
            </w:pPr>
            <w:r w:rsidRPr="00A71A62">
              <w:rPr>
                <w:color w:val="0000FF"/>
                <w:sz w:val="22"/>
              </w:rPr>
              <w:t/>
            </w:r>
            <w:r w:rsidRPr="00EA7833">
              <w:rPr>
                <w:color w:val="0000FF"/>
                <w:sz w:val="2"/>
                <w:szCs w:val="2"/>
              </w:rPr>
              <w:t/>
            </w:r>
            <w:r w:rsidR="00EA7833" w:rsidRPr="00EA7833">
              <w:rPr>
                <w:color w:val="0000FF"/>
                <w:sz w:val="2"/>
                <w:szCs w:val="2"/>
              </w:rPr>
              <w:t/>
            </w:r>
            <w:r w:rsidRPr="00A71A62">
              <w:rPr>
                <w:color w:val="0000FF"/>
                <w:sz w:val="22"/>
              </w:rPr>
              <w:t/>
            </w: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Születési helye/ adószáma*:</w:t>
            </w:r>
          </w:p>
        </w:tc>
        <w:tc>
          <w:tcPr>
            <w:tcW w:w="2082" w:type="dxa"/>
            <w:gridSpan w:val="2"/>
          </w:tcPr>
          <w:p w:rsidR="002E77BC" w:rsidRPr="00A71A62" w:rsidRDefault="00B2048E" w:rsidP="00EA7833">
            <w:pPr>
              <w:tabs>
                <w:tab w:val="center" w:pos="4536"/>
                <w:tab w:val="right" w:pos="9072"/>
              </w:tabs>
              <w:rPr>
                <w:sz w:val="16"/>
                <w:szCs w:val="18"/>
              </w:rPr>
            </w:pPr>
            <w:r w:rsidRPr="00A71A62">
              <w:rPr>
                <w:color w:val="0000FF"/>
                <w:sz w:val="22"/>
              </w:rPr>
              <w:t/>
            </w:r>
            <w:r w:rsidRPr="00EA7833">
              <w:rPr>
                <w:color w:val="0000FF"/>
                <w:sz w:val="2"/>
                <w:szCs w:val="2"/>
              </w:rPr>
              <w:t/>
            </w:r>
            <w:r w:rsidR="00EA7833" w:rsidRPr="00EA7833">
              <w:rPr>
                <w:color w:val="0000FF"/>
                <w:sz w:val="2"/>
                <w:szCs w:val="2"/>
              </w:rPr>
              <w:t/>
            </w:r>
            <w:r w:rsidRPr="00A71A62">
              <w:rPr>
                <w:color w:val="0000FF"/>
                <w:sz w:val="22"/>
              </w:rPr>
              <w:t/>
            </w:r>
            <w:r w:rsidR="00076A2F">
              <w:rPr>
                <w:color w:val="0000FF"/>
                <w:sz w:val="22"/>
              </w:rPr>
              <w:t xml:space="preserve"> </w:t>
            </w:r>
            <w:r w:rsidR="000B5197" w:rsidRPr="000B5197">
              <w:rPr>
                <w:color w:val="0000FF"/>
                <w:sz w:val="22"/>
              </w:rPr>
              <w:t/>
            </w:r>
            <w:r w:rsidR="000B5197" w:rsidRPr="000B5197">
              <w:rPr>
                <w:color w:val="0000FF"/>
                <w:sz w:val="2"/>
                <w:szCs w:val="2"/>
              </w:rPr>
              <w:t/>
            </w:r>
            <w:r w:rsidR="000B5197" w:rsidRPr="000B5197">
              <w:rPr>
                <w:color w:val="0000FF"/>
                <w:sz w:val="22"/>
              </w:rPr>
              <w:t/>
            </w:r>
          </w:p>
        </w:tc>
        <w:tc>
          <w:tcPr>
            <w:tcW w:w="1559" w:type="dxa"/>
            <w:shd w:val="pct5" w:color="auto" w:fill="auto"/>
          </w:tcPr>
          <w:p w:rsidR="002E77BC" w:rsidRPr="00A71A62" w:rsidRDefault="00B2048E">
            <w:pPr>
              <w:rPr>
                <w:bCs/>
                <w:sz w:val="16"/>
                <w:szCs w:val="18"/>
              </w:rPr>
            </w:pPr>
            <w:r w:rsidRPr="00A71A62">
              <w:rPr>
                <w:bCs/>
                <w:sz w:val="16"/>
                <w:szCs w:val="18"/>
              </w:rPr>
              <w:t>Kapcsolattartó*:</w:t>
            </w:r>
          </w:p>
        </w:tc>
        <w:tc>
          <w:tcPr>
            <w:tcW w:w="3118" w:type="dxa"/>
          </w:tcPr>
          <w:p w:rsidR="002E77BC" w:rsidRPr="00A71A62" w:rsidRDefault="00B2048E">
            <w:pPr>
              <w:tabs>
                <w:tab w:val="center" w:pos="4536"/>
                <w:tab w:val="right" w:pos="9072"/>
              </w:tabs>
              <w:rPr>
                <w:szCs w:val="22"/>
              </w:rPr>
            </w:pPr>
            <w:r w:rsidRPr="00A71A62">
              <w:rPr>
                <w:color w:val="0000FF"/>
                <w:szCs w:val="22"/>
              </w:rPr>
              <w:t/>
            </w: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Telefonszám:</w:t>
            </w:r>
          </w:p>
        </w:tc>
        <w:tc>
          <w:tcPr>
            <w:tcW w:w="2082" w:type="dxa"/>
            <w:gridSpan w:val="2"/>
          </w:tcPr>
          <w:p w:rsidR="002E77BC" w:rsidRPr="00A71A62" w:rsidRDefault="002E77BC">
            <w:pPr>
              <w:tabs>
                <w:tab w:val="center" w:pos="4536"/>
                <w:tab w:val="right" w:pos="9072"/>
              </w:tabs>
              <w:rPr>
                <w:sz w:val="16"/>
                <w:szCs w:val="18"/>
              </w:rPr>
            </w:pPr>
          </w:p>
        </w:tc>
        <w:tc>
          <w:tcPr>
            <w:tcW w:w="1559" w:type="dxa"/>
            <w:shd w:val="pct5" w:color="auto" w:fill="auto"/>
          </w:tcPr>
          <w:p w:rsidR="002E77BC" w:rsidRPr="00A71A62" w:rsidRDefault="00B2048E">
            <w:pPr>
              <w:rPr>
                <w:bCs/>
                <w:sz w:val="16"/>
                <w:szCs w:val="18"/>
              </w:rPr>
            </w:pPr>
            <w:r w:rsidRPr="00A71A62">
              <w:rPr>
                <w:bCs/>
                <w:sz w:val="16"/>
                <w:szCs w:val="18"/>
              </w:rPr>
              <w:t>E–mail:</w:t>
            </w:r>
          </w:p>
        </w:tc>
        <w:tc>
          <w:tcPr>
            <w:tcW w:w="3118" w:type="dxa"/>
          </w:tcPr>
          <w:p w:rsidR="002E77BC" w:rsidRPr="00A71A62" w:rsidRDefault="002E77BC">
            <w:pPr>
              <w:tabs>
                <w:tab w:val="center" w:pos="4536"/>
                <w:tab w:val="right" w:pos="9072"/>
              </w:tabs>
              <w:rPr>
                <w:sz w:val="16"/>
                <w:szCs w:val="18"/>
              </w:rPr>
            </w:pPr>
          </w:p>
        </w:tc>
      </w:tr>
    </w:tbl>
    <w:p w:rsidR="002E77BC" w:rsidRPr="00A71A62" w:rsidRDefault="00B2048E">
      <w:pPr>
        <w:outlineLvl w:val="3"/>
        <w:rPr>
          <w:sz w:val="16"/>
          <w:szCs w:val="18"/>
        </w:rPr>
      </w:pPr>
      <w:r w:rsidRPr="00A71A62">
        <w:rPr>
          <w:sz w:val="16"/>
          <w:szCs w:val="18"/>
        </w:rPr>
        <w:t xml:space="preserve">A *-gal jelölt adatok megadása kötelező. </w:t>
      </w:r>
    </w:p>
    <w:p w:rsidR="002E77BC" w:rsidRPr="00A71A62" w:rsidRDefault="00B2048E" w:rsidP="003840C1">
      <w:pPr>
        <w:keepNext/>
        <w:numPr>
          <w:ilvl w:val="1"/>
          <w:numId w:val="8"/>
        </w:numPr>
        <w:tabs>
          <w:tab w:val="clear" w:pos="540"/>
          <w:tab w:val="num" w:pos="567"/>
        </w:tabs>
        <w:spacing w:before="120" w:after="60"/>
        <w:ind w:left="284" w:hanging="284"/>
        <w:jc w:val="both"/>
        <w:outlineLvl w:val="2"/>
        <w:rPr>
          <w:bCs/>
          <w:i/>
          <w:sz w:val="16"/>
          <w:szCs w:val="18"/>
        </w:rPr>
      </w:pPr>
      <w:r w:rsidRPr="00A71A62">
        <w:rPr>
          <w:bCs/>
          <w:i/>
          <w:sz w:val="16"/>
          <w:szCs w:val="18"/>
        </w:rPr>
        <w:t>Rendszerhasználó képviseletében eljáró személy, ha van (pl. természetes személy, cég, kereskedelmi engedélyes stb.; a továbbiakban: Képviselő)</w:t>
      </w: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55"/>
        <w:gridCol w:w="895"/>
        <w:gridCol w:w="664"/>
        <w:gridCol w:w="1418"/>
        <w:gridCol w:w="1559"/>
        <w:gridCol w:w="3118"/>
      </w:tblGrid>
      <w:tr w:rsidR="00821180" w:rsidRPr="00A71A62">
        <w:trPr>
          <w:trHeight w:val="340"/>
        </w:trPr>
        <w:tc>
          <w:tcPr>
            <w:tcW w:w="2055" w:type="dxa"/>
            <w:shd w:val="pct5" w:color="auto" w:fill="auto"/>
            <w:vAlign w:val="center"/>
          </w:tcPr>
          <w:p w:rsidR="002E77BC" w:rsidRPr="00A71A62" w:rsidRDefault="00B2048E">
            <w:pPr>
              <w:rPr>
                <w:bCs/>
                <w:sz w:val="16"/>
                <w:szCs w:val="18"/>
              </w:rPr>
            </w:pPr>
            <w:r w:rsidRPr="00A71A62">
              <w:rPr>
                <w:bCs/>
                <w:sz w:val="16"/>
                <w:szCs w:val="18"/>
              </w:rPr>
              <w:t>Neve/cégnév*:</w:t>
            </w:r>
          </w:p>
        </w:tc>
        <w:tc>
          <w:tcPr>
            <w:tcW w:w="7654" w:type="dxa"/>
            <w:gridSpan w:val="5"/>
            <w:vAlign w:val="center"/>
          </w:tcPr>
          <w:p w:rsidR="002E77BC" w:rsidRPr="00A71A62" w:rsidRDefault="002E77BC">
            <w:pPr>
              <w:tabs>
                <w:tab w:val="center" w:pos="4536"/>
                <w:tab w:val="right" w:pos="9072"/>
              </w:tabs>
              <w:jc w:val="center"/>
              <w:rPr>
                <w:sz w:val="16"/>
                <w:szCs w:val="18"/>
              </w:rPr>
            </w:pP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Ügyfél címe/székhelye*:</w:t>
            </w:r>
          </w:p>
        </w:tc>
        <w:tc>
          <w:tcPr>
            <w:tcW w:w="664" w:type="dxa"/>
            <w:shd w:val="pct5" w:color="auto" w:fill="auto"/>
            <w:vAlign w:val="center"/>
          </w:tcPr>
          <w:p w:rsidR="002E77BC" w:rsidRPr="00A71A62" w:rsidRDefault="00B2048E">
            <w:pPr>
              <w:rPr>
                <w:bCs/>
                <w:sz w:val="16"/>
                <w:szCs w:val="18"/>
              </w:rPr>
            </w:pPr>
            <w:r w:rsidRPr="00A71A62">
              <w:rPr>
                <w:bCs/>
                <w:sz w:val="16"/>
                <w:szCs w:val="18"/>
              </w:rPr>
              <w:t xml:space="preserve">Ir.sz*: </w:t>
            </w:r>
          </w:p>
        </w:tc>
        <w:tc>
          <w:tcPr>
            <w:tcW w:w="1418" w:type="dxa"/>
            <w:vAlign w:val="center"/>
          </w:tcPr>
          <w:p w:rsidR="002E77BC" w:rsidRPr="00A71A62" w:rsidRDefault="002E77BC">
            <w:pPr>
              <w:tabs>
                <w:tab w:val="center" w:pos="4536"/>
                <w:tab w:val="right" w:pos="9072"/>
              </w:tabs>
              <w:rPr>
                <w:sz w:val="16"/>
                <w:szCs w:val="18"/>
              </w:rPr>
            </w:pPr>
          </w:p>
        </w:tc>
        <w:tc>
          <w:tcPr>
            <w:tcW w:w="1559" w:type="dxa"/>
            <w:shd w:val="pct5" w:color="auto" w:fill="auto"/>
            <w:vAlign w:val="center"/>
          </w:tcPr>
          <w:p w:rsidR="002E77BC" w:rsidRPr="00A71A62" w:rsidRDefault="00B2048E">
            <w:pPr>
              <w:rPr>
                <w:bCs/>
                <w:sz w:val="16"/>
                <w:szCs w:val="18"/>
              </w:rPr>
            </w:pPr>
            <w:r w:rsidRPr="00A71A62">
              <w:rPr>
                <w:bCs/>
                <w:sz w:val="16"/>
                <w:szCs w:val="18"/>
              </w:rPr>
              <w:t>Város*:</w:t>
            </w:r>
          </w:p>
        </w:tc>
        <w:tc>
          <w:tcPr>
            <w:tcW w:w="3118" w:type="dxa"/>
            <w:vAlign w:val="center"/>
          </w:tcPr>
          <w:p w:rsidR="002E77BC" w:rsidRPr="00A71A62" w:rsidRDefault="002E77BC">
            <w:pPr>
              <w:tabs>
                <w:tab w:val="center" w:pos="4536"/>
                <w:tab w:val="right" w:pos="9072"/>
              </w:tabs>
              <w:rPr>
                <w:sz w:val="16"/>
                <w:szCs w:val="18"/>
              </w:rPr>
            </w:pP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Utca, házszám, emelet, ajtó*:</w:t>
            </w:r>
          </w:p>
        </w:tc>
        <w:tc>
          <w:tcPr>
            <w:tcW w:w="6759" w:type="dxa"/>
            <w:gridSpan w:val="4"/>
            <w:vAlign w:val="center"/>
          </w:tcPr>
          <w:p w:rsidR="002E77BC" w:rsidRPr="00A71A62" w:rsidRDefault="002E77BC">
            <w:pPr>
              <w:tabs>
                <w:tab w:val="center" w:pos="4536"/>
                <w:tab w:val="right" w:pos="9072"/>
              </w:tabs>
              <w:rPr>
                <w:sz w:val="16"/>
                <w:szCs w:val="18"/>
              </w:rPr>
            </w:pP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Anyja neve/cégjegyzékszám*:</w:t>
            </w:r>
          </w:p>
        </w:tc>
        <w:tc>
          <w:tcPr>
            <w:tcW w:w="2082" w:type="dxa"/>
            <w:gridSpan w:val="2"/>
            <w:vAlign w:val="center"/>
          </w:tcPr>
          <w:p w:rsidR="002E77BC" w:rsidRPr="00A71A62" w:rsidRDefault="002E77BC">
            <w:pPr>
              <w:tabs>
                <w:tab w:val="center" w:pos="4536"/>
                <w:tab w:val="right" w:pos="9072"/>
              </w:tabs>
              <w:rPr>
                <w:sz w:val="16"/>
                <w:szCs w:val="18"/>
              </w:rPr>
            </w:pPr>
          </w:p>
        </w:tc>
        <w:tc>
          <w:tcPr>
            <w:tcW w:w="1559" w:type="dxa"/>
            <w:shd w:val="pct5" w:color="auto" w:fill="auto"/>
            <w:vAlign w:val="center"/>
          </w:tcPr>
          <w:p w:rsidR="002E77BC" w:rsidRPr="00A71A62" w:rsidRDefault="00B2048E">
            <w:pPr>
              <w:rPr>
                <w:bCs/>
                <w:sz w:val="16"/>
                <w:szCs w:val="18"/>
              </w:rPr>
            </w:pPr>
            <w:r w:rsidRPr="00A71A62">
              <w:rPr>
                <w:bCs/>
                <w:sz w:val="16"/>
                <w:szCs w:val="18"/>
              </w:rPr>
              <w:t>Születési ideje*:</w:t>
            </w:r>
          </w:p>
        </w:tc>
        <w:tc>
          <w:tcPr>
            <w:tcW w:w="3118" w:type="dxa"/>
            <w:vAlign w:val="center"/>
          </w:tcPr>
          <w:p w:rsidR="002E77BC" w:rsidRPr="00A71A62" w:rsidRDefault="002E77BC">
            <w:pPr>
              <w:tabs>
                <w:tab w:val="center" w:pos="4536"/>
                <w:tab w:val="right" w:pos="9072"/>
              </w:tabs>
              <w:rPr>
                <w:sz w:val="16"/>
                <w:szCs w:val="18"/>
              </w:rPr>
            </w:pP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Születési helye/ adószáma*:</w:t>
            </w:r>
          </w:p>
        </w:tc>
        <w:tc>
          <w:tcPr>
            <w:tcW w:w="2082" w:type="dxa"/>
            <w:gridSpan w:val="2"/>
          </w:tcPr>
          <w:p w:rsidR="002E77BC" w:rsidRPr="00A71A62" w:rsidRDefault="002E77BC">
            <w:pPr>
              <w:tabs>
                <w:tab w:val="center" w:pos="4536"/>
                <w:tab w:val="right" w:pos="9072"/>
              </w:tabs>
              <w:rPr>
                <w:sz w:val="16"/>
                <w:szCs w:val="18"/>
              </w:rPr>
            </w:pPr>
          </w:p>
        </w:tc>
        <w:tc>
          <w:tcPr>
            <w:tcW w:w="1559" w:type="dxa"/>
            <w:shd w:val="pct5" w:color="auto" w:fill="auto"/>
          </w:tcPr>
          <w:p w:rsidR="002E77BC" w:rsidRPr="00A71A62" w:rsidRDefault="00B2048E">
            <w:pPr>
              <w:rPr>
                <w:bCs/>
                <w:sz w:val="16"/>
                <w:szCs w:val="18"/>
              </w:rPr>
            </w:pPr>
            <w:r w:rsidRPr="00A71A62">
              <w:rPr>
                <w:bCs/>
                <w:sz w:val="16"/>
                <w:szCs w:val="18"/>
              </w:rPr>
              <w:t>Kapcsolattartó*:</w:t>
            </w:r>
          </w:p>
        </w:tc>
        <w:tc>
          <w:tcPr>
            <w:tcW w:w="3118" w:type="dxa"/>
          </w:tcPr>
          <w:p w:rsidR="002E77BC" w:rsidRPr="00A71A62" w:rsidRDefault="002E77BC">
            <w:pPr>
              <w:tabs>
                <w:tab w:val="center" w:pos="4536"/>
                <w:tab w:val="right" w:pos="9072"/>
              </w:tabs>
              <w:rPr>
                <w:sz w:val="16"/>
                <w:szCs w:val="18"/>
              </w:rPr>
            </w:pP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Telefonszám:</w:t>
            </w:r>
          </w:p>
        </w:tc>
        <w:tc>
          <w:tcPr>
            <w:tcW w:w="2082" w:type="dxa"/>
            <w:gridSpan w:val="2"/>
          </w:tcPr>
          <w:p w:rsidR="002E77BC" w:rsidRPr="00A71A62" w:rsidRDefault="002E77BC">
            <w:pPr>
              <w:tabs>
                <w:tab w:val="center" w:pos="4536"/>
                <w:tab w:val="right" w:pos="9072"/>
              </w:tabs>
              <w:rPr>
                <w:sz w:val="16"/>
                <w:szCs w:val="18"/>
              </w:rPr>
            </w:pPr>
          </w:p>
        </w:tc>
        <w:tc>
          <w:tcPr>
            <w:tcW w:w="1559" w:type="dxa"/>
            <w:shd w:val="pct5" w:color="auto" w:fill="auto"/>
          </w:tcPr>
          <w:p w:rsidR="002E77BC" w:rsidRPr="00A71A62" w:rsidRDefault="00B2048E">
            <w:pPr>
              <w:rPr>
                <w:bCs/>
                <w:sz w:val="16"/>
                <w:szCs w:val="18"/>
              </w:rPr>
            </w:pPr>
            <w:r w:rsidRPr="00A71A62">
              <w:rPr>
                <w:bCs/>
                <w:sz w:val="16"/>
                <w:szCs w:val="18"/>
              </w:rPr>
              <w:t>E–mail:</w:t>
            </w:r>
          </w:p>
        </w:tc>
        <w:tc>
          <w:tcPr>
            <w:tcW w:w="3118" w:type="dxa"/>
          </w:tcPr>
          <w:p w:rsidR="002E77BC" w:rsidRPr="00A71A62" w:rsidRDefault="002E77BC">
            <w:pPr>
              <w:tabs>
                <w:tab w:val="center" w:pos="4536"/>
                <w:tab w:val="right" w:pos="9072"/>
              </w:tabs>
              <w:rPr>
                <w:sz w:val="16"/>
                <w:szCs w:val="18"/>
              </w:rPr>
            </w:pPr>
          </w:p>
        </w:tc>
      </w:tr>
    </w:tbl>
    <w:p w:rsidR="002E77BC" w:rsidRPr="00A71A62" w:rsidRDefault="00B2048E">
      <w:pPr>
        <w:outlineLvl w:val="3"/>
        <w:rPr>
          <w:sz w:val="16"/>
          <w:szCs w:val="18"/>
        </w:rPr>
      </w:pPr>
      <w:r w:rsidRPr="00A71A62">
        <w:rPr>
          <w:sz w:val="16"/>
          <w:szCs w:val="18"/>
        </w:rPr>
        <w:t xml:space="preserve">A *-gal jelölt adatok megadása kötelező. </w:t>
      </w:r>
    </w:p>
    <w:p w:rsidR="000D3B22" w:rsidRPr="00A71A62" w:rsidRDefault="000D3B22">
      <w:pPr>
        <w:outlineLvl w:val="3"/>
        <w:rPr>
          <w:sz w:val="16"/>
          <w:szCs w:val="18"/>
        </w:rPr>
      </w:pPr>
    </w:p>
    <w:p w:rsidR="002E77BC" w:rsidRPr="00A71A62" w:rsidRDefault="00B2048E" w:rsidP="003840C1">
      <w:pPr>
        <w:keepNext/>
        <w:numPr>
          <w:ilvl w:val="1"/>
          <w:numId w:val="8"/>
        </w:numPr>
        <w:spacing w:before="240" w:after="60"/>
        <w:ind w:left="284" w:hanging="284"/>
        <w:outlineLvl w:val="2"/>
        <w:rPr>
          <w:bCs/>
          <w:i/>
          <w:sz w:val="16"/>
          <w:szCs w:val="18"/>
        </w:rPr>
      </w:pPr>
      <w:r w:rsidRPr="00A71A62">
        <w:rPr>
          <w:bCs/>
          <w:i/>
          <w:sz w:val="16"/>
          <w:szCs w:val="18"/>
        </w:rPr>
        <w:lastRenderedPageBreak/>
        <w:t>A Számlafizető adatai, ha van (a továbbiakban Fizető; ha más, mint a Rendszerhasználó)</w:t>
      </w: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055"/>
        <w:gridCol w:w="895"/>
        <w:gridCol w:w="664"/>
        <w:gridCol w:w="1418"/>
        <w:gridCol w:w="1559"/>
        <w:gridCol w:w="3118"/>
      </w:tblGrid>
      <w:tr w:rsidR="00821180" w:rsidRPr="00A71A62">
        <w:trPr>
          <w:trHeight w:val="340"/>
        </w:trPr>
        <w:tc>
          <w:tcPr>
            <w:tcW w:w="2055" w:type="dxa"/>
            <w:shd w:val="pct5" w:color="auto" w:fill="auto"/>
            <w:vAlign w:val="center"/>
          </w:tcPr>
          <w:p w:rsidR="002E77BC" w:rsidRPr="00A71A62" w:rsidRDefault="00B2048E">
            <w:pPr>
              <w:rPr>
                <w:bCs/>
                <w:sz w:val="16"/>
                <w:szCs w:val="18"/>
              </w:rPr>
            </w:pPr>
            <w:r w:rsidRPr="00A71A62">
              <w:rPr>
                <w:bCs/>
                <w:sz w:val="16"/>
                <w:szCs w:val="18"/>
              </w:rPr>
              <w:t>Neve/cégnév*:</w:t>
            </w:r>
          </w:p>
        </w:tc>
        <w:tc>
          <w:tcPr>
            <w:tcW w:w="7654" w:type="dxa"/>
            <w:gridSpan w:val="5"/>
            <w:vAlign w:val="center"/>
          </w:tcPr>
          <w:p w:rsidR="002E77BC" w:rsidRPr="00A71A62" w:rsidRDefault="002E77BC">
            <w:pPr>
              <w:tabs>
                <w:tab w:val="center" w:pos="4536"/>
                <w:tab w:val="right" w:pos="9072"/>
              </w:tabs>
              <w:jc w:val="center"/>
              <w:rPr>
                <w:sz w:val="16"/>
                <w:szCs w:val="18"/>
              </w:rPr>
            </w:pP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Ügyfél címe/székhelye*:</w:t>
            </w:r>
          </w:p>
        </w:tc>
        <w:tc>
          <w:tcPr>
            <w:tcW w:w="664" w:type="dxa"/>
            <w:shd w:val="pct5" w:color="auto" w:fill="auto"/>
            <w:vAlign w:val="center"/>
          </w:tcPr>
          <w:p w:rsidR="002E77BC" w:rsidRPr="00A71A62" w:rsidRDefault="00B2048E">
            <w:pPr>
              <w:rPr>
                <w:bCs/>
                <w:sz w:val="16"/>
                <w:szCs w:val="18"/>
              </w:rPr>
            </w:pPr>
            <w:r w:rsidRPr="00A71A62">
              <w:rPr>
                <w:bCs/>
                <w:sz w:val="16"/>
                <w:szCs w:val="18"/>
              </w:rPr>
              <w:t xml:space="preserve">Ir.sz*: </w:t>
            </w:r>
          </w:p>
        </w:tc>
        <w:tc>
          <w:tcPr>
            <w:tcW w:w="1418" w:type="dxa"/>
            <w:vAlign w:val="center"/>
          </w:tcPr>
          <w:p w:rsidR="002E77BC" w:rsidRPr="00A71A62" w:rsidRDefault="002E77BC">
            <w:pPr>
              <w:tabs>
                <w:tab w:val="center" w:pos="4536"/>
                <w:tab w:val="right" w:pos="9072"/>
              </w:tabs>
              <w:rPr>
                <w:sz w:val="16"/>
                <w:szCs w:val="18"/>
              </w:rPr>
            </w:pPr>
          </w:p>
        </w:tc>
        <w:tc>
          <w:tcPr>
            <w:tcW w:w="1559" w:type="dxa"/>
            <w:shd w:val="pct5" w:color="auto" w:fill="auto"/>
            <w:vAlign w:val="center"/>
          </w:tcPr>
          <w:p w:rsidR="002E77BC" w:rsidRPr="00A71A62" w:rsidRDefault="00B2048E">
            <w:pPr>
              <w:rPr>
                <w:bCs/>
                <w:sz w:val="16"/>
                <w:szCs w:val="18"/>
              </w:rPr>
            </w:pPr>
            <w:r w:rsidRPr="00A71A62">
              <w:rPr>
                <w:bCs/>
                <w:sz w:val="16"/>
                <w:szCs w:val="18"/>
              </w:rPr>
              <w:t>Város*:</w:t>
            </w:r>
          </w:p>
        </w:tc>
        <w:tc>
          <w:tcPr>
            <w:tcW w:w="3118" w:type="dxa"/>
            <w:vAlign w:val="center"/>
          </w:tcPr>
          <w:p w:rsidR="002E77BC" w:rsidRPr="00A71A62" w:rsidRDefault="002E77BC">
            <w:pPr>
              <w:tabs>
                <w:tab w:val="center" w:pos="4536"/>
                <w:tab w:val="right" w:pos="9072"/>
              </w:tabs>
              <w:rPr>
                <w:sz w:val="16"/>
                <w:szCs w:val="18"/>
              </w:rPr>
            </w:pP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Utca, házszám, emelet, ajtó*:</w:t>
            </w:r>
          </w:p>
        </w:tc>
        <w:tc>
          <w:tcPr>
            <w:tcW w:w="6759" w:type="dxa"/>
            <w:gridSpan w:val="4"/>
            <w:vAlign w:val="center"/>
          </w:tcPr>
          <w:p w:rsidR="002E77BC" w:rsidRPr="00A71A62" w:rsidRDefault="002E77BC">
            <w:pPr>
              <w:tabs>
                <w:tab w:val="center" w:pos="4536"/>
                <w:tab w:val="right" w:pos="9072"/>
              </w:tabs>
              <w:rPr>
                <w:sz w:val="16"/>
                <w:szCs w:val="18"/>
              </w:rPr>
            </w:pP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Anyja neve/cégjegyzékszám*:</w:t>
            </w:r>
          </w:p>
        </w:tc>
        <w:tc>
          <w:tcPr>
            <w:tcW w:w="2082" w:type="dxa"/>
            <w:gridSpan w:val="2"/>
            <w:vAlign w:val="center"/>
          </w:tcPr>
          <w:p w:rsidR="002E77BC" w:rsidRPr="00A71A62" w:rsidRDefault="002E77BC">
            <w:pPr>
              <w:tabs>
                <w:tab w:val="center" w:pos="4536"/>
                <w:tab w:val="right" w:pos="9072"/>
              </w:tabs>
              <w:rPr>
                <w:sz w:val="16"/>
                <w:szCs w:val="18"/>
              </w:rPr>
            </w:pPr>
          </w:p>
        </w:tc>
        <w:tc>
          <w:tcPr>
            <w:tcW w:w="1559" w:type="dxa"/>
            <w:shd w:val="pct5" w:color="auto" w:fill="auto"/>
            <w:vAlign w:val="center"/>
          </w:tcPr>
          <w:p w:rsidR="002E77BC" w:rsidRPr="00A71A62" w:rsidRDefault="00B2048E">
            <w:pPr>
              <w:rPr>
                <w:bCs/>
                <w:sz w:val="16"/>
                <w:szCs w:val="18"/>
              </w:rPr>
            </w:pPr>
            <w:r w:rsidRPr="00A71A62">
              <w:rPr>
                <w:bCs/>
                <w:sz w:val="16"/>
                <w:szCs w:val="18"/>
              </w:rPr>
              <w:t>Születési ideje*:</w:t>
            </w:r>
          </w:p>
        </w:tc>
        <w:tc>
          <w:tcPr>
            <w:tcW w:w="3118" w:type="dxa"/>
            <w:vAlign w:val="center"/>
          </w:tcPr>
          <w:p w:rsidR="002E77BC" w:rsidRPr="00A71A62" w:rsidRDefault="002E77BC">
            <w:pPr>
              <w:tabs>
                <w:tab w:val="center" w:pos="4536"/>
                <w:tab w:val="right" w:pos="9072"/>
              </w:tabs>
              <w:rPr>
                <w:sz w:val="16"/>
                <w:szCs w:val="18"/>
              </w:rPr>
            </w:pP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Születési helye/ adószáma*:</w:t>
            </w:r>
          </w:p>
        </w:tc>
        <w:tc>
          <w:tcPr>
            <w:tcW w:w="2082" w:type="dxa"/>
            <w:gridSpan w:val="2"/>
          </w:tcPr>
          <w:p w:rsidR="002E77BC" w:rsidRPr="00A71A62" w:rsidRDefault="002E77BC">
            <w:pPr>
              <w:tabs>
                <w:tab w:val="center" w:pos="4536"/>
                <w:tab w:val="right" w:pos="9072"/>
              </w:tabs>
              <w:rPr>
                <w:sz w:val="16"/>
                <w:szCs w:val="18"/>
              </w:rPr>
            </w:pPr>
          </w:p>
        </w:tc>
        <w:tc>
          <w:tcPr>
            <w:tcW w:w="1559" w:type="dxa"/>
            <w:shd w:val="pct5" w:color="auto" w:fill="auto"/>
          </w:tcPr>
          <w:p w:rsidR="002E77BC" w:rsidRPr="00A71A62" w:rsidRDefault="00B2048E">
            <w:pPr>
              <w:rPr>
                <w:bCs/>
                <w:sz w:val="16"/>
                <w:szCs w:val="18"/>
              </w:rPr>
            </w:pPr>
            <w:r w:rsidRPr="00A71A62">
              <w:rPr>
                <w:bCs/>
                <w:sz w:val="16"/>
                <w:szCs w:val="18"/>
              </w:rPr>
              <w:t>Kapcsolattartó*:</w:t>
            </w:r>
          </w:p>
        </w:tc>
        <w:tc>
          <w:tcPr>
            <w:tcW w:w="3118" w:type="dxa"/>
          </w:tcPr>
          <w:p w:rsidR="002E77BC" w:rsidRPr="00A71A62" w:rsidRDefault="002E77BC">
            <w:pPr>
              <w:tabs>
                <w:tab w:val="center" w:pos="4536"/>
                <w:tab w:val="right" w:pos="9072"/>
              </w:tabs>
              <w:rPr>
                <w:sz w:val="16"/>
                <w:szCs w:val="18"/>
              </w:rPr>
            </w:pP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Telefonszám:</w:t>
            </w:r>
          </w:p>
        </w:tc>
        <w:tc>
          <w:tcPr>
            <w:tcW w:w="2082" w:type="dxa"/>
            <w:gridSpan w:val="2"/>
          </w:tcPr>
          <w:p w:rsidR="002E77BC" w:rsidRPr="00A71A62" w:rsidRDefault="002E77BC">
            <w:pPr>
              <w:tabs>
                <w:tab w:val="center" w:pos="4536"/>
                <w:tab w:val="right" w:pos="9072"/>
              </w:tabs>
              <w:rPr>
                <w:sz w:val="16"/>
                <w:szCs w:val="18"/>
              </w:rPr>
            </w:pPr>
          </w:p>
        </w:tc>
        <w:tc>
          <w:tcPr>
            <w:tcW w:w="1559" w:type="dxa"/>
            <w:shd w:val="pct5" w:color="auto" w:fill="auto"/>
          </w:tcPr>
          <w:p w:rsidR="002E77BC" w:rsidRPr="00A71A62" w:rsidRDefault="00B2048E">
            <w:pPr>
              <w:rPr>
                <w:bCs/>
                <w:sz w:val="16"/>
                <w:szCs w:val="18"/>
              </w:rPr>
            </w:pPr>
            <w:r w:rsidRPr="00A71A62">
              <w:rPr>
                <w:bCs/>
                <w:sz w:val="16"/>
                <w:szCs w:val="18"/>
              </w:rPr>
              <w:t>E–mail:</w:t>
            </w:r>
          </w:p>
        </w:tc>
        <w:tc>
          <w:tcPr>
            <w:tcW w:w="3118" w:type="dxa"/>
          </w:tcPr>
          <w:p w:rsidR="002E77BC" w:rsidRPr="00A71A62" w:rsidRDefault="002E77BC">
            <w:pPr>
              <w:tabs>
                <w:tab w:val="center" w:pos="4536"/>
                <w:tab w:val="right" w:pos="9072"/>
              </w:tabs>
              <w:rPr>
                <w:sz w:val="16"/>
                <w:szCs w:val="18"/>
              </w:rPr>
            </w:pP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Számlavezető pénzintézet neve:</w:t>
            </w:r>
          </w:p>
        </w:tc>
        <w:tc>
          <w:tcPr>
            <w:tcW w:w="2082" w:type="dxa"/>
            <w:gridSpan w:val="2"/>
            <w:vAlign w:val="center"/>
          </w:tcPr>
          <w:p w:rsidR="002E77BC" w:rsidRPr="00A71A62" w:rsidRDefault="002E77BC">
            <w:pPr>
              <w:rPr>
                <w:bCs/>
                <w:sz w:val="16"/>
                <w:szCs w:val="18"/>
              </w:rPr>
            </w:pPr>
          </w:p>
        </w:tc>
        <w:tc>
          <w:tcPr>
            <w:tcW w:w="1559" w:type="dxa"/>
            <w:shd w:val="pct5" w:color="auto" w:fill="auto"/>
            <w:vAlign w:val="center"/>
          </w:tcPr>
          <w:p w:rsidR="002E77BC" w:rsidRPr="00A71A62" w:rsidRDefault="00B2048E">
            <w:pPr>
              <w:rPr>
                <w:sz w:val="16"/>
                <w:szCs w:val="18"/>
              </w:rPr>
            </w:pPr>
            <w:r w:rsidRPr="00A71A62">
              <w:rPr>
                <w:bCs/>
                <w:sz w:val="16"/>
                <w:szCs w:val="18"/>
              </w:rPr>
              <w:t>Fizetés módja*:</w:t>
            </w:r>
          </w:p>
        </w:tc>
        <w:tc>
          <w:tcPr>
            <w:tcW w:w="3118" w:type="dxa"/>
            <w:vAlign w:val="center"/>
          </w:tcPr>
          <w:p w:rsidR="002E77BC" w:rsidRPr="00A71A62" w:rsidRDefault="002E77BC">
            <w:pPr>
              <w:tabs>
                <w:tab w:val="center" w:pos="4536"/>
                <w:tab w:val="right" w:pos="9072"/>
              </w:tabs>
              <w:rPr>
                <w:sz w:val="16"/>
                <w:szCs w:val="18"/>
              </w:rPr>
            </w:pP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Pénzintézeti számlaszáma:</w:t>
            </w:r>
          </w:p>
        </w:tc>
        <w:tc>
          <w:tcPr>
            <w:tcW w:w="6759" w:type="dxa"/>
            <w:gridSpan w:val="4"/>
            <w:vAlign w:val="center"/>
          </w:tcPr>
          <w:p w:rsidR="002E77BC" w:rsidRPr="00A71A62" w:rsidRDefault="002E77BC">
            <w:pPr>
              <w:tabs>
                <w:tab w:val="center" w:pos="4536"/>
                <w:tab w:val="right" w:pos="9072"/>
              </w:tabs>
              <w:rPr>
                <w:sz w:val="16"/>
                <w:szCs w:val="18"/>
              </w:rPr>
            </w:pPr>
          </w:p>
        </w:tc>
      </w:tr>
      <w:tr w:rsidR="00821180" w:rsidRPr="00A71A62">
        <w:trPr>
          <w:trHeight w:val="340"/>
        </w:trPr>
        <w:tc>
          <w:tcPr>
            <w:tcW w:w="2950" w:type="dxa"/>
            <w:gridSpan w:val="2"/>
            <w:shd w:val="pct5" w:color="auto" w:fill="auto"/>
            <w:vAlign w:val="center"/>
          </w:tcPr>
          <w:p w:rsidR="002E77BC" w:rsidRPr="00A71A62" w:rsidRDefault="00B2048E">
            <w:pPr>
              <w:rPr>
                <w:bCs/>
                <w:sz w:val="16"/>
                <w:szCs w:val="18"/>
              </w:rPr>
            </w:pPr>
            <w:r w:rsidRPr="00A71A62">
              <w:rPr>
                <w:bCs/>
                <w:sz w:val="16"/>
                <w:szCs w:val="18"/>
              </w:rPr>
              <w:t>Számlázási cím:</w:t>
            </w:r>
          </w:p>
        </w:tc>
        <w:tc>
          <w:tcPr>
            <w:tcW w:w="6759" w:type="dxa"/>
            <w:gridSpan w:val="4"/>
            <w:vAlign w:val="center"/>
          </w:tcPr>
          <w:p w:rsidR="002E77BC" w:rsidRPr="00A71A62" w:rsidRDefault="002E77BC">
            <w:pPr>
              <w:tabs>
                <w:tab w:val="center" w:pos="4536"/>
                <w:tab w:val="right" w:pos="9072"/>
              </w:tabs>
              <w:rPr>
                <w:sz w:val="16"/>
                <w:szCs w:val="18"/>
              </w:rPr>
            </w:pPr>
          </w:p>
        </w:tc>
      </w:tr>
    </w:tbl>
    <w:p w:rsidR="002E77BC" w:rsidRPr="00A71A62" w:rsidRDefault="00B2048E">
      <w:pPr>
        <w:outlineLvl w:val="3"/>
        <w:rPr>
          <w:sz w:val="16"/>
          <w:szCs w:val="18"/>
        </w:rPr>
      </w:pPr>
      <w:r w:rsidRPr="00A71A62">
        <w:rPr>
          <w:sz w:val="16"/>
          <w:szCs w:val="18"/>
        </w:rPr>
        <w:t xml:space="preserve">A *-gal jelölt adatok megadása kötelező. </w:t>
      </w:r>
    </w:p>
    <w:p w:rsidR="002E77BC" w:rsidRPr="00A71A62" w:rsidRDefault="002E77BC">
      <w:pPr>
        <w:keepNext/>
        <w:outlineLvl w:val="2"/>
        <w:rPr>
          <w:sz w:val="10"/>
          <w:szCs w:val="12"/>
        </w:rPr>
      </w:pPr>
      <w:bookmarkStart w:id="2" w:name="_Ref106022975"/>
    </w:p>
    <w:p w:rsidR="002E77BC" w:rsidRPr="00A71A62" w:rsidRDefault="00B2048E">
      <w:pPr>
        <w:keepNext/>
        <w:numPr>
          <w:ilvl w:val="0"/>
          <w:numId w:val="8"/>
        </w:numPr>
        <w:spacing w:before="120" w:after="60"/>
        <w:ind w:left="357" w:hanging="357"/>
        <w:outlineLvl w:val="2"/>
        <w:rPr>
          <w:sz w:val="18"/>
          <w:szCs w:val="24"/>
        </w:rPr>
      </w:pPr>
      <w:r w:rsidRPr="00A71A62">
        <w:rPr>
          <w:sz w:val="18"/>
          <w:szCs w:val="24"/>
        </w:rPr>
        <w:t>Az igénybejelentés oka</w:t>
      </w:r>
      <w:bookmarkEnd w:id="2"/>
    </w:p>
    <w:p w:rsidR="002E77BC" w:rsidRPr="00A71A62" w:rsidRDefault="002E77BC">
      <w:pPr>
        <w:rPr>
          <w:sz w:val="14"/>
          <w:szCs w:val="16"/>
        </w:rPr>
      </w:pPr>
    </w:p>
    <w:p w:rsidR="002E77BC" w:rsidRPr="00A71A62" w:rsidRDefault="00B2048E">
      <w:pPr>
        <w:ind w:right="125"/>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Új bekapcsolás</w:t>
      </w:r>
      <w:r w:rsidRPr="00A71A62">
        <w:rPr>
          <w:sz w:val="16"/>
          <w:szCs w:val="18"/>
        </w:rPr>
        <w:tab/>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Teljesítmény-változás</w:t>
      </w:r>
      <w:r w:rsidRPr="00A71A62">
        <w:rPr>
          <w:sz w:val="16"/>
          <w:szCs w:val="18"/>
        </w:rPr>
        <w:tab/>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Felhasználó-változás</w:t>
      </w:r>
      <w:r w:rsidRPr="00A71A62">
        <w:rPr>
          <w:sz w:val="16"/>
          <w:szCs w:val="18"/>
        </w:rPr>
        <w:tab/>
      </w:r>
      <w:r w:rsidRPr="00A71A62">
        <w:rPr>
          <w:sz w:val="16"/>
          <w:szCs w:val="18"/>
        </w:rPr>
        <w:tab/>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Adatváltozás  </w:t>
      </w:r>
    </w:p>
    <w:p w:rsidR="002E77BC" w:rsidRPr="00A71A62" w:rsidRDefault="002E77BC">
      <w:pPr>
        <w:ind w:right="125"/>
        <w:rPr>
          <w:sz w:val="16"/>
          <w:szCs w:val="18"/>
        </w:rPr>
      </w:pPr>
    </w:p>
    <w:p w:rsidR="002E77BC" w:rsidRPr="00A71A62" w:rsidRDefault="000D3B22" w:rsidP="00E95D8D">
      <w:pPr>
        <w:ind w:right="125"/>
        <w:rPr>
          <w:sz w:val="10"/>
          <w:szCs w:val="12"/>
        </w:rPr>
      </w:pPr>
      <w:r w:rsidRPr="00A71A62">
        <w:rPr>
          <w:noProof/>
          <w:sz w:val="16"/>
          <w:szCs w:val="18"/>
        </w:rPr>
        <mc:AlternateContent>
          <mc:Choice Requires="wps">
            <w:drawing>
              <wp:anchor distT="0" distB="0" distL="114300" distR="114300" simplePos="0" relativeHeight="251824128" behindDoc="0" locked="0" layoutInCell="1" allowOverlap="1">
                <wp:simplePos x="0" y="0"/>
                <wp:positionH relativeFrom="column">
                  <wp:posOffset>2650166</wp:posOffset>
                </wp:positionH>
                <wp:positionV relativeFrom="paragraph">
                  <wp:posOffset>7539</wp:posOffset>
                </wp:positionV>
                <wp:extent cx="175098" cy="194553"/>
                <wp:effectExtent l="0" t="0" r="0" b="0"/>
                <wp:wrapNone/>
                <wp:docPr id="29" name="Szorzás 29"/>
                <wp:cNvGraphicFramePr/>
                <a:graphic xmlns:a="http://schemas.openxmlformats.org/drawingml/2006/main">
                  <a:graphicData uri="http://schemas.microsoft.com/office/word/2010/wordprocessingShape">
                    <wps:wsp>
                      <wps:cNvSpPr/>
                      <wps:spPr>
                        <a:xfrm>
                          <a:off x="0" y="0"/>
                          <a:ext cx="175098" cy="194553"/>
                        </a:xfrm>
                        <a:prstGeom prst="mathMultiply">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19638961" id="Szorzás 29" o:spid="_x0000_s1026" style="position:absolute;margin-left:208.65pt;margin-top:.6pt;width:13.8pt;height:15.3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5098,194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" path="m26749,60502l57360,32952,87549,66495,117738,32952r30611,27550l115252,97277r33097,36774l117738,161601,87549,128058,57360,161601,26749,134051,59846,97277,26749,60502xe" fillcolor="#5b9bd5 [3204]" strokecolor="#1f4d78 [1604]" strokeweight="1pt">
                <v:stroke joinstyle="miter"/>
                <v:path arrowok="t" o:connecttype="custom" o:connectlocs="26749,60502;57360,32952;87549,66495;117738,32952;148349,60502;115252,97277;148349,134051;117738,161601;87549,128058;57360,161601;26749,134051;59846,97277;26749,60502" o:connectangles="0,0,0,0,0,0,0,0,0,0,0,0,0"/>
              </v:shape>
            </w:pict>
          </mc:Fallback>
        </mc:AlternateContent>
      </w:r>
      <w:r w:rsidR="00B2048E" w:rsidRPr="00A71A62">
        <w:rPr>
          <w:sz w:val="16"/>
          <w:szCs w:val="18"/>
        </w:rPr>
        <w:fldChar w:fldCharType="begin">
          <w:ffData>
            <w:name w:val="Jelölő16"/>
            <w:enabled/>
            <w:calcOnExit w:val="0"/>
            <w:checkBox>
              <w:sizeAuto/>
              <w:default w:val="0"/>
            </w:checkBox>
          </w:ffData>
        </w:fldChar>
      </w:r>
      <w:r w:rsidR="00B2048E" w:rsidRPr="00A71A62">
        <w:rPr>
          <w:sz w:val="16"/>
          <w:szCs w:val="18"/>
        </w:rPr>
        <w:instrText xml:space="preserve"> FORMCHECKBOX </w:instrText>
      </w:r>
      <w:r w:rsidR="00A557CA">
        <w:rPr>
          <w:sz w:val="16"/>
          <w:szCs w:val="18"/>
        </w:rPr>
      </w:r>
      <w:r w:rsidR="00A557CA">
        <w:rPr>
          <w:sz w:val="16"/>
          <w:szCs w:val="18"/>
        </w:rPr>
        <w:fldChar w:fldCharType="separate"/>
      </w:r>
      <w:r w:rsidR="00B2048E" w:rsidRPr="00A71A62">
        <w:rPr>
          <w:sz w:val="16"/>
          <w:szCs w:val="18"/>
        </w:rPr>
        <w:fldChar w:fldCharType="end"/>
      </w:r>
      <w:r w:rsidR="00B2048E" w:rsidRPr="00A71A62">
        <w:rPr>
          <w:sz w:val="16"/>
          <w:szCs w:val="18"/>
        </w:rPr>
        <w:t xml:space="preserve">  Ideiglenes vételezés: ……………..-tól, …………….-ig </w:t>
      </w:r>
      <w:r w:rsidR="00B2048E" w:rsidRPr="00A71A62">
        <w:rPr>
          <w:sz w:val="16"/>
          <w:szCs w:val="18"/>
        </w:rPr>
        <w:tab/>
      </w:r>
      <w:r w:rsidR="00B2048E" w:rsidRPr="00A71A62">
        <w:rPr>
          <w:sz w:val="16"/>
          <w:szCs w:val="18"/>
        </w:rPr>
        <w:fldChar w:fldCharType="begin">
          <w:ffData>
            <w:name w:val="Jelölő16"/>
            <w:enabled/>
            <w:calcOnExit w:val="0"/>
            <w:checkBox>
              <w:sizeAuto/>
              <w:default w:val="0"/>
            </w:checkBox>
          </w:ffData>
        </w:fldChar>
      </w:r>
      <w:r w:rsidR="00B2048E" w:rsidRPr="00A71A62">
        <w:rPr>
          <w:sz w:val="16"/>
          <w:szCs w:val="18"/>
        </w:rPr>
        <w:instrText xml:space="preserve"> FORMCHECKBOX </w:instrText>
      </w:r>
      <w:r w:rsidR="00A557CA">
        <w:rPr>
          <w:sz w:val="16"/>
          <w:szCs w:val="18"/>
        </w:rPr>
      </w:r>
      <w:r w:rsidR="00A557CA">
        <w:rPr>
          <w:sz w:val="16"/>
          <w:szCs w:val="18"/>
        </w:rPr>
        <w:fldChar w:fldCharType="separate"/>
      </w:r>
      <w:r w:rsidR="00B2048E" w:rsidRPr="00A71A62">
        <w:rPr>
          <w:sz w:val="16"/>
          <w:szCs w:val="18"/>
        </w:rPr>
        <w:fldChar w:fldCharType="end"/>
      </w:r>
      <w:r w:rsidR="00B2048E" w:rsidRPr="00A71A62">
        <w:rPr>
          <w:sz w:val="16"/>
          <w:szCs w:val="18"/>
        </w:rPr>
        <w:t xml:space="preserve"> Egyéb:  </w:t>
      </w:r>
      <w:r w:rsidR="00E95D8D" w:rsidRPr="00A71A62">
        <w:rPr>
          <w:color w:val="0000FF"/>
          <w:sz w:val="24"/>
          <w:szCs w:val="28"/>
        </w:rPr>
        <w:t/>
      </w:r>
      <w:r w:rsidR="00E95D8D" w:rsidRPr="00A71A62">
        <w:rPr>
          <w:color w:val="0000FF"/>
          <w:sz w:val="2"/>
          <w:szCs w:val="2"/>
        </w:rPr>
        <w:t/>
      </w:r>
      <w:r w:rsidR="00E95D8D" w:rsidRPr="00A71A62">
        <w:rPr>
          <w:color w:val="0000FF"/>
          <w:sz w:val="24"/>
          <w:szCs w:val="28"/>
        </w:rPr>
        <w:t/>
      </w:r>
    </w:p>
    <w:p w:rsidR="002E77BC" w:rsidRPr="00A71A62" w:rsidRDefault="00B2048E" w:rsidP="0035381F">
      <w:pPr>
        <w:keepNext/>
        <w:numPr>
          <w:ilvl w:val="0"/>
          <w:numId w:val="8"/>
        </w:numPr>
        <w:spacing w:before="240" w:after="60"/>
        <w:ind w:left="357" w:hanging="357"/>
        <w:outlineLvl w:val="2"/>
        <w:rPr>
          <w:sz w:val="18"/>
          <w:szCs w:val="24"/>
        </w:rPr>
      </w:pPr>
      <w:r w:rsidRPr="00A71A62">
        <w:rPr>
          <w:sz w:val="18"/>
          <w:szCs w:val="24"/>
        </w:rPr>
        <w:t>A felhasználás adatai</w:t>
      </w:r>
    </w:p>
    <w:p w:rsidR="002E77BC" w:rsidRPr="00A71A62" w:rsidRDefault="00B2048E" w:rsidP="0035381F">
      <w:pPr>
        <w:keepNext/>
        <w:numPr>
          <w:ilvl w:val="1"/>
          <w:numId w:val="8"/>
        </w:numPr>
        <w:spacing w:before="120" w:after="60"/>
        <w:ind w:left="357" w:hanging="357"/>
        <w:outlineLvl w:val="2"/>
        <w:rPr>
          <w:bCs/>
          <w:i/>
          <w:sz w:val="16"/>
          <w:szCs w:val="18"/>
        </w:rPr>
      </w:pPr>
      <w:r w:rsidRPr="00A71A62">
        <w:rPr>
          <w:bCs/>
          <w:i/>
          <w:sz w:val="16"/>
          <w:szCs w:val="18"/>
        </w:rPr>
        <w:t>A felhasználási hely funkciója:</w:t>
      </w:r>
      <w:r w:rsidRPr="00A71A62">
        <w:rPr>
          <w:bCs/>
          <w:sz w:val="16"/>
          <w:szCs w:val="18"/>
        </w:rPr>
        <w:t xml:space="preserve"> </w:t>
      </w:r>
      <w:r w:rsidRPr="00A71A62">
        <w:rPr>
          <w:bCs/>
          <w:sz w:val="16"/>
          <w:szCs w:val="18"/>
        </w:rPr>
        <w:tab/>
      </w: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A557CA">
        <w:rPr>
          <w:bCs/>
          <w:sz w:val="16"/>
          <w:szCs w:val="18"/>
        </w:rPr>
      </w:r>
      <w:r w:rsidR="00A557CA">
        <w:rPr>
          <w:bCs/>
          <w:sz w:val="16"/>
          <w:szCs w:val="18"/>
        </w:rPr>
        <w:fldChar w:fldCharType="separate"/>
      </w:r>
      <w:r w:rsidRPr="00A71A62">
        <w:rPr>
          <w:bCs/>
          <w:sz w:val="16"/>
          <w:szCs w:val="18"/>
        </w:rPr>
        <w:fldChar w:fldCharType="end"/>
      </w:r>
      <w:r w:rsidRPr="00A71A62">
        <w:rPr>
          <w:bCs/>
          <w:sz w:val="16"/>
          <w:szCs w:val="18"/>
        </w:rPr>
        <w:t xml:space="preserve">   Vételezés                    </w:t>
      </w: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A557CA">
        <w:rPr>
          <w:bCs/>
          <w:sz w:val="16"/>
          <w:szCs w:val="18"/>
        </w:rPr>
      </w:r>
      <w:r w:rsidR="00A557CA">
        <w:rPr>
          <w:bCs/>
          <w:sz w:val="16"/>
          <w:szCs w:val="18"/>
        </w:rPr>
        <w:fldChar w:fldCharType="separate"/>
      </w:r>
      <w:r w:rsidRPr="00A71A62">
        <w:rPr>
          <w:bCs/>
          <w:sz w:val="16"/>
          <w:szCs w:val="18"/>
        </w:rPr>
        <w:fldChar w:fldCharType="end"/>
      </w:r>
      <w:r w:rsidRPr="00A71A62">
        <w:rPr>
          <w:bCs/>
          <w:sz w:val="16"/>
          <w:szCs w:val="18"/>
        </w:rPr>
        <w:t xml:space="preserve">   Betáplálás</w:t>
      </w:r>
    </w:p>
    <w:p w:rsidR="002E77BC" w:rsidRPr="00A71A62" w:rsidRDefault="00B2048E" w:rsidP="0035381F">
      <w:pPr>
        <w:keepNext/>
        <w:numPr>
          <w:ilvl w:val="1"/>
          <w:numId w:val="8"/>
        </w:numPr>
        <w:spacing w:before="120" w:after="60"/>
        <w:ind w:left="357" w:hanging="357"/>
        <w:outlineLvl w:val="2"/>
        <w:rPr>
          <w:bCs/>
          <w:i/>
          <w:sz w:val="16"/>
          <w:szCs w:val="18"/>
        </w:rPr>
      </w:pPr>
      <w:r w:rsidRPr="00A71A62">
        <w:rPr>
          <w:bCs/>
          <w:i/>
          <w:sz w:val="16"/>
          <w:szCs w:val="18"/>
        </w:rPr>
        <w:t>A felhasználási hely adatai</w:t>
      </w:r>
      <w:r w:rsidRPr="00A71A62">
        <w:rPr>
          <w:bCs/>
          <w:sz w:val="16"/>
          <w:szCs w:val="18"/>
        </w:rPr>
        <w:tab/>
      </w:r>
      <w:r w:rsidRPr="00A71A62">
        <w:rPr>
          <w:bCs/>
          <w:sz w:val="16"/>
          <w:szCs w:val="18"/>
        </w:rPr>
        <w:tab/>
        <w:t xml:space="preserve">Felhasználási hely azonosító*: </w:t>
      </w:r>
      <w:r w:rsidR="0021134F" w:rsidRPr="00A71A62">
        <w:rPr>
          <w:bCs/>
          <w:color w:val="0000FF"/>
          <w:sz w:val="22"/>
          <w:szCs w:val="26"/>
        </w:rPr>
        <w:t/>
      </w:r>
      <w:r w:rsidR="0021134F" w:rsidRPr="00A71A62">
        <w:rPr>
          <w:rFonts w:eastAsia="Arial"/>
          <w:bCs/>
          <w:color w:val="0000FF"/>
          <w:sz w:val="2"/>
          <w:szCs w:val="2"/>
        </w:rPr>
        <w:t/>
      </w:r>
      <w:r w:rsidR="0021134F" w:rsidRPr="00A71A62">
        <w:rPr>
          <w:bCs/>
          <w:color w:val="0000FF"/>
          <w:sz w:val="22"/>
          <w:szCs w:val="26"/>
        </w:rPr>
        <w:t/>
      </w:r>
    </w:p>
    <w:tbl>
      <w:tblPr>
        <w:tblW w:w="9639" w:type="dxa"/>
        <w:tblInd w:w="7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4860"/>
        <w:gridCol w:w="2389"/>
        <w:gridCol w:w="2390"/>
      </w:tblGrid>
      <w:tr w:rsidR="00821180" w:rsidRPr="00A71A62">
        <w:trPr>
          <w:trHeight w:val="377"/>
        </w:trPr>
        <w:tc>
          <w:tcPr>
            <w:tcW w:w="4860" w:type="dxa"/>
            <w:shd w:val="clear" w:color="auto" w:fill="E6E6E6"/>
            <w:vAlign w:val="center"/>
          </w:tcPr>
          <w:p w:rsidR="002E77BC" w:rsidRPr="00A71A62" w:rsidRDefault="00B2048E">
            <w:pPr>
              <w:ind w:right="125"/>
              <w:rPr>
                <w:sz w:val="16"/>
                <w:szCs w:val="18"/>
              </w:rPr>
            </w:pPr>
            <w:r w:rsidRPr="00A71A62">
              <w:rPr>
                <w:sz w:val="16"/>
                <w:szCs w:val="18"/>
              </w:rPr>
              <w:t>Felhasználási hely megnevezése:</w:t>
            </w:r>
          </w:p>
        </w:tc>
        <w:tc>
          <w:tcPr>
            <w:tcW w:w="4779" w:type="dxa"/>
            <w:gridSpan w:val="2"/>
            <w:vAlign w:val="center"/>
          </w:tcPr>
          <w:p w:rsidR="002E77BC" w:rsidRPr="00A71A62" w:rsidRDefault="00B2048E">
            <w:pPr>
              <w:rPr>
                <w:sz w:val="16"/>
                <w:szCs w:val="18"/>
              </w:rPr>
            </w:pPr>
            <w:r w:rsidRPr="00A71A62">
              <w:rPr>
                <w:color w:val="0000FF"/>
                <w:sz w:val="24"/>
                <w:szCs w:val="28"/>
              </w:rPr>
              <w:t/>
            </w:r>
            <w:r w:rsidRPr="00A71A62">
              <w:rPr>
                <w:color w:val="0000FF"/>
                <w:sz w:val="2"/>
                <w:szCs w:val="2"/>
              </w:rPr>
              <w:t/>
            </w:r>
            <w:r w:rsidRPr="00A71A62">
              <w:rPr>
                <w:color w:val="0000FF"/>
                <w:sz w:val="24"/>
                <w:szCs w:val="28"/>
              </w:rPr>
              <w:t/>
            </w:r>
          </w:p>
        </w:tc>
      </w:tr>
      <w:tr w:rsidR="00821180" w:rsidRPr="00A71A62">
        <w:trPr>
          <w:trHeight w:val="354"/>
        </w:trPr>
        <w:tc>
          <w:tcPr>
            <w:tcW w:w="4860" w:type="dxa"/>
            <w:shd w:val="clear" w:color="auto" w:fill="E6E6E6"/>
            <w:vAlign w:val="center"/>
          </w:tcPr>
          <w:p w:rsidR="002E77BC" w:rsidRPr="00A71A62" w:rsidRDefault="00B2048E">
            <w:pPr>
              <w:ind w:right="125"/>
              <w:rPr>
                <w:sz w:val="16"/>
                <w:szCs w:val="18"/>
              </w:rPr>
            </w:pPr>
            <w:r w:rsidRPr="00A71A62">
              <w:rPr>
                <w:sz w:val="16"/>
                <w:szCs w:val="18"/>
              </w:rPr>
              <w:t>Felhasználási hely címe*:</w:t>
            </w:r>
          </w:p>
        </w:tc>
        <w:tc>
          <w:tcPr>
            <w:tcW w:w="4779" w:type="dxa"/>
            <w:gridSpan w:val="2"/>
            <w:vAlign w:val="center"/>
          </w:tcPr>
          <w:p w:rsidR="002E77BC" w:rsidRPr="00A71A62" w:rsidRDefault="00B2048E">
            <w:pPr>
              <w:rPr>
                <w:sz w:val="16"/>
                <w:szCs w:val="18"/>
              </w:rPr>
            </w:pPr>
            <w:r w:rsidRPr="00A71A62">
              <w:rPr>
                <w:color w:val="0000FF"/>
                <w:sz w:val="18"/>
              </w:rPr>
              <w:t/>
            </w:r>
            <w:r w:rsidRPr="00A71A62">
              <w:rPr>
                <w:color w:val="0000FF"/>
                <w:sz w:val="2"/>
                <w:szCs w:val="2"/>
              </w:rPr>
              <w:t/>
            </w:r>
            <w:r w:rsidRPr="00A71A62">
              <w:rPr>
                <w:color w:val="0000FF"/>
                <w:sz w:val="18"/>
              </w:rPr>
              <w:t/>
            </w:r>
          </w:p>
        </w:tc>
      </w:tr>
      <w:tr w:rsidR="00821180" w:rsidRPr="00A71A62">
        <w:trPr>
          <w:trHeight w:val="354"/>
        </w:trPr>
        <w:tc>
          <w:tcPr>
            <w:tcW w:w="4860" w:type="dxa"/>
            <w:shd w:val="clear" w:color="auto" w:fill="E6E6E6"/>
            <w:vAlign w:val="center"/>
          </w:tcPr>
          <w:p w:rsidR="002E77BC" w:rsidRPr="00A71A62" w:rsidRDefault="00B2048E">
            <w:pPr>
              <w:ind w:right="125"/>
              <w:rPr>
                <w:sz w:val="16"/>
                <w:szCs w:val="18"/>
              </w:rPr>
            </w:pPr>
            <w:r w:rsidRPr="00A71A62">
              <w:rPr>
                <w:sz w:val="16"/>
                <w:szCs w:val="18"/>
              </w:rPr>
              <w:t>Felhasználási hely használatának jogcíme**:</w:t>
            </w:r>
          </w:p>
        </w:tc>
        <w:tc>
          <w:tcPr>
            <w:tcW w:w="4779" w:type="dxa"/>
            <w:gridSpan w:val="2"/>
            <w:vAlign w:val="center"/>
          </w:tcPr>
          <w:p w:rsidR="002E77BC" w:rsidRPr="00A71A62" w:rsidRDefault="00B2048E">
            <w:pPr>
              <w:rPr>
                <w:sz w:val="16"/>
                <w:szCs w:val="18"/>
              </w:rPr>
            </w:pPr>
            <w:r w:rsidRPr="00A71A62">
              <w:rPr>
                <w:sz w:val="16"/>
                <w:szCs w:val="18"/>
              </w:rPr>
              <w:t xml:space="preserve">X  tulajdonos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bérlő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kezelő      </w:t>
            </w:r>
          </w:p>
          <w:p w:rsidR="002E77BC" w:rsidRPr="00A71A62" w:rsidRDefault="00B2048E" w:rsidP="00A60A32">
            <w:pPr>
              <w:spacing w:before="40"/>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haszonélvező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használó</w:t>
            </w:r>
          </w:p>
        </w:tc>
      </w:tr>
      <w:tr w:rsidR="00821180" w:rsidRPr="00A71A62">
        <w:trPr>
          <w:trHeight w:val="354"/>
        </w:trPr>
        <w:tc>
          <w:tcPr>
            <w:tcW w:w="4860" w:type="dxa"/>
            <w:shd w:val="clear" w:color="auto" w:fill="E6E6E6"/>
            <w:vAlign w:val="center"/>
          </w:tcPr>
          <w:p w:rsidR="002E77BC" w:rsidRPr="00A71A62" w:rsidRDefault="00B2048E">
            <w:pPr>
              <w:ind w:right="125"/>
              <w:rPr>
                <w:sz w:val="16"/>
                <w:szCs w:val="18"/>
              </w:rPr>
            </w:pPr>
            <w:r w:rsidRPr="00A71A62">
              <w:rPr>
                <w:sz w:val="16"/>
                <w:szCs w:val="18"/>
              </w:rPr>
              <w:t>Felhasználás célja:</w:t>
            </w:r>
          </w:p>
        </w:tc>
        <w:tc>
          <w:tcPr>
            <w:tcW w:w="4779" w:type="dxa"/>
            <w:gridSpan w:val="2"/>
            <w:vAlign w:val="center"/>
          </w:tcPr>
          <w:p w:rsidR="002E77BC" w:rsidRPr="00A71A62" w:rsidRDefault="000A1488" w:rsidP="000A1488">
            <w:pPr>
              <w:rPr>
                <w:sz w:val="16"/>
                <w:szCs w:val="18"/>
              </w:rPr>
            </w:pPr>
            <w:r w:rsidRPr="000A1488">
              <w:rPr>
                <w:rFonts w:ascii="Helvetica" w:hAnsi="Helvetica" w:cs="Helvetica"/>
                <w:color w:val="0070C0"/>
                <w:sz w:val="18"/>
                <w:szCs w:val="18"/>
                <w:shd w:val="clear" w:color="auto" w:fill="F6F7F9"/>
              </w:rPr>
              <w:t/>
            </w:r>
            <w:r w:rsidRPr="000A1488">
              <w:rPr>
                <w:rFonts w:ascii="Helvetica" w:hAnsi="Helvetica" w:cs="Helvetica"/>
                <w:color w:val="0070C0"/>
                <w:sz w:val="2"/>
                <w:szCs w:val="2"/>
                <w:shd w:val="clear" w:color="auto" w:fill="F6F7F9"/>
              </w:rPr>
              <w:t/>
            </w:r>
            <w:r w:rsidRPr="000A1488">
              <w:rPr>
                <w:rFonts w:ascii="Helvetica" w:hAnsi="Helvetica" w:cs="Helvetica"/>
                <w:color w:val="0070C0"/>
                <w:sz w:val="18"/>
                <w:szCs w:val="18"/>
                <w:shd w:val="clear" w:color="auto" w:fill="F6F7F9"/>
              </w:rPr>
              <w:t/>
            </w:r>
            <w:r w:rsidR="00B2048E" w:rsidRPr="00A71A62">
              <w:rPr>
                <w:sz w:val="16"/>
                <w:szCs w:val="18"/>
              </w:rPr>
              <w:t xml:space="preserve">   Lakossági                   </w:t>
            </w:r>
            <w:r w:rsidRPr="000A1488">
              <w:rPr>
                <w:color w:val="0070C0"/>
                <w:sz w:val="16"/>
                <w:szCs w:val="18"/>
              </w:rPr>
              <w:t/>
            </w:r>
            <w:r w:rsidRPr="000A1488">
              <w:rPr>
                <w:color w:val="0070C0"/>
                <w:sz w:val="2"/>
                <w:szCs w:val="2"/>
              </w:rPr>
              <w:t/>
            </w:r>
            <w:r w:rsidRPr="000A1488">
              <w:rPr>
                <w:rFonts w:ascii="Helvetica" w:hAnsi="Helvetica" w:cs="Helvetica"/>
                <w:color w:val="0070C0"/>
                <w:sz w:val="2"/>
                <w:szCs w:val="2"/>
                <w:shd w:val="clear" w:color="auto" w:fill="F6F7F9"/>
              </w:rPr>
              <w:t/>
            </w:r>
            <w:r w:rsidRPr="000A1488">
              <w:rPr>
                <w:rFonts w:ascii="Helvetica" w:hAnsi="Helvetica" w:cs="Helvetica"/>
                <w:color w:val="0070C0"/>
                <w:sz w:val="18"/>
                <w:szCs w:val="18"/>
                <w:shd w:val="clear" w:color="auto" w:fill="F6F7F9"/>
              </w:rPr>
              <w:t/>
            </w:r>
            <w:r w:rsidR="00B2048E" w:rsidRPr="00A71A62">
              <w:rPr>
                <w:sz w:val="16"/>
                <w:szCs w:val="18"/>
              </w:rPr>
              <w:t xml:space="preserve">  Nem lakossági</w:t>
            </w:r>
          </w:p>
        </w:tc>
      </w:tr>
      <w:tr w:rsidR="00821180" w:rsidRPr="00A71A62" w:rsidTr="0035381F">
        <w:trPr>
          <w:trHeight w:val="397"/>
        </w:trPr>
        <w:tc>
          <w:tcPr>
            <w:tcW w:w="4860" w:type="dxa"/>
            <w:shd w:val="clear" w:color="auto" w:fill="E6E6E6"/>
            <w:vAlign w:val="center"/>
          </w:tcPr>
          <w:p w:rsidR="002E77BC" w:rsidRPr="00A71A62" w:rsidRDefault="00B2048E">
            <w:pPr>
              <w:ind w:right="125"/>
              <w:rPr>
                <w:sz w:val="16"/>
                <w:szCs w:val="18"/>
              </w:rPr>
            </w:pPr>
            <w:r w:rsidRPr="00A71A62">
              <w:rPr>
                <w:sz w:val="16"/>
                <w:szCs w:val="18"/>
              </w:rPr>
              <w:t>Mérési pont azonosító (POD) minden napszaki:</w:t>
            </w:r>
          </w:p>
        </w:tc>
        <w:tc>
          <w:tcPr>
            <w:tcW w:w="4779" w:type="dxa"/>
            <w:gridSpan w:val="2"/>
            <w:vAlign w:val="center"/>
          </w:tcPr>
          <w:p w:rsidR="002E77BC" w:rsidRPr="00A71A62" w:rsidRDefault="002E77BC">
            <w:pPr>
              <w:rPr>
                <w:sz w:val="16"/>
                <w:szCs w:val="18"/>
              </w:rPr>
            </w:pPr>
          </w:p>
        </w:tc>
      </w:tr>
      <w:tr w:rsidR="00821180" w:rsidRPr="00A71A62" w:rsidTr="0035381F">
        <w:trPr>
          <w:trHeight w:hRule="exact" w:val="397"/>
        </w:trPr>
        <w:tc>
          <w:tcPr>
            <w:tcW w:w="4860" w:type="dxa"/>
            <w:shd w:val="clear" w:color="auto" w:fill="E6E6E6"/>
            <w:vAlign w:val="center"/>
          </w:tcPr>
          <w:p w:rsidR="002E77BC" w:rsidRPr="00A71A62" w:rsidRDefault="00B2048E">
            <w:pPr>
              <w:ind w:right="125"/>
              <w:rPr>
                <w:sz w:val="16"/>
                <w:szCs w:val="18"/>
              </w:rPr>
            </w:pPr>
            <w:r w:rsidRPr="00A71A62">
              <w:rPr>
                <w:sz w:val="16"/>
                <w:szCs w:val="18"/>
              </w:rPr>
              <w:t>Mérési pont azonosító (POD) vezérelt:</w:t>
            </w:r>
          </w:p>
        </w:tc>
        <w:tc>
          <w:tcPr>
            <w:tcW w:w="4779" w:type="dxa"/>
            <w:gridSpan w:val="2"/>
            <w:vAlign w:val="center"/>
          </w:tcPr>
          <w:p w:rsidR="002E77BC" w:rsidRPr="00A71A62" w:rsidRDefault="002E77BC">
            <w:pPr>
              <w:rPr>
                <w:sz w:val="16"/>
                <w:szCs w:val="18"/>
              </w:rPr>
            </w:pPr>
          </w:p>
        </w:tc>
      </w:tr>
      <w:tr w:rsidR="00821180" w:rsidRPr="00A71A62">
        <w:trPr>
          <w:trHeight w:hRule="exact" w:val="625"/>
        </w:trPr>
        <w:tc>
          <w:tcPr>
            <w:tcW w:w="4860" w:type="dxa"/>
            <w:shd w:val="clear" w:color="auto" w:fill="E6E6E6"/>
            <w:vAlign w:val="center"/>
          </w:tcPr>
          <w:p w:rsidR="002E77BC" w:rsidRPr="00A71A62" w:rsidRDefault="00B2048E">
            <w:pPr>
              <w:ind w:right="125"/>
              <w:rPr>
                <w:sz w:val="16"/>
                <w:szCs w:val="18"/>
              </w:rPr>
            </w:pPr>
            <w:r w:rsidRPr="00A71A62">
              <w:rPr>
                <w:sz w:val="16"/>
                <w:szCs w:val="18"/>
              </w:rPr>
              <w:t>Mérő gyári száma (POD hiányában kötelező*) minden napszaki:</w:t>
            </w:r>
          </w:p>
        </w:tc>
        <w:tc>
          <w:tcPr>
            <w:tcW w:w="4779" w:type="dxa"/>
            <w:gridSpan w:val="2"/>
            <w:vAlign w:val="center"/>
          </w:tcPr>
          <w:p w:rsidR="002E77BC" w:rsidRPr="00A71A62" w:rsidRDefault="00B2048E">
            <w:pPr>
              <w:rPr>
                <w:sz w:val="16"/>
                <w:szCs w:val="18"/>
              </w:rPr>
            </w:pPr>
            <w:r w:rsidRPr="00A71A62">
              <w:rPr>
                <w:color w:val="0000FF"/>
                <w:sz w:val="18"/>
              </w:rPr>
              <w:t/>
            </w:r>
            <w:r w:rsidRPr="00A71A62">
              <w:rPr>
                <w:color w:val="0000FF"/>
                <w:sz w:val="2"/>
                <w:szCs w:val="2"/>
              </w:rPr>
              <w:t/>
            </w:r>
            <w:r w:rsidRPr="00A71A62">
              <w:rPr>
                <w:color w:val="0000FF"/>
                <w:sz w:val="18"/>
              </w:rPr>
              <w:t/>
            </w:r>
          </w:p>
        </w:tc>
      </w:tr>
      <w:tr w:rsidR="00821180" w:rsidRPr="00A71A62">
        <w:trPr>
          <w:trHeight w:val="270"/>
        </w:trPr>
        <w:tc>
          <w:tcPr>
            <w:tcW w:w="4860" w:type="dxa"/>
            <w:shd w:val="clear" w:color="auto" w:fill="E6E6E6"/>
            <w:vAlign w:val="center"/>
          </w:tcPr>
          <w:p w:rsidR="002E77BC" w:rsidRPr="00A71A62" w:rsidRDefault="00B2048E">
            <w:pPr>
              <w:ind w:right="125"/>
              <w:rPr>
                <w:sz w:val="16"/>
                <w:szCs w:val="18"/>
              </w:rPr>
            </w:pPr>
            <w:r w:rsidRPr="00A71A62">
              <w:rPr>
                <w:sz w:val="16"/>
                <w:szCs w:val="18"/>
              </w:rPr>
              <w:t>Mérő gyári száma (POD hiányában kötelező*) vezérelt:</w:t>
            </w:r>
          </w:p>
        </w:tc>
        <w:tc>
          <w:tcPr>
            <w:tcW w:w="4779" w:type="dxa"/>
            <w:gridSpan w:val="2"/>
            <w:vAlign w:val="center"/>
          </w:tcPr>
          <w:p w:rsidR="002E77BC" w:rsidRPr="00A71A62" w:rsidRDefault="00B2048E">
            <w:pPr>
              <w:rPr>
                <w:sz w:val="16"/>
                <w:szCs w:val="18"/>
              </w:rPr>
            </w:pPr>
            <w:r w:rsidRPr="00A71A62">
              <w:rPr>
                <w:color w:val="0000FF"/>
                <w:sz w:val="18"/>
              </w:rPr>
              <w:t/>
            </w:r>
            <w:r w:rsidRPr="00A71A62">
              <w:rPr>
                <w:color w:val="0000FF"/>
                <w:sz w:val="2"/>
                <w:szCs w:val="2"/>
              </w:rPr>
              <w:t/>
            </w:r>
            <w:r w:rsidRPr="00A71A62">
              <w:rPr>
                <w:color w:val="0000FF"/>
                <w:sz w:val="18"/>
              </w:rPr>
              <w:t/>
            </w:r>
          </w:p>
        </w:tc>
      </w:tr>
      <w:tr w:rsidR="00821180" w:rsidRPr="00A71A62">
        <w:trPr>
          <w:trHeight w:val="270"/>
        </w:trPr>
        <w:tc>
          <w:tcPr>
            <w:tcW w:w="4860" w:type="dxa"/>
            <w:shd w:val="clear" w:color="auto" w:fill="E6E6E6"/>
            <w:vAlign w:val="center"/>
          </w:tcPr>
          <w:p w:rsidR="002E77BC" w:rsidRPr="00A71A62" w:rsidRDefault="00B2048E">
            <w:pPr>
              <w:ind w:right="125"/>
              <w:rPr>
                <w:sz w:val="16"/>
                <w:szCs w:val="18"/>
              </w:rPr>
            </w:pPr>
            <w:r w:rsidRPr="00A71A62">
              <w:rPr>
                <w:sz w:val="16"/>
                <w:szCs w:val="18"/>
              </w:rPr>
              <w:t>Profilos felhasználás esetén minden napszaki</w:t>
            </w:r>
          </w:p>
          <w:p w:rsidR="002E77BC" w:rsidRPr="00A71A62" w:rsidRDefault="00B2048E">
            <w:pPr>
              <w:ind w:right="125"/>
              <w:jc w:val="right"/>
              <w:rPr>
                <w:sz w:val="16"/>
                <w:szCs w:val="18"/>
              </w:rPr>
            </w:pPr>
            <w:r w:rsidRPr="00A71A62">
              <w:rPr>
                <w:sz w:val="16"/>
                <w:szCs w:val="18"/>
              </w:rPr>
              <w:t>Mértékadó Éves Felhasználás (MÉF):</w:t>
            </w:r>
          </w:p>
        </w:tc>
        <w:tc>
          <w:tcPr>
            <w:tcW w:w="4779" w:type="dxa"/>
            <w:gridSpan w:val="2"/>
            <w:vAlign w:val="center"/>
          </w:tcPr>
          <w:p w:rsidR="002E77BC" w:rsidRPr="00A71A62" w:rsidRDefault="00B2048E">
            <w:pPr>
              <w:rPr>
                <w:sz w:val="16"/>
                <w:szCs w:val="18"/>
              </w:rPr>
            </w:pPr>
            <w:r w:rsidRPr="00A71A62">
              <w:rPr>
                <w:sz w:val="16"/>
                <w:szCs w:val="18"/>
              </w:rPr>
              <w:t>_______________     kWh</w:t>
            </w:r>
          </w:p>
        </w:tc>
      </w:tr>
      <w:tr w:rsidR="00821180" w:rsidRPr="00A71A62">
        <w:trPr>
          <w:trHeight w:val="270"/>
        </w:trPr>
        <w:tc>
          <w:tcPr>
            <w:tcW w:w="4860" w:type="dxa"/>
            <w:shd w:val="clear" w:color="auto" w:fill="E6E6E6"/>
            <w:vAlign w:val="center"/>
          </w:tcPr>
          <w:p w:rsidR="002E77BC" w:rsidRPr="00A71A62" w:rsidRDefault="00B2048E">
            <w:pPr>
              <w:ind w:right="125"/>
              <w:rPr>
                <w:sz w:val="16"/>
                <w:szCs w:val="18"/>
              </w:rPr>
            </w:pPr>
            <w:r w:rsidRPr="00A71A62">
              <w:rPr>
                <w:sz w:val="16"/>
                <w:szCs w:val="18"/>
              </w:rPr>
              <w:t>Profilos felhasználás esetén vezérelt</w:t>
            </w:r>
          </w:p>
          <w:p w:rsidR="002E77BC" w:rsidRPr="00A71A62" w:rsidRDefault="00B2048E">
            <w:pPr>
              <w:ind w:right="125"/>
              <w:jc w:val="right"/>
              <w:rPr>
                <w:sz w:val="16"/>
                <w:szCs w:val="18"/>
              </w:rPr>
            </w:pPr>
            <w:r w:rsidRPr="00A71A62">
              <w:rPr>
                <w:sz w:val="16"/>
                <w:szCs w:val="18"/>
              </w:rPr>
              <w:t>Mértékadó Éves Felhasználás (MÉF):</w:t>
            </w:r>
          </w:p>
        </w:tc>
        <w:tc>
          <w:tcPr>
            <w:tcW w:w="4779" w:type="dxa"/>
            <w:gridSpan w:val="2"/>
            <w:vAlign w:val="center"/>
          </w:tcPr>
          <w:p w:rsidR="002E77BC" w:rsidRPr="00A71A62" w:rsidRDefault="00B2048E">
            <w:pPr>
              <w:rPr>
                <w:sz w:val="16"/>
                <w:szCs w:val="18"/>
              </w:rPr>
            </w:pPr>
            <w:r w:rsidRPr="00A71A62">
              <w:rPr>
                <w:sz w:val="16"/>
                <w:szCs w:val="18"/>
              </w:rPr>
              <w:t>_______________     kWh</w:t>
            </w:r>
          </w:p>
        </w:tc>
      </w:tr>
      <w:tr w:rsidR="00821180" w:rsidRPr="00A71A62" w:rsidTr="00B2048E">
        <w:trPr>
          <w:trHeight w:val="397"/>
        </w:trPr>
        <w:tc>
          <w:tcPr>
            <w:tcW w:w="4860" w:type="dxa"/>
            <w:shd w:val="clear" w:color="auto" w:fill="E6E6E6"/>
            <w:vAlign w:val="center"/>
          </w:tcPr>
          <w:p w:rsidR="00E52540" w:rsidRPr="00A71A62" w:rsidRDefault="00B2048E" w:rsidP="00E52540">
            <w:pPr>
              <w:ind w:right="125"/>
              <w:rPr>
                <w:sz w:val="16"/>
                <w:szCs w:val="18"/>
              </w:rPr>
            </w:pPr>
            <w:r w:rsidRPr="00A71A62">
              <w:rPr>
                <w:sz w:val="16"/>
                <w:szCs w:val="18"/>
              </w:rPr>
              <w:t xml:space="preserve">Szerződéses évforduló***: </w:t>
            </w:r>
          </w:p>
        </w:tc>
        <w:tc>
          <w:tcPr>
            <w:tcW w:w="2389" w:type="dxa"/>
            <w:vAlign w:val="center"/>
          </w:tcPr>
          <w:p w:rsidR="00E52540" w:rsidRPr="00A71A62" w:rsidRDefault="00B2048E" w:rsidP="00E52540">
            <w:pPr>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________  hónap elseje</w:t>
            </w:r>
          </w:p>
        </w:tc>
        <w:tc>
          <w:tcPr>
            <w:tcW w:w="2390" w:type="dxa"/>
            <w:vAlign w:val="center"/>
          </w:tcPr>
          <w:p w:rsidR="00E52540" w:rsidRPr="00A71A62" w:rsidRDefault="00B2048E" w:rsidP="00E52540">
            <w:pPr>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szerződéskötés hó-napjának első napja </w:t>
            </w:r>
          </w:p>
        </w:tc>
      </w:tr>
      <w:tr w:rsidR="00821180" w:rsidRPr="00A71A62" w:rsidTr="0035381F">
        <w:trPr>
          <w:trHeight w:val="397"/>
        </w:trPr>
        <w:tc>
          <w:tcPr>
            <w:tcW w:w="4860" w:type="dxa"/>
            <w:shd w:val="clear" w:color="auto" w:fill="E6E6E6"/>
            <w:vAlign w:val="center"/>
          </w:tcPr>
          <w:p w:rsidR="002E77BC" w:rsidRPr="00A71A62" w:rsidRDefault="00B2048E">
            <w:pPr>
              <w:ind w:right="125"/>
              <w:rPr>
                <w:sz w:val="16"/>
                <w:szCs w:val="18"/>
              </w:rPr>
            </w:pPr>
            <w:r w:rsidRPr="00A71A62">
              <w:rPr>
                <w:sz w:val="16"/>
                <w:szCs w:val="18"/>
              </w:rPr>
              <w:t>Felhasználási hely rendeltetése (TEÁOR kód):</w:t>
            </w:r>
          </w:p>
        </w:tc>
        <w:tc>
          <w:tcPr>
            <w:tcW w:w="4779" w:type="dxa"/>
            <w:gridSpan w:val="2"/>
            <w:vAlign w:val="center"/>
          </w:tcPr>
          <w:p w:rsidR="002E77BC" w:rsidRPr="00A71A62" w:rsidRDefault="00B2048E">
            <w:pPr>
              <w:rPr>
                <w:sz w:val="16"/>
                <w:szCs w:val="18"/>
              </w:rPr>
            </w:pPr>
            <w:r w:rsidRPr="00A71A62">
              <w:rPr>
                <w:sz w:val="16"/>
                <w:szCs w:val="18"/>
              </w:rPr>
              <w:t>Lakás</w:t>
            </w:r>
          </w:p>
        </w:tc>
      </w:tr>
    </w:tbl>
    <w:p w:rsidR="002E77BC" w:rsidRPr="00A71A62" w:rsidRDefault="00B2048E">
      <w:pPr>
        <w:outlineLvl w:val="3"/>
        <w:rPr>
          <w:sz w:val="16"/>
          <w:szCs w:val="18"/>
        </w:rPr>
      </w:pPr>
      <w:r w:rsidRPr="00A71A62">
        <w:rPr>
          <w:sz w:val="16"/>
          <w:szCs w:val="18"/>
        </w:rPr>
        <w:t xml:space="preserve">A *-gal jelölt adatok megadása kötelező. </w:t>
      </w:r>
    </w:p>
    <w:p w:rsidR="002E77BC" w:rsidRPr="00A71A62" w:rsidRDefault="00B2048E" w:rsidP="00265436">
      <w:pPr>
        <w:keepNext/>
        <w:outlineLvl w:val="3"/>
        <w:rPr>
          <w:sz w:val="16"/>
          <w:szCs w:val="18"/>
        </w:rPr>
      </w:pPr>
      <w:r w:rsidRPr="00A71A62">
        <w:rPr>
          <w:sz w:val="16"/>
          <w:szCs w:val="18"/>
        </w:rPr>
        <w:t>**: A használat jogcímét igazoló okiratot kérjük bemutatni.</w:t>
      </w:r>
    </w:p>
    <w:p w:rsidR="002E77BC" w:rsidRPr="00A71A62" w:rsidRDefault="00B2048E" w:rsidP="0027691C">
      <w:pPr>
        <w:rPr>
          <w:sz w:val="18"/>
        </w:rPr>
      </w:pPr>
      <w:r w:rsidRPr="00A71A62">
        <w:rPr>
          <w:sz w:val="16"/>
          <w:szCs w:val="18"/>
        </w:rPr>
        <w:t xml:space="preserve">***: </w:t>
      </w:r>
      <w:r w:rsidR="00121FB0" w:rsidRPr="00A71A62">
        <w:rPr>
          <w:sz w:val="16"/>
          <w:szCs w:val="18"/>
        </w:rPr>
        <w:t xml:space="preserve">A nem profil alapú elszámolásnál a lekötött teljesítmény csökkentési lehetőségének napja. </w:t>
      </w:r>
      <w:r w:rsidRPr="00A71A62">
        <w:rPr>
          <w:sz w:val="16"/>
          <w:szCs w:val="18"/>
        </w:rPr>
        <w:t xml:space="preserve">Új bekapcsolás, felhasználóváltozás, elszámolási mód váltás esetén </w:t>
      </w:r>
      <w:r w:rsidR="00121FB0" w:rsidRPr="00A71A62">
        <w:rPr>
          <w:sz w:val="16"/>
          <w:szCs w:val="18"/>
        </w:rPr>
        <w:t>kötelező megadni</w:t>
      </w:r>
      <w:r w:rsidRPr="00A71A62">
        <w:rPr>
          <w:sz w:val="16"/>
          <w:szCs w:val="18"/>
        </w:rPr>
        <w:t xml:space="preserve">.  </w:t>
      </w:r>
      <w:r w:rsidRPr="00A71A62">
        <w:rPr>
          <w:sz w:val="18"/>
        </w:rPr>
        <w:t>Mérés nélküli</w:t>
      </w:r>
      <w:r w:rsidR="00405321" w:rsidRPr="00A71A62">
        <w:rPr>
          <w:sz w:val="18"/>
        </w:rPr>
        <w:t xml:space="preserve"> elszámolásra vonatkozó adatok:</w:t>
      </w:r>
    </w:p>
    <w:p w:rsidR="00405321" w:rsidRPr="00A71A62" w:rsidRDefault="00B2048E" w:rsidP="0027691C">
      <w:pPr>
        <w:rPr>
          <w:sz w:val="16"/>
          <w:szCs w:val="18"/>
        </w:rPr>
      </w:pPr>
      <w:r w:rsidRPr="00A71A62">
        <w:rPr>
          <w:sz w:val="16"/>
          <w:szCs w:val="18"/>
        </w:rPr>
        <w:t xml:space="preserve">(Pl. </w:t>
      </w:r>
      <w:r w:rsidR="002E77BC" w:rsidRPr="00A71A62">
        <w:rPr>
          <w:sz w:val="16"/>
          <w:szCs w:val="18"/>
        </w:rPr>
        <w:t>Reklámtábla, parkoló automata, telefonfülke, kábeltévé erősítő, forgalomirányító berendezés</w:t>
      </w:r>
      <w:r w:rsidRPr="00A71A62">
        <w:rPr>
          <w:sz w:val="16"/>
          <w:szCs w:val="18"/>
        </w:rPr>
        <w:t>, térfigyelő kamera esetén.)</w:t>
      </w:r>
    </w:p>
    <w:p w:rsidR="00405321" w:rsidRPr="00A71A62" w:rsidRDefault="00405321" w:rsidP="0027691C">
      <w:pPr>
        <w:rPr>
          <w:sz w:val="16"/>
          <w:szCs w:val="18"/>
        </w:rPr>
      </w:pPr>
    </w:p>
    <w:p w:rsidR="0021134F" w:rsidRPr="00A71A62" w:rsidRDefault="0021134F" w:rsidP="0027691C">
      <w:pPr>
        <w:rPr>
          <w:sz w:val="16"/>
          <w:szCs w:val="18"/>
        </w:rPr>
      </w:pPr>
    </w:p>
    <w:p w:rsidR="0021134F" w:rsidRPr="00A71A62" w:rsidRDefault="0021134F" w:rsidP="0027691C">
      <w:pPr>
        <w:rPr>
          <w:sz w:val="16"/>
          <w:szCs w:val="18"/>
        </w:rPr>
      </w:pPr>
    </w:p>
    <w:p w:rsidR="0021134F" w:rsidRPr="00A71A62" w:rsidRDefault="0021134F" w:rsidP="0027691C">
      <w:pPr>
        <w:rPr>
          <w:sz w:val="16"/>
          <w:szCs w:val="18"/>
        </w:rPr>
      </w:pPr>
    </w:p>
    <w:p w:rsidR="000D3B22" w:rsidRPr="00A71A62" w:rsidRDefault="000D3B22" w:rsidP="0027691C">
      <w:pPr>
        <w:rPr>
          <w:sz w:val="16"/>
          <w:szCs w:val="18"/>
        </w:rPr>
      </w:pPr>
    </w:p>
    <w:p w:rsidR="000D3B22" w:rsidRPr="00A71A62" w:rsidRDefault="000D3B22" w:rsidP="0027691C">
      <w:pPr>
        <w:rPr>
          <w:sz w:val="16"/>
          <w:szCs w:val="18"/>
        </w:rPr>
      </w:pPr>
    </w:p>
    <w:p w:rsidR="000D3B22" w:rsidRPr="00A71A62" w:rsidRDefault="000D3B22" w:rsidP="0027691C">
      <w:pPr>
        <w:rPr>
          <w:sz w:val="16"/>
          <w:szCs w:val="18"/>
        </w:rPr>
      </w:pPr>
    </w:p>
    <w:p w:rsidR="000D3B22" w:rsidRPr="00A71A62" w:rsidRDefault="000D3B22" w:rsidP="0027691C">
      <w:pPr>
        <w:rPr>
          <w:sz w:val="16"/>
          <w:szCs w:val="18"/>
        </w:rPr>
      </w:pPr>
    </w:p>
    <w:p w:rsidR="000D3B22" w:rsidRPr="00A71A62" w:rsidRDefault="000D3B22" w:rsidP="0027691C">
      <w:pPr>
        <w:rPr>
          <w:sz w:val="16"/>
          <w:szCs w:val="18"/>
        </w:rPr>
      </w:pPr>
    </w:p>
    <w:p w:rsidR="000D3B22" w:rsidRPr="00A71A62" w:rsidRDefault="000D3B22" w:rsidP="0027691C">
      <w:pPr>
        <w:rPr>
          <w:sz w:val="16"/>
          <w:szCs w:val="18"/>
        </w:rPr>
      </w:pPr>
    </w:p>
    <w:p w:rsidR="0021134F" w:rsidRPr="00A71A62" w:rsidRDefault="0021134F" w:rsidP="0027691C">
      <w:pPr>
        <w:rPr>
          <w:sz w:val="16"/>
          <w:szCs w:val="18"/>
        </w:rPr>
      </w:pPr>
    </w:p>
    <w:p w:rsidR="0021134F" w:rsidRPr="00A71A62" w:rsidRDefault="0021134F" w:rsidP="0027691C">
      <w:pPr>
        <w:rPr>
          <w:sz w:val="16"/>
          <w:szCs w:val="18"/>
        </w:rPr>
      </w:pPr>
    </w:p>
    <w:p w:rsidR="00405321" w:rsidRPr="00A71A62" w:rsidRDefault="00B2048E" w:rsidP="0027691C">
      <w:pPr>
        <w:rPr>
          <w:sz w:val="16"/>
          <w:szCs w:val="18"/>
        </w:rPr>
      </w:pPr>
      <w:r w:rsidRPr="00A71A62">
        <w:rPr>
          <w:sz w:val="16"/>
          <w:szCs w:val="18"/>
        </w:rPr>
        <w:t>Villamos-energia f</w:t>
      </w:r>
      <w:r w:rsidR="002E77BC" w:rsidRPr="00A71A62">
        <w:rPr>
          <w:sz w:val="16"/>
          <w:szCs w:val="18"/>
        </w:rPr>
        <w:t xml:space="preserve">elhasználás </w:t>
      </w:r>
      <w:r w:rsidRPr="00A71A62">
        <w:rPr>
          <w:sz w:val="16"/>
          <w:szCs w:val="18"/>
        </w:rPr>
        <w:t xml:space="preserve">számításához az üzemidő </w:t>
      </w:r>
      <w:r w:rsidR="002E77BC" w:rsidRPr="00A71A62">
        <w:rPr>
          <w:sz w:val="16"/>
          <w:szCs w:val="18"/>
        </w:rPr>
        <w:t>meghatározásá</w:t>
      </w:r>
      <w:r w:rsidRPr="00A71A62">
        <w:rPr>
          <w:sz w:val="16"/>
          <w:szCs w:val="18"/>
        </w:rPr>
        <w:t xml:space="preserve">nak </w:t>
      </w:r>
      <w:r w:rsidR="002E77BC" w:rsidRPr="00A71A62">
        <w:rPr>
          <w:sz w:val="16"/>
          <w:szCs w:val="18"/>
        </w:rPr>
        <w:t>alapja</w:t>
      </w:r>
      <w:r w:rsidRPr="00A71A62">
        <w:rPr>
          <w:sz w:val="16"/>
          <w:szCs w:val="18"/>
        </w:rPr>
        <w:t>:</w:t>
      </w:r>
    </w:p>
    <w:p w:rsidR="002E77BC" w:rsidRPr="00A71A62" w:rsidRDefault="00B2048E" w:rsidP="0027691C">
      <w:pPr>
        <w:rPr>
          <w:sz w:val="16"/>
          <w:szCs w:val="18"/>
        </w:rPr>
      </w:pPr>
      <w:r w:rsidRPr="00A71A62">
        <w:rPr>
          <w:sz w:val="16"/>
          <w:szCs w:val="18"/>
        </w:rPr>
        <w:lastRenderedPageBreak/>
        <w:t xml:space="preserve">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Közvilágítási naptár</w:t>
      </w:r>
      <w:r w:rsidR="00093518" w:rsidRPr="00A71A62">
        <w:rPr>
          <w:sz w:val="16"/>
          <w:szCs w:val="18"/>
        </w:rPr>
        <w:t xml:space="preserve"> </w:t>
      </w:r>
      <w:r w:rsidRPr="00A71A62">
        <w:rPr>
          <w:sz w:val="16"/>
          <w:szCs w:val="18"/>
        </w:rPr>
        <w:t xml:space="preserve">  </w:t>
      </w:r>
      <w:r w:rsidR="00405321" w:rsidRPr="00A71A62">
        <w:rPr>
          <w:sz w:val="16"/>
          <w:szCs w:val="18"/>
        </w:rPr>
        <w:tab/>
      </w:r>
      <w:r w:rsidR="00405321" w:rsidRPr="00A71A62">
        <w:rPr>
          <w:sz w:val="16"/>
          <w:szCs w:val="18"/>
        </w:rPr>
        <w:fldChar w:fldCharType="begin">
          <w:ffData>
            <w:name w:val="Jelölő16"/>
            <w:enabled/>
            <w:calcOnExit w:val="0"/>
            <w:checkBox>
              <w:sizeAuto/>
              <w:default w:val="0"/>
            </w:checkBox>
          </w:ffData>
        </w:fldChar>
      </w:r>
      <w:r w:rsidR="00405321" w:rsidRPr="00A71A62">
        <w:rPr>
          <w:sz w:val="16"/>
          <w:szCs w:val="18"/>
        </w:rPr>
        <w:instrText xml:space="preserve"> FORMCHECKBOX </w:instrText>
      </w:r>
      <w:r w:rsidR="00A557CA">
        <w:rPr>
          <w:sz w:val="16"/>
          <w:szCs w:val="18"/>
        </w:rPr>
      </w:r>
      <w:r w:rsidR="00A557CA">
        <w:rPr>
          <w:sz w:val="16"/>
          <w:szCs w:val="18"/>
        </w:rPr>
        <w:fldChar w:fldCharType="separate"/>
      </w:r>
      <w:r w:rsidR="00405321" w:rsidRPr="00A71A62">
        <w:rPr>
          <w:sz w:val="16"/>
          <w:szCs w:val="18"/>
        </w:rPr>
        <w:fldChar w:fldCharType="end"/>
      </w:r>
      <w:r w:rsidR="00405321" w:rsidRPr="00A71A62">
        <w:rPr>
          <w:sz w:val="16"/>
          <w:szCs w:val="18"/>
        </w:rPr>
        <w:t xml:space="preserve">   Egész napos, évi 8760 óra</w:t>
      </w:r>
      <w:r w:rsidR="00405321" w:rsidRPr="00A71A62">
        <w:rPr>
          <w:sz w:val="16"/>
          <w:szCs w:val="18"/>
        </w:rPr>
        <w:tab/>
      </w:r>
      <w:r w:rsidR="00405321" w:rsidRPr="00A71A62">
        <w:rPr>
          <w:sz w:val="16"/>
          <w:szCs w:val="18"/>
        </w:rPr>
        <w:tab/>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Napi üzemóra: …………</w:t>
      </w:r>
      <w:r w:rsidR="00405321" w:rsidRPr="00A71A62">
        <w:rPr>
          <w:sz w:val="16"/>
          <w:szCs w:val="18"/>
        </w:rPr>
        <w:t xml:space="preserve"> óra</w:t>
      </w:r>
    </w:p>
    <w:p w:rsidR="002E77BC" w:rsidRPr="00A71A62" w:rsidRDefault="002E77BC" w:rsidP="00FE5B0A">
      <w:pPr>
        <w:jc w:val="both"/>
        <w:rPr>
          <w:sz w:val="16"/>
          <w:szCs w:val="18"/>
        </w:rPr>
      </w:pPr>
    </w:p>
    <w:p w:rsidR="00405321" w:rsidRPr="00A71A62" w:rsidRDefault="00B2048E" w:rsidP="00FE5B0A">
      <w:pPr>
        <w:jc w:val="both"/>
        <w:rPr>
          <w:sz w:val="16"/>
          <w:szCs w:val="18"/>
        </w:rPr>
      </w:pPr>
      <w:r w:rsidRPr="00A71A62">
        <w:rPr>
          <w:sz w:val="16"/>
          <w:szCs w:val="18"/>
        </w:rPr>
        <w:t>Figyelembe vett teljesítmény:</w:t>
      </w:r>
    </w:p>
    <w:p w:rsidR="00093518" w:rsidRPr="00A71A62" w:rsidRDefault="00B2048E" w:rsidP="00405321">
      <w:pPr>
        <w:keepNext/>
        <w:spacing w:before="60" w:after="60"/>
        <w:jc w:val="both"/>
        <w:outlineLvl w:val="2"/>
        <w:rPr>
          <w:bCs/>
          <w:sz w:val="16"/>
          <w:szCs w:val="18"/>
        </w:rPr>
      </w:pP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A557CA">
        <w:rPr>
          <w:bCs/>
          <w:sz w:val="16"/>
          <w:szCs w:val="18"/>
        </w:rPr>
      </w:r>
      <w:r w:rsidR="00A557CA">
        <w:rPr>
          <w:bCs/>
          <w:sz w:val="16"/>
          <w:szCs w:val="18"/>
        </w:rPr>
        <w:fldChar w:fldCharType="separate"/>
      </w:r>
      <w:r w:rsidRPr="00A71A62">
        <w:rPr>
          <w:bCs/>
          <w:sz w:val="16"/>
          <w:szCs w:val="18"/>
        </w:rPr>
        <w:fldChar w:fldCharType="end"/>
      </w:r>
      <w:r w:rsidRPr="00A71A62">
        <w:rPr>
          <w:bCs/>
          <w:sz w:val="16"/>
          <w:szCs w:val="18"/>
        </w:rPr>
        <w:t xml:space="preserve">   Első túláram</w:t>
      </w:r>
      <w:r w:rsidR="007170ED" w:rsidRPr="00A71A62">
        <w:rPr>
          <w:bCs/>
          <w:sz w:val="16"/>
          <w:szCs w:val="18"/>
        </w:rPr>
        <w:t xml:space="preserve"> </w:t>
      </w:r>
      <w:r w:rsidRPr="00A71A62">
        <w:rPr>
          <w:bCs/>
          <w:sz w:val="16"/>
          <w:szCs w:val="18"/>
        </w:rPr>
        <w:t>védelmi eszköz névleges árama</w:t>
      </w:r>
      <w:r w:rsidR="00405321" w:rsidRPr="00A71A62">
        <w:rPr>
          <w:bCs/>
          <w:sz w:val="16"/>
          <w:szCs w:val="18"/>
        </w:rPr>
        <w:t xml:space="preserve"> a 3.3. pont szerint, vagy</w:t>
      </w:r>
    </w:p>
    <w:p w:rsidR="00093518" w:rsidRPr="00A71A62" w:rsidRDefault="00B2048E" w:rsidP="00093518">
      <w:pPr>
        <w:keepNext/>
        <w:spacing w:before="60" w:after="60"/>
        <w:jc w:val="both"/>
        <w:outlineLvl w:val="2"/>
        <w:rPr>
          <w:bCs/>
          <w:sz w:val="16"/>
          <w:szCs w:val="18"/>
        </w:rPr>
      </w:pP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A557CA">
        <w:rPr>
          <w:bCs/>
          <w:sz w:val="16"/>
          <w:szCs w:val="18"/>
        </w:rPr>
      </w:r>
      <w:r w:rsidR="00A557CA">
        <w:rPr>
          <w:bCs/>
          <w:sz w:val="16"/>
          <w:szCs w:val="18"/>
        </w:rPr>
        <w:fldChar w:fldCharType="separate"/>
      </w:r>
      <w:r w:rsidRPr="00A71A62">
        <w:rPr>
          <w:bCs/>
          <w:sz w:val="16"/>
          <w:szCs w:val="18"/>
        </w:rPr>
        <w:fldChar w:fldCharType="end"/>
      </w:r>
      <w:r w:rsidRPr="00A71A62">
        <w:rPr>
          <w:bCs/>
          <w:sz w:val="16"/>
          <w:szCs w:val="18"/>
        </w:rPr>
        <w:t xml:space="preserve">   Felhasználói berendezés névleges teljesítménye </w:t>
      </w:r>
      <w:r w:rsidR="00823DFF" w:rsidRPr="00A71A62">
        <w:rPr>
          <w:bCs/>
          <w:sz w:val="16"/>
          <w:szCs w:val="18"/>
        </w:rPr>
        <w:t xml:space="preserve">az </w:t>
      </w:r>
      <w:r w:rsidR="00823DFF" w:rsidRPr="00A71A62">
        <w:rPr>
          <w:bCs/>
          <w:color w:val="212100"/>
          <w:sz w:val="16"/>
          <w:szCs w:val="18"/>
        </w:rPr>
        <w:t>elosztóval történt megállapodás</w:t>
      </w:r>
      <w:r w:rsidRPr="00A71A62">
        <w:rPr>
          <w:bCs/>
          <w:sz w:val="16"/>
          <w:szCs w:val="18"/>
        </w:rPr>
        <w:t>* alapján:</w:t>
      </w:r>
      <w:r w:rsidR="00823DFF" w:rsidRPr="00A71A62">
        <w:rPr>
          <w:bCs/>
          <w:sz w:val="16"/>
          <w:szCs w:val="18"/>
        </w:rPr>
        <w:t xml:space="preserve">  </w:t>
      </w:r>
      <w:r w:rsidRPr="00A71A62">
        <w:rPr>
          <w:bCs/>
          <w:sz w:val="16"/>
          <w:szCs w:val="18"/>
        </w:rPr>
        <w:t>………………..  kW</w:t>
      </w:r>
    </w:p>
    <w:p w:rsidR="002E77BC" w:rsidRPr="00A71A62" w:rsidRDefault="00B2048E" w:rsidP="00FE5B0A">
      <w:pPr>
        <w:keepNext/>
        <w:spacing w:before="60" w:after="60"/>
        <w:jc w:val="both"/>
        <w:outlineLvl w:val="2"/>
        <w:rPr>
          <w:bCs/>
          <w:color w:val="212100"/>
          <w:sz w:val="16"/>
          <w:szCs w:val="18"/>
        </w:rPr>
      </w:pPr>
      <w:r w:rsidRPr="00A71A62">
        <w:rPr>
          <w:bCs/>
          <w:color w:val="212100"/>
          <w:sz w:val="16"/>
          <w:szCs w:val="18"/>
        </w:rPr>
        <w:t>* A</w:t>
      </w:r>
      <w:r w:rsidR="00823DFF" w:rsidRPr="00A71A62">
        <w:rPr>
          <w:bCs/>
          <w:color w:val="212100"/>
          <w:sz w:val="16"/>
          <w:szCs w:val="18"/>
        </w:rPr>
        <w:t xml:space="preserve"> </w:t>
      </w:r>
      <w:r w:rsidRPr="00A71A62">
        <w:rPr>
          <w:bCs/>
          <w:color w:val="212100"/>
          <w:sz w:val="16"/>
          <w:szCs w:val="18"/>
        </w:rPr>
        <w:t>megállapodást jelen igénybejelentőhöz mellékletként csatolni kell.</w:t>
      </w:r>
    </w:p>
    <w:p w:rsidR="00093518" w:rsidRPr="00A71A62" w:rsidRDefault="00093518" w:rsidP="0027691C">
      <w:pPr>
        <w:rPr>
          <w:sz w:val="22"/>
          <w:szCs w:val="24"/>
        </w:rPr>
      </w:pPr>
    </w:p>
    <w:p w:rsidR="002E77BC" w:rsidRPr="00A71A62" w:rsidRDefault="00B2048E" w:rsidP="00FE5B0A">
      <w:pPr>
        <w:keepNext/>
        <w:spacing w:before="60" w:after="60"/>
        <w:outlineLvl w:val="2"/>
        <w:rPr>
          <w:bCs/>
          <w:i/>
          <w:sz w:val="16"/>
          <w:szCs w:val="18"/>
        </w:rPr>
      </w:pPr>
      <w:r w:rsidRPr="00A71A62">
        <w:rPr>
          <w:bCs/>
          <w:i/>
          <w:sz w:val="16"/>
          <w:szCs w:val="18"/>
        </w:rPr>
        <w:t>Csatlakozási pont használati módja:</w:t>
      </w:r>
      <w:r w:rsidRPr="00A71A62">
        <w:rPr>
          <w:bCs/>
          <w:i/>
          <w:sz w:val="16"/>
          <w:szCs w:val="18"/>
        </w:rPr>
        <w:tab/>
      </w: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A557CA">
        <w:rPr>
          <w:bCs/>
          <w:sz w:val="16"/>
          <w:szCs w:val="18"/>
        </w:rPr>
      </w:r>
      <w:r w:rsidR="00A557CA">
        <w:rPr>
          <w:bCs/>
          <w:sz w:val="16"/>
          <w:szCs w:val="18"/>
        </w:rPr>
        <w:fldChar w:fldCharType="separate"/>
      </w:r>
      <w:r w:rsidRPr="00A71A62">
        <w:rPr>
          <w:bCs/>
          <w:sz w:val="16"/>
          <w:szCs w:val="18"/>
        </w:rPr>
        <w:fldChar w:fldCharType="end"/>
      </w:r>
      <w:r w:rsidRPr="00A71A62">
        <w:rPr>
          <w:bCs/>
          <w:i/>
          <w:sz w:val="16"/>
          <w:szCs w:val="18"/>
        </w:rPr>
        <w:t xml:space="preserve">  Üzemszerű</w:t>
      </w:r>
      <w:r w:rsidRPr="00A71A62">
        <w:rPr>
          <w:bCs/>
          <w:i/>
          <w:sz w:val="16"/>
          <w:szCs w:val="18"/>
        </w:rPr>
        <w:tab/>
      </w:r>
      <w:r w:rsidRPr="00A71A62">
        <w:rPr>
          <w:bCs/>
          <w:i/>
          <w:sz w:val="16"/>
          <w:szCs w:val="18"/>
        </w:rPr>
        <w:tab/>
      </w:r>
      <w:r w:rsidRPr="00A71A62">
        <w:rPr>
          <w:bCs/>
          <w:i/>
          <w:sz w:val="16"/>
          <w:szCs w:val="18"/>
        </w:rPr>
        <w:tab/>
      </w:r>
      <w:r w:rsidRPr="00A71A62">
        <w:rPr>
          <w:bCs/>
          <w:sz w:val="16"/>
          <w:szCs w:val="18"/>
        </w:rPr>
        <w:fldChar w:fldCharType="begin">
          <w:ffData>
            <w:name w:val="Jelölő16"/>
            <w:enabled/>
            <w:calcOnExit w:val="0"/>
            <w:checkBox>
              <w:sizeAuto/>
              <w:default w:val="0"/>
            </w:checkBox>
          </w:ffData>
        </w:fldChar>
      </w:r>
      <w:r w:rsidRPr="00A71A62">
        <w:rPr>
          <w:bCs/>
          <w:sz w:val="16"/>
          <w:szCs w:val="18"/>
        </w:rPr>
        <w:instrText xml:space="preserve"> FORMCHECKBOX </w:instrText>
      </w:r>
      <w:r w:rsidR="00A557CA">
        <w:rPr>
          <w:bCs/>
          <w:sz w:val="16"/>
          <w:szCs w:val="18"/>
        </w:rPr>
      </w:r>
      <w:r w:rsidR="00A557CA">
        <w:rPr>
          <w:bCs/>
          <w:sz w:val="16"/>
          <w:szCs w:val="18"/>
        </w:rPr>
        <w:fldChar w:fldCharType="separate"/>
      </w:r>
      <w:r w:rsidRPr="00A71A62">
        <w:rPr>
          <w:bCs/>
          <w:sz w:val="16"/>
          <w:szCs w:val="18"/>
        </w:rPr>
        <w:fldChar w:fldCharType="end"/>
      </w:r>
      <w:r w:rsidRPr="00A71A62">
        <w:rPr>
          <w:bCs/>
          <w:i/>
          <w:sz w:val="16"/>
          <w:szCs w:val="18"/>
        </w:rPr>
        <w:t xml:space="preserve">  Többirányú</w:t>
      </w:r>
    </w:p>
    <w:p w:rsidR="002E77BC" w:rsidRPr="00A71A62" w:rsidRDefault="00B2048E" w:rsidP="00577E0E">
      <w:pPr>
        <w:keepNext/>
        <w:numPr>
          <w:ilvl w:val="1"/>
          <w:numId w:val="8"/>
        </w:numPr>
        <w:spacing w:before="120" w:after="60"/>
        <w:ind w:left="357" w:hanging="357"/>
        <w:outlineLvl w:val="2"/>
        <w:rPr>
          <w:bCs/>
          <w:i/>
          <w:sz w:val="16"/>
          <w:szCs w:val="18"/>
        </w:rPr>
      </w:pPr>
      <w:r w:rsidRPr="00A71A62">
        <w:rPr>
          <w:bCs/>
          <w:i/>
          <w:sz w:val="16"/>
          <w:szCs w:val="18"/>
        </w:rPr>
        <w:t>Igény</w:t>
      </w:r>
      <w:r w:rsidR="00517DE7" w:rsidRPr="00A71A62">
        <w:rPr>
          <w:bCs/>
          <w:i/>
          <w:sz w:val="16"/>
          <w:szCs w:val="18"/>
        </w:rPr>
        <w:t>el</w:t>
      </w:r>
      <w:r w:rsidR="00482759" w:rsidRPr="00A71A62">
        <w:rPr>
          <w:bCs/>
          <w:i/>
          <w:sz w:val="16"/>
          <w:szCs w:val="18"/>
        </w:rPr>
        <w:t xml:space="preserve">t </w:t>
      </w:r>
      <w:r w:rsidRPr="00A71A62">
        <w:rPr>
          <w:bCs/>
          <w:i/>
          <w:sz w:val="16"/>
          <w:szCs w:val="18"/>
        </w:rPr>
        <w:t>teljesítmény:</w:t>
      </w:r>
    </w:p>
    <w:p w:rsidR="00823DFF" w:rsidRPr="00A71A62" w:rsidRDefault="00B2048E" w:rsidP="0027691C">
      <w:pPr>
        <w:rPr>
          <w:sz w:val="16"/>
          <w:szCs w:val="18"/>
        </w:rPr>
      </w:pPr>
      <w:r w:rsidRPr="00A71A62">
        <w:rPr>
          <w:sz w:val="16"/>
          <w:szCs w:val="18"/>
        </w:rPr>
        <w:t>Profil alapú elszámolás esetén</w:t>
      </w:r>
      <w:r w:rsidR="00D748DC" w:rsidRPr="00A71A62">
        <w:rPr>
          <w:sz w:val="16"/>
          <w:szCs w:val="18"/>
        </w:rPr>
        <w:t xml:space="preserve"> (legfeljebb 3 x 80 Amper)</w:t>
      </w:r>
      <w:r w:rsidRPr="00A71A62">
        <w:rPr>
          <w:sz w:val="16"/>
          <w:szCs w:val="18"/>
        </w:rPr>
        <w:t>:</w:t>
      </w:r>
    </w:p>
    <w:p w:rsidR="002E77BC" w:rsidRPr="00A71A62" w:rsidRDefault="002E77BC">
      <w:pPr>
        <w:rPr>
          <w:sz w:val="10"/>
          <w:szCs w:val="12"/>
        </w:rPr>
      </w:pPr>
    </w:p>
    <w:tbl>
      <w:tblPr>
        <w:tblW w:w="963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977"/>
        <w:gridCol w:w="6662"/>
      </w:tblGrid>
      <w:tr w:rsidR="00821180" w:rsidRPr="00A71A62" w:rsidTr="0027691C">
        <w:trPr>
          <w:trHeight w:val="766"/>
        </w:trPr>
        <w:tc>
          <w:tcPr>
            <w:tcW w:w="2977" w:type="dxa"/>
            <w:shd w:val="clear" w:color="auto" w:fill="E6E6E6"/>
          </w:tcPr>
          <w:p w:rsidR="00823DFF" w:rsidRPr="00A71A62" w:rsidRDefault="00823DFF" w:rsidP="0027691C">
            <w:pPr>
              <w:keepNext/>
              <w:outlineLvl w:val="3"/>
              <w:rPr>
                <w:sz w:val="16"/>
                <w:szCs w:val="18"/>
              </w:rPr>
            </w:pPr>
          </w:p>
          <w:p w:rsidR="00482759" w:rsidRPr="00A71A62" w:rsidRDefault="00B2048E">
            <w:pPr>
              <w:keepNext/>
              <w:outlineLvl w:val="3"/>
              <w:rPr>
                <w:sz w:val="16"/>
                <w:szCs w:val="18"/>
              </w:rPr>
            </w:pPr>
            <w:r w:rsidRPr="00A71A62">
              <w:rPr>
                <w:sz w:val="16"/>
                <w:szCs w:val="18"/>
              </w:rPr>
              <w:t>Mindennapszaki*:</w:t>
            </w:r>
          </w:p>
          <w:p w:rsidR="00482759" w:rsidRPr="00A71A62" w:rsidRDefault="00482759">
            <w:pPr>
              <w:keepNext/>
              <w:outlineLvl w:val="3"/>
              <w:rPr>
                <w:sz w:val="16"/>
                <w:szCs w:val="18"/>
              </w:rPr>
            </w:pPr>
          </w:p>
          <w:p w:rsidR="002E77BC" w:rsidRPr="00A71A62" w:rsidRDefault="00B2048E" w:rsidP="0027691C">
            <w:pPr>
              <w:keepNext/>
              <w:outlineLvl w:val="3"/>
              <w:rPr>
                <w:sz w:val="16"/>
                <w:szCs w:val="18"/>
              </w:rPr>
            </w:pPr>
            <w:r w:rsidRPr="00A71A62">
              <w:rPr>
                <w:sz w:val="16"/>
                <w:szCs w:val="18"/>
              </w:rPr>
              <w:t>Vezérelt:</w:t>
            </w:r>
          </w:p>
          <w:p w:rsidR="00FE5C89" w:rsidRPr="00A71A62" w:rsidRDefault="00FE5C89" w:rsidP="0027691C">
            <w:pPr>
              <w:keepNext/>
              <w:outlineLvl w:val="3"/>
              <w:rPr>
                <w:sz w:val="16"/>
                <w:szCs w:val="18"/>
              </w:rPr>
            </w:pPr>
            <w:r w:rsidRPr="00A71A62">
              <w:rPr>
                <w:sz w:val="16"/>
                <w:szCs w:val="18"/>
              </w:rPr>
              <w:br/>
              <w:t>„H” tarifa:</w:t>
            </w:r>
          </w:p>
        </w:tc>
        <w:tc>
          <w:tcPr>
            <w:tcW w:w="6662" w:type="dxa"/>
          </w:tcPr>
          <w:p w:rsidR="002E77BC" w:rsidRPr="00A71A62" w:rsidRDefault="00B2048E" w:rsidP="0027691C">
            <w:pPr>
              <w:spacing w:before="120" w:line="480" w:lineRule="auto"/>
              <w:rPr>
                <w:sz w:val="16"/>
                <w:szCs w:val="18"/>
              </w:rPr>
            </w:pPr>
            <w:r w:rsidRPr="00A71A62">
              <w:rPr>
                <w:sz w:val="16"/>
                <w:szCs w:val="18"/>
              </w:rPr>
              <w:t>_________ kW</w:t>
            </w:r>
            <w:r w:rsidRPr="00A71A62">
              <w:rPr>
                <w:sz w:val="16"/>
                <w:szCs w:val="18"/>
              </w:rPr>
              <w:tab/>
              <w:t xml:space="preserve">L1: </w:t>
            </w:r>
            <w:r w:rsidR="00D94701" w:rsidRPr="00A71A62">
              <w:rPr>
                <w:color w:val="0000FF"/>
                <w:sz w:val="22"/>
                <w:szCs w:val="24"/>
              </w:rPr>
              <w:t/>
            </w:r>
            <w:r w:rsidR="00D94701" w:rsidRPr="00A71A62">
              <w:rPr>
                <w:color w:val="0000FF"/>
                <w:sz w:val="2"/>
                <w:szCs w:val="2"/>
              </w:rPr>
              <w:t/>
            </w:r>
            <w:r w:rsidR="00D94701" w:rsidRPr="00A71A62">
              <w:rPr>
                <w:color w:val="0000FF"/>
                <w:sz w:val="22"/>
                <w:szCs w:val="24"/>
              </w:rPr>
              <w:t>__</w:t>
            </w:r>
            <w:r w:rsidRPr="00A71A62">
              <w:rPr>
                <w:sz w:val="16"/>
                <w:szCs w:val="18"/>
              </w:rPr>
              <w:t xml:space="preserve"> A; L2: </w:t>
            </w:r>
            <w:r w:rsidR="00D94701" w:rsidRPr="00A71A62">
              <w:rPr>
                <w:color w:val="0000FF"/>
                <w:sz w:val="22"/>
                <w:szCs w:val="24"/>
              </w:rPr>
              <w:t/>
            </w:r>
            <w:r w:rsidR="00D94701" w:rsidRPr="00A71A62">
              <w:rPr>
                <w:color w:val="0000FF"/>
                <w:sz w:val="2"/>
                <w:szCs w:val="2"/>
              </w:rPr>
              <w:t/>
            </w:r>
            <w:r w:rsidR="00D94701" w:rsidRPr="00A71A62">
              <w:rPr>
                <w:color w:val="0000FF"/>
                <w:sz w:val="22"/>
                <w:szCs w:val="24"/>
              </w:rPr>
              <w:t>__</w:t>
            </w:r>
            <w:r w:rsidRPr="00A71A62">
              <w:rPr>
                <w:sz w:val="16"/>
                <w:szCs w:val="18"/>
              </w:rPr>
              <w:t xml:space="preserve"> A; L3: </w:t>
            </w:r>
            <w:r w:rsidR="00D94701" w:rsidRPr="00A71A62">
              <w:rPr>
                <w:color w:val="0000FF"/>
                <w:sz w:val="22"/>
                <w:szCs w:val="24"/>
              </w:rPr>
              <w:t/>
            </w:r>
            <w:r w:rsidR="00D94701" w:rsidRPr="00A71A62">
              <w:rPr>
                <w:color w:val="0000FF"/>
                <w:sz w:val="2"/>
                <w:szCs w:val="2"/>
              </w:rPr>
              <w:t/>
            </w:r>
            <w:r w:rsidR="00D94701" w:rsidRPr="00A71A62">
              <w:rPr>
                <w:color w:val="0000FF"/>
                <w:sz w:val="22"/>
                <w:szCs w:val="24"/>
              </w:rPr>
              <w:t>__</w:t>
            </w:r>
            <w:r w:rsidRPr="00A71A62">
              <w:rPr>
                <w:sz w:val="16"/>
                <w:szCs w:val="18"/>
              </w:rPr>
              <w:t xml:space="preserve"> A; összesen: </w:t>
            </w:r>
            <w:r w:rsidR="00D70FBE" w:rsidRPr="00D70FBE">
              <w:rPr>
                <w:color w:val="0000FF"/>
                <w:sz w:val="22"/>
                <w:szCs w:val="24"/>
              </w:rPr>
              <w:t/>
            </w:r>
            <w:r w:rsidR="00D70FBE" w:rsidRPr="00D70FBE">
              <w:rPr>
                <w:color w:val="0000FF"/>
                <w:sz w:val="2"/>
                <w:szCs w:val="2"/>
              </w:rPr>
              <w:t/>
            </w:r>
            <w:r w:rsidR="00D70FBE" w:rsidRPr="00D70FBE">
              <w:rPr>
                <w:color w:val="0000FF"/>
                <w:sz w:val="22"/>
                <w:szCs w:val="24"/>
              </w:rPr>
              <w:t/>
            </w:r>
            <w:r w:rsidRPr="00A71A62">
              <w:rPr>
                <w:sz w:val="16"/>
                <w:szCs w:val="18"/>
              </w:rPr>
              <w:t>A</w:t>
            </w:r>
          </w:p>
          <w:p w:rsidR="00FE5C89" w:rsidRPr="00A71A62" w:rsidRDefault="00B2048E" w:rsidP="0027691C">
            <w:pPr>
              <w:spacing w:line="480" w:lineRule="auto"/>
              <w:rPr>
                <w:sz w:val="16"/>
                <w:szCs w:val="18"/>
              </w:rPr>
            </w:pPr>
            <w:r w:rsidRPr="00A71A62">
              <w:rPr>
                <w:sz w:val="16"/>
                <w:szCs w:val="18"/>
              </w:rPr>
              <w:t>_________ kW</w:t>
            </w:r>
            <w:r w:rsidRPr="00A71A62">
              <w:rPr>
                <w:sz w:val="16"/>
                <w:szCs w:val="18"/>
              </w:rPr>
              <w:tab/>
              <w:t xml:space="preserve">L1: </w:t>
            </w:r>
            <w:r w:rsidR="00D94701" w:rsidRPr="00A71A62">
              <w:rPr>
                <w:color w:val="0000FF"/>
                <w:sz w:val="22"/>
                <w:szCs w:val="24"/>
              </w:rPr>
              <w:t/>
            </w:r>
            <w:r w:rsidR="00D94701" w:rsidRPr="00A71A62">
              <w:rPr>
                <w:color w:val="0000FF"/>
                <w:sz w:val="2"/>
                <w:szCs w:val="2"/>
              </w:rPr>
              <w:t/>
            </w:r>
            <w:r w:rsidR="00D94701" w:rsidRPr="00A71A62">
              <w:rPr>
                <w:color w:val="0000FF"/>
                <w:sz w:val="22"/>
                <w:szCs w:val="24"/>
              </w:rPr>
              <w:t>__</w:t>
            </w:r>
            <w:r w:rsidRPr="00A71A62">
              <w:rPr>
                <w:sz w:val="16"/>
                <w:szCs w:val="18"/>
              </w:rPr>
              <w:t xml:space="preserve"> A; L2: </w:t>
            </w:r>
            <w:r w:rsidR="00D94701" w:rsidRPr="00A71A62">
              <w:rPr>
                <w:color w:val="0000FF"/>
                <w:sz w:val="22"/>
                <w:szCs w:val="24"/>
              </w:rPr>
              <w:t/>
            </w:r>
            <w:r w:rsidR="00D94701" w:rsidRPr="00A71A62">
              <w:rPr>
                <w:color w:val="0000FF"/>
                <w:sz w:val="2"/>
                <w:szCs w:val="2"/>
              </w:rPr>
              <w:t/>
            </w:r>
            <w:r w:rsidR="00D94701" w:rsidRPr="00A71A62">
              <w:rPr>
                <w:color w:val="0000FF"/>
                <w:sz w:val="22"/>
                <w:szCs w:val="24"/>
              </w:rPr>
              <w:t/>
            </w:r>
            <w:r w:rsidRPr="00A71A62">
              <w:rPr>
                <w:sz w:val="16"/>
                <w:szCs w:val="18"/>
              </w:rPr>
              <w:t xml:space="preserve"> </w:t>
            </w:r>
            <w:r w:rsidR="00D94701" w:rsidRPr="00A71A62">
              <w:rPr>
                <w:sz w:val="16"/>
                <w:szCs w:val="18"/>
              </w:rPr>
              <w:t>__</w:t>
            </w:r>
            <w:r w:rsidRPr="00A71A62">
              <w:rPr>
                <w:sz w:val="16"/>
                <w:szCs w:val="18"/>
              </w:rPr>
              <w:t xml:space="preserve">A; L3: </w:t>
            </w:r>
            <w:r w:rsidR="00D94701" w:rsidRPr="00A71A62">
              <w:rPr>
                <w:color w:val="0000FF"/>
                <w:sz w:val="22"/>
                <w:szCs w:val="24"/>
              </w:rPr>
              <w:t/>
            </w:r>
            <w:r w:rsidR="00D94701" w:rsidRPr="00A71A62">
              <w:rPr>
                <w:color w:val="0000FF"/>
                <w:sz w:val="2"/>
                <w:szCs w:val="2"/>
              </w:rPr>
              <w:t/>
            </w:r>
            <w:r w:rsidR="00D94701" w:rsidRPr="00A71A62">
              <w:rPr>
                <w:color w:val="0000FF"/>
                <w:sz w:val="22"/>
                <w:szCs w:val="24"/>
              </w:rPr>
              <w:t>_</w:t>
            </w:r>
            <w:r w:rsidRPr="00A71A62">
              <w:rPr>
                <w:sz w:val="16"/>
                <w:szCs w:val="18"/>
              </w:rPr>
              <w:t xml:space="preserve"> A; összesen: </w:t>
            </w:r>
            <w:r w:rsidR="00D94701" w:rsidRPr="00A71A62">
              <w:rPr>
                <w:color w:val="0000FF"/>
                <w:sz w:val="22"/>
                <w:szCs w:val="24"/>
              </w:rPr>
              <w:t/>
            </w:r>
            <w:r w:rsidR="00D94701" w:rsidRPr="00A71A62">
              <w:rPr>
                <w:color w:val="0000FF"/>
                <w:sz w:val="2"/>
                <w:szCs w:val="2"/>
              </w:rPr>
              <w:t/>
            </w:r>
            <w:r w:rsidR="00D94701" w:rsidRPr="00A71A62">
              <w:rPr>
                <w:color w:val="0000FF"/>
                <w:sz w:val="22"/>
                <w:szCs w:val="24"/>
              </w:rPr>
              <w:t/>
            </w:r>
            <w:r w:rsidRPr="00A71A62">
              <w:rPr>
                <w:sz w:val="16"/>
                <w:szCs w:val="18"/>
              </w:rPr>
              <w:t xml:space="preserve"> A</w:t>
            </w:r>
          </w:p>
          <w:p w:rsidR="002E77BC" w:rsidRPr="00A71A62" w:rsidRDefault="00B2048E" w:rsidP="00342FB7">
            <w:pPr>
              <w:spacing w:line="480" w:lineRule="auto"/>
              <w:rPr>
                <w:sz w:val="16"/>
                <w:szCs w:val="18"/>
              </w:rPr>
            </w:pPr>
            <w:r w:rsidRPr="00A71A62">
              <w:rPr>
                <w:sz w:val="16"/>
                <w:szCs w:val="18"/>
              </w:rPr>
              <w:t xml:space="preserve"> </w:t>
            </w:r>
            <w:r w:rsidR="00FE5C89" w:rsidRPr="00A71A62">
              <w:rPr>
                <w:sz w:val="16"/>
                <w:szCs w:val="18"/>
              </w:rPr>
              <w:t>_________ kW</w:t>
            </w:r>
            <w:r w:rsidR="00FE5C89" w:rsidRPr="00A71A62">
              <w:rPr>
                <w:sz w:val="16"/>
                <w:szCs w:val="18"/>
              </w:rPr>
              <w:tab/>
              <w:t xml:space="preserve">L1: </w:t>
            </w:r>
            <w:r w:rsidR="00FE5C89" w:rsidRPr="00A71A62">
              <w:rPr>
                <w:color w:val="0000FF"/>
                <w:sz w:val="22"/>
                <w:szCs w:val="24"/>
              </w:rPr>
              <w:t/>
            </w:r>
            <w:r w:rsidR="00FE5C89" w:rsidRPr="00A71A62">
              <w:rPr>
                <w:color w:val="0000FF"/>
                <w:sz w:val="2"/>
                <w:szCs w:val="24"/>
              </w:rPr>
              <w:t/>
            </w:r>
            <w:r w:rsidR="00FE5C89" w:rsidRPr="00A71A62">
              <w:rPr>
                <w:color w:val="0000FF"/>
                <w:sz w:val="22"/>
                <w:szCs w:val="24"/>
              </w:rPr>
              <w:t>__</w:t>
            </w:r>
            <w:r w:rsidR="00FE5C89" w:rsidRPr="00A71A62">
              <w:rPr>
                <w:sz w:val="16"/>
                <w:szCs w:val="18"/>
              </w:rPr>
              <w:t xml:space="preserve"> A; L2: </w:t>
            </w:r>
            <w:r w:rsidR="00FE5C89" w:rsidRPr="00A71A62">
              <w:rPr>
                <w:color w:val="0000FF"/>
                <w:sz w:val="22"/>
                <w:szCs w:val="24"/>
              </w:rPr>
              <w:t/>
            </w:r>
            <w:r w:rsidR="00FE5C89" w:rsidRPr="00A71A62">
              <w:rPr>
                <w:color w:val="0000FF"/>
                <w:sz w:val="2"/>
                <w:szCs w:val="24"/>
              </w:rPr>
              <w:t/>
            </w:r>
            <w:r w:rsidR="00FE5C89" w:rsidRPr="00A71A62">
              <w:rPr>
                <w:color w:val="0000FF"/>
                <w:sz w:val="22"/>
                <w:szCs w:val="24"/>
              </w:rPr>
              <w:t/>
            </w:r>
            <w:r w:rsidR="00FE5C89" w:rsidRPr="00A71A62">
              <w:rPr>
                <w:sz w:val="16"/>
                <w:szCs w:val="18"/>
              </w:rPr>
              <w:t xml:space="preserve"> __A; L3: </w:t>
            </w:r>
            <w:r w:rsidR="00FE5C89" w:rsidRPr="00A71A62">
              <w:rPr>
                <w:color w:val="0000FF"/>
                <w:sz w:val="22"/>
                <w:szCs w:val="24"/>
              </w:rPr>
              <w:t/>
            </w:r>
            <w:r w:rsidR="00342FB7" w:rsidRPr="00A71A62">
              <w:rPr>
                <w:color w:val="0000FF"/>
                <w:sz w:val="2"/>
                <w:szCs w:val="24"/>
              </w:rPr>
              <w:t/>
            </w:r>
            <w:r w:rsidR="00FE5C89" w:rsidRPr="00A71A62">
              <w:rPr>
                <w:color w:val="0000FF"/>
                <w:sz w:val="22"/>
                <w:szCs w:val="24"/>
              </w:rPr>
              <w:t>_</w:t>
            </w:r>
            <w:r w:rsidR="00FE5C89" w:rsidRPr="00A71A62">
              <w:rPr>
                <w:sz w:val="16"/>
                <w:szCs w:val="18"/>
              </w:rPr>
              <w:t xml:space="preserve"> A; összesen: </w:t>
            </w:r>
            <w:r w:rsidR="00FE5C89" w:rsidRPr="00A71A62">
              <w:rPr>
                <w:color w:val="0000FF"/>
                <w:sz w:val="22"/>
                <w:szCs w:val="24"/>
              </w:rPr>
              <w:t/>
            </w:r>
            <w:r w:rsidR="00342FB7" w:rsidRPr="00A71A62">
              <w:rPr>
                <w:color w:val="0000FF"/>
                <w:sz w:val="2"/>
                <w:szCs w:val="24"/>
              </w:rPr>
              <w:t/>
            </w:r>
            <w:r w:rsidR="00FE5C89" w:rsidRPr="00A71A62">
              <w:rPr>
                <w:color w:val="0000FF"/>
                <w:sz w:val="22"/>
                <w:szCs w:val="24"/>
              </w:rPr>
              <w:t/>
            </w:r>
            <w:r w:rsidR="00FE5C89" w:rsidRPr="00A71A62">
              <w:rPr>
                <w:sz w:val="16"/>
                <w:szCs w:val="18"/>
              </w:rPr>
              <w:t xml:space="preserve"> A</w:t>
            </w:r>
          </w:p>
        </w:tc>
      </w:tr>
    </w:tbl>
    <w:p w:rsidR="00490F41" w:rsidRPr="00A71A62" w:rsidRDefault="00B2048E" w:rsidP="00490F41">
      <w:pPr>
        <w:rPr>
          <w:sz w:val="16"/>
          <w:szCs w:val="18"/>
        </w:rPr>
      </w:pPr>
      <w:r w:rsidRPr="00A71A62">
        <w:rPr>
          <w:sz w:val="14"/>
          <w:szCs w:val="16"/>
        </w:rPr>
        <w:t xml:space="preserve"> </w:t>
      </w:r>
      <w:r w:rsidRPr="00A71A62">
        <w:rPr>
          <w:sz w:val="16"/>
          <w:szCs w:val="18"/>
        </w:rPr>
        <w:t>Nem profil alapú (idősoros) elszámolás esetén:</w:t>
      </w:r>
    </w:p>
    <w:p w:rsidR="00490F41" w:rsidRPr="00A71A62" w:rsidRDefault="00490F41" w:rsidP="00490F41">
      <w:pPr>
        <w:rPr>
          <w:sz w:val="10"/>
          <w:szCs w:val="12"/>
        </w:rPr>
      </w:pPr>
    </w:p>
    <w:tbl>
      <w:tblPr>
        <w:tblW w:w="963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977"/>
        <w:gridCol w:w="1701"/>
        <w:gridCol w:w="4961"/>
      </w:tblGrid>
      <w:tr w:rsidR="00821180" w:rsidRPr="00A71A62" w:rsidTr="0027691C">
        <w:trPr>
          <w:trHeight w:val="473"/>
        </w:trPr>
        <w:tc>
          <w:tcPr>
            <w:tcW w:w="2977" w:type="dxa"/>
            <w:shd w:val="clear" w:color="auto" w:fill="E6E6E6"/>
            <w:vAlign w:val="center"/>
          </w:tcPr>
          <w:p w:rsidR="00482759" w:rsidRPr="00A71A62" w:rsidRDefault="00B2048E" w:rsidP="0027691C">
            <w:pPr>
              <w:keepNext/>
              <w:outlineLvl w:val="3"/>
              <w:rPr>
                <w:sz w:val="16"/>
                <w:szCs w:val="18"/>
              </w:rPr>
            </w:pPr>
            <w:r w:rsidRPr="00A71A62">
              <w:rPr>
                <w:sz w:val="16"/>
                <w:szCs w:val="18"/>
              </w:rPr>
              <w:t xml:space="preserve">Rendelkezésre álló teljesítmény: </w:t>
            </w:r>
          </w:p>
        </w:tc>
        <w:tc>
          <w:tcPr>
            <w:tcW w:w="6662" w:type="dxa"/>
            <w:gridSpan w:val="2"/>
            <w:vAlign w:val="bottom"/>
          </w:tcPr>
          <w:p w:rsidR="00482759" w:rsidRPr="00A71A62" w:rsidRDefault="00B2048E" w:rsidP="00286AC6">
            <w:pPr>
              <w:spacing w:line="480" w:lineRule="auto"/>
              <w:rPr>
                <w:sz w:val="16"/>
                <w:szCs w:val="18"/>
              </w:rPr>
            </w:pPr>
            <w:r w:rsidRPr="00A71A62">
              <w:rPr>
                <w:sz w:val="16"/>
                <w:szCs w:val="18"/>
              </w:rPr>
              <w:t>……………….</w:t>
            </w:r>
            <w:r w:rsidR="007170ED" w:rsidRPr="00A71A62">
              <w:rPr>
                <w:sz w:val="16"/>
                <w:szCs w:val="18"/>
              </w:rPr>
              <w:t xml:space="preserve"> </w:t>
            </w:r>
            <w:r w:rsidRPr="00A71A62">
              <w:rPr>
                <w:sz w:val="16"/>
                <w:szCs w:val="18"/>
              </w:rPr>
              <w:t>kW</w:t>
            </w:r>
            <w:r w:rsidRPr="00A71A62">
              <w:rPr>
                <w:sz w:val="16"/>
                <w:szCs w:val="18"/>
              </w:rPr>
              <w:tab/>
              <w:t>…………………   kVA          ………………..     A</w:t>
            </w:r>
          </w:p>
        </w:tc>
      </w:tr>
      <w:tr w:rsidR="00821180" w:rsidRPr="00A71A62" w:rsidTr="0027691C">
        <w:trPr>
          <w:trHeight w:val="472"/>
        </w:trPr>
        <w:tc>
          <w:tcPr>
            <w:tcW w:w="2977" w:type="dxa"/>
            <w:shd w:val="clear" w:color="auto" w:fill="E6E6E6"/>
            <w:vAlign w:val="center"/>
          </w:tcPr>
          <w:p w:rsidR="00482759" w:rsidRPr="00A71A62" w:rsidRDefault="00B2048E" w:rsidP="00482759">
            <w:pPr>
              <w:keepNext/>
              <w:outlineLvl w:val="3"/>
              <w:rPr>
                <w:sz w:val="16"/>
                <w:szCs w:val="18"/>
              </w:rPr>
            </w:pPr>
            <w:r w:rsidRPr="00A71A62">
              <w:rPr>
                <w:sz w:val="16"/>
                <w:szCs w:val="18"/>
              </w:rPr>
              <w:t>Lekötni kívánt teljesítmény*:</w:t>
            </w:r>
          </w:p>
        </w:tc>
        <w:tc>
          <w:tcPr>
            <w:tcW w:w="1701" w:type="dxa"/>
            <w:vAlign w:val="bottom"/>
          </w:tcPr>
          <w:p w:rsidR="00482759" w:rsidRPr="00A71A62" w:rsidRDefault="00B2048E" w:rsidP="00490F41">
            <w:pPr>
              <w:spacing w:before="120" w:line="480" w:lineRule="auto"/>
              <w:rPr>
                <w:sz w:val="16"/>
                <w:szCs w:val="18"/>
              </w:rPr>
            </w:pPr>
            <w:r w:rsidRPr="00A71A62">
              <w:rPr>
                <w:sz w:val="16"/>
                <w:szCs w:val="18"/>
              </w:rPr>
              <w:t xml:space="preserve">………………. kW </w:t>
            </w:r>
          </w:p>
        </w:tc>
        <w:tc>
          <w:tcPr>
            <w:tcW w:w="4961" w:type="dxa"/>
          </w:tcPr>
          <w:p w:rsidR="00482759" w:rsidRPr="00A71A62" w:rsidRDefault="00B2048E" w:rsidP="00517DE7">
            <w:pPr>
              <w:spacing w:before="120" w:line="480" w:lineRule="auto"/>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 év …………  hó   1-jétől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bekapcsolástól</w:t>
            </w:r>
          </w:p>
        </w:tc>
      </w:tr>
    </w:tbl>
    <w:p w:rsidR="002E77BC" w:rsidRPr="00A71A62" w:rsidRDefault="00B2048E" w:rsidP="0027691C">
      <w:pPr>
        <w:rPr>
          <w:i/>
          <w:sz w:val="8"/>
          <w:szCs w:val="10"/>
        </w:rPr>
      </w:pPr>
      <w:r w:rsidRPr="00A71A62">
        <w:rPr>
          <w:sz w:val="16"/>
          <w:szCs w:val="18"/>
        </w:rPr>
        <w:t xml:space="preserve">A *-gal jelölt adatok megadása  kötelező.  </w:t>
      </w:r>
    </w:p>
    <w:p w:rsidR="002E77BC" w:rsidRPr="00A71A62" w:rsidRDefault="00B2048E">
      <w:pPr>
        <w:keepNext/>
        <w:spacing w:before="120"/>
        <w:jc w:val="both"/>
        <w:outlineLvl w:val="2"/>
        <w:rPr>
          <w:sz w:val="16"/>
          <w:szCs w:val="18"/>
        </w:rPr>
      </w:pPr>
      <w:r w:rsidRPr="00A71A62">
        <w:rPr>
          <w:bCs/>
          <w:i/>
          <w:sz w:val="16"/>
          <w:szCs w:val="18"/>
          <w:u w:val="single"/>
        </w:rPr>
        <w:t>Tájékoztatás:</w:t>
      </w:r>
      <w:r w:rsidRPr="00A71A62">
        <w:rPr>
          <w:bCs/>
          <w:i/>
          <w:sz w:val="16"/>
          <w:szCs w:val="18"/>
        </w:rPr>
        <w:t xml:space="preserve"> Nagy-, középfeszültségű csatlakozási pont esetén, vagy ha a kisfeszültségű csatlakozási ponton lekötni kívánt teljesítmény a 3x80 Ampert meghaladja, akkor az adott csatlakozási ponton az elszámolás teljesítménytárolós, távleolvasható fogyasztásmérő berendezés mérési adatai alapján történik. </w:t>
      </w:r>
    </w:p>
    <w:p w:rsidR="002E77BC" w:rsidRPr="00A71A62" w:rsidRDefault="002E77BC">
      <w:pPr>
        <w:rPr>
          <w:sz w:val="10"/>
          <w:szCs w:val="12"/>
        </w:rPr>
      </w:pPr>
    </w:p>
    <w:p w:rsidR="002E77BC" w:rsidRPr="00A71A62" w:rsidRDefault="00B2048E" w:rsidP="00AB63ED">
      <w:pPr>
        <w:keepNext/>
        <w:numPr>
          <w:ilvl w:val="1"/>
          <w:numId w:val="8"/>
        </w:numPr>
        <w:spacing w:before="60" w:after="60"/>
        <w:ind w:left="357" w:hanging="357"/>
        <w:outlineLvl w:val="2"/>
        <w:rPr>
          <w:bCs/>
          <w:i/>
          <w:sz w:val="16"/>
          <w:szCs w:val="18"/>
        </w:rPr>
      </w:pPr>
      <w:r w:rsidRPr="00A71A62">
        <w:rPr>
          <w:bCs/>
          <w:i/>
          <w:sz w:val="16"/>
          <w:szCs w:val="18"/>
        </w:rPr>
        <w:t>A felhasználási helyen magánvezetéken vételező felhasználó:</w:t>
      </w:r>
      <w:r w:rsidRPr="00A71A62">
        <w:rPr>
          <w:bCs/>
          <w:i/>
          <w:sz w:val="16"/>
          <w:szCs w:val="18"/>
        </w:rPr>
        <w:tab/>
      </w:r>
      <w:r w:rsidRPr="00A71A62">
        <w:rPr>
          <w:bCs/>
          <w:i/>
          <w:sz w:val="16"/>
          <w:szCs w:val="18"/>
        </w:rPr>
        <w:fldChar w:fldCharType="begin">
          <w:ffData>
            <w:name w:val="Jelölő16"/>
            <w:enabled/>
            <w:calcOnExit w:val="0"/>
            <w:checkBox>
              <w:sizeAuto/>
              <w:default w:val="0"/>
            </w:checkBox>
          </w:ffData>
        </w:fldChar>
      </w:r>
      <w:r w:rsidRPr="00A71A62">
        <w:rPr>
          <w:bCs/>
          <w:i/>
          <w:sz w:val="16"/>
          <w:szCs w:val="18"/>
        </w:rPr>
        <w:instrText xml:space="preserve"> FORMCHECKBOX </w:instrText>
      </w:r>
      <w:r w:rsidR="00A557CA">
        <w:rPr>
          <w:bCs/>
          <w:i/>
          <w:sz w:val="16"/>
          <w:szCs w:val="18"/>
        </w:rPr>
      </w:r>
      <w:r w:rsidR="00A557CA">
        <w:rPr>
          <w:bCs/>
          <w:i/>
          <w:sz w:val="16"/>
          <w:szCs w:val="18"/>
        </w:rPr>
        <w:fldChar w:fldCharType="separate"/>
      </w:r>
      <w:r w:rsidRPr="00A71A62">
        <w:rPr>
          <w:bCs/>
          <w:i/>
          <w:sz w:val="16"/>
          <w:szCs w:val="18"/>
        </w:rPr>
        <w:fldChar w:fldCharType="end"/>
      </w:r>
      <w:r w:rsidRPr="00A71A62">
        <w:rPr>
          <w:bCs/>
          <w:i/>
          <w:sz w:val="16"/>
          <w:szCs w:val="18"/>
        </w:rPr>
        <w:t xml:space="preserve">  van</w:t>
      </w:r>
      <w:r w:rsidRPr="00A71A62">
        <w:rPr>
          <w:bCs/>
          <w:i/>
          <w:sz w:val="16"/>
          <w:szCs w:val="18"/>
        </w:rPr>
        <w:tab/>
      </w:r>
      <w:r w:rsidRPr="00A71A62">
        <w:rPr>
          <w:bCs/>
          <w:i/>
          <w:sz w:val="16"/>
          <w:szCs w:val="18"/>
        </w:rPr>
        <w:tab/>
      </w:r>
      <w:r w:rsidRPr="00A71A62">
        <w:rPr>
          <w:bCs/>
          <w:i/>
          <w:sz w:val="16"/>
          <w:szCs w:val="18"/>
        </w:rPr>
        <w:fldChar w:fldCharType="begin">
          <w:ffData>
            <w:name w:val="Jelölő16"/>
            <w:enabled/>
            <w:calcOnExit w:val="0"/>
            <w:checkBox>
              <w:sizeAuto/>
              <w:default w:val="0"/>
            </w:checkBox>
          </w:ffData>
        </w:fldChar>
      </w:r>
      <w:r w:rsidRPr="00A71A62">
        <w:rPr>
          <w:bCs/>
          <w:i/>
          <w:sz w:val="16"/>
          <w:szCs w:val="18"/>
        </w:rPr>
        <w:instrText xml:space="preserve"> FORMCHECKBOX </w:instrText>
      </w:r>
      <w:r w:rsidR="00A557CA">
        <w:rPr>
          <w:bCs/>
          <w:i/>
          <w:sz w:val="16"/>
          <w:szCs w:val="18"/>
        </w:rPr>
      </w:r>
      <w:r w:rsidR="00A557CA">
        <w:rPr>
          <w:bCs/>
          <w:i/>
          <w:sz w:val="16"/>
          <w:szCs w:val="18"/>
        </w:rPr>
        <w:fldChar w:fldCharType="separate"/>
      </w:r>
      <w:r w:rsidRPr="00A71A62">
        <w:rPr>
          <w:bCs/>
          <w:i/>
          <w:sz w:val="16"/>
          <w:szCs w:val="18"/>
        </w:rPr>
        <w:fldChar w:fldCharType="end"/>
      </w:r>
      <w:r w:rsidRPr="00A71A62">
        <w:rPr>
          <w:bCs/>
          <w:i/>
          <w:sz w:val="16"/>
          <w:szCs w:val="18"/>
        </w:rPr>
        <w:t xml:space="preserve">  nincs</w:t>
      </w:r>
    </w:p>
    <w:p w:rsidR="002E77BC" w:rsidRPr="00A71A62" w:rsidRDefault="00B2048E" w:rsidP="00CF2A0B">
      <w:pPr>
        <w:keepNext/>
        <w:numPr>
          <w:ilvl w:val="0"/>
          <w:numId w:val="8"/>
        </w:numPr>
        <w:spacing w:before="240" w:after="60"/>
        <w:ind w:left="357" w:hanging="357"/>
        <w:outlineLvl w:val="2"/>
        <w:rPr>
          <w:sz w:val="18"/>
          <w:szCs w:val="24"/>
        </w:rPr>
      </w:pPr>
      <w:r w:rsidRPr="00A71A62">
        <w:rPr>
          <w:sz w:val="18"/>
          <w:szCs w:val="24"/>
        </w:rPr>
        <w:t>Profil alapú elszámoláshoz szükséges adatok</w:t>
      </w:r>
    </w:p>
    <w:p w:rsidR="002E77BC" w:rsidRPr="00A71A62" w:rsidRDefault="00B2048E" w:rsidP="0050452F">
      <w:pPr>
        <w:rPr>
          <w:sz w:val="16"/>
          <w:szCs w:val="18"/>
        </w:rPr>
      </w:pPr>
      <w:r w:rsidRPr="00A71A62">
        <w:rPr>
          <w:sz w:val="16"/>
          <w:szCs w:val="18"/>
        </w:rPr>
        <w:t xml:space="preserve">Profil elszámoláshoz nem lakossági felhasználás esetén mellékelni kell a kitöltött </w:t>
      </w:r>
      <w:r w:rsidRPr="00A71A62">
        <w:rPr>
          <w:i/>
          <w:sz w:val="16"/>
          <w:szCs w:val="18"/>
        </w:rPr>
        <w:t>Kérdőív a profilba soroláshoz</w:t>
      </w:r>
      <w:r w:rsidRPr="00A71A62">
        <w:rPr>
          <w:sz w:val="16"/>
          <w:szCs w:val="18"/>
        </w:rPr>
        <w:t xml:space="preserve"> nyomtatványt.</w:t>
      </w:r>
    </w:p>
    <w:p w:rsidR="002E77BC" w:rsidRPr="00A71A62" w:rsidRDefault="00B2048E">
      <w:pPr>
        <w:spacing w:line="360" w:lineRule="auto"/>
        <w:rPr>
          <w:sz w:val="16"/>
          <w:szCs w:val="18"/>
        </w:rPr>
      </w:pPr>
      <w:r w:rsidRPr="00A71A62">
        <w:rPr>
          <w:sz w:val="16"/>
          <w:szCs w:val="18"/>
        </w:rPr>
        <w:t>A fogyasztásmérő állásának megállapítási módja (új bekapcsolás esetén nem töltendő!):</w:t>
      </w:r>
    </w:p>
    <w:bookmarkStart w:id="3" w:name="Jelölő14"/>
    <w:p w:rsidR="002E77BC" w:rsidRPr="00A71A62" w:rsidRDefault="00B2048E" w:rsidP="0050452F">
      <w:pPr>
        <w:ind w:left="284" w:hanging="284"/>
        <w:rPr>
          <w:sz w:val="16"/>
          <w:szCs w:val="18"/>
        </w:rPr>
      </w:pPr>
      <w:r w:rsidRPr="00A71A62">
        <w:rPr>
          <w:sz w:val="16"/>
          <w:szCs w:val="18"/>
        </w:rPr>
        <w:fldChar w:fldCharType="begin">
          <w:ffData>
            <w:name w:val="Jelölő14"/>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bookmarkEnd w:id="3"/>
      <w:r w:rsidRPr="00A71A62">
        <w:rPr>
          <w:sz w:val="16"/>
          <w:szCs w:val="18"/>
        </w:rPr>
        <w:t xml:space="preserve"> </w:t>
      </w:r>
      <w:r w:rsidR="00724E96" w:rsidRPr="00A71A62">
        <w:rPr>
          <w:sz w:val="16"/>
          <w:szCs w:val="18"/>
        </w:rPr>
        <w:t>MVM Démász Áramhálózati Kft.</w:t>
      </w:r>
      <w:r w:rsidRPr="00A71A62">
        <w:rPr>
          <w:sz w:val="16"/>
          <w:szCs w:val="18"/>
        </w:rPr>
        <w:t xml:space="preserve"> vagy megbízottja által történt leolvasás; ennek megrendelése esetén az igénybejelentő vállalja az Üzletszabályzatban meghatározott díj megfizetését.</w:t>
      </w:r>
    </w:p>
    <w:p w:rsidR="002E77BC" w:rsidRPr="00A71A62" w:rsidRDefault="00B2048E">
      <w:pPr>
        <w:spacing w:line="360" w:lineRule="auto"/>
        <w:rPr>
          <w:sz w:val="16"/>
          <w:szCs w:val="18"/>
        </w:rPr>
      </w:pPr>
      <w:r w:rsidRPr="00A71A62">
        <w:rPr>
          <w:sz w:val="16"/>
          <w:szCs w:val="18"/>
        </w:rPr>
        <w:fldChar w:fldCharType="begin">
          <w:ffData>
            <w:name w:val="Jelölő14"/>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w:t>
      </w:r>
      <w:r w:rsidR="00724E96" w:rsidRPr="00A71A62">
        <w:rPr>
          <w:sz w:val="16"/>
          <w:szCs w:val="18"/>
        </w:rPr>
        <w:t>MVM Démász Áramhálózati Kft.</w:t>
      </w:r>
      <w:r w:rsidRPr="00A71A62">
        <w:rPr>
          <w:sz w:val="16"/>
          <w:szCs w:val="18"/>
        </w:rPr>
        <w:t xml:space="preserve"> által történt becslés; a becslés díjmentes.</w:t>
      </w:r>
    </w:p>
    <w:p w:rsidR="002E77BC" w:rsidRPr="00A71A62" w:rsidRDefault="00B2048E">
      <w:pPr>
        <w:spacing w:line="360" w:lineRule="auto"/>
        <w:rPr>
          <w:sz w:val="16"/>
          <w:szCs w:val="18"/>
        </w:rPr>
      </w:pPr>
      <w:r w:rsidRPr="00A71A62">
        <w:rPr>
          <w:sz w:val="16"/>
          <w:szCs w:val="18"/>
        </w:rPr>
        <w:fldChar w:fldCharType="begin">
          <w:ffData>
            <w:name w:val="Jelölő14"/>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Rendszerhasználó által leolvasott adat (mindhárom adat /dátum, gyári szám, mérőállás/ kitöltése esetén érvényes):</w:t>
      </w:r>
    </w:p>
    <w:p w:rsidR="002E77BC" w:rsidRPr="00A71A62" w:rsidRDefault="00B2048E">
      <w:pPr>
        <w:spacing w:after="120"/>
        <w:rPr>
          <w:sz w:val="16"/>
          <w:szCs w:val="18"/>
        </w:rPr>
      </w:pPr>
      <w:r w:rsidRPr="00A71A62">
        <w:rPr>
          <w:sz w:val="16"/>
          <w:szCs w:val="18"/>
        </w:rPr>
        <w:t>Leolvasás dátuma: 20</w:t>
      </w:r>
      <w:r w:rsidR="00910E50" w:rsidRPr="00A71A62">
        <w:rPr>
          <w:sz w:val="16"/>
          <w:szCs w:val="18"/>
        </w:rPr>
        <w:t xml:space="preserve"> </w:t>
      </w:r>
      <w:r w:rsidRPr="00A71A62">
        <w:rPr>
          <w:sz w:val="16"/>
          <w:szCs w:val="18"/>
        </w:rPr>
        <w:t>____ év       ________________ hó       _________ nap</w:t>
      </w:r>
    </w:p>
    <w:tbl>
      <w:tblPr>
        <w:tblW w:w="978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46"/>
        <w:gridCol w:w="2445"/>
        <w:gridCol w:w="2445"/>
        <w:gridCol w:w="2445"/>
      </w:tblGrid>
      <w:tr w:rsidR="00821180" w:rsidRPr="00A71A62" w:rsidTr="0027691C">
        <w:trPr>
          <w:trHeight w:hRule="exact" w:val="451"/>
        </w:trPr>
        <w:tc>
          <w:tcPr>
            <w:tcW w:w="3261" w:type="dxa"/>
            <w:tcBorders>
              <w:top w:val="single" w:sz="4" w:space="0" w:color="auto"/>
              <w:left w:val="single" w:sz="4" w:space="0" w:color="auto"/>
              <w:bottom w:val="single" w:sz="4" w:space="0" w:color="auto"/>
              <w:right w:val="single" w:sz="4" w:space="0" w:color="auto"/>
            </w:tcBorders>
          </w:tcPr>
          <w:p w:rsidR="00286AC6" w:rsidRPr="00A71A62" w:rsidRDefault="00B2048E" w:rsidP="00286AC6">
            <w:pPr>
              <w:keepNext/>
              <w:tabs>
                <w:tab w:val="num" w:pos="360"/>
              </w:tabs>
              <w:spacing w:before="240" w:after="60"/>
              <w:ind w:left="357" w:hanging="357"/>
              <w:outlineLvl w:val="2"/>
              <w:rPr>
                <w:bCs/>
                <w:sz w:val="14"/>
                <w:szCs w:val="16"/>
              </w:rPr>
            </w:pPr>
            <w:r w:rsidRPr="00A71A62">
              <w:rPr>
                <w:bCs/>
                <w:sz w:val="14"/>
                <w:szCs w:val="16"/>
              </w:rPr>
              <w:t>mérő gyáriszáma</w:t>
            </w:r>
          </w:p>
        </w:tc>
        <w:tc>
          <w:tcPr>
            <w:tcW w:w="1701" w:type="dxa"/>
            <w:tcBorders>
              <w:top w:val="single" w:sz="4" w:space="0" w:color="auto"/>
              <w:left w:val="single" w:sz="4" w:space="0" w:color="auto"/>
              <w:bottom w:val="single" w:sz="4" w:space="0" w:color="auto"/>
              <w:right w:val="single" w:sz="4" w:space="0" w:color="auto"/>
            </w:tcBorders>
          </w:tcPr>
          <w:p w:rsidR="00286AC6" w:rsidRPr="00A71A62" w:rsidRDefault="00B2048E" w:rsidP="00286AC6">
            <w:pPr>
              <w:keepNext/>
              <w:tabs>
                <w:tab w:val="num" w:pos="360"/>
              </w:tabs>
              <w:spacing w:before="240" w:after="60"/>
              <w:ind w:left="357" w:hanging="357"/>
              <w:outlineLvl w:val="2"/>
              <w:rPr>
                <w:bCs/>
                <w:sz w:val="14"/>
                <w:szCs w:val="16"/>
              </w:rPr>
            </w:pPr>
            <w:r w:rsidRPr="00A71A62">
              <w:rPr>
                <w:bCs/>
                <w:sz w:val="14"/>
                <w:szCs w:val="16"/>
              </w:rPr>
              <w:t>állása</w:t>
            </w:r>
          </w:p>
        </w:tc>
        <w:tc>
          <w:tcPr>
            <w:tcW w:w="3260" w:type="dxa"/>
            <w:tcBorders>
              <w:top w:val="single" w:sz="4" w:space="0" w:color="auto"/>
              <w:left w:val="single" w:sz="4" w:space="0" w:color="auto"/>
              <w:bottom w:val="single" w:sz="4" w:space="0" w:color="auto"/>
              <w:right w:val="single" w:sz="4" w:space="0" w:color="auto"/>
            </w:tcBorders>
          </w:tcPr>
          <w:p w:rsidR="00286AC6" w:rsidRPr="00A71A62" w:rsidRDefault="00B2048E" w:rsidP="00286AC6">
            <w:pPr>
              <w:keepNext/>
              <w:tabs>
                <w:tab w:val="num" w:pos="360"/>
              </w:tabs>
              <w:spacing w:before="240" w:after="60"/>
              <w:ind w:left="357" w:hanging="357"/>
              <w:outlineLvl w:val="2"/>
              <w:rPr>
                <w:bCs/>
                <w:sz w:val="14"/>
                <w:szCs w:val="16"/>
              </w:rPr>
            </w:pPr>
            <w:r w:rsidRPr="00A71A62">
              <w:rPr>
                <w:bCs/>
                <w:sz w:val="14"/>
                <w:szCs w:val="16"/>
              </w:rPr>
              <w:t>mérő gyáriszáma</w:t>
            </w:r>
          </w:p>
        </w:tc>
        <w:tc>
          <w:tcPr>
            <w:tcW w:w="1559" w:type="dxa"/>
            <w:tcBorders>
              <w:top w:val="single" w:sz="4" w:space="0" w:color="auto"/>
              <w:left w:val="single" w:sz="4" w:space="0" w:color="auto"/>
              <w:bottom w:val="single" w:sz="4" w:space="0" w:color="auto"/>
              <w:right w:val="single" w:sz="4" w:space="0" w:color="auto"/>
            </w:tcBorders>
          </w:tcPr>
          <w:p w:rsidR="00286AC6" w:rsidRPr="00A71A62" w:rsidRDefault="00B2048E" w:rsidP="00286AC6">
            <w:pPr>
              <w:keepNext/>
              <w:tabs>
                <w:tab w:val="num" w:pos="360"/>
              </w:tabs>
              <w:spacing w:before="240" w:after="60"/>
              <w:ind w:left="357" w:hanging="357"/>
              <w:outlineLvl w:val="2"/>
              <w:rPr>
                <w:bCs/>
                <w:sz w:val="14"/>
                <w:szCs w:val="16"/>
              </w:rPr>
            </w:pPr>
            <w:r w:rsidRPr="00A71A62">
              <w:rPr>
                <w:bCs/>
                <w:sz w:val="14"/>
                <w:szCs w:val="16"/>
              </w:rPr>
              <w:t>állása</w:t>
            </w:r>
          </w:p>
        </w:tc>
      </w:tr>
      <w:tr w:rsidR="00821180" w:rsidRPr="00A71A62" w:rsidTr="0027691C">
        <w:trPr>
          <w:trHeight w:hRule="exact" w:val="369"/>
        </w:trPr>
        <w:tc>
          <w:tcPr>
            <w:tcW w:w="3260" w:type="dxa"/>
            <w:tcBorders>
              <w:top w:val="single" w:sz="4" w:space="0" w:color="auto"/>
              <w:left w:val="single" w:sz="4" w:space="0" w:color="auto"/>
              <w:bottom w:val="single" w:sz="4" w:space="0" w:color="auto"/>
              <w:right w:val="single" w:sz="4" w:space="0" w:color="auto"/>
            </w:tcBorders>
          </w:tcPr>
          <w:p w:rsidR="00286AC6" w:rsidRPr="00A71A62" w:rsidRDefault="00286AC6"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RDefault="00286AC6"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tcPr>
          <w:p w:rsidR="00286AC6" w:rsidRPr="00A71A62" w:rsidRDefault="00286AC6"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RDefault="00286AC6" w:rsidP="00286AC6">
            <w:pPr>
              <w:keepNext/>
              <w:tabs>
                <w:tab w:val="num" w:pos="360"/>
              </w:tabs>
              <w:spacing w:before="240" w:after="60"/>
              <w:ind w:left="357" w:hanging="357"/>
              <w:outlineLvl w:val="2"/>
              <w:rPr>
                <w:bCs/>
                <w:sz w:val="14"/>
                <w:szCs w:val="16"/>
              </w:rPr>
            </w:pPr>
          </w:p>
        </w:tc>
      </w:tr>
      <w:tr w:rsidR="00821180" w:rsidRPr="00A71A62" w:rsidTr="0027691C">
        <w:trPr>
          <w:trHeight w:hRule="exact" w:val="369"/>
        </w:trPr>
        <w:tc>
          <w:tcPr>
            <w:tcW w:w="3260" w:type="dxa"/>
            <w:tcBorders>
              <w:top w:val="single" w:sz="4" w:space="0" w:color="auto"/>
              <w:left w:val="single" w:sz="4" w:space="0" w:color="auto"/>
              <w:bottom w:val="single" w:sz="4" w:space="0" w:color="auto"/>
              <w:right w:val="single" w:sz="4" w:space="0" w:color="auto"/>
            </w:tcBorders>
          </w:tcPr>
          <w:p w:rsidR="00286AC6" w:rsidRPr="00A71A62" w:rsidRDefault="00286AC6"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RDefault="00286AC6"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tcPr>
          <w:p w:rsidR="00286AC6" w:rsidRPr="00A71A62" w:rsidRDefault="00286AC6"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RDefault="00286AC6" w:rsidP="00286AC6">
            <w:pPr>
              <w:keepNext/>
              <w:tabs>
                <w:tab w:val="num" w:pos="360"/>
              </w:tabs>
              <w:spacing w:before="240" w:after="60"/>
              <w:ind w:left="357" w:hanging="357"/>
              <w:outlineLvl w:val="2"/>
              <w:rPr>
                <w:bCs/>
                <w:sz w:val="14"/>
                <w:szCs w:val="16"/>
              </w:rPr>
            </w:pPr>
          </w:p>
        </w:tc>
      </w:tr>
      <w:tr w:rsidR="00821180" w:rsidRPr="00A71A62" w:rsidTr="0027691C">
        <w:trPr>
          <w:trHeight w:hRule="exact" w:val="369"/>
        </w:trPr>
        <w:tc>
          <w:tcPr>
            <w:tcW w:w="3260" w:type="dxa"/>
            <w:tcBorders>
              <w:top w:val="single" w:sz="4" w:space="0" w:color="auto"/>
              <w:left w:val="single" w:sz="4" w:space="0" w:color="auto"/>
              <w:bottom w:val="single" w:sz="4" w:space="0" w:color="auto"/>
              <w:right w:val="single" w:sz="4" w:space="0" w:color="auto"/>
            </w:tcBorders>
          </w:tcPr>
          <w:p w:rsidR="00286AC6" w:rsidRPr="00A71A62" w:rsidRDefault="00286AC6"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RDefault="00286AC6"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tcPr>
          <w:p w:rsidR="00286AC6" w:rsidRPr="00A71A62" w:rsidRDefault="00286AC6" w:rsidP="00286AC6">
            <w:pPr>
              <w:keepNext/>
              <w:tabs>
                <w:tab w:val="num" w:pos="360"/>
              </w:tabs>
              <w:spacing w:before="240" w:after="60"/>
              <w:ind w:left="357" w:hanging="357"/>
              <w:outlineLvl w:val="2"/>
              <w:rPr>
                <w:bCs/>
                <w:sz w:val="14"/>
                <w:szCs w:val="16"/>
              </w:rPr>
            </w:pPr>
          </w:p>
        </w:tc>
        <w:tc>
          <w:tcPr>
            <w:tcW w:w="3260" w:type="dxa"/>
            <w:tcBorders>
              <w:top w:val="single" w:sz="4" w:space="0" w:color="auto"/>
              <w:left w:val="single" w:sz="4" w:space="0" w:color="auto"/>
              <w:bottom w:val="single" w:sz="4" w:space="0" w:color="auto"/>
              <w:right w:val="single" w:sz="4" w:space="0" w:color="auto"/>
            </w:tcBorders>
            <w:vAlign w:val="center"/>
          </w:tcPr>
          <w:p w:rsidR="00286AC6" w:rsidRPr="00A71A62" w:rsidRDefault="00286AC6" w:rsidP="00286AC6">
            <w:pPr>
              <w:keepNext/>
              <w:tabs>
                <w:tab w:val="num" w:pos="360"/>
              </w:tabs>
              <w:spacing w:before="240" w:after="60"/>
              <w:ind w:left="357" w:hanging="357"/>
              <w:outlineLvl w:val="2"/>
              <w:rPr>
                <w:bCs/>
                <w:sz w:val="14"/>
                <w:szCs w:val="16"/>
              </w:rPr>
            </w:pPr>
          </w:p>
        </w:tc>
      </w:tr>
    </w:tbl>
    <w:p w:rsidR="002E77BC" w:rsidRPr="00A71A62" w:rsidRDefault="00B2048E" w:rsidP="00317E8E">
      <w:pPr>
        <w:keepNext/>
        <w:numPr>
          <w:ilvl w:val="0"/>
          <w:numId w:val="8"/>
        </w:numPr>
        <w:spacing w:before="240" w:after="60"/>
        <w:ind w:left="357" w:hanging="357"/>
        <w:outlineLvl w:val="2"/>
        <w:rPr>
          <w:sz w:val="18"/>
          <w:szCs w:val="24"/>
        </w:rPr>
      </w:pPr>
      <w:r w:rsidRPr="00A71A62">
        <w:rPr>
          <w:sz w:val="18"/>
          <w:szCs w:val="24"/>
        </w:rPr>
        <w:t>Betáplálás adatai:</w:t>
      </w:r>
    </w:p>
    <w:tbl>
      <w:tblPr>
        <w:tblW w:w="979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52"/>
        <w:gridCol w:w="3240"/>
      </w:tblGrid>
      <w:tr w:rsidR="00821180" w:rsidRPr="00A71A62" w:rsidTr="0027691C">
        <w:tc>
          <w:tcPr>
            <w:tcW w:w="6552" w:type="dxa"/>
          </w:tcPr>
          <w:p w:rsidR="002E77BC" w:rsidRPr="00A71A62" w:rsidRDefault="00B2048E" w:rsidP="004B3476">
            <w:pPr>
              <w:tabs>
                <w:tab w:val="right" w:pos="1800"/>
                <w:tab w:val="left" w:pos="1980"/>
                <w:tab w:val="center" w:pos="4536"/>
                <w:tab w:val="right" w:pos="9072"/>
              </w:tabs>
              <w:spacing w:before="120" w:after="60"/>
              <w:rPr>
                <w:sz w:val="16"/>
                <w:szCs w:val="18"/>
              </w:rPr>
            </w:pPr>
            <w:r w:rsidRPr="00A71A62">
              <w:rPr>
                <w:bCs/>
                <w:sz w:val="16"/>
                <w:szCs w:val="18"/>
              </w:rPr>
              <w:t>A betáplálásra rendelkezésre álló teljesítmény:</w:t>
            </w:r>
          </w:p>
        </w:tc>
        <w:tc>
          <w:tcPr>
            <w:tcW w:w="3240" w:type="dxa"/>
          </w:tcPr>
          <w:p w:rsidR="002E77BC" w:rsidRPr="00A71A62" w:rsidRDefault="00B2048E" w:rsidP="004B3476">
            <w:pPr>
              <w:tabs>
                <w:tab w:val="right" w:pos="1800"/>
                <w:tab w:val="left" w:pos="1980"/>
                <w:tab w:val="center" w:pos="4536"/>
                <w:tab w:val="right" w:pos="9072"/>
              </w:tabs>
              <w:spacing w:before="120" w:after="60"/>
              <w:rPr>
                <w:sz w:val="18"/>
              </w:rPr>
            </w:pPr>
            <w:r w:rsidRPr="00A71A62">
              <w:rPr>
                <w:sz w:val="18"/>
              </w:rPr>
              <w:t xml:space="preserve">              A</w:t>
            </w:r>
            <w:r w:rsidRPr="00A71A62">
              <w:rPr>
                <w:sz w:val="18"/>
              </w:rPr>
              <w:tab/>
              <w:t xml:space="preserve">             kVA             kW</w:t>
            </w:r>
          </w:p>
        </w:tc>
      </w:tr>
      <w:tr w:rsidR="00821180" w:rsidRPr="00A71A62" w:rsidTr="0027691C">
        <w:tc>
          <w:tcPr>
            <w:tcW w:w="6552" w:type="dxa"/>
          </w:tcPr>
          <w:p w:rsidR="002E77BC" w:rsidRPr="00A71A62" w:rsidRDefault="00B2048E" w:rsidP="004B3476">
            <w:pPr>
              <w:tabs>
                <w:tab w:val="right" w:pos="1800"/>
                <w:tab w:val="left" w:pos="1980"/>
                <w:tab w:val="center" w:pos="4536"/>
                <w:tab w:val="right" w:pos="9072"/>
              </w:tabs>
              <w:spacing w:before="120" w:after="60"/>
              <w:rPr>
                <w:sz w:val="16"/>
                <w:szCs w:val="18"/>
              </w:rPr>
            </w:pPr>
            <w:r w:rsidRPr="00A71A62">
              <w:rPr>
                <w:sz w:val="16"/>
                <w:szCs w:val="18"/>
              </w:rPr>
              <w:t>A hálózat felé átadásra kerülő (tervezett) hatásos energia mennyisége</w:t>
            </w:r>
          </w:p>
        </w:tc>
        <w:tc>
          <w:tcPr>
            <w:tcW w:w="3240" w:type="dxa"/>
          </w:tcPr>
          <w:p w:rsidR="002E77BC" w:rsidRPr="00A71A62" w:rsidRDefault="00B2048E" w:rsidP="004B3476">
            <w:pPr>
              <w:tabs>
                <w:tab w:val="right" w:pos="1800"/>
                <w:tab w:val="left" w:pos="1980"/>
                <w:tab w:val="center" w:pos="4536"/>
                <w:tab w:val="right" w:pos="9072"/>
              </w:tabs>
              <w:spacing w:before="120" w:after="60"/>
              <w:jc w:val="right"/>
              <w:rPr>
                <w:sz w:val="18"/>
              </w:rPr>
            </w:pPr>
            <w:r w:rsidRPr="00A71A62">
              <w:rPr>
                <w:sz w:val="18"/>
              </w:rPr>
              <w:t>kWh</w:t>
            </w:r>
          </w:p>
        </w:tc>
      </w:tr>
      <w:tr w:rsidR="00821180" w:rsidRPr="00A71A62" w:rsidTr="0027691C">
        <w:tc>
          <w:tcPr>
            <w:tcW w:w="6552" w:type="dxa"/>
          </w:tcPr>
          <w:p w:rsidR="002E77BC" w:rsidRPr="00A71A62" w:rsidRDefault="00B2048E" w:rsidP="004B3476">
            <w:pPr>
              <w:tabs>
                <w:tab w:val="right" w:pos="1800"/>
                <w:tab w:val="left" w:pos="1980"/>
                <w:tab w:val="center" w:pos="4536"/>
                <w:tab w:val="right" w:pos="9072"/>
              </w:tabs>
              <w:spacing w:before="120" w:after="60"/>
              <w:rPr>
                <w:sz w:val="16"/>
                <w:szCs w:val="18"/>
              </w:rPr>
            </w:pPr>
            <w:r w:rsidRPr="00A71A62">
              <w:rPr>
                <w:sz w:val="16"/>
                <w:szCs w:val="18"/>
              </w:rPr>
              <w:t>A hálózat felé átadásra kerülő (tervezett) meddő energia mennyisége</w:t>
            </w:r>
          </w:p>
        </w:tc>
        <w:tc>
          <w:tcPr>
            <w:tcW w:w="3240" w:type="dxa"/>
          </w:tcPr>
          <w:p w:rsidR="002E77BC" w:rsidRPr="00A71A62" w:rsidRDefault="00B2048E" w:rsidP="004B3476">
            <w:pPr>
              <w:tabs>
                <w:tab w:val="right" w:pos="1800"/>
                <w:tab w:val="left" w:pos="1980"/>
                <w:tab w:val="center" w:pos="4536"/>
                <w:tab w:val="right" w:pos="9072"/>
              </w:tabs>
              <w:spacing w:before="120" w:after="60"/>
              <w:jc w:val="right"/>
              <w:rPr>
                <w:sz w:val="18"/>
              </w:rPr>
            </w:pPr>
            <w:r w:rsidRPr="00A71A62">
              <w:rPr>
                <w:sz w:val="18"/>
              </w:rPr>
              <w:t>kVArh</w:t>
            </w:r>
          </w:p>
        </w:tc>
      </w:tr>
      <w:tr w:rsidR="00821180" w:rsidRPr="00A71A62" w:rsidTr="0027691C">
        <w:tc>
          <w:tcPr>
            <w:tcW w:w="6552" w:type="dxa"/>
          </w:tcPr>
          <w:p w:rsidR="002E77BC" w:rsidRPr="00A71A62" w:rsidRDefault="00B2048E" w:rsidP="004B3476">
            <w:pPr>
              <w:tabs>
                <w:tab w:val="right" w:pos="1800"/>
                <w:tab w:val="left" w:pos="1980"/>
              </w:tabs>
              <w:spacing w:before="120"/>
              <w:rPr>
                <w:sz w:val="16"/>
                <w:szCs w:val="18"/>
              </w:rPr>
            </w:pPr>
            <w:r w:rsidRPr="00A71A62">
              <w:rPr>
                <w:sz w:val="16"/>
                <w:szCs w:val="18"/>
              </w:rPr>
              <w:t>A villamos-energia megvásárlójának megnevezése, címe:</w:t>
            </w:r>
          </w:p>
        </w:tc>
        <w:tc>
          <w:tcPr>
            <w:tcW w:w="3240" w:type="dxa"/>
          </w:tcPr>
          <w:p w:rsidR="002E77BC" w:rsidRPr="00A71A62" w:rsidRDefault="00B2048E" w:rsidP="004B3476">
            <w:pPr>
              <w:tabs>
                <w:tab w:val="right" w:pos="1800"/>
                <w:tab w:val="left" w:pos="1980"/>
                <w:tab w:val="center" w:pos="4536"/>
                <w:tab w:val="right" w:pos="9072"/>
              </w:tabs>
              <w:spacing w:before="120"/>
              <w:jc w:val="center"/>
              <w:rPr>
                <w:sz w:val="18"/>
              </w:rPr>
            </w:pPr>
            <w:r w:rsidRPr="00A71A62">
              <w:rPr>
                <w:sz w:val="18"/>
              </w:rPr>
              <w:t>---------------------------------------------</w:t>
            </w:r>
          </w:p>
          <w:p w:rsidR="002E77BC" w:rsidRPr="00A71A62" w:rsidRDefault="00B2048E" w:rsidP="004B3476">
            <w:pPr>
              <w:tabs>
                <w:tab w:val="right" w:pos="1800"/>
                <w:tab w:val="left" w:pos="1980"/>
                <w:tab w:val="center" w:pos="4536"/>
                <w:tab w:val="right" w:pos="9072"/>
              </w:tabs>
              <w:spacing w:before="120"/>
              <w:jc w:val="center"/>
              <w:rPr>
                <w:sz w:val="18"/>
              </w:rPr>
            </w:pPr>
            <w:r w:rsidRPr="00A71A62">
              <w:rPr>
                <w:sz w:val="18"/>
              </w:rPr>
              <w:t>---------------------------------------------</w:t>
            </w:r>
          </w:p>
        </w:tc>
      </w:tr>
    </w:tbl>
    <w:p w:rsidR="002E77BC" w:rsidRPr="00A71A62" w:rsidRDefault="00B2048E">
      <w:pPr>
        <w:ind w:right="23"/>
        <w:jc w:val="both"/>
        <w:rPr>
          <w:sz w:val="6"/>
          <w:szCs w:val="8"/>
        </w:rPr>
      </w:pPr>
      <w:r w:rsidRPr="00A71A62">
        <w:rPr>
          <w:sz w:val="6"/>
          <w:szCs w:val="8"/>
        </w:rPr>
        <w:br w:type="page"/>
      </w:r>
    </w:p>
    <w:p w:rsidR="002E77BC" w:rsidRPr="00A71A62" w:rsidRDefault="00B2048E">
      <w:pPr>
        <w:numPr>
          <w:ilvl w:val="0"/>
          <w:numId w:val="8"/>
        </w:numPr>
        <w:spacing w:line="312" w:lineRule="auto"/>
        <w:jc w:val="both"/>
        <w:rPr>
          <w:sz w:val="18"/>
          <w:szCs w:val="24"/>
        </w:rPr>
      </w:pPr>
      <w:r w:rsidRPr="00A71A62">
        <w:rPr>
          <w:sz w:val="18"/>
          <w:szCs w:val="24"/>
        </w:rPr>
        <w:lastRenderedPageBreak/>
        <w:t>Záró rendelkezések</w:t>
      </w:r>
    </w:p>
    <w:p w:rsidR="002E77BC" w:rsidRPr="00A71A62" w:rsidRDefault="00B2048E" w:rsidP="00B43D7D">
      <w:pPr>
        <w:jc w:val="both"/>
        <w:rPr>
          <w:sz w:val="18"/>
          <w:szCs w:val="24"/>
        </w:rPr>
      </w:pPr>
      <w:r w:rsidRPr="00A71A62">
        <w:rPr>
          <w:sz w:val="18"/>
          <w:szCs w:val="24"/>
        </w:rPr>
        <w:t>Kijelentem, hogy az igénybejelentésen szereplő adatok a valóságnak megfelelnek, azok valóságáért felelősséget vállalok.</w:t>
      </w:r>
    </w:p>
    <w:p w:rsidR="002E77BC" w:rsidRPr="00A71A62" w:rsidRDefault="00B2048E" w:rsidP="00B43D7D">
      <w:pPr>
        <w:jc w:val="both"/>
        <w:rPr>
          <w:sz w:val="18"/>
          <w:szCs w:val="24"/>
        </w:rPr>
      </w:pPr>
      <w:r w:rsidRPr="00A71A62">
        <w:rPr>
          <w:sz w:val="18"/>
          <w:szCs w:val="24"/>
        </w:rPr>
        <w:t>Rendszerhasználói leolvasás esetén a</w:t>
      </w:r>
      <w:r w:rsidR="008D02AF" w:rsidRPr="00A71A62">
        <w:rPr>
          <w:sz w:val="18"/>
          <w:szCs w:val="24"/>
        </w:rPr>
        <w:t>z</w:t>
      </w:r>
      <w:r w:rsidRPr="00A71A62">
        <w:rPr>
          <w:sz w:val="18"/>
          <w:szCs w:val="24"/>
        </w:rPr>
        <w:t xml:space="preserve"> </w:t>
      </w:r>
      <w:r w:rsidR="00724E96" w:rsidRPr="00A71A62">
        <w:rPr>
          <w:sz w:val="18"/>
          <w:szCs w:val="24"/>
        </w:rPr>
        <w:t>MVM Démász Áramhálózati Kft.</w:t>
      </w:r>
      <w:r w:rsidRPr="00A71A62">
        <w:rPr>
          <w:sz w:val="18"/>
          <w:szCs w:val="24"/>
        </w:rPr>
        <w:t xml:space="preserve"> fenntartja a jogot, hogy a fent közölt fogyasztásmérő állásokat ellenőrizze. Valótlan adatszolgáltatás esetén igénybejelentő köteles a</w:t>
      </w:r>
      <w:r w:rsidR="008D02AF" w:rsidRPr="00A71A62">
        <w:rPr>
          <w:sz w:val="18"/>
          <w:szCs w:val="24"/>
        </w:rPr>
        <w:t>z</w:t>
      </w:r>
      <w:r w:rsidRPr="00A71A62">
        <w:rPr>
          <w:sz w:val="18"/>
          <w:szCs w:val="24"/>
        </w:rPr>
        <w:t xml:space="preserve"> </w:t>
      </w:r>
      <w:r w:rsidR="00724E96" w:rsidRPr="00A71A62">
        <w:rPr>
          <w:sz w:val="18"/>
          <w:szCs w:val="24"/>
        </w:rPr>
        <w:t>MVM Démász Áramhálózati Kft.</w:t>
      </w:r>
      <w:r w:rsidRPr="00A71A62">
        <w:rPr>
          <w:sz w:val="18"/>
          <w:szCs w:val="24"/>
        </w:rPr>
        <w:t xml:space="preserve"> ebből eredő kárát megtéríteni, eltérés esetén korrigálásra kerül sor.</w:t>
      </w:r>
    </w:p>
    <w:p w:rsidR="002E77BC" w:rsidRPr="00A71A62" w:rsidRDefault="00B2048E" w:rsidP="00B43D7D">
      <w:pPr>
        <w:jc w:val="both"/>
        <w:rPr>
          <w:sz w:val="18"/>
          <w:szCs w:val="24"/>
        </w:rPr>
      </w:pPr>
      <w:r w:rsidRPr="00A71A62">
        <w:rPr>
          <w:sz w:val="18"/>
          <w:szCs w:val="24"/>
        </w:rPr>
        <w:t>Tudomásul veszem, hogy az igénybejelentésben szereplő adatokat a</w:t>
      </w:r>
      <w:r w:rsidR="008D02AF" w:rsidRPr="00A71A62">
        <w:rPr>
          <w:sz w:val="18"/>
          <w:szCs w:val="24"/>
        </w:rPr>
        <w:t>z</w:t>
      </w:r>
      <w:r w:rsidRPr="00A71A62">
        <w:rPr>
          <w:sz w:val="18"/>
          <w:szCs w:val="24"/>
        </w:rPr>
        <w:t xml:space="preserve"> </w:t>
      </w:r>
      <w:r w:rsidR="00724E96" w:rsidRPr="00A71A62">
        <w:rPr>
          <w:sz w:val="18"/>
          <w:szCs w:val="24"/>
        </w:rPr>
        <w:t>MVM Démász Áramhálózati Kft.</w:t>
      </w:r>
      <w:r w:rsidRPr="00A71A62">
        <w:rPr>
          <w:sz w:val="18"/>
          <w:szCs w:val="24"/>
        </w:rPr>
        <w:t xml:space="preserve"> a villamos energiáról szóló 2007. évi LXXXVI. törvény és az információs önrendelkezési jogról és az információszabadságról szóló 2011. évi CXII. törvény előírásai szerint kezelje. </w:t>
      </w:r>
    </w:p>
    <w:p w:rsidR="002E77BC" w:rsidRPr="00A71A62" w:rsidRDefault="002E77BC">
      <w:pPr>
        <w:tabs>
          <w:tab w:val="left" w:pos="567"/>
          <w:tab w:val="left" w:pos="5103"/>
        </w:tabs>
        <w:rPr>
          <w:sz w:val="14"/>
          <w:szCs w:val="16"/>
        </w:rPr>
      </w:pPr>
    </w:p>
    <w:p w:rsidR="002E77BC" w:rsidRPr="00A71A62" w:rsidRDefault="00B2048E">
      <w:pPr>
        <w:ind w:right="125"/>
        <w:rPr>
          <w:sz w:val="18"/>
          <w:szCs w:val="24"/>
        </w:rPr>
      </w:pPr>
      <w:r w:rsidRPr="00A71A62">
        <w:rPr>
          <w:sz w:val="18"/>
          <w:szCs w:val="24"/>
        </w:rPr>
        <w:t>Mellékletek</w:t>
      </w:r>
      <w:r w:rsidRPr="00A71A62">
        <w:rPr>
          <w:sz w:val="18"/>
          <w:szCs w:val="24"/>
        </w:rPr>
        <w:tab/>
      </w:r>
      <w:r w:rsidRPr="00A71A62">
        <w:rPr>
          <w:sz w:val="18"/>
          <w:szCs w:val="24"/>
        </w:rPr>
        <w:fldChar w:fldCharType="begin">
          <w:ffData>
            <w:name w:val="Jelölő16"/>
            <w:enabled/>
            <w:calcOnExit w:val="0"/>
            <w:checkBox>
              <w:sizeAuto/>
              <w:default w:val="0"/>
            </w:checkBox>
          </w:ffData>
        </w:fldChar>
      </w:r>
      <w:r w:rsidRPr="00A71A62">
        <w:rPr>
          <w:sz w:val="18"/>
          <w:szCs w:val="24"/>
        </w:rPr>
        <w:instrText xml:space="preserve"> FORMCHECKBOX </w:instrText>
      </w:r>
      <w:r w:rsidR="00A557CA">
        <w:rPr>
          <w:sz w:val="18"/>
          <w:szCs w:val="24"/>
        </w:rPr>
      </w:r>
      <w:r w:rsidR="00A557CA">
        <w:rPr>
          <w:sz w:val="18"/>
          <w:szCs w:val="24"/>
        </w:rPr>
        <w:fldChar w:fldCharType="separate"/>
      </w:r>
      <w:r w:rsidRPr="00A71A62">
        <w:rPr>
          <w:sz w:val="18"/>
          <w:szCs w:val="24"/>
        </w:rPr>
        <w:fldChar w:fldCharType="end"/>
      </w:r>
      <w:r w:rsidRPr="00A71A62">
        <w:rPr>
          <w:sz w:val="18"/>
          <w:szCs w:val="24"/>
        </w:rPr>
        <w:t xml:space="preserve">  Kérdőív profilba soroláshoz</w:t>
      </w:r>
      <w:r w:rsidR="00A83B21" w:rsidRPr="00A71A62">
        <w:rPr>
          <w:sz w:val="18"/>
          <w:szCs w:val="24"/>
        </w:rPr>
        <w:t xml:space="preserve"> </w:t>
      </w:r>
    </w:p>
    <w:p w:rsidR="002E77BC" w:rsidRPr="00A71A62" w:rsidRDefault="002E77BC">
      <w:pPr>
        <w:ind w:right="125"/>
        <w:rPr>
          <w:sz w:val="8"/>
          <w:szCs w:val="10"/>
        </w:rPr>
      </w:pPr>
    </w:p>
    <w:p w:rsidR="002E77BC" w:rsidRPr="00A71A62" w:rsidRDefault="00B2048E">
      <w:pPr>
        <w:ind w:right="125"/>
        <w:rPr>
          <w:sz w:val="18"/>
          <w:szCs w:val="24"/>
        </w:rPr>
      </w:pPr>
      <w:r w:rsidRPr="00A71A62">
        <w:rPr>
          <w:sz w:val="18"/>
          <w:szCs w:val="24"/>
        </w:rPr>
        <w:tab/>
      </w:r>
      <w:r w:rsidRPr="00A71A62">
        <w:rPr>
          <w:sz w:val="18"/>
          <w:szCs w:val="24"/>
        </w:rPr>
        <w:tab/>
      </w:r>
      <w:r w:rsidRPr="00A71A62">
        <w:rPr>
          <w:sz w:val="18"/>
          <w:szCs w:val="24"/>
        </w:rPr>
        <w:fldChar w:fldCharType="begin">
          <w:ffData>
            <w:name w:val="Jelölő16"/>
            <w:enabled/>
            <w:calcOnExit w:val="0"/>
            <w:checkBox>
              <w:sizeAuto/>
              <w:default w:val="0"/>
            </w:checkBox>
          </w:ffData>
        </w:fldChar>
      </w:r>
      <w:r w:rsidRPr="00A71A62">
        <w:rPr>
          <w:sz w:val="18"/>
          <w:szCs w:val="24"/>
        </w:rPr>
        <w:instrText xml:space="preserve"> FORMCHECKBOX </w:instrText>
      </w:r>
      <w:r w:rsidR="00A557CA">
        <w:rPr>
          <w:sz w:val="18"/>
          <w:szCs w:val="24"/>
        </w:rPr>
      </w:r>
      <w:r w:rsidR="00A557CA">
        <w:rPr>
          <w:sz w:val="18"/>
          <w:szCs w:val="24"/>
        </w:rPr>
        <w:fldChar w:fldCharType="separate"/>
      </w:r>
      <w:r w:rsidRPr="00A71A62">
        <w:rPr>
          <w:sz w:val="18"/>
          <w:szCs w:val="24"/>
        </w:rPr>
        <w:fldChar w:fldCharType="end"/>
      </w:r>
      <w:r w:rsidRPr="00A71A62">
        <w:rPr>
          <w:sz w:val="18"/>
          <w:szCs w:val="24"/>
        </w:rPr>
        <w:t xml:space="preserve">  Egyéb: </w:t>
      </w:r>
      <w:r w:rsidRPr="00A71A62">
        <w:rPr>
          <w:sz w:val="18"/>
          <w:szCs w:val="24"/>
        </w:rPr>
        <w:tab/>
        <w:t>. . . . . . . . . .. . . . . . . . . . . . . . . . . . . . . . . . . . . . . . . . . . . . . . . . . . . . . . . . . .</w:t>
      </w:r>
    </w:p>
    <w:p w:rsidR="002E77BC" w:rsidRPr="00A71A62" w:rsidRDefault="00B2048E">
      <w:pPr>
        <w:tabs>
          <w:tab w:val="left" w:pos="567"/>
          <w:tab w:val="left" w:pos="1440"/>
        </w:tabs>
        <w:rPr>
          <w:sz w:val="18"/>
          <w:szCs w:val="24"/>
        </w:rPr>
      </w:pPr>
      <w:r w:rsidRPr="00A71A62">
        <w:rPr>
          <w:noProof/>
          <w:sz w:val="18"/>
        </w:rPr>
        <w:drawing>
          <wp:anchor distT="0" distB="0" distL="114300" distR="114300" simplePos="0" relativeHeight="251667456" behindDoc="1" locked="0" layoutInCell="1" allowOverlap="1">
            <wp:simplePos x="0" y="0"/>
            <wp:positionH relativeFrom="column">
              <wp:posOffset>305100</wp:posOffset>
            </wp:positionH>
            <wp:positionV relativeFrom="paragraph">
              <wp:posOffset>36323</wp:posOffset>
            </wp:positionV>
            <wp:extent cx="2369280" cy="1497821"/>
            <wp:effectExtent l="0" t="0" r="0" b="7620"/>
            <wp:wrapNone/>
            <wp:docPr id="1132151855"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51855" name="image.png"/>
                    <pic:cNvPicPr/>
                  </pic:nvPicPr>
                  <pic:blipFill>
                    <a:blip r:embed="rId20">
                      <a:extLst>
                        <a:ext uri="{28A0092B-C50C-407E-A947-70E740481C1C}">
                          <a14:useLocalDpi xmlns:a14="http://schemas.microsoft.com/office/drawing/2010/main" val="0"/>
                        </a:ext>
                      </a:extLst>
                    </a:blip>
                    <a:stretch>
                      <a:fillRect/>
                    </a:stretch>
                  </pic:blipFill>
                  <pic:spPr>
                    <a:xfrm>
                      <a:off x="0" y="0"/>
                      <a:ext cx="2369280" cy="1497821"/>
                    </a:xfrm>
                    <a:prstGeom prst="rect">
                      <a:avLst/>
                    </a:prstGeom>
                  </pic:spPr>
                </pic:pic>
              </a:graphicData>
            </a:graphic>
            <wp14:sizeRelH relativeFrom="margin">
              <wp14:pctWidth>0</wp14:pctWidth>
            </wp14:sizeRelH>
            <wp14:sizeRelV relativeFrom="margin">
              <wp14:pctHeight>0</wp14:pctHeight>
            </wp14:sizeRelV>
          </wp:anchor>
        </w:drawing>
      </w:r>
      <w:r w:rsidRPr="00A71A62">
        <w:rPr>
          <w:sz w:val="18"/>
          <w:szCs w:val="24"/>
        </w:rPr>
        <w:tab/>
      </w:r>
      <w:r w:rsidRPr="00A71A62">
        <w:rPr>
          <w:sz w:val="18"/>
          <w:szCs w:val="24"/>
        </w:rPr>
        <w:tab/>
      </w:r>
      <w:r w:rsidRPr="00A71A62">
        <w:rPr>
          <w:sz w:val="18"/>
          <w:szCs w:val="24"/>
        </w:rPr>
        <w:tab/>
      </w:r>
      <w:r w:rsidRPr="00A71A62">
        <w:rPr>
          <w:sz w:val="18"/>
          <w:szCs w:val="24"/>
        </w:rPr>
        <w:tab/>
      </w:r>
    </w:p>
    <w:p w:rsidR="002E77BC" w:rsidRPr="00A71A62" w:rsidRDefault="002E77BC">
      <w:pPr>
        <w:tabs>
          <w:tab w:val="left" w:pos="567"/>
          <w:tab w:val="left" w:pos="5103"/>
        </w:tabs>
        <w:rPr>
          <w:sz w:val="18"/>
          <w:szCs w:val="24"/>
        </w:rPr>
      </w:pPr>
    </w:p>
    <w:p w:rsidR="002E77BC" w:rsidRPr="00A71A62" w:rsidRDefault="00B2048E">
      <w:pPr>
        <w:tabs>
          <w:tab w:val="left" w:pos="567"/>
          <w:tab w:val="left" w:pos="5103"/>
        </w:tabs>
        <w:rPr>
          <w:sz w:val="18"/>
          <w:szCs w:val="24"/>
        </w:rPr>
      </w:pPr>
      <w:r w:rsidRPr="00A71A62">
        <w:rPr>
          <w:sz w:val="18"/>
          <w:szCs w:val="24"/>
        </w:rPr>
        <w:t>Kelt: ______</w:t>
      </w:r>
      <w:r w:rsidR="009E3C33" w:rsidRPr="00A71A62">
        <w:rPr>
          <w:color w:val="0000FF"/>
          <w:sz w:val="22"/>
          <w:szCs w:val="24"/>
        </w:rPr>
        <w:t/>
      </w:r>
      <w:r w:rsidRPr="00A71A62">
        <w:rPr>
          <w:sz w:val="18"/>
          <w:szCs w:val="24"/>
        </w:rPr>
        <w:t xml:space="preserve">__________,   </w:t>
      </w:r>
      <w:r w:rsidR="00D70FBE">
        <w:rPr>
          <w:sz w:val="18"/>
          <w:szCs w:val="24"/>
        </w:rPr>
        <w:t/>
      </w:r>
      <w:r w:rsidR="00D70FBE" w:rsidRPr="00D70FBE">
        <w:rPr>
          <w:sz w:val="18"/>
          <w:szCs w:val="24"/>
        </w:rPr>
        <w:t/>
      </w:r>
      <w:r w:rsidR="00D70FBE">
        <w:rPr>
          <w:sz w:val="18"/>
          <w:szCs w:val="24"/>
        </w:rPr>
        <w:t/>
      </w:r>
    </w:p>
    <w:p w:rsidR="002E77BC" w:rsidRPr="00A71A62" w:rsidRDefault="00B2048E">
      <w:pPr>
        <w:tabs>
          <w:tab w:val="center" w:pos="3240"/>
          <w:tab w:val="left" w:pos="5400"/>
        </w:tabs>
        <w:rPr>
          <w:sz w:val="18"/>
          <w:szCs w:val="24"/>
        </w:rPr>
      </w:pPr>
      <w:r w:rsidRPr="00A71A62">
        <w:rPr>
          <w:sz w:val="18"/>
          <w:szCs w:val="24"/>
        </w:rPr>
        <w:tab/>
      </w:r>
    </w:p>
    <w:p w:rsidR="002E77BC" w:rsidRPr="00A71A62" w:rsidRDefault="00B2048E">
      <w:pPr>
        <w:tabs>
          <w:tab w:val="center" w:pos="3240"/>
          <w:tab w:val="left" w:pos="5400"/>
        </w:tabs>
        <w:ind w:firstLine="2160"/>
        <w:rPr>
          <w:sz w:val="18"/>
        </w:rPr>
      </w:pPr>
      <w:r w:rsidRPr="00A71A62">
        <w:rPr>
          <w:sz w:val="18"/>
        </w:rPr>
        <w:t>PH.</w:t>
      </w:r>
    </w:p>
    <w:p w:rsidR="002E77BC" w:rsidRPr="00A71A62" w:rsidRDefault="00B2048E">
      <w:pPr>
        <w:tabs>
          <w:tab w:val="center" w:pos="3240"/>
          <w:tab w:val="left" w:pos="5400"/>
        </w:tabs>
        <w:ind w:firstLine="2160"/>
        <w:rPr>
          <w:sz w:val="18"/>
          <w:szCs w:val="24"/>
        </w:rPr>
      </w:pPr>
      <w:r w:rsidRPr="00A71A62">
        <w:rPr>
          <w:sz w:val="18"/>
          <w:szCs w:val="24"/>
        </w:rPr>
        <w:tab/>
      </w:r>
    </w:p>
    <w:p w:rsidR="002E77BC" w:rsidRPr="00A71A62" w:rsidRDefault="00B2048E">
      <w:pPr>
        <w:tabs>
          <w:tab w:val="center" w:pos="2340"/>
          <w:tab w:val="left" w:pos="4680"/>
        </w:tabs>
        <w:spacing w:line="480" w:lineRule="auto"/>
        <w:rPr>
          <w:sz w:val="18"/>
          <w:szCs w:val="24"/>
        </w:rPr>
      </w:pPr>
      <w:r w:rsidRPr="00A71A62">
        <w:rPr>
          <w:sz w:val="18"/>
          <w:szCs w:val="24"/>
        </w:rPr>
        <w:tab/>
        <w:t>__________________________________</w:t>
      </w:r>
      <w:r w:rsidRPr="00A71A62">
        <w:rPr>
          <w:sz w:val="18"/>
          <w:szCs w:val="24"/>
        </w:rPr>
        <w:tab/>
        <w:t xml:space="preserve">(Rendszerhasználó vagy Képviselő aláírása*) </w:t>
      </w:r>
    </w:p>
    <w:p w:rsidR="002E77BC" w:rsidRPr="00A71A62" w:rsidRDefault="00B2048E">
      <w:pPr>
        <w:tabs>
          <w:tab w:val="center" w:pos="2340"/>
          <w:tab w:val="left" w:pos="4680"/>
        </w:tabs>
        <w:spacing w:line="480" w:lineRule="auto"/>
        <w:rPr>
          <w:sz w:val="18"/>
          <w:szCs w:val="24"/>
        </w:rPr>
      </w:pPr>
      <w:r w:rsidRPr="00A71A62">
        <w:rPr>
          <w:sz w:val="18"/>
          <w:szCs w:val="24"/>
        </w:rPr>
        <w:tab/>
        <w:t>________</w:t>
      </w:r>
      <w:r w:rsidR="00E306E9" w:rsidRPr="00A71A62">
        <w:rPr>
          <w:color w:val="0000FF"/>
          <w:sz w:val="24"/>
          <w:szCs w:val="28"/>
        </w:rPr>
        <w:t/>
      </w:r>
      <w:r w:rsidR="00E306E9" w:rsidRPr="00A71A62">
        <w:rPr>
          <w:color w:val="0000FF"/>
          <w:sz w:val="2"/>
          <w:szCs w:val="2"/>
        </w:rPr>
        <w:t/>
      </w:r>
      <w:r w:rsidR="00E306E9" w:rsidRPr="00A71A62">
        <w:rPr>
          <w:color w:val="0000FF"/>
          <w:sz w:val="24"/>
          <w:szCs w:val="28"/>
        </w:rPr>
        <w:t/>
      </w:r>
      <w:r w:rsidRPr="00A71A62">
        <w:rPr>
          <w:sz w:val="18"/>
          <w:szCs w:val="24"/>
        </w:rPr>
        <w:t>_________________________</w:t>
      </w:r>
      <w:r w:rsidRPr="00A71A62">
        <w:rPr>
          <w:sz w:val="18"/>
          <w:szCs w:val="24"/>
        </w:rPr>
        <w:tab/>
        <w:t>(olvasható név)</w:t>
      </w:r>
    </w:p>
    <w:p w:rsidR="002E77BC" w:rsidRPr="00A71A62" w:rsidRDefault="00B2048E">
      <w:pPr>
        <w:tabs>
          <w:tab w:val="center" w:pos="2340"/>
          <w:tab w:val="left" w:pos="4680"/>
        </w:tabs>
        <w:spacing w:line="480" w:lineRule="auto"/>
        <w:rPr>
          <w:sz w:val="18"/>
          <w:szCs w:val="24"/>
        </w:rPr>
      </w:pPr>
      <w:r w:rsidRPr="00A71A62">
        <w:rPr>
          <w:sz w:val="18"/>
          <w:szCs w:val="24"/>
        </w:rPr>
        <w:tab/>
        <w:t>__________________________________</w:t>
      </w:r>
      <w:r w:rsidRPr="00A71A62">
        <w:rPr>
          <w:sz w:val="18"/>
          <w:szCs w:val="24"/>
        </w:rPr>
        <w:tab/>
        <w:t>(cég esetén beosztás)</w:t>
      </w:r>
    </w:p>
    <w:p w:rsidR="002E77BC" w:rsidRPr="00A71A62" w:rsidRDefault="00B2048E" w:rsidP="000D1146">
      <w:pPr>
        <w:tabs>
          <w:tab w:val="center" w:pos="2340"/>
          <w:tab w:val="left" w:pos="4680"/>
        </w:tabs>
        <w:rPr>
          <w:sz w:val="18"/>
          <w:szCs w:val="24"/>
        </w:rPr>
      </w:pPr>
      <w:r w:rsidRPr="00A71A62">
        <w:rPr>
          <w:sz w:val="18"/>
          <w:szCs w:val="24"/>
        </w:rPr>
        <w:tab/>
        <w:t>__________________________________</w:t>
      </w:r>
      <w:r w:rsidRPr="00A71A62">
        <w:rPr>
          <w:sz w:val="18"/>
          <w:szCs w:val="24"/>
        </w:rPr>
        <w:tab/>
        <w:t>(cég vagy egyéb szervezet megnevezése)</w:t>
      </w:r>
    </w:p>
    <w:p w:rsidR="002E77BC" w:rsidRPr="00A71A62" w:rsidRDefault="00B2048E" w:rsidP="00643DE4">
      <w:pPr>
        <w:tabs>
          <w:tab w:val="center" w:pos="2340"/>
          <w:tab w:val="left" w:pos="4680"/>
        </w:tabs>
        <w:spacing w:line="480" w:lineRule="auto"/>
        <w:rPr>
          <w:sz w:val="16"/>
          <w:szCs w:val="18"/>
        </w:rPr>
      </w:pPr>
      <w:r w:rsidRPr="00A71A62">
        <w:rPr>
          <w:sz w:val="16"/>
          <w:szCs w:val="18"/>
        </w:rPr>
        <w:t>*  Képviselő aláírásakor a meghatalmazását csatolni kell az Igénybejelentő nyomtatványhoz!</w:t>
      </w:r>
    </w:p>
    <w:p w:rsidR="002E77BC" w:rsidRPr="00A71A62" w:rsidRDefault="00B2048E" w:rsidP="000D1146">
      <w:pPr>
        <w:keepNext/>
        <w:numPr>
          <w:ilvl w:val="0"/>
          <w:numId w:val="8"/>
        </w:numPr>
        <w:ind w:left="357" w:hanging="357"/>
        <w:outlineLvl w:val="2"/>
        <w:rPr>
          <w:sz w:val="18"/>
          <w:szCs w:val="24"/>
        </w:rPr>
      </w:pPr>
      <w:r w:rsidRPr="00A71A62">
        <w:rPr>
          <w:sz w:val="18"/>
          <w:szCs w:val="24"/>
        </w:rPr>
        <w:t>Kereskedő / erőmű adatai, melytől Rendszerhasználó a villamos energiát vásárolja</w:t>
      </w:r>
    </w:p>
    <w:p w:rsidR="002E77BC" w:rsidRPr="00A71A62" w:rsidRDefault="00B2048E" w:rsidP="005228D4">
      <w:pPr>
        <w:keepNext/>
        <w:spacing w:before="60" w:after="60"/>
        <w:outlineLvl w:val="2"/>
        <w:rPr>
          <w:sz w:val="16"/>
          <w:szCs w:val="18"/>
        </w:rPr>
      </w:pPr>
      <w:r w:rsidRPr="00A71A62">
        <w:rPr>
          <w:sz w:val="16"/>
          <w:szCs w:val="18"/>
        </w:rPr>
        <w:t>Amennyiben a 2. pont szerinti igénybejelentés oka „Új bekapcsolás” vagy „Felhasználó-változás” vagy „Ideiglenes vételezés”, akkor ez a pont kötelezően töltendő. Ha ezekben az esetekben jelen pont kitöltése hiányos, akkor az Igénybejelentő nyomtatvány nem fogadható be a</w:t>
      </w:r>
      <w:r w:rsidR="008D02AF" w:rsidRPr="00A71A62">
        <w:rPr>
          <w:sz w:val="16"/>
          <w:szCs w:val="18"/>
        </w:rPr>
        <w:t>z</w:t>
      </w:r>
      <w:r w:rsidRPr="00A71A62">
        <w:rPr>
          <w:sz w:val="16"/>
          <w:szCs w:val="18"/>
        </w:rPr>
        <w:t xml:space="preserve"> </w:t>
      </w:r>
      <w:r w:rsidR="00724E96" w:rsidRPr="00A71A62">
        <w:rPr>
          <w:sz w:val="16"/>
          <w:szCs w:val="18"/>
        </w:rPr>
        <w:t>MVM Démász Áramhálózati Kft.</w:t>
      </w:r>
      <w:r w:rsidRPr="00A71A62">
        <w:rPr>
          <w:sz w:val="16"/>
          <w:szCs w:val="18"/>
        </w:rPr>
        <w:t xml:space="preserve"> részéről. </w:t>
      </w:r>
      <w:r w:rsidRPr="00A71A62">
        <w:rPr>
          <w:sz w:val="16"/>
          <w:szCs w:val="18"/>
        </w:rPr>
        <w:tab/>
        <w:t xml:space="preserve"> </w:t>
      </w:r>
    </w:p>
    <w:tbl>
      <w:tblPr>
        <w:tblW w:w="9639" w:type="dxa"/>
        <w:tblInd w:w="7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0" w:type="dxa"/>
          <w:right w:w="70" w:type="dxa"/>
        </w:tblCellMar>
        <w:tblLook w:val="0000" w:firstRow="0" w:lastRow="0" w:firstColumn="0" w:lastColumn="0" w:noHBand="0" w:noVBand="0"/>
      </w:tblPr>
      <w:tblGrid>
        <w:gridCol w:w="4500"/>
        <w:gridCol w:w="5139"/>
      </w:tblGrid>
      <w:tr w:rsidR="00821180" w:rsidRPr="00A71A62">
        <w:trPr>
          <w:trHeight w:val="377"/>
        </w:trPr>
        <w:tc>
          <w:tcPr>
            <w:tcW w:w="4500" w:type="dxa"/>
            <w:shd w:val="clear" w:color="auto" w:fill="E6E6E6"/>
            <w:vAlign w:val="center"/>
          </w:tcPr>
          <w:p w:rsidR="002E77BC" w:rsidRPr="00A71A62" w:rsidRDefault="00B2048E">
            <w:pPr>
              <w:ind w:right="125"/>
              <w:rPr>
                <w:sz w:val="16"/>
                <w:szCs w:val="18"/>
              </w:rPr>
            </w:pPr>
            <w:r w:rsidRPr="00A71A62">
              <w:rPr>
                <w:sz w:val="16"/>
                <w:szCs w:val="18"/>
              </w:rPr>
              <w:t>Neve:</w:t>
            </w:r>
          </w:p>
        </w:tc>
        <w:tc>
          <w:tcPr>
            <w:tcW w:w="5139" w:type="dxa"/>
            <w:vAlign w:val="center"/>
          </w:tcPr>
          <w:p w:rsidR="002E77BC" w:rsidRPr="00A71A62" w:rsidRDefault="00135618" w:rsidP="00135618">
            <w:pPr>
              <w:jc w:val="center"/>
              <w:rPr>
                <w:sz w:val="16"/>
                <w:szCs w:val="18"/>
              </w:rPr>
            </w:pPr>
            <w:r w:rsidRPr="00A71A62">
              <w:rPr>
                <w:sz w:val="16"/>
                <w:szCs w:val="18"/>
              </w:rPr>
              <w:t/>
            </w:r>
          </w:p>
        </w:tc>
      </w:tr>
      <w:tr w:rsidR="00821180" w:rsidRPr="00A71A62">
        <w:trPr>
          <w:trHeight w:val="354"/>
        </w:trPr>
        <w:tc>
          <w:tcPr>
            <w:tcW w:w="4500" w:type="dxa"/>
            <w:shd w:val="clear" w:color="auto" w:fill="E6E6E6"/>
            <w:vAlign w:val="center"/>
          </w:tcPr>
          <w:p w:rsidR="002E77BC" w:rsidRPr="00A71A62" w:rsidRDefault="00B2048E">
            <w:pPr>
              <w:ind w:right="125"/>
              <w:rPr>
                <w:sz w:val="16"/>
                <w:szCs w:val="18"/>
              </w:rPr>
            </w:pPr>
            <w:r w:rsidRPr="00A71A62">
              <w:rPr>
                <w:sz w:val="16"/>
                <w:szCs w:val="18"/>
              </w:rPr>
              <w:t>Címe:</w:t>
            </w:r>
          </w:p>
        </w:tc>
        <w:tc>
          <w:tcPr>
            <w:tcW w:w="5139" w:type="dxa"/>
            <w:vAlign w:val="center"/>
          </w:tcPr>
          <w:p w:rsidR="002E77BC" w:rsidRPr="00A71A62" w:rsidRDefault="00135618" w:rsidP="00135618">
            <w:pPr>
              <w:jc w:val="center"/>
              <w:rPr>
                <w:sz w:val="16"/>
                <w:szCs w:val="18"/>
              </w:rPr>
            </w:pPr>
            <w:r w:rsidRPr="00A71A62">
              <w:rPr>
                <w:sz w:val="16"/>
                <w:szCs w:val="18"/>
              </w:rPr>
              <w:t/>
            </w:r>
          </w:p>
        </w:tc>
      </w:tr>
      <w:tr w:rsidR="00821180" w:rsidRPr="00A71A62">
        <w:trPr>
          <w:trHeight w:val="354"/>
        </w:trPr>
        <w:tc>
          <w:tcPr>
            <w:tcW w:w="4500" w:type="dxa"/>
            <w:shd w:val="clear" w:color="auto" w:fill="E6E6E6"/>
            <w:vAlign w:val="center"/>
          </w:tcPr>
          <w:p w:rsidR="002E77BC" w:rsidRPr="00A71A62" w:rsidRDefault="00B2048E">
            <w:pPr>
              <w:ind w:right="125"/>
              <w:rPr>
                <w:sz w:val="16"/>
                <w:szCs w:val="18"/>
              </w:rPr>
            </w:pPr>
            <w:r w:rsidRPr="00A71A62">
              <w:rPr>
                <w:sz w:val="16"/>
                <w:szCs w:val="18"/>
              </w:rPr>
              <w:t>EIC kódja:</w:t>
            </w:r>
          </w:p>
        </w:tc>
        <w:tc>
          <w:tcPr>
            <w:tcW w:w="5139" w:type="dxa"/>
            <w:vAlign w:val="center"/>
          </w:tcPr>
          <w:p w:rsidR="002E77BC" w:rsidRPr="00A71A62" w:rsidRDefault="002E77BC">
            <w:pPr>
              <w:rPr>
                <w:sz w:val="16"/>
                <w:szCs w:val="18"/>
              </w:rPr>
            </w:pPr>
          </w:p>
        </w:tc>
      </w:tr>
      <w:tr w:rsidR="00821180" w:rsidRPr="00A71A62">
        <w:trPr>
          <w:cantSplit/>
          <w:trHeight w:val="238"/>
        </w:trPr>
        <w:tc>
          <w:tcPr>
            <w:tcW w:w="4500" w:type="dxa"/>
            <w:vMerge w:val="restart"/>
            <w:shd w:val="clear" w:color="auto" w:fill="E6E6E6"/>
            <w:vAlign w:val="center"/>
          </w:tcPr>
          <w:p w:rsidR="002E77BC" w:rsidRPr="00A71A62" w:rsidRDefault="00B2048E">
            <w:pPr>
              <w:ind w:right="125"/>
              <w:rPr>
                <w:sz w:val="16"/>
                <w:szCs w:val="18"/>
              </w:rPr>
            </w:pPr>
            <w:r w:rsidRPr="00A71A62">
              <w:rPr>
                <w:sz w:val="16"/>
                <w:szCs w:val="18"/>
              </w:rPr>
              <w:t xml:space="preserve">Elérhetőségei:                                             Telefon: </w:t>
            </w:r>
          </w:p>
          <w:p w:rsidR="002E77BC" w:rsidRPr="00A71A62" w:rsidRDefault="00B2048E">
            <w:pPr>
              <w:ind w:right="125"/>
              <w:jc w:val="right"/>
              <w:rPr>
                <w:sz w:val="16"/>
                <w:szCs w:val="18"/>
              </w:rPr>
            </w:pPr>
            <w:r w:rsidRPr="00A71A62">
              <w:rPr>
                <w:sz w:val="16"/>
                <w:szCs w:val="18"/>
              </w:rPr>
              <w:t>FAX:</w:t>
            </w:r>
          </w:p>
          <w:p w:rsidR="002E77BC" w:rsidRPr="00A71A62" w:rsidRDefault="00B2048E">
            <w:pPr>
              <w:ind w:right="125"/>
              <w:jc w:val="right"/>
              <w:rPr>
                <w:sz w:val="16"/>
                <w:szCs w:val="18"/>
              </w:rPr>
            </w:pPr>
            <w:r w:rsidRPr="00A71A62">
              <w:rPr>
                <w:sz w:val="16"/>
                <w:szCs w:val="18"/>
              </w:rPr>
              <w:t>e-mail:</w:t>
            </w:r>
          </w:p>
        </w:tc>
        <w:tc>
          <w:tcPr>
            <w:tcW w:w="5139" w:type="dxa"/>
            <w:tcBorders>
              <w:bottom w:val="dashed" w:sz="4" w:space="0" w:color="auto"/>
            </w:tcBorders>
          </w:tcPr>
          <w:p w:rsidR="002E77BC" w:rsidRPr="00A71A62" w:rsidRDefault="00B2048E">
            <w:pPr>
              <w:rPr>
                <w:sz w:val="16"/>
                <w:szCs w:val="18"/>
              </w:rPr>
            </w:pPr>
            <w:r w:rsidRPr="00A71A62">
              <w:rPr>
                <w:sz w:val="16"/>
                <w:szCs w:val="18"/>
                <w:u w:val="single"/>
              </w:rPr>
              <w:t xml:space="preserve">                              </w:t>
            </w:r>
          </w:p>
        </w:tc>
      </w:tr>
      <w:tr w:rsidR="00821180" w:rsidRPr="00A71A62">
        <w:trPr>
          <w:cantSplit/>
          <w:trHeight w:val="238"/>
        </w:trPr>
        <w:tc>
          <w:tcPr>
            <w:tcW w:w="4500" w:type="dxa"/>
            <w:vMerge/>
            <w:shd w:val="clear" w:color="auto" w:fill="E6E6E6"/>
            <w:vAlign w:val="center"/>
          </w:tcPr>
          <w:p w:rsidR="002E77BC" w:rsidRPr="00A71A62" w:rsidRDefault="002E77BC">
            <w:pPr>
              <w:ind w:right="125"/>
              <w:rPr>
                <w:sz w:val="16"/>
                <w:szCs w:val="18"/>
              </w:rPr>
            </w:pPr>
          </w:p>
        </w:tc>
        <w:tc>
          <w:tcPr>
            <w:tcW w:w="5139" w:type="dxa"/>
            <w:tcBorders>
              <w:top w:val="dashed" w:sz="4" w:space="0" w:color="auto"/>
              <w:bottom w:val="dashed" w:sz="4" w:space="0" w:color="auto"/>
            </w:tcBorders>
          </w:tcPr>
          <w:p w:rsidR="002E77BC" w:rsidRPr="00A71A62" w:rsidRDefault="002E77BC">
            <w:pPr>
              <w:rPr>
                <w:sz w:val="16"/>
                <w:szCs w:val="18"/>
                <w:u w:val="single"/>
              </w:rPr>
            </w:pPr>
          </w:p>
        </w:tc>
      </w:tr>
      <w:tr w:rsidR="00821180" w:rsidRPr="00A71A62">
        <w:trPr>
          <w:cantSplit/>
          <w:trHeight w:val="238"/>
        </w:trPr>
        <w:tc>
          <w:tcPr>
            <w:tcW w:w="4500" w:type="dxa"/>
            <w:vMerge/>
            <w:shd w:val="clear" w:color="auto" w:fill="E6E6E6"/>
            <w:vAlign w:val="center"/>
          </w:tcPr>
          <w:p w:rsidR="002E77BC" w:rsidRPr="00A71A62" w:rsidRDefault="002E77BC">
            <w:pPr>
              <w:ind w:right="125"/>
              <w:rPr>
                <w:sz w:val="16"/>
                <w:szCs w:val="18"/>
              </w:rPr>
            </w:pPr>
          </w:p>
        </w:tc>
        <w:tc>
          <w:tcPr>
            <w:tcW w:w="5139" w:type="dxa"/>
            <w:tcBorders>
              <w:top w:val="dashed" w:sz="4" w:space="0" w:color="auto"/>
            </w:tcBorders>
          </w:tcPr>
          <w:p w:rsidR="002E77BC" w:rsidRPr="00A71A62" w:rsidRDefault="002E77BC">
            <w:pPr>
              <w:rPr>
                <w:sz w:val="16"/>
                <w:szCs w:val="18"/>
                <w:u w:val="single"/>
              </w:rPr>
            </w:pPr>
          </w:p>
        </w:tc>
      </w:tr>
      <w:tr w:rsidR="00821180" w:rsidRPr="00A71A62">
        <w:trPr>
          <w:trHeight w:val="354"/>
        </w:trPr>
        <w:tc>
          <w:tcPr>
            <w:tcW w:w="4500" w:type="dxa"/>
            <w:shd w:val="clear" w:color="auto" w:fill="E6E6E6"/>
            <w:vAlign w:val="center"/>
          </w:tcPr>
          <w:p w:rsidR="002E77BC" w:rsidRPr="00A71A62" w:rsidRDefault="00B2048E">
            <w:pPr>
              <w:ind w:right="125"/>
              <w:rPr>
                <w:sz w:val="16"/>
                <w:szCs w:val="18"/>
              </w:rPr>
            </w:pPr>
            <w:r w:rsidRPr="00A71A62">
              <w:rPr>
                <w:sz w:val="16"/>
                <w:szCs w:val="18"/>
              </w:rPr>
              <w:t>Mérlegkörfelelős megnevezése:</w:t>
            </w:r>
          </w:p>
        </w:tc>
        <w:tc>
          <w:tcPr>
            <w:tcW w:w="5139" w:type="dxa"/>
            <w:vAlign w:val="center"/>
          </w:tcPr>
          <w:p w:rsidR="002E77BC" w:rsidRPr="00A71A62" w:rsidRDefault="002E77BC">
            <w:pPr>
              <w:rPr>
                <w:sz w:val="16"/>
                <w:szCs w:val="18"/>
              </w:rPr>
            </w:pPr>
          </w:p>
        </w:tc>
      </w:tr>
      <w:tr w:rsidR="00821180" w:rsidRPr="00A71A62">
        <w:trPr>
          <w:trHeight w:val="354"/>
        </w:trPr>
        <w:tc>
          <w:tcPr>
            <w:tcW w:w="4500" w:type="dxa"/>
            <w:shd w:val="clear" w:color="auto" w:fill="E6E6E6"/>
            <w:vAlign w:val="center"/>
          </w:tcPr>
          <w:p w:rsidR="002E77BC" w:rsidRPr="00A71A62" w:rsidRDefault="00B2048E">
            <w:pPr>
              <w:ind w:right="125"/>
              <w:rPr>
                <w:sz w:val="16"/>
                <w:szCs w:val="18"/>
              </w:rPr>
            </w:pPr>
            <w:r w:rsidRPr="00A71A62">
              <w:rPr>
                <w:sz w:val="16"/>
                <w:szCs w:val="18"/>
              </w:rPr>
              <w:t>A vételezés megkezdésének tervezett időpontja:</w:t>
            </w:r>
          </w:p>
        </w:tc>
        <w:tc>
          <w:tcPr>
            <w:tcW w:w="5139" w:type="dxa"/>
            <w:vAlign w:val="center"/>
          </w:tcPr>
          <w:p w:rsidR="002E77BC" w:rsidRPr="00A71A62" w:rsidRDefault="00B2048E" w:rsidP="00910E50">
            <w:pPr>
              <w:rPr>
                <w:sz w:val="16"/>
                <w:szCs w:val="18"/>
              </w:rPr>
            </w:pPr>
            <w:r w:rsidRPr="00A71A62">
              <w:rPr>
                <w:sz w:val="16"/>
                <w:szCs w:val="18"/>
              </w:rPr>
              <w:t>20</w:t>
            </w:r>
            <w:r w:rsidR="00910E50" w:rsidRPr="00A71A62">
              <w:rPr>
                <w:sz w:val="16"/>
                <w:szCs w:val="18"/>
              </w:rPr>
              <w:t xml:space="preserve"> </w:t>
            </w:r>
            <w:r w:rsidRPr="00A71A62">
              <w:rPr>
                <w:sz w:val="16"/>
                <w:szCs w:val="18"/>
              </w:rPr>
              <w:t>____ év   __________ hó  ____ nap</w:t>
            </w:r>
          </w:p>
        </w:tc>
      </w:tr>
      <w:tr w:rsidR="00821180" w:rsidRPr="00A71A62">
        <w:trPr>
          <w:trHeight w:val="354"/>
        </w:trPr>
        <w:tc>
          <w:tcPr>
            <w:tcW w:w="4500" w:type="dxa"/>
            <w:shd w:val="clear" w:color="auto" w:fill="E6E6E6"/>
            <w:vAlign w:val="center"/>
          </w:tcPr>
          <w:p w:rsidR="002E77BC" w:rsidRPr="00A71A62" w:rsidRDefault="00B2048E">
            <w:pPr>
              <w:ind w:right="125"/>
              <w:rPr>
                <w:sz w:val="16"/>
                <w:szCs w:val="18"/>
              </w:rPr>
            </w:pPr>
            <w:r w:rsidRPr="00A71A62">
              <w:rPr>
                <w:sz w:val="16"/>
                <w:szCs w:val="18"/>
              </w:rPr>
              <w:t>A Kereskedelmi Szerződés időbeli hatálya:</w:t>
            </w:r>
          </w:p>
        </w:tc>
        <w:tc>
          <w:tcPr>
            <w:tcW w:w="5139" w:type="dxa"/>
            <w:vAlign w:val="center"/>
          </w:tcPr>
          <w:p w:rsidR="002E77BC" w:rsidRPr="00A71A62" w:rsidRDefault="00B2048E">
            <w:pPr>
              <w:spacing w:before="120" w:line="480" w:lineRule="auto"/>
              <w:rPr>
                <w:sz w:val="16"/>
                <w:szCs w:val="18"/>
              </w:rPr>
            </w:pPr>
            <w:r w:rsidRPr="00A71A62">
              <w:rPr>
                <w:sz w:val="16"/>
                <w:szCs w:val="18"/>
              </w:rPr>
              <w:t>20</w:t>
            </w:r>
            <w:r w:rsidR="00910E50" w:rsidRPr="00A71A62">
              <w:rPr>
                <w:sz w:val="16"/>
                <w:szCs w:val="18"/>
              </w:rPr>
              <w:t xml:space="preserve"> </w:t>
            </w:r>
            <w:r w:rsidRPr="00A71A62">
              <w:rPr>
                <w:sz w:val="16"/>
                <w:szCs w:val="18"/>
              </w:rPr>
              <w:t xml:space="preserve">____ év   __________ hó  ____ -tól / </w:t>
            </w:r>
            <w:r w:rsidRPr="00A71A62">
              <w:rPr>
                <w:sz w:val="16"/>
                <w:szCs w:val="18"/>
              </w:rPr>
              <w:fldChar w:fldCharType="begin">
                <w:ffData>
                  <w:name w:val="Jelölő11"/>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bekapcsolástól</w:t>
            </w:r>
          </w:p>
          <w:p w:rsidR="002E77BC" w:rsidRPr="00A71A62" w:rsidRDefault="00B2048E">
            <w:pPr>
              <w:rPr>
                <w:sz w:val="16"/>
                <w:szCs w:val="18"/>
              </w:rPr>
            </w:pPr>
            <w:r w:rsidRPr="00A71A62">
              <w:rPr>
                <w:sz w:val="16"/>
                <w:szCs w:val="18"/>
              </w:rPr>
              <w:t>20</w:t>
            </w:r>
            <w:r w:rsidR="00910E50" w:rsidRPr="00A71A62">
              <w:rPr>
                <w:sz w:val="16"/>
                <w:szCs w:val="18"/>
              </w:rPr>
              <w:t xml:space="preserve"> </w:t>
            </w:r>
            <w:r w:rsidRPr="00A71A62">
              <w:rPr>
                <w:sz w:val="16"/>
                <w:szCs w:val="18"/>
              </w:rPr>
              <w:t xml:space="preserve">____ év   __________ hó  ____ -ig /  </w:t>
            </w:r>
            <w:r w:rsidRPr="00A71A62">
              <w:rPr>
                <w:sz w:val="16"/>
                <w:szCs w:val="18"/>
              </w:rPr>
              <w:fldChar w:fldCharType="begin">
                <w:ffData>
                  <w:name w:val="Jelölő11"/>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határozatlan ideig</w:t>
            </w:r>
          </w:p>
          <w:p w:rsidR="002E77BC" w:rsidRPr="00A71A62" w:rsidRDefault="002E77BC">
            <w:pPr>
              <w:rPr>
                <w:sz w:val="16"/>
                <w:szCs w:val="18"/>
              </w:rPr>
            </w:pPr>
          </w:p>
        </w:tc>
      </w:tr>
      <w:tr w:rsidR="00821180" w:rsidRPr="00A71A62">
        <w:trPr>
          <w:trHeight w:hRule="exact" w:val="352"/>
        </w:trPr>
        <w:tc>
          <w:tcPr>
            <w:tcW w:w="4500" w:type="dxa"/>
            <w:shd w:val="clear" w:color="auto" w:fill="E6E6E6"/>
            <w:vAlign w:val="center"/>
          </w:tcPr>
          <w:p w:rsidR="002E77BC" w:rsidRPr="00A71A62" w:rsidRDefault="00B2048E">
            <w:pPr>
              <w:ind w:right="125"/>
              <w:rPr>
                <w:sz w:val="16"/>
                <w:szCs w:val="18"/>
              </w:rPr>
            </w:pPr>
            <w:r w:rsidRPr="00A71A62">
              <w:rPr>
                <w:sz w:val="16"/>
                <w:szCs w:val="18"/>
              </w:rPr>
              <w:t>Rendszerhasználati díj fizetője:</w:t>
            </w:r>
          </w:p>
        </w:tc>
        <w:tc>
          <w:tcPr>
            <w:tcW w:w="5139" w:type="dxa"/>
            <w:vAlign w:val="center"/>
          </w:tcPr>
          <w:p w:rsidR="002E77BC" w:rsidRPr="00A71A62" w:rsidRDefault="00B2048E">
            <w:pPr>
              <w:jc w:val="center"/>
              <w:rPr>
                <w:sz w:val="16"/>
                <w:szCs w:val="18"/>
              </w:rPr>
            </w:pP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Rendszerhasználó;           </w:t>
            </w:r>
            <w:r w:rsidRPr="00A71A62">
              <w:rPr>
                <w:sz w:val="16"/>
                <w:szCs w:val="18"/>
              </w:rPr>
              <w:fldChar w:fldCharType="begin">
                <w:ffData>
                  <w:name w:val="Jelölő16"/>
                  <w:enabled/>
                  <w:calcOnExit w:val="0"/>
                  <w:checkBox>
                    <w:sizeAuto/>
                    <w:default w:val="0"/>
                  </w:checkBox>
                </w:ffData>
              </w:fldChar>
            </w:r>
            <w:r w:rsidRPr="00A71A62">
              <w:rPr>
                <w:sz w:val="16"/>
                <w:szCs w:val="18"/>
              </w:rPr>
              <w:instrText xml:space="preserve"> FORMCHECKBOX </w:instrText>
            </w:r>
            <w:r w:rsidR="00A557CA">
              <w:rPr>
                <w:sz w:val="16"/>
                <w:szCs w:val="18"/>
              </w:rPr>
            </w:r>
            <w:r w:rsidR="00A557CA">
              <w:rPr>
                <w:sz w:val="16"/>
                <w:szCs w:val="18"/>
              </w:rPr>
              <w:fldChar w:fldCharType="separate"/>
            </w:r>
            <w:r w:rsidRPr="00A71A62">
              <w:rPr>
                <w:sz w:val="16"/>
                <w:szCs w:val="18"/>
              </w:rPr>
              <w:fldChar w:fldCharType="end"/>
            </w:r>
            <w:r w:rsidRPr="00A71A62">
              <w:rPr>
                <w:sz w:val="16"/>
                <w:szCs w:val="18"/>
              </w:rPr>
              <w:t xml:space="preserve">  Kereskedő;</w:t>
            </w:r>
          </w:p>
        </w:tc>
      </w:tr>
    </w:tbl>
    <w:p w:rsidR="002E77BC" w:rsidRPr="00A71A62" w:rsidRDefault="002E77BC">
      <w:pPr>
        <w:rPr>
          <w:sz w:val="14"/>
          <w:szCs w:val="16"/>
        </w:rPr>
      </w:pPr>
    </w:p>
    <w:p w:rsidR="002E77BC" w:rsidRPr="00A71A62" w:rsidRDefault="00B2048E">
      <w:pPr>
        <w:rPr>
          <w:sz w:val="16"/>
          <w:szCs w:val="18"/>
        </w:rPr>
      </w:pPr>
      <w:r w:rsidRPr="00A71A62">
        <w:rPr>
          <w:sz w:val="16"/>
          <w:szCs w:val="18"/>
        </w:rPr>
        <w:t>Kelt: __________________________</w:t>
      </w:r>
      <w:r w:rsidR="008B5259" w:rsidRPr="00A71A62">
        <w:rPr>
          <w:sz w:val="16"/>
          <w:szCs w:val="18"/>
        </w:rPr>
        <w:t>_______</w:t>
      </w:r>
      <w:r w:rsidRPr="00A71A62">
        <w:rPr>
          <w:sz w:val="16"/>
          <w:szCs w:val="18"/>
        </w:rPr>
        <w:t>_</w:t>
      </w:r>
      <w:r w:rsidRPr="00A71A62">
        <w:rPr>
          <w:sz w:val="16"/>
          <w:szCs w:val="18"/>
        </w:rPr>
        <w:tab/>
      </w:r>
      <w:r w:rsidRPr="00A71A62">
        <w:rPr>
          <w:sz w:val="16"/>
          <w:szCs w:val="18"/>
        </w:rPr>
        <w:tab/>
      </w:r>
      <w:r w:rsidRPr="00A71A62">
        <w:rPr>
          <w:sz w:val="16"/>
          <w:szCs w:val="18"/>
        </w:rPr>
        <w:tab/>
      </w:r>
      <w:r w:rsidRPr="00A71A62">
        <w:rPr>
          <w:sz w:val="16"/>
          <w:szCs w:val="18"/>
        </w:rPr>
        <w:tab/>
      </w:r>
      <w:r w:rsidRPr="00A71A62">
        <w:rPr>
          <w:sz w:val="16"/>
          <w:szCs w:val="18"/>
        </w:rPr>
        <w:tab/>
        <w:t>PH.</w:t>
      </w:r>
    </w:p>
    <w:p w:rsidR="002E77BC" w:rsidRPr="00A71A62" w:rsidRDefault="00B2048E">
      <w:pPr>
        <w:rPr>
          <w:sz w:val="14"/>
          <w:szCs w:val="16"/>
        </w:rPr>
      </w:pPr>
      <w:r w:rsidRPr="00A71A62">
        <w:rPr>
          <w:sz w:val="16"/>
          <w:szCs w:val="18"/>
        </w:rPr>
        <w:tab/>
      </w:r>
      <w:r w:rsidRPr="00A71A62">
        <w:rPr>
          <w:sz w:val="16"/>
          <w:szCs w:val="18"/>
        </w:rPr>
        <w:tab/>
        <w:t>(település, dátum)</w:t>
      </w:r>
    </w:p>
    <w:p w:rsidR="002E77BC" w:rsidRPr="00A71A62" w:rsidRDefault="00B2048E">
      <w:pPr>
        <w:ind w:left="4248" w:firstLine="708"/>
        <w:rPr>
          <w:sz w:val="18"/>
        </w:rPr>
      </w:pPr>
      <w:r w:rsidRPr="00A71A62">
        <w:rPr>
          <w:sz w:val="18"/>
        </w:rPr>
        <w:t>_________________________________________</w:t>
      </w:r>
    </w:p>
    <w:p w:rsidR="002E77BC" w:rsidRPr="00A71A62" w:rsidRDefault="00B2048E">
      <w:pPr>
        <w:rPr>
          <w:sz w:val="14"/>
          <w:szCs w:val="16"/>
        </w:rPr>
      </w:pP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t xml:space="preserve">       (kereskedő/erőmű cégszerű aláírása)</w:t>
      </w:r>
    </w:p>
    <w:p w:rsidR="002E77BC" w:rsidRPr="00A71A62" w:rsidRDefault="002E77BC">
      <w:pPr>
        <w:rPr>
          <w:sz w:val="14"/>
          <w:szCs w:val="16"/>
        </w:rPr>
      </w:pPr>
    </w:p>
    <w:p w:rsidR="002E77BC" w:rsidRPr="00A71A62" w:rsidRDefault="00B2048E">
      <w:pPr>
        <w:ind w:left="4248" w:firstLine="708"/>
        <w:rPr>
          <w:sz w:val="18"/>
        </w:rPr>
      </w:pPr>
      <w:r w:rsidRPr="00A71A62">
        <w:rPr>
          <w:sz w:val="18"/>
        </w:rPr>
        <w:t>_________________________________________</w:t>
      </w:r>
    </w:p>
    <w:p w:rsidR="002E77BC" w:rsidRPr="00A71A62" w:rsidRDefault="00B2048E">
      <w:pPr>
        <w:rPr>
          <w:sz w:val="14"/>
          <w:szCs w:val="16"/>
        </w:rPr>
      </w:pP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t xml:space="preserve">      (olvasható név)</w:t>
      </w:r>
    </w:p>
    <w:p w:rsidR="002E77BC" w:rsidRPr="00A71A62" w:rsidRDefault="00B2048E">
      <w:pPr>
        <w:ind w:left="4248" w:firstLine="708"/>
        <w:rPr>
          <w:sz w:val="18"/>
        </w:rPr>
      </w:pPr>
      <w:r w:rsidRPr="00A71A62">
        <w:rPr>
          <w:sz w:val="18"/>
        </w:rPr>
        <w:t>_________________________________________</w:t>
      </w:r>
    </w:p>
    <w:p w:rsidR="002E77BC" w:rsidRPr="00A71A62" w:rsidRDefault="00B2048E">
      <w:pPr>
        <w:rPr>
          <w:sz w:val="14"/>
          <w:szCs w:val="16"/>
        </w:rPr>
      </w:pP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r>
      <w:r w:rsidRPr="00A71A62">
        <w:rPr>
          <w:sz w:val="14"/>
          <w:szCs w:val="16"/>
        </w:rPr>
        <w:tab/>
        <w:t xml:space="preserve">        (beosztás)</w:t>
      </w:r>
    </w:p>
    <w:p w:rsidR="00643DE4" w:rsidRPr="00A71A62" w:rsidRDefault="00B2048E" w:rsidP="000D1146">
      <w:pPr>
        <w:jc w:val="both"/>
        <w:rPr>
          <w:rFonts w:eastAsia="Calibri"/>
          <w:sz w:val="14"/>
          <w:szCs w:val="22"/>
          <w:lang w:eastAsia="en-US"/>
        </w:rPr>
      </w:pPr>
      <w:r w:rsidRPr="00A71A62">
        <w:rPr>
          <w:rFonts w:eastAsia="Calibri"/>
          <w:sz w:val="14"/>
          <w:szCs w:val="22"/>
          <w:lang w:eastAsia="en-US"/>
        </w:rPr>
        <w:t xml:space="preserve">A villamosenergia elosztás biztosítása, a csatlakozási-, és hálózathasználati szerződés teljesítése keretében kezelt személyes adatokra vonatkozó tájékoztatást a </w:t>
      </w:r>
      <w:r w:rsidR="00724E96" w:rsidRPr="00A71A62">
        <w:rPr>
          <w:rFonts w:eastAsia="Calibri"/>
          <w:sz w:val="14"/>
          <w:szCs w:val="22"/>
          <w:lang w:eastAsia="en-US"/>
        </w:rPr>
        <w:t xml:space="preserve">www.mvmnext.hu </w:t>
      </w:r>
      <w:r w:rsidRPr="00A71A62">
        <w:rPr>
          <w:rFonts w:eastAsia="Calibri"/>
          <w:sz w:val="14"/>
          <w:szCs w:val="22"/>
          <w:lang w:eastAsia="en-US"/>
        </w:rPr>
        <w:t xml:space="preserve">honlapon és az ügyfélszolgálati irodáinkban elérhető Általános Adatkezelési Tájékoztatóban találhatja meg. Az ügyintézés során készített hangfelvétellel összefüggésben kezelt személyes adatokra vonatkozó tájékoztatást a </w:t>
      </w:r>
      <w:r w:rsidR="00724E96" w:rsidRPr="00A71A62">
        <w:rPr>
          <w:rFonts w:eastAsia="Calibri"/>
          <w:sz w:val="14"/>
          <w:szCs w:val="22"/>
          <w:lang w:eastAsia="en-US"/>
        </w:rPr>
        <w:t>ext.hu</w:t>
      </w:r>
      <w:r w:rsidRPr="00A71A62">
        <w:rPr>
          <w:rFonts w:eastAsia="Calibri"/>
          <w:sz w:val="14"/>
          <w:szCs w:val="22"/>
          <w:lang w:eastAsia="en-US"/>
        </w:rPr>
        <w:t xml:space="preserve"> honlapon és az ügyfélszolgálati irodáinkban elérhető Hangfelvétel Rögzítésére Vonatkozó Adatkezelési Tájékoztatóban találhatja meg.</w:t>
      </w:r>
    </w:p>
    <w:p w:rsidR="00AA79D7" w:rsidRPr="00A71A62" w:rsidRDefault="00AA79D7" w:rsidP="000D1146">
      <w:pPr>
        <w:jc w:val="both"/>
        <w:rPr>
          <w:rFonts w:eastAsia="Calibri"/>
          <w:sz w:val="14"/>
          <w:szCs w:val="22"/>
          <w:lang w:eastAsia="en-US"/>
        </w:rPr>
      </w:pPr>
    </w:p>
    <w:p w:rsidR="00AA79D7" w:rsidRPr="00A71A62" w:rsidRDefault="00AA79D7" w:rsidP="000D1146">
      <w:pPr>
        <w:jc w:val="both"/>
        <w:rPr>
          <w:rFonts w:eastAsia="Calibri"/>
          <w:sz w:val="14"/>
          <w:szCs w:val="22"/>
          <w:lang w:eastAsia="en-US"/>
        </w:rPr>
      </w:pPr>
    </w:p>
    <w:p w:rsidR="00AA79D7" w:rsidRPr="00A71A62" w:rsidRDefault="00AA79D7" w:rsidP="000D1146">
      <w:pPr>
        <w:jc w:val="both"/>
        <w:rPr>
          <w:rFonts w:eastAsia="Calibri"/>
          <w:sz w:val="14"/>
          <w:szCs w:val="22"/>
          <w:lang w:eastAsia="en-US"/>
        </w:rPr>
      </w:pPr>
    </w:p>
    <w:p w:rsidR="00AA79D7" w:rsidRPr="00A71A62" w:rsidRDefault="00AA79D7" w:rsidP="000D1146">
      <w:pPr>
        <w:jc w:val="both"/>
        <w:rPr>
          <w:rFonts w:eastAsia="Calibri"/>
          <w:sz w:val="14"/>
          <w:szCs w:val="22"/>
          <w:lang w:eastAsia="en-US"/>
        </w:rPr>
      </w:pPr>
    </w:p>
    <w:p w:rsidR="00AA79D7" w:rsidRPr="00A71A62" w:rsidRDefault="00AA79D7" w:rsidP="000D1146">
      <w:pPr>
        <w:jc w:val="both"/>
        <w:rPr>
          <w:rFonts w:eastAsia="Calibri"/>
          <w:sz w:val="14"/>
          <w:szCs w:val="22"/>
          <w:lang w:eastAsia="en-US"/>
        </w:rPr>
      </w:pPr>
    </w:p>
    <w:p w:rsidR="00AA79D7" w:rsidRPr="00A71A62" w:rsidRDefault="00AA79D7" w:rsidP="000D1146">
      <w:pPr>
        <w:jc w:val="both"/>
        <w:rPr>
          <w:rFonts w:eastAsia="Calibri"/>
          <w:sz w:val="14"/>
          <w:szCs w:val="22"/>
          <w:lang w:eastAsia="en-US"/>
        </w:rPr>
      </w:pPr>
    </w:p>
    <w:p w:rsidR="00AA79D7" w:rsidRPr="00A71A62" w:rsidRDefault="00AA79D7" w:rsidP="000D1146">
      <w:pPr>
        <w:jc w:val="both"/>
        <w:rPr>
          <w:rFonts w:eastAsia="Calibri"/>
          <w:sz w:val="14"/>
          <w:szCs w:val="22"/>
          <w:lang w:eastAsia="en-US"/>
        </w:rPr>
      </w:pPr>
    </w:p>
    <w:p w:rsidR="00AA79D7" w:rsidRPr="00A71A62" w:rsidRDefault="00AA79D7" w:rsidP="000D1146">
      <w:pPr>
        <w:jc w:val="both"/>
        <w:rPr>
          <w:rFonts w:eastAsia="Calibri"/>
          <w:sz w:val="14"/>
          <w:szCs w:val="22"/>
          <w:lang w:eastAsia="en-US"/>
        </w:rPr>
      </w:pPr>
    </w:p>
    <w:p w:rsidR="00AA79D7" w:rsidRPr="00A71A62" w:rsidRDefault="00AA79D7" w:rsidP="000D1146">
      <w:pPr>
        <w:jc w:val="both"/>
        <w:rPr>
          <w:rFonts w:eastAsia="Calibri"/>
          <w:sz w:val="14"/>
          <w:szCs w:val="22"/>
          <w:lang w:eastAsia="en-US"/>
        </w:rPr>
        <w:sectPr w:rsidR="00AA79D7" w:rsidRPr="00A71A62" w:rsidSect="00B2048E">
          <w:headerReference w:type="default" r:id="rId21"/>
          <w:footerReference w:type="default" r:id="rId22"/>
          <w:pgSz w:w="11906" w:h="16838"/>
          <w:pgMar w:top="1248" w:right="924" w:bottom="1077" w:left="1418" w:header="709" w:footer="709" w:gutter="0"/>
          <w:cols w:space="708"/>
          <w:docGrid w:linePitch="360"/>
        </w:sectPr>
      </w:pPr>
    </w:p>
    <w:tbl>
      <w:tblPr>
        <w:tblW w:w="10915" w:type="dxa"/>
        <w:tblInd w:w="71" w:type="dxa"/>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3261"/>
        <w:gridCol w:w="3827"/>
        <w:gridCol w:w="3827"/>
      </w:tblGrid>
      <w:tr w:rsidR="00821180" w:rsidRPr="00A71A62" w:rsidTr="005D4C91">
        <w:tc>
          <w:tcPr>
            <w:tcW w:w="3261" w:type="dxa"/>
            <w:vAlign w:val="center"/>
          </w:tcPr>
          <w:p w:rsidR="00737184" w:rsidRPr="00A71A62" w:rsidRDefault="00B2048E" w:rsidP="009B1C09">
            <w:pPr>
              <w:overflowPunct w:val="0"/>
              <w:autoSpaceDE w:val="0"/>
              <w:autoSpaceDN w:val="0"/>
              <w:adjustRightInd w:val="0"/>
              <w:jc w:val="center"/>
              <w:textAlignment w:val="baseline"/>
              <w:rPr>
                <w:sz w:val="14"/>
              </w:rPr>
            </w:pPr>
            <w:r w:rsidRPr="00A71A62">
              <w:rPr>
                <w:noProof/>
                <w:sz w:val="14"/>
              </w:rPr>
              <w:lastRenderedPageBreak/>
              <w:drawing>
                <wp:inline distT="0" distB="0" distL="0" distR="0">
                  <wp:extent cx="1130935" cy="722630"/>
                  <wp:effectExtent l="0" t="0" r="0" b="1270"/>
                  <wp:docPr id="882141943"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41943" name="Picture 4"/>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130935" cy="722630"/>
                          </a:xfrm>
                          <a:prstGeom prst="rect">
                            <a:avLst/>
                          </a:prstGeom>
                          <a:noFill/>
                        </pic:spPr>
                      </pic:pic>
                    </a:graphicData>
                  </a:graphic>
                </wp:inline>
              </w:drawing>
            </w:r>
          </w:p>
        </w:tc>
        <w:tc>
          <w:tcPr>
            <w:tcW w:w="3827" w:type="dxa"/>
            <w:shd w:val="pct20" w:color="auto" w:fill="auto"/>
          </w:tcPr>
          <w:p w:rsidR="00737184" w:rsidRPr="00A71A62" w:rsidRDefault="00B2048E">
            <w:pPr>
              <w:keepNext/>
              <w:overflowPunct w:val="0"/>
              <w:autoSpaceDE w:val="0"/>
              <w:autoSpaceDN w:val="0"/>
              <w:adjustRightInd w:val="0"/>
              <w:jc w:val="center"/>
              <w:textAlignment w:val="baseline"/>
              <w:outlineLvl w:val="0"/>
              <w:rPr>
                <w:sz w:val="24"/>
                <w:szCs w:val="28"/>
              </w:rPr>
            </w:pPr>
            <w:r w:rsidRPr="00A71A62">
              <w:rPr>
                <w:sz w:val="24"/>
                <w:szCs w:val="28"/>
              </w:rPr>
              <w:t>Nyilatkozatok adatlap</w:t>
            </w:r>
          </w:p>
          <w:p w:rsidR="00737184" w:rsidRPr="00A71A62" w:rsidRDefault="00B2048E">
            <w:pPr>
              <w:overflowPunct w:val="0"/>
              <w:autoSpaceDE w:val="0"/>
              <w:autoSpaceDN w:val="0"/>
              <w:adjustRightInd w:val="0"/>
              <w:spacing w:before="180" w:after="60"/>
              <w:textAlignment w:val="baseline"/>
              <w:rPr>
                <w:sz w:val="14"/>
              </w:rPr>
            </w:pPr>
            <w:r w:rsidRPr="00A71A62">
              <w:rPr>
                <w:sz w:val="18"/>
              </w:rPr>
              <w:t>Érkezett: ……………………………..</w:t>
            </w:r>
          </w:p>
          <w:p w:rsidR="00737184" w:rsidRPr="00A71A62" w:rsidRDefault="00B2048E">
            <w:pPr>
              <w:overflowPunct w:val="0"/>
              <w:autoSpaceDE w:val="0"/>
              <w:autoSpaceDN w:val="0"/>
              <w:adjustRightInd w:val="0"/>
              <w:textAlignment w:val="baseline"/>
              <w:rPr>
                <w:sz w:val="14"/>
              </w:rPr>
            </w:pPr>
            <w:r w:rsidRPr="00A71A62">
              <w:rPr>
                <w:sz w:val="18"/>
              </w:rPr>
              <w:t>Iktató szám:…………………………..</w:t>
            </w:r>
          </w:p>
        </w:tc>
        <w:tc>
          <w:tcPr>
            <w:tcW w:w="3827" w:type="dxa"/>
            <w:shd w:val="pct20" w:color="auto" w:fill="auto"/>
          </w:tcPr>
          <w:p w:rsidR="00737184" w:rsidRPr="00A71A62" w:rsidRDefault="00B2048E">
            <w:pPr>
              <w:overflowPunct w:val="0"/>
              <w:autoSpaceDE w:val="0"/>
              <w:autoSpaceDN w:val="0"/>
              <w:adjustRightInd w:val="0"/>
              <w:spacing w:before="120"/>
              <w:textAlignment w:val="baseline"/>
              <w:rPr>
                <w:sz w:val="14"/>
              </w:rPr>
            </w:pPr>
            <w:r w:rsidRPr="00A71A62">
              <w:rPr>
                <w:sz w:val="14"/>
              </w:rPr>
              <w:t xml:space="preserve">Nyilvántartási szám:                                           </w:t>
            </w:r>
          </w:p>
          <w:p w:rsidR="00737184" w:rsidRPr="00A71A62" w:rsidRDefault="00B2048E">
            <w:pPr>
              <w:overflowPunct w:val="0"/>
              <w:autoSpaceDE w:val="0"/>
              <w:autoSpaceDN w:val="0"/>
              <w:adjustRightInd w:val="0"/>
              <w:spacing w:before="120"/>
              <w:textAlignment w:val="baseline"/>
              <w:rPr>
                <w:color w:val="000000"/>
                <w:sz w:val="14"/>
              </w:rPr>
            </w:pPr>
            <w:r w:rsidRPr="00A71A62">
              <w:rPr>
                <w:sz w:val="14"/>
              </w:rPr>
              <w:t>Üzleti partner azonosító (fogyasztó):</w:t>
            </w:r>
            <w:r w:rsidR="0079794E" w:rsidRPr="00A71A62">
              <w:rPr>
                <w:sz w:val="18"/>
              </w:rPr>
              <w:t xml:space="preserve"> </w:t>
            </w:r>
          </w:p>
          <w:p w:rsidR="00737184" w:rsidRPr="00A71A62" w:rsidRDefault="00B2048E">
            <w:pPr>
              <w:overflowPunct w:val="0"/>
              <w:autoSpaceDE w:val="0"/>
              <w:autoSpaceDN w:val="0"/>
              <w:adjustRightInd w:val="0"/>
              <w:spacing w:before="120"/>
              <w:textAlignment w:val="baseline"/>
              <w:rPr>
                <w:sz w:val="14"/>
              </w:rPr>
            </w:pPr>
            <w:r w:rsidRPr="00A71A62">
              <w:rPr>
                <w:sz w:val="14"/>
              </w:rPr>
              <w:t xml:space="preserve">Ügyfélkapcsolat / ügy száma:  </w:t>
            </w:r>
            <w:r w:rsidR="005D4C91" w:rsidRPr="00A71A62">
              <w:rPr>
                <w:sz w:val="14"/>
              </w:rPr>
              <w:t xml:space="preserve">          </w:t>
            </w:r>
          </w:p>
          <w:p w:rsidR="00737184" w:rsidRPr="00A71A62" w:rsidRDefault="00B2048E" w:rsidP="006C46A0">
            <w:pPr>
              <w:overflowPunct w:val="0"/>
              <w:autoSpaceDE w:val="0"/>
              <w:autoSpaceDN w:val="0"/>
              <w:adjustRightInd w:val="0"/>
              <w:spacing w:before="120"/>
              <w:textAlignment w:val="baseline"/>
              <w:rPr>
                <w:sz w:val="14"/>
              </w:rPr>
            </w:pPr>
            <w:r w:rsidRPr="00A71A62">
              <w:rPr>
                <w:sz w:val="14"/>
              </w:rPr>
              <w:t>F</w:t>
            </w:r>
            <w:r w:rsidR="009B1C09" w:rsidRPr="00A71A62">
              <w:rPr>
                <w:sz w:val="14"/>
              </w:rPr>
              <w:t>elhasználási</w:t>
            </w:r>
            <w:r w:rsidRPr="00A71A62">
              <w:rPr>
                <w:sz w:val="14"/>
              </w:rPr>
              <w:t xml:space="preserve"> hely / bekötés azon</w:t>
            </w:r>
            <w:r w:rsidR="005D4C91" w:rsidRPr="00A71A62">
              <w:rPr>
                <w:sz w:val="14"/>
              </w:rPr>
              <w:t>.</w:t>
            </w:r>
            <w:r w:rsidRPr="00A71A62">
              <w:rPr>
                <w:sz w:val="14"/>
              </w:rPr>
              <w:t xml:space="preserve">:  </w:t>
            </w:r>
            <w:r w:rsidR="005D4C91" w:rsidRPr="00A71A62">
              <w:rPr>
                <w:sz w:val="14"/>
              </w:rPr>
              <w:t xml:space="preserve">  </w:t>
            </w:r>
          </w:p>
        </w:tc>
      </w:tr>
    </w:tbl>
    <w:p w:rsidR="00737184" w:rsidRPr="00A71A62" w:rsidRDefault="00737184">
      <w:pPr>
        <w:overflowPunct w:val="0"/>
        <w:autoSpaceDE w:val="0"/>
        <w:autoSpaceDN w:val="0"/>
        <w:adjustRightInd w:val="0"/>
        <w:spacing w:after="120"/>
        <w:jc w:val="both"/>
        <w:textAlignment w:val="baseline"/>
      </w:pPr>
    </w:p>
    <w:p w:rsidR="00737184" w:rsidRPr="00A71A62" w:rsidRDefault="00B2048E">
      <w:pPr>
        <w:overflowPunct w:val="0"/>
        <w:autoSpaceDE w:val="0"/>
        <w:autoSpaceDN w:val="0"/>
        <w:adjustRightInd w:val="0"/>
        <w:spacing w:after="120"/>
        <w:jc w:val="both"/>
        <w:textAlignment w:val="baseline"/>
      </w:pPr>
      <w:r w:rsidRPr="00A71A62">
        <w:t>1. F</w:t>
      </w:r>
      <w:r w:rsidR="009B1C09" w:rsidRPr="00A71A62">
        <w:t>elhasználási</w:t>
      </w:r>
      <w:r w:rsidRPr="00A71A62">
        <w:t xml:space="preserve"> hely adatai:</w:t>
      </w:r>
    </w:p>
    <w:tbl>
      <w:tblPr>
        <w:tblW w:w="0" w:type="auto"/>
        <w:tblInd w:w="70" w:type="dxa"/>
        <w:tblBorders>
          <w:top w:val="single" w:sz="6" w:space="0" w:color="auto"/>
          <w:left w:val="single" w:sz="6" w:space="0" w:color="auto"/>
          <w:bottom w:val="single" w:sz="6" w:space="0" w:color="auto"/>
          <w:right w:val="single" w:sz="6" w:space="0" w:color="auto"/>
          <w:insideH w:val="single" w:sz="6" w:space="0" w:color="auto"/>
        </w:tblBorders>
        <w:tblLayout w:type="fixed"/>
        <w:tblCellMar>
          <w:left w:w="70" w:type="dxa"/>
          <w:right w:w="70" w:type="dxa"/>
        </w:tblCellMar>
        <w:tblLook w:val="0000" w:firstRow="0" w:lastRow="0" w:firstColumn="0" w:lastColumn="0" w:noHBand="0" w:noVBand="0"/>
      </w:tblPr>
      <w:tblGrid>
        <w:gridCol w:w="3686"/>
        <w:gridCol w:w="7087"/>
      </w:tblGrid>
      <w:tr w:rsidR="00821180" w:rsidRPr="00A71A62" w:rsidTr="00932F08">
        <w:trPr>
          <w:cantSplit/>
          <w:trHeight w:val="340"/>
        </w:trPr>
        <w:tc>
          <w:tcPr>
            <w:tcW w:w="3686" w:type="dxa"/>
            <w:shd w:val="pct20" w:color="auto" w:fill="auto"/>
            <w:vAlign w:val="center"/>
          </w:tcPr>
          <w:p w:rsidR="00737184" w:rsidRPr="00A71A62" w:rsidRDefault="00B2048E" w:rsidP="00932F08">
            <w:pPr>
              <w:overflowPunct w:val="0"/>
              <w:autoSpaceDE w:val="0"/>
              <w:autoSpaceDN w:val="0"/>
              <w:adjustRightInd w:val="0"/>
              <w:spacing w:before="40" w:after="40"/>
              <w:textAlignment w:val="baseline"/>
              <w:rPr>
                <w:sz w:val="18"/>
              </w:rPr>
            </w:pPr>
            <w:r w:rsidRPr="00A71A62">
              <w:rPr>
                <w:sz w:val="18"/>
              </w:rPr>
              <w:t>Fogyasztó neve:</w:t>
            </w:r>
          </w:p>
        </w:tc>
        <w:tc>
          <w:tcPr>
            <w:tcW w:w="7087" w:type="dxa"/>
          </w:tcPr>
          <w:p w:rsidR="00737184" w:rsidRPr="00A71A62" w:rsidRDefault="00B2048E">
            <w:pPr>
              <w:overflowPunct w:val="0"/>
              <w:autoSpaceDE w:val="0"/>
              <w:autoSpaceDN w:val="0"/>
              <w:adjustRightInd w:val="0"/>
              <w:spacing w:before="40" w:after="40"/>
              <w:jc w:val="both"/>
              <w:textAlignment w:val="baseline"/>
              <w:rPr>
                <w:sz w:val="18"/>
              </w:rPr>
            </w:pPr>
            <w:r w:rsidRPr="00A71A62">
              <w:rPr>
                <w:rFonts w:eastAsia="Arial"/>
                <w:color w:val="0000FF"/>
                <w:sz w:val="18"/>
              </w:rPr>
              <w:t/>
            </w:r>
            <w:r w:rsidR="00F00954" w:rsidRPr="00A71A62">
              <w:rPr>
                <w:rFonts w:eastAsia="Arial"/>
                <w:color w:val="0000FF"/>
                <w:sz w:val="18"/>
              </w:rPr>
              <w:t/>
            </w:r>
            <w:r w:rsidR="00532CB8" w:rsidRPr="00A71A62">
              <w:rPr>
                <w:rFonts w:eastAsia="Arial"/>
                <w:color w:val="0000FF"/>
                <w:sz w:val="18"/>
              </w:rPr>
              <w:t/>
            </w:r>
          </w:p>
        </w:tc>
      </w:tr>
      <w:tr w:rsidR="00821180" w:rsidRPr="00A71A62" w:rsidTr="00932F08">
        <w:trPr>
          <w:cantSplit/>
          <w:trHeight w:val="340"/>
        </w:trPr>
        <w:tc>
          <w:tcPr>
            <w:tcW w:w="3686" w:type="dxa"/>
            <w:shd w:val="pct20" w:color="auto" w:fill="auto"/>
            <w:vAlign w:val="center"/>
          </w:tcPr>
          <w:p w:rsidR="00737184" w:rsidRPr="00A71A62" w:rsidRDefault="00B2048E" w:rsidP="00932F08">
            <w:pPr>
              <w:overflowPunct w:val="0"/>
              <w:autoSpaceDE w:val="0"/>
              <w:autoSpaceDN w:val="0"/>
              <w:adjustRightInd w:val="0"/>
              <w:spacing w:before="40" w:after="40"/>
              <w:textAlignment w:val="baseline"/>
              <w:rPr>
                <w:sz w:val="18"/>
              </w:rPr>
            </w:pPr>
            <w:r w:rsidRPr="00A71A62">
              <w:rPr>
                <w:sz w:val="18"/>
              </w:rPr>
              <w:t>F</w:t>
            </w:r>
            <w:r w:rsidR="009B1C09" w:rsidRPr="00A71A62">
              <w:rPr>
                <w:sz w:val="18"/>
              </w:rPr>
              <w:t xml:space="preserve">elhasználási </w:t>
            </w:r>
            <w:r w:rsidRPr="00A71A62">
              <w:rPr>
                <w:sz w:val="18"/>
              </w:rPr>
              <w:t>hely. címe</w:t>
            </w:r>
            <w:r w:rsidR="00FA0CE4" w:rsidRPr="00A71A62">
              <w:rPr>
                <w:sz w:val="18"/>
              </w:rPr>
              <w:t xml:space="preserve"> </w:t>
            </w:r>
            <w:r w:rsidRPr="00A71A62">
              <w:rPr>
                <w:sz w:val="18"/>
              </w:rPr>
              <w:t>/</w:t>
            </w:r>
            <w:r w:rsidR="00FA0CE4" w:rsidRPr="00A71A62">
              <w:rPr>
                <w:sz w:val="18"/>
              </w:rPr>
              <w:t xml:space="preserve"> </w:t>
            </w:r>
            <w:r w:rsidRPr="00A71A62">
              <w:rPr>
                <w:sz w:val="18"/>
              </w:rPr>
              <w:t>rendeltetése:</w:t>
            </w:r>
          </w:p>
        </w:tc>
        <w:tc>
          <w:tcPr>
            <w:tcW w:w="7087" w:type="dxa"/>
          </w:tcPr>
          <w:p w:rsidR="00737184" w:rsidRPr="00A71A62" w:rsidRDefault="00B2048E" w:rsidP="00532CB8">
            <w:pPr>
              <w:overflowPunct w:val="0"/>
              <w:autoSpaceDE w:val="0"/>
              <w:autoSpaceDN w:val="0"/>
              <w:adjustRightInd w:val="0"/>
              <w:spacing w:before="40" w:after="40"/>
              <w:jc w:val="both"/>
              <w:textAlignment w:val="baseline"/>
              <w:rPr>
                <w:sz w:val="18"/>
              </w:rPr>
            </w:pPr>
            <w:r w:rsidRPr="00A71A62">
              <w:rPr>
                <w:rFonts w:eastAsia="Arial"/>
                <w:color w:val="0000FF"/>
                <w:szCs w:val="22"/>
              </w:rPr>
              <w:t/>
            </w:r>
            <w:r w:rsidRPr="00A71A62">
              <w:rPr>
                <w:rFonts w:eastAsia="Arial"/>
                <w:color w:val="0000FF"/>
                <w:sz w:val="18"/>
              </w:rPr>
              <w:t/>
            </w:r>
          </w:p>
        </w:tc>
      </w:tr>
    </w:tbl>
    <w:p w:rsidR="00737184" w:rsidRPr="00A71A62" w:rsidRDefault="00737184">
      <w:pPr>
        <w:keepNext/>
        <w:overflowPunct w:val="0"/>
        <w:autoSpaceDE w:val="0"/>
        <w:autoSpaceDN w:val="0"/>
        <w:adjustRightInd w:val="0"/>
        <w:jc w:val="both"/>
        <w:textAlignment w:val="baseline"/>
      </w:pPr>
    </w:p>
    <w:p w:rsidR="00720181" w:rsidRPr="00A71A62" w:rsidRDefault="00720181" w:rsidP="00720181">
      <w:pPr>
        <w:keepNext/>
        <w:overflowPunct w:val="0"/>
        <w:autoSpaceDE w:val="0"/>
        <w:autoSpaceDN w:val="0"/>
        <w:adjustRightInd w:val="0"/>
        <w:jc w:val="both"/>
        <w:textAlignment w:val="baseline"/>
      </w:pPr>
      <w:r w:rsidRPr="00A71A62">
        <w:t>2. Vezetékjogi nyilatkozat:</w:t>
      </w:r>
    </w:p>
    <w:p w:rsidR="00720181" w:rsidRPr="00A71A62" w:rsidRDefault="00720181" w:rsidP="00720181">
      <w:pPr>
        <w:widowControl w:val="0"/>
        <w:tabs>
          <w:tab w:val="left" w:leader="dot" w:pos="10722"/>
        </w:tabs>
        <w:autoSpaceDE w:val="0"/>
        <w:autoSpaceDN w:val="0"/>
        <w:spacing w:before="10"/>
        <w:ind w:left="118"/>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Alulírott:</w:t>
      </w:r>
      <w:r w:rsidRPr="00A71A62">
        <w:rPr>
          <w:rFonts w:ascii="Microsoft Sans Serif" w:eastAsia="Microsoft Sans Serif" w:hAnsi="Microsoft Sans Serif" w:cs="Microsoft Sans Serif"/>
          <w:spacing w:val="29"/>
          <w:sz w:val="14"/>
        </w:rPr>
        <w:t xml:space="preserve">  </w:t>
      </w:r>
      <w:r w:rsidRPr="00A71A62">
        <w:rPr>
          <w:rFonts w:ascii="Microsoft Sans Serif" w:eastAsia="Microsoft Sans Serif" w:hAnsi="Microsoft Sans Serif" w:cs="Microsoft Sans Serif"/>
          <w:sz w:val="14"/>
        </w:rPr>
        <w:t>..............</w:t>
      </w:r>
      <w:r w:rsidRPr="00A71A62">
        <w:rPr>
          <w:rFonts w:ascii="Microsoft Sans Serif" w:eastAsia="Arial" w:hAnsi="Microsoft Sans Serif" w:cs="Microsoft Sans Serif"/>
          <w:color w:val="0000FF"/>
          <w:szCs w:val="22"/>
        </w:rPr>
        <w:t xml:space="preserve"> </w:t>
      </w:r>
      <w:r w:rsidRPr="00A71A62">
        <w:rPr>
          <w:rFonts w:ascii="Microsoft Sans Serif" w:eastAsia="Microsoft Sans Serif" w:hAnsi="Microsoft Sans Serif" w:cs="Microsoft Sans Serif"/>
          <w:sz w:val="14"/>
        </w:rPr>
        <w:t>..................................,</w:t>
      </w:r>
      <w:r w:rsidRPr="00A71A62">
        <w:rPr>
          <w:rFonts w:ascii="Microsoft Sans Serif" w:eastAsia="Microsoft Sans Serif" w:hAnsi="Microsoft Sans Serif" w:cs="Microsoft Sans Serif"/>
          <w:spacing w:val="30"/>
          <w:sz w:val="14"/>
        </w:rPr>
        <w:t xml:space="preserve">  </w:t>
      </w:r>
      <w:r w:rsidRPr="00A71A62">
        <w:rPr>
          <w:rFonts w:ascii="Microsoft Sans Serif" w:eastAsia="Microsoft Sans Serif" w:hAnsi="Microsoft Sans Serif" w:cs="Microsoft Sans Serif"/>
          <w:sz w:val="14"/>
        </w:rPr>
        <w:t>anyja</w:t>
      </w:r>
      <w:r w:rsidRPr="00A71A62">
        <w:rPr>
          <w:rFonts w:ascii="Microsoft Sans Serif" w:eastAsia="Microsoft Sans Serif" w:hAnsi="Microsoft Sans Serif" w:cs="Microsoft Sans Serif"/>
          <w:spacing w:val="29"/>
          <w:sz w:val="14"/>
        </w:rPr>
        <w:t xml:space="preserve">  </w:t>
      </w:r>
      <w:r w:rsidRPr="00A71A62">
        <w:rPr>
          <w:rFonts w:ascii="Microsoft Sans Serif" w:eastAsia="Microsoft Sans Serif" w:hAnsi="Microsoft Sans Serif" w:cs="Microsoft Sans Serif"/>
          <w:spacing w:val="-2"/>
          <w:sz w:val="14"/>
        </w:rPr>
        <w:t>neve:</w:t>
      </w:r>
      <w:r w:rsidRPr="00A71A62">
        <w:rPr>
          <w:rFonts w:ascii="Microsoft Sans Serif" w:eastAsia="Microsoft Sans Serif" w:hAnsi="Microsoft Sans Serif" w:cs="Microsoft Sans Serif"/>
          <w:spacing w:val="-5"/>
          <w:sz w:val="14"/>
        </w:rPr>
        <w:t>,,,</w:t>
      </w:r>
      <w:r w:rsidRPr="00A71A62">
        <w:rPr>
          <w:rFonts w:ascii="Microsoft Sans Serif" w:eastAsia="Arial" w:hAnsi="Microsoft Sans Serif" w:cs="Microsoft Sans Serif"/>
          <w:color w:val="0000FF"/>
          <w:szCs w:val="22"/>
        </w:rPr>
        <w:t xml:space="preserve"> </w:t>
      </w:r>
    </w:p>
    <w:p w:rsidR="00720181" w:rsidRPr="00A71A62" w:rsidRDefault="00720181" w:rsidP="00720181">
      <w:pPr>
        <w:widowControl w:val="0"/>
        <w:tabs>
          <w:tab w:val="left" w:leader="dot" w:pos="10839"/>
        </w:tabs>
        <w:autoSpaceDE w:val="0"/>
        <w:autoSpaceDN w:val="0"/>
        <w:spacing w:before="4"/>
        <w:ind w:left="118"/>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w w:val="115"/>
          <w:sz w:val="14"/>
        </w:rPr>
        <w:t>születési</w:t>
      </w:r>
      <w:r w:rsidRPr="00A71A62">
        <w:rPr>
          <w:rFonts w:ascii="Microsoft Sans Serif" w:eastAsia="Microsoft Sans Serif" w:hAnsi="Microsoft Sans Serif" w:cs="Microsoft Sans Serif"/>
          <w:spacing w:val="39"/>
          <w:w w:val="115"/>
          <w:sz w:val="14"/>
        </w:rPr>
        <w:t xml:space="preserve">  </w:t>
      </w:r>
      <w:r w:rsidRPr="00A71A62">
        <w:rPr>
          <w:rFonts w:ascii="Microsoft Sans Serif" w:eastAsia="Microsoft Sans Serif" w:hAnsi="Microsoft Sans Serif" w:cs="Microsoft Sans Serif"/>
          <w:w w:val="115"/>
          <w:sz w:val="14"/>
        </w:rPr>
        <w:t>hely:</w:t>
      </w:r>
      <w:r w:rsidRPr="00A71A62">
        <w:rPr>
          <w:rFonts w:ascii="Microsoft Sans Serif" w:eastAsia="Microsoft Sans Serif" w:hAnsi="Microsoft Sans Serif" w:cs="Microsoft Sans Serif"/>
          <w:spacing w:val="21"/>
          <w:w w:val="140"/>
          <w:sz w:val="14"/>
        </w:rPr>
        <w:t xml:space="preserve">  </w:t>
      </w:r>
      <w:r w:rsidRPr="00A71A62">
        <w:rPr>
          <w:rFonts w:ascii="Microsoft Sans Serif" w:eastAsia="Microsoft Sans Serif" w:hAnsi="Microsoft Sans Serif" w:cs="Microsoft Sans Serif"/>
          <w:w w:val="140"/>
          <w:sz w:val="14"/>
        </w:rPr>
        <w:t>……</w:t>
      </w:r>
      <w:r w:rsidRPr="00A71A62">
        <w:rPr>
          <w:rFonts w:ascii="Microsoft Sans Serif" w:eastAsia="Arial" w:hAnsi="Microsoft Sans Serif" w:cs="Microsoft Sans Serif"/>
          <w:color w:val="0000FF"/>
          <w:szCs w:val="22"/>
        </w:rPr>
        <w:t/>
      </w:r>
      <w:r w:rsidRPr="00A71A62">
        <w:rPr>
          <w:rFonts w:ascii="Microsoft Sans Serif" w:eastAsia="Microsoft Sans Serif" w:hAnsi="Microsoft Sans Serif" w:cs="Microsoft Sans Serif"/>
          <w:w w:val="140"/>
          <w:sz w:val="14"/>
        </w:rPr>
        <w:t>……..………….....,</w:t>
      </w:r>
      <w:r w:rsidRPr="00A71A62">
        <w:rPr>
          <w:rFonts w:ascii="Microsoft Sans Serif" w:eastAsia="Microsoft Sans Serif" w:hAnsi="Microsoft Sans Serif" w:cs="Microsoft Sans Serif"/>
          <w:spacing w:val="21"/>
          <w:w w:val="140"/>
          <w:sz w:val="14"/>
        </w:rPr>
        <w:t xml:space="preserve">  </w:t>
      </w:r>
      <w:r w:rsidRPr="00A71A62">
        <w:rPr>
          <w:rFonts w:ascii="Microsoft Sans Serif" w:eastAsia="Microsoft Sans Serif" w:hAnsi="Microsoft Sans Serif" w:cs="Microsoft Sans Serif"/>
          <w:w w:val="115"/>
          <w:sz w:val="14"/>
        </w:rPr>
        <w:t>születési</w:t>
      </w:r>
      <w:r w:rsidRPr="00A71A62">
        <w:rPr>
          <w:rFonts w:ascii="Microsoft Sans Serif" w:eastAsia="Microsoft Sans Serif" w:hAnsi="Microsoft Sans Serif" w:cs="Microsoft Sans Serif"/>
          <w:spacing w:val="36"/>
          <w:w w:val="115"/>
          <w:sz w:val="14"/>
        </w:rPr>
        <w:t xml:space="preserve">  </w:t>
      </w:r>
      <w:r w:rsidRPr="00A71A62">
        <w:rPr>
          <w:rFonts w:ascii="Microsoft Sans Serif" w:eastAsia="Microsoft Sans Serif" w:hAnsi="Microsoft Sans Serif" w:cs="Microsoft Sans Serif"/>
          <w:spacing w:val="-4"/>
          <w:w w:val="115"/>
          <w:sz w:val="14"/>
        </w:rPr>
        <w:t>idő:</w:t>
      </w:r>
      <w:r w:rsidRPr="00A71A62">
        <w:rPr>
          <w:rFonts w:ascii="Microsoft Sans Serif" w:eastAsia="Arial" w:hAnsi="Microsoft Sans Serif" w:cs="Microsoft Sans Serif"/>
          <w:color w:val="0000FF"/>
          <w:szCs w:val="22"/>
        </w:rPr>
        <w:t xml:space="preserve"> </w:t>
      </w:r>
      <w:r w:rsidRPr="00A71A62">
        <w:rPr>
          <w:rFonts w:ascii="Microsoft Sans Serif" w:eastAsia="Microsoft Sans Serif" w:hAnsi="Microsoft Sans Serif" w:cs="Microsoft Sans Serif"/>
          <w:spacing w:val="-10"/>
          <w:w w:val="115"/>
          <w:sz w:val="14"/>
        </w:rPr>
        <w:t>,</w:t>
      </w:r>
    </w:p>
    <w:p w:rsidR="00720181" w:rsidRPr="00A71A62" w:rsidRDefault="00720181" w:rsidP="00720181">
      <w:pPr>
        <w:widowControl w:val="0"/>
        <w:tabs>
          <w:tab w:val="left" w:leader="dot" w:pos="4608"/>
        </w:tabs>
        <w:autoSpaceDE w:val="0"/>
        <w:autoSpaceDN w:val="0"/>
        <w:spacing w:before="4"/>
        <w:ind w:left="118"/>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cégnél</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pacing w:val="-2"/>
          <w:sz w:val="14"/>
        </w:rPr>
        <w:t>adószám</w:t>
      </w:r>
      <w:r w:rsidRPr="00A71A62">
        <w:rPr>
          <w:rFonts w:ascii="Microsoft Sans Serif" w:eastAsia="Microsoft Sans Serif" w:hAnsi="Microsoft Sans Serif" w:cs="Microsoft Sans Serif"/>
          <w:sz w:val="14"/>
        </w:rPr>
        <w:tab/>
        <w:t>,</w:t>
      </w:r>
      <w:r w:rsidRPr="00A71A62">
        <w:rPr>
          <w:rFonts w:ascii="Microsoft Sans Serif" w:eastAsia="Microsoft Sans Serif" w:hAnsi="Microsoft Sans Serif" w:cs="Microsoft Sans Serif"/>
          <w:spacing w:val="-1"/>
          <w:sz w:val="14"/>
        </w:rPr>
        <w:t xml:space="preserve"> </w:t>
      </w:r>
      <w:r w:rsidRPr="00A71A62">
        <w:rPr>
          <w:rFonts w:ascii="Microsoft Sans Serif" w:eastAsia="Microsoft Sans Serif" w:hAnsi="Microsoft Sans Serif" w:cs="Microsoft Sans Serif"/>
          <w:sz w:val="14"/>
        </w:rPr>
        <w:t>mint</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az</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z w:val="14"/>
        </w:rPr>
        <w:t>alább megjelölt</w:t>
      </w:r>
      <w:r w:rsidRPr="00A71A62">
        <w:rPr>
          <w:rFonts w:ascii="Microsoft Sans Serif" w:eastAsia="Microsoft Sans Serif" w:hAnsi="Microsoft Sans Serif" w:cs="Microsoft Sans Serif"/>
          <w:spacing w:val="-1"/>
          <w:sz w:val="14"/>
        </w:rPr>
        <w:t xml:space="preserve"> </w:t>
      </w:r>
      <w:r w:rsidRPr="00A71A62">
        <w:rPr>
          <w:rFonts w:ascii="Microsoft Sans Serif" w:eastAsia="Microsoft Sans Serif" w:hAnsi="Microsoft Sans Serif" w:cs="Microsoft Sans Serif"/>
          <w:sz w:val="14"/>
        </w:rPr>
        <w:t>ingatlan telekkönyvi</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tulajdonosa</w:t>
      </w:r>
      <w:r w:rsidRPr="00A71A62">
        <w:rPr>
          <w:rFonts w:ascii="Microsoft Sans Serif" w:eastAsia="Microsoft Sans Serif" w:hAnsi="Microsoft Sans Serif" w:cs="Microsoft Sans Serif"/>
          <w:spacing w:val="4"/>
          <w:sz w:val="14"/>
        </w:rPr>
        <w:t xml:space="preserve"> </w:t>
      </w:r>
      <w:r w:rsidRPr="00A71A62">
        <w:rPr>
          <w:rFonts w:ascii="Microsoft Sans Serif" w:eastAsia="Microsoft Sans Serif" w:hAnsi="Microsoft Sans Serif" w:cs="Microsoft Sans Serif"/>
          <w:spacing w:val="-2"/>
          <w:sz w:val="14"/>
        </w:rPr>
        <w:t>hozzájárulok</w:t>
      </w:r>
    </w:p>
    <w:p w:rsidR="00720181" w:rsidRPr="00A71A62" w:rsidRDefault="00720181" w:rsidP="00720181">
      <w:pPr>
        <w:widowControl w:val="0"/>
        <w:autoSpaceDE w:val="0"/>
        <w:autoSpaceDN w:val="0"/>
        <w:spacing w:before="4"/>
        <w:ind w:left="118" w:right="225"/>
        <w:jc w:val="both"/>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ahhoz,</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hogy</w:t>
      </w:r>
      <w:r w:rsidRPr="00A71A62">
        <w:rPr>
          <w:rFonts w:ascii="Microsoft Sans Serif" w:eastAsia="Microsoft Sans Serif" w:hAnsi="Microsoft Sans Serif" w:cs="Microsoft Sans Serif"/>
          <w:spacing w:val="-9"/>
          <w:sz w:val="14"/>
        </w:rPr>
        <w:t xml:space="preserve"> </w:t>
      </w:r>
      <w:r w:rsidRPr="00A71A62">
        <w:rPr>
          <w:rFonts w:ascii="Microsoft Sans Serif" w:eastAsia="Microsoft Sans Serif" w:hAnsi="Microsoft Sans Serif" w:cs="Microsoft Sans Serif"/>
          <w:sz w:val="14"/>
        </w:rPr>
        <w:t>az</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MVM</w:t>
      </w:r>
      <w:r w:rsidRPr="00A71A62">
        <w:rPr>
          <w:rFonts w:ascii="Microsoft Sans Serif" w:eastAsia="Microsoft Sans Serif" w:hAnsi="Microsoft Sans Serif" w:cs="Microsoft Sans Serif"/>
          <w:spacing w:val="-9"/>
          <w:sz w:val="14"/>
        </w:rPr>
        <w:t xml:space="preserve"> </w:t>
      </w:r>
      <w:r w:rsidRPr="00A71A62">
        <w:rPr>
          <w:rFonts w:ascii="Microsoft Sans Serif" w:eastAsia="Microsoft Sans Serif" w:hAnsi="Microsoft Sans Serif" w:cs="Microsoft Sans Serif"/>
          <w:sz w:val="14"/>
        </w:rPr>
        <w:t>Démász</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Áramhálózati</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Kft.</w:t>
      </w:r>
      <w:r w:rsidRPr="00A71A62">
        <w:rPr>
          <w:rFonts w:ascii="Microsoft Sans Serif" w:eastAsia="Microsoft Sans Serif" w:hAnsi="Microsoft Sans Serif" w:cs="Microsoft Sans Serif"/>
          <w:spacing w:val="-12"/>
          <w:sz w:val="14"/>
        </w:rPr>
        <w:t xml:space="preserve"> </w:t>
      </w:r>
      <w:r w:rsidRPr="00A71A62">
        <w:rPr>
          <w:rFonts w:ascii="Microsoft Sans Serif" w:eastAsia="Microsoft Sans Serif" w:hAnsi="Microsoft Sans Serif" w:cs="Microsoft Sans Serif"/>
          <w:sz w:val="14"/>
        </w:rPr>
        <w:t>a</w:t>
      </w:r>
      <w:r w:rsidRPr="00A71A62">
        <w:rPr>
          <w:rFonts w:ascii="Microsoft Sans Serif" w:eastAsia="Microsoft Sans Serif" w:hAnsi="Microsoft Sans Serif" w:cs="Microsoft Sans Serif"/>
          <w:spacing w:val="-14"/>
          <w:sz w:val="14"/>
        </w:rPr>
        <w:t xml:space="preserve"> </w:t>
      </w:r>
      <w:r w:rsidRPr="00A71A62">
        <w:rPr>
          <w:rFonts w:ascii="Microsoft Sans Serif" w:eastAsia="Microsoft Sans Serif" w:hAnsi="Microsoft Sans Serif" w:cs="Microsoft Sans Serif"/>
          <w:sz w:val="14"/>
        </w:rPr>
        <w:t>műszaki</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szükségszerűség</w:t>
      </w:r>
      <w:r w:rsidRPr="00A71A62">
        <w:rPr>
          <w:rFonts w:ascii="Microsoft Sans Serif" w:eastAsia="Microsoft Sans Serif" w:hAnsi="Microsoft Sans Serif" w:cs="Microsoft Sans Serif"/>
          <w:spacing w:val="-14"/>
          <w:sz w:val="14"/>
        </w:rPr>
        <w:t xml:space="preserve"> </w:t>
      </w:r>
      <w:r w:rsidRPr="00A71A62">
        <w:rPr>
          <w:rFonts w:ascii="Microsoft Sans Serif" w:eastAsia="Microsoft Sans Serif" w:hAnsi="Microsoft Sans Serif" w:cs="Microsoft Sans Serif"/>
          <w:sz w:val="14"/>
        </w:rPr>
        <w:t>vagy</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a</w:t>
      </w:r>
      <w:r w:rsidRPr="00A71A62">
        <w:rPr>
          <w:rFonts w:ascii="Microsoft Sans Serif" w:eastAsia="Microsoft Sans Serif" w:hAnsi="Microsoft Sans Serif" w:cs="Microsoft Sans Serif"/>
          <w:spacing w:val="-10"/>
          <w:sz w:val="14"/>
        </w:rPr>
        <w:t xml:space="preserve"> </w:t>
      </w:r>
      <w:r w:rsidRPr="00A71A62">
        <w:rPr>
          <w:rFonts w:ascii="Microsoft Sans Serif" w:eastAsia="Microsoft Sans Serif" w:hAnsi="Microsoft Sans Serif" w:cs="Microsoft Sans Serif"/>
          <w:sz w:val="14"/>
        </w:rPr>
        <w:t>típusterv</w:t>
      </w:r>
      <w:r w:rsidRPr="00A71A62">
        <w:rPr>
          <w:rFonts w:ascii="Microsoft Sans Serif" w:eastAsia="Microsoft Sans Serif" w:hAnsi="Microsoft Sans Serif" w:cs="Microsoft Sans Serif"/>
          <w:spacing w:val="-4"/>
          <w:sz w:val="14"/>
        </w:rPr>
        <w:t xml:space="preserve"> </w:t>
      </w:r>
      <w:r w:rsidRPr="00A71A62">
        <w:rPr>
          <w:rFonts w:ascii="Microsoft Sans Serif" w:eastAsia="Microsoft Sans Serif" w:hAnsi="Microsoft Sans Serif" w:cs="Microsoft Sans Serif"/>
          <w:sz w:val="14"/>
        </w:rPr>
        <w:t>megoldásaitól</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z w:val="14"/>
        </w:rPr>
        <w:t>eltérő</w:t>
      </w:r>
      <w:r w:rsidRPr="00A71A62">
        <w:rPr>
          <w:rFonts w:ascii="Microsoft Sans Serif" w:eastAsia="Microsoft Sans Serif" w:hAnsi="Microsoft Sans Serif" w:cs="Microsoft Sans Serif"/>
          <w:spacing w:val="-10"/>
          <w:sz w:val="14"/>
        </w:rPr>
        <w:t xml:space="preserve"> </w:t>
      </w:r>
      <w:r w:rsidRPr="00A71A62">
        <w:rPr>
          <w:rFonts w:ascii="Microsoft Sans Serif" w:eastAsia="Microsoft Sans Serif" w:hAnsi="Microsoft Sans Serif" w:cs="Microsoft Sans Serif"/>
          <w:sz w:val="14"/>
        </w:rPr>
        <w:t>műszaki megoldással</w:t>
      </w:r>
      <w:r w:rsidRPr="00A71A62">
        <w:rPr>
          <w:rFonts w:ascii="Microsoft Sans Serif" w:eastAsia="Microsoft Sans Serif" w:hAnsi="Microsoft Sans Serif" w:cs="Microsoft Sans Serif"/>
          <w:spacing w:val="-4"/>
          <w:sz w:val="14"/>
        </w:rPr>
        <w:t xml:space="preserve"> </w:t>
      </w:r>
      <w:r w:rsidRPr="00A71A62">
        <w:rPr>
          <w:rFonts w:ascii="Microsoft Sans Serif" w:eastAsia="Microsoft Sans Serif" w:hAnsi="Microsoft Sans Serif" w:cs="Microsoft Sans Serif"/>
          <w:sz w:val="14"/>
        </w:rPr>
        <w:t>az</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z w:val="14"/>
        </w:rPr>
        <w:t>ingatlanomon</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oszlopot</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helyezzen</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el,</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szabadvezetéket</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átvezessen,</w:t>
      </w:r>
      <w:r w:rsidRPr="00A71A62">
        <w:rPr>
          <w:rFonts w:ascii="Microsoft Sans Serif" w:eastAsia="Microsoft Sans Serif" w:hAnsi="Microsoft Sans Serif" w:cs="Microsoft Sans Serif"/>
          <w:spacing w:val="-4"/>
          <w:sz w:val="14"/>
        </w:rPr>
        <w:t xml:space="preserve"> </w:t>
      </w:r>
      <w:r w:rsidRPr="00A71A62">
        <w:rPr>
          <w:rFonts w:ascii="Microsoft Sans Serif" w:eastAsia="Microsoft Sans Serif" w:hAnsi="Microsoft Sans Serif" w:cs="Microsoft Sans Serif"/>
          <w:sz w:val="14"/>
        </w:rPr>
        <w:t>földkábelt</w:t>
      </w:r>
      <w:r w:rsidRPr="00A71A62">
        <w:rPr>
          <w:rFonts w:ascii="Microsoft Sans Serif" w:eastAsia="Microsoft Sans Serif" w:hAnsi="Microsoft Sans Serif" w:cs="Microsoft Sans Serif"/>
          <w:spacing w:val="-9"/>
          <w:sz w:val="14"/>
        </w:rPr>
        <w:t xml:space="preserve"> </w:t>
      </w:r>
      <w:r w:rsidRPr="00A71A62">
        <w:rPr>
          <w:rFonts w:ascii="Microsoft Sans Serif" w:eastAsia="Microsoft Sans Serif" w:hAnsi="Microsoft Sans Serif" w:cs="Microsoft Sans Serif"/>
          <w:sz w:val="14"/>
        </w:rPr>
        <w:t>fektessen.</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Az</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engedélyezett helyen elhelyezett kábelfogadó és fogyasztásmérő szekrényhez, üzemeltetés és fogyasztásmérő leolvasás céljából, a hozzáférést mindenkor biztosítom. Későbbi elkerítés esetén a mérőszekrényt saját költségen helyeztetem át. Tudomásul veszem, hogy ezen hozzájárulás vissza nem vonható, és az elosztói engedélyes jogosult az ingatlanomon elhelyezett berendezéseinek szükséges felújítási, karbantartási, valamint üzemzavar elhárítási munkáit esetenként elvégezni.</w:t>
      </w:r>
    </w:p>
    <w:p w:rsidR="00720181" w:rsidRPr="00A71A62" w:rsidRDefault="00720181" w:rsidP="00720181">
      <w:pPr>
        <w:widowControl w:val="0"/>
        <w:tabs>
          <w:tab w:val="left" w:leader="dot" w:pos="9662"/>
        </w:tabs>
        <w:autoSpaceDE w:val="0"/>
        <w:autoSpaceDN w:val="0"/>
        <w:spacing w:before="68"/>
        <w:ind w:left="118"/>
        <w:jc w:val="both"/>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az</w:t>
      </w:r>
      <w:r w:rsidRPr="00A71A62">
        <w:rPr>
          <w:rFonts w:ascii="Microsoft Sans Serif" w:eastAsia="Microsoft Sans Serif" w:hAnsi="Microsoft Sans Serif" w:cs="Microsoft Sans Serif"/>
          <w:spacing w:val="-10"/>
          <w:sz w:val="14"/>
        </w:rPr>
        <w:t xml:space="preserve"> </w:t>
      </w:r>
      <w:r w:rsidRPr="00A71A62">
        <w:rPr>
          <w:rFonts w:ascii="Microsoft Sans Serif" w:eastAsia="Microsoft Sans Serif" w:hAnsi="Microsoft Sans Serif" w:cs="Microsoft Sans Serif"/>
          <w:sz w:val="14"/>
        </w:rPr>
        <w:t>ingatlan</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z w:val="14"/>
        </w:rPr>
        <w:t>pontos</w:t>
      </w:r>
      <w:r w:rsidRPr="00A71A62">
        <w:rPr>
          <w:rFonts w:ascii="Microsoft Sans Serif" w:eastAsia="Microsoft Sans Serif" w:hAnsi="Microsoft Sans Serif" w:cs="Microsoft Sans Serif"/>
          <w:spacing w:val="-10"/>
          <w:sz w:val="14"/>
        </w:rPr>
        <w:t xml:space="preserve"> </w:t>
      </w:r>
      <w:r w:rsidRPr="00A71A62">
        <w:rPr>
          <w:rFonts w:ascii="Microsoft Sans Serif" w:eastAsia="Microsoft Sans Serif" w:hAnsi="Microsoft Sans Serif" w:cs="Microsoft Sans Serif"/>
          <w:sz w:val="14"/>
        </w:rPr>
        <w:t>címe:</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w:t>
      </w:r>
      <w:r w:rsidRPr="00A71A62">
        <w:rPr>
          <w:rFonts w:ascii="Microsoft Sans Serif" w:eastAsia="Arial" w:hAnsi="Microsoft Sans Serif" w:cs="Microsoft Sans Serif"/>
          <w:color w:val="0000FF"/>
          <w:szCs w:val="22"/>
        </w:rPr>
        <w:t xml:space="preserve"> </w:t>
      </w:r>
      <w:r w:rsidRPr="00A71A62">
        <w:rPr>
          <w:rFonts w:ascii="Microsoft Sans Serif" w:eastAsia="Microsoft Sans Serif" w:hAnsi="Microsoft Sans Serif" w:cs="Microsoft Sans Serif"/>
          <w:sz w:val="14"/>
        </w:rPr>
        <w:t>...</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irányító</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pacing w:val="-4"/>
          <w:sz w:val="14"/>
        </w:rPr>
        <w:t>szám</w:t>
      </w:r>
      <w:r w:rsidRPr="00A71A62">
        <w:rPr>
          <w:rFonts w:ascii="Microsoft Sans Serif" w:eastAsia="Arial" w:hAnsi="Microsoft Sans Serif" w:cs="Microsoft Sans Serif"/>
          <w:color w:val="0000FF"/>
          <w:szCs w:val="22"/>
        </w:rPr>
        <w:t/>
      </w:r>
      <w:r w:rsidRPr="00A71A62">
        <w:rPr>
          <w:rFonts w:ascii="Microsoft Sans Serif" w:eastAsia="Microsoft Sans Serif" w:hAnsi="Microsoft Sans Serif" w:cs="Microsoft Sans Serif"/>
          <w:sz w:val="14"/>
        </w:rPr>
        <w:t>város,</w:t>
      </w:r>
      <w:r w:rsidRPr="00A71A62">
        <w:rPr>
          <w:rFonts w:ascii="Microsoft Sans Serif" w:eastAsia="Microsoft Sans Serif" w:hAnsi="Microsoft Sans Serif" w:cs="Microsoft Sans Serif"/>
          <w:spacing w:val="-12"/>
          <w:sz w:val="14"/>
        </w:rPr>
        <w:t xml:space="preserve"> </w:t>
      </w:r>
      <w:r w:rsidRPr="00A71A62">
        <w:rPr>
          <w:rFonts w:ascii="Microsoft Sans Serif" w:eastAsia="Microsoft Sans Serif" w:hAnsi="Microsoft Sans Serif" w:cs="Microsoft Sans Serif"/>
          <w:spacing w:val="-2"/>
          <w:sz w:val="14"/>
        </w:rPr>
        <w:t>község</w:t>
      </w:r>
    </w:p>
    <w:p w:rsidR="00720181" w:rsidRPr="00A71A62" w:rsidRDefault="00720181" w:rsidP="00720181">
      <w:pPr>
        <w:widowControl w:val="0"/>
        <w:tabs>
          <w:tab w:val="left" w:leader="dot" w:pos="9571"/>
        </w:tabs>
        <w:autoSpaceDE w:val="0"/>
        <w:autoSpaceDN w:val="0"/>
        <w:spacing w:before="105"/>
        <w:ind w:left="118"/>
        <w:jc w:val="both"/>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pacing w:val="-2"/>
          <w:sz w:val="14"/>
        </w:rPr>
        <w:t>....</w:t>
      </w:r>
      <w:r w:rsidRPr="00A71A62">
        <w:rPr>
          <w:rFonts w:ascii="Microsoft Sans Serif" w:eastAsia="Arial" w:hAnsi="Microsoft Sans Serif" w:cs="Microsoft Sans Serif"/>
          <w:color w:val="0000FF"/>
          <w:szCs w:val="22"/>
        </w:rPr>
        <w:t xml:space="preserve"> </w:t>
      </w:r>
      <w:r w:rsidRPr="00A71A62">
        <w:rPr>
          <w:rFonts w:ascii="Microsoft Sans Serif" w:eastAsia="Microsoft Sans Serif" w:hAnsi="Microsoft Sans Serif" w:cs="Microsoft Sans Serif"/>
          <w:spacing w:val="-2"/>
          <w:sz w:val="14"/>
        </w:rPr>
        <w:t>.....</w:t>
      </w:r>
      <w:r w:rsidRPr="00A71A62">
        <w:rPr>
          <w:rFonts w:ascii="Microsoft Sans Serif" w:eastAsia="Microsoft Sans Serif" w:hAnsi="Microsoft Sans Serif" w:cs="Microsoft Sans Serif"/>
          <w:spacing w:val="27"/>
          <w:sz w:val="14"/>
        </w:rPr>
        <w:t xml:space="preserve"> </w:t>
      </w:r>
      <w:r w:rsidRPr="00A71A62">
        <w:rPr>
          <w:rFonts w:ascii="Microsoft Sans Serif" w:eastAsia="Microsoft Sans Serif" w:hAnsi="Microsoft Sans Serif" w:cs="Microsoft Sans Serif"/>
          <w:spacing w:val="-2"/>
          <w:sz w:val="14"/>
        </w:rPr>
        <w:t>út,</w:t>
      </w:r>
      <w:r w:rsidRPr="00A71A62">
        <w:rPr>
          <w:rFonts w:ascii="Microsoft Sans Serif" w:eastAsia="Microsoft Sans Serif" w:hAnsi="Microsoft Sans Serif" w:cs="Microsoft Sans Serif"/>
          <w:spacing w:val="27"/>
          <w:sz w:val="14"/>
        </w:rPr>
        <w:t xml:space="preserve"> </w:t>
      </w:r>
      <w:r w:rsidRPr="00A71A62">
        <w:rPr>
          <w:rFonts w:ascii="Microsoft Sans Serif" w:eastAsia="Microsoft Sans Serif" w:hAnsi="Microsoft Sans Serif" w:cs="Microsoft Sans Serif"/>
          <w:spacing w:val="-2"/>
          <w:sz w:val="14"/>
        </w:rPr>
        <w:t>utca,</w:t>
      </w:r>
      <w:r w:rsidRPr="00A71A62">
        <w:rPr>
          <w:rFonts w:ascii="Microsoft Sans Serif" w:eastAsia="Microsoft Sans Serif" w:hAnsi="Microsoft Sans Serif" w:cs="Microsoft Sans Serif"/>
          <w:spacing w:val="20"/>
          <w:sz w:val="14"/>
        </w:rPr>
        <w:t xml:space="preserve"> </w:t>
      </w:r>
      <w:r w:rsidRPr="00A71A62">
        <w:rPr>
          <w:rFonts w:ascii="Microsoft Sans Serif" w:eastAsia="Microsoft Sans Serif" w:hAnsi="Microsoft Sans Serif" w:cs="Microsoft Sans Serif"/>
          <w:spacing w:val="-2"/>
          <w:sz w:val="14"/>
        </w:rPr>
        <w:t>tér</w:t>
      </w:r>
      <w:r w:rsidRPr="00A71A62">
        <w:rPr>
          <w:rFonts w:ascii="Microsoft Sans Serif" w:eastAsia="Microsoft Sans Serif" w:hAnsi="Microsoft Sans Serif" w:cs="Microsoft Sans Serif"/>
          <w:spacing w:val="24"/>
          <w:sz w:val="14"/>
        </w:rPr>
        <w:t xml:space="preserve"> </w:t>
      </w:r>
      <w:r w:rsidRPr="00A71A62">
        <w:rPr>
          <w:rFonts w:ascii="Microsoft Sans Serif" w:eastAsia="Microsoft Sans Serif" w:hAnsi="Microsoft Sans Serif" w:cs="Microsoft Sans Serif"/>
          <w:spacing w:val="-2"/>
          <w:sz w:val="14"/>
        </w:rPr>
        <w:t>......</w:t>
      </w:r>
      <w:r w:rsidRPr="00A71A62">
        <w:rPr>
          <w:rFonts w:ascii="Microsoft Sans Serif" w:eastAsia="Arial" w:hAnsi="Microsoft Sans Serif" w:cs="Microsoft Sans Serif"/>
          <w:color w:val="0000FF"/>
          <w:szCs w:val="22"/>
        </w:rPr>
        <w:t xml:space="preserve"> </w:t>
      </w:r>
      <w:r w:rsidRPr="00A71A62">
        <w:rPr>
          <w:rFonts w:ascii="Microsoft Sans Serif" w:eastAsia="Microsoft Sans Serif" w:hAnsi="Microsoft Sans Serif" w:cs="Microsoft Sans Serif"/>
          <w:spacing w:val="-2"/>
          <w:sz w:val="14"/>
        </w:rPr>
        <w:t>....</w:t>
      </w:r>
      <w:r w:rsidRPr="00A71A62">
        <w:rPr>
          <w:rFonts w:ascii="Microsoft Sans Serif" w:eastAsia="Microsoft Sans Serif" w:hAnsi="Microsoft Sans Serif" w:cs="Microsoft Sans Serif"/>
          <w:spacing w:val="28"/>
          <w:sz w:val="14"/>
        </w:rPr>
        <w:t xml:space="preserve"> </w:t>
      </w:r>
      <w:r w:rsidRPr="00A71A62">
        <w:rPr>
          <w:rFonts w:ascii="Microsoft Sans Serif" w:eastAsia="Microsoft Sans Serif" w:hAnsi="Microsoft Sans Serif" w:cs="Microsoft Sans Serif"/>
          <w:spacing w:val="-2"/>
          <w:sz w:val="14"/>
        </w:rPr>
        <w:t>házszám</w:t>
      </w:r>
      <w:r w:rsidRPr="00A71A62">
        <w:rPr>
          <w:rFonts w:ascii="Microsoft Sans Serif" w:eastAsia="Arial" w:hAnsi="Microsoft Sans Serif" w:cs="Microsoft Sans Serif"/>
          <w:color w:val="0000FF"/>
          <w:szCs w:val="22"/>
        </w:rPr>
        <w:t/>
      </w:r>
      <w:r w:rsidRPr="00A71A62">
        <w:rPr>
          <w:rFonts w:ascii="Microsoft Sans Serif" w:eastAsia="Microsoft Sans Serif" w:hAnsi="Microsoft Sans Serif" w:cs="Microsoft Sans Serif"/>
          <w:sz w:val="14"/>
        </w:rPr>
        <w:t>helyrajzi</w:t>
      </w:r>
      <w:r w:rsidRPr="00A71A62">
        <w:rPr>
          <w:rFonts w:ascii="Microsoft Sans Serif" w:eastAsia="Microsoft Sans Serif" w:hAnsi="Microsoft Sans Serif" w:cs="Microsoft Sans Serif"/>
          <w:spacing w:val="-13"/>
          <w:sz w:val="14"/>
        </w:rPr>
        <w:t xml:space="preserve"> </w:t>
      </w:r>
      <w:r w:rsidRPr="00A71A62">
        <w:rPr>
          <w:rFonts w:ascii="Microsoft Sans Serif" w:eastAsia="Microsoft Sans Serif" w:hAnsi="Microsoft Sans Serif" w:cs="Microsoft Sans Serif"/>
          <w:spacing w:val="-2"/>
          <w:sz w:val="14"/>
        </w:rPr>
        <w:t>szám.</w:t>
      </w:r>
    </w:p>
    <w:p w:rsidR="00720181" w:rsidRPr="00A71A62" w:rsidRDefault="00720181" w:rsidP="00720181">
      <w:pPr>
        <w:widowControl w:val="0"/>
        <w:autoSpaceDE w:val="0"/>
        <w:autoSpaceDN w:val="0"/>
        <w:spacing w:before="42"/>
        <w:rPr>
          <w:rFonts w:ascii="Microsoft Sans Serif" w:eastAsia="Microsoft Sans Serif" w:hAnsi="Microsoft Sans Serif" w:cs="Microsoft Sans Serif"/>
          <w:sz w:val="14"/>
        </w:rPr>
      </w:pPr>
    </w:p>
    <w:p w:rsidR="00720181" w:rsidRPr="00A71A62" w:rsidRDefault="00720181" w:rsidP="00720181">
      <w:pPr>
        <w:widowControl w:val="0"/>
        <w:tabs>
          <w:tab w:val="left" w:leader="dot" w:pos="7686"/>
        </w:tabs>
        <w:autoSpaceDE w:val="0"/>
        <w:autoSpaceDN w:val="0"/>
        <w:ind w:left="118"/>
        <w:jc w:val="both"/>
        <w:rPr>
          <w:rFonts w:ascii="Microsoft Sans Serif" w:eastAsia="Microsoft Sans Serif" w:hAnsi="Microsoft Sans Serif" w:cs="Microsoft Sans Serif"/>
          <w:spacing w:val="-5"/>
          <w:sz w:val="14"/>
        </w:rPr>
      </w:pPr>
      <w:r w:rsidRPr="00A71A62">
        <w:rPr>
          <w:noProof/>
          <w:sz w:val="22"/>
          <w:szCs w:val="24"/>
        </w:rPr>
        <w:drawing>
          <wp:anchor distT="0" distB="0" distL="0" distR="0" simplePos="0" relativeHeight="251800576" behindDoc="1" locked="0" layoutInCell="1" allowOverlap="1">
            <wp:simplePos x="0" y="0"/>
            <wp:positionH relativeFrom="page">
              <wp:posOffset>4791075</wp:posOffset>
            </wp:positionH>
            <wp:positionV relativeFrom="paragraph">
              <wp:posOffset>5080</wp:posOffset>
            </wp:positionV>
            <wp:extent cx="1038225" cy="723900"/>
            <wp:effectExtent l="0" t="0" r="9525" b="0"/>
            <wp:wrapNone/>
            <wp:docPr id="28" name="Kép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38225" cy="723900"/>
                    </a:xfrm>
                    <a:prstGeom prst="rect">
                      <a:avLst/>
                    </a:prstGeom>
                    <a:noFill/>
                  </pic:spPr>
                </pic:pic>
              </a:graphicData>
            </a:graphic>
            <wp14:sizeRelH relativeFrom="margin">
              <wp14:pctWidth>0</wp14:pctWidth>
            </wp14:sizeRelH>
            <wp14:sizeRelV relativeFrom="margin">
              <wp14:pctHeight>0</wp14:pctHeight>
            </wp14:sizeRelV>
          </wp:anchor>
        </w:drawing>
      </w:r>
      <w:r w:rsidRPr="00A71A62">
        <w:rPr>
          <w:rFonts w:ascii="Microsoft Sans Serif" w:eastAsia="Microsoft Sans Serif" w:hAnsi="Microsoft Sans Serif" w:cs="Microsoft Sans Serif"/>
          <w:spacing w:val="-2"/>
          <w:sz w:val="14"/>
        </w:rPr>
        <w:t>Kelt:</w:t>
      </w:r>
      <w:r w:rsidRPr="00A71A62">
        <w:rPr>
          <w:rFonts w:ascii="Microsoft Sans Serif" w:eastAsia="Microsoft Sans Serif" w:hAnsi="Microsoft Sans Serif" w:cs="Microsoft Sans Serif"/>
          <w:spacing w:val="21"/>
          <w:sz w:val="14"/>
        </w:rPr>
        <w:t xml:space="preserve"> </w:t>
      </w:r>
      <w:r w:rsidRPr="00A71A62">
        <w:rPr>
          <w:rFonts w:ascii="Microsoft Sans Serif" w:eastAsia="Microsoft Sans Serif" w:hAnsi="Microsoft Sans Serif" w:cs="Microsoft Sans Serif"/>
          <w:spacing w:val="-2"/>
          <w:sz w:val="14"/>
        </w:rPr>
        <w:t>........</w:t>
      </w:r>
      <w:r w:rsidRPr="00A71A62">
        <w:rPr>
          <w:rFonts w:ascii="Microsoft Sans Serif" w:eastAsia="Arial" w:hAnsi="Microsoft Sans Serif" w:cs="Microsoft Sans Serif"/>
          <w:color w:val="0000FF"/>
          <w:szCs w:val="22"/>
        </w:rPr>
        <w:t xml:space="preserve"> </w:t>
      </w:r>
      <w:r w:rsidRPr="00A71A62">
        <w:rPr>
          <w:rFonts w:ascii="Microsoft Sans Serif" w:eastAsia="Microsoft Sans Serif" w:hAnsi="Microsoft Sans Serif" w:cs="Microsoft Sans Serif"/>
          <w:spacing w:val="-2"/>
          <w:sz w:val="14"/>
        </w:rPr>
        <w:t>.........,</w:t>
      </w:r>
      <w:r w:rsidRPr="00A71A62">
        <w:rPr>
          <w:rFonts w:ascii="Microsoft Sans Serif" w:eastAsia="Microsoft Sans Serif" w:hAnsi="Microsoft Sans Serif" w:cs="Microsoft Sans Serif"/>
          <w:spacing w:val="17"/>
          <w:sz w:val="14"/>
        </w:rPr>
        <w:t xml:space="preserve"> </w:t>
      </w:r>
      <w:r w:rsidR="009D56B4">
        <w:rPr>
          <w:sz w:val="18"/>
          <w:szCs w:val="24"/>
        </w:rPr>
        <w:t/>
      </w:r>
      <w:r w:rsidR="009D56B4" w:rsidRPr="00D70FBE">
        <w:rPr>
          <w:sz w:val="18"/>
          <w:szCs w:val="24"/>
        </w:rPr>
        <w:t/>
      </w:r>
      <w:r w:rsidR="009D56B4">
        <w:rPr>
          <w:sz w:val="18"/>
          <w:szCs w:val="24"/>
        </w:rPr>
        <w:t/>
      </w:r>
    </w:p>
    <w:p w:rsidR="00720181" w:rsidRPr="00A71A62" w:rsidRDefault="00720181" w:rsidP="00720181">
      <w:pPr>
        <w:widowControl w:val="0"/>
        <w:autoSpaceDE w:val="0"/>
        <w:autoSpaceDN w:val="0"/>
        <w:spacing w:before="124"/>
        <w:ind w:left="4991"/>
        <w:jc w:val="center"/>
        <w:rPr>
          <w:rFonts w:ascii="Microsoft Sans Serif" w:eastAsia="Microsoft Sans Serif" w:hAnsi="Microsoft Sans Serif" w:cs="Microsoft Sans Serif"/>
          <w:spacing w:val="-2"/>
          <w:sz w:val="10"/>
          <w:szCs w:val="22"/>
        </w:rPr>
      </w:pPr>
    </w:p>
    <w:p w:rsidR="00720181" w:rsidRPr="00A71A62" w:rsidRDefault="00720181" w:rsidP="00720181">
      <w:pPr>
        <w:widowControl w:val="0"/>
        <w:autoSpaceDE w:val="0"/>
        <w:autoSpaceDN w:val="0"/>
        <w:spacing w:before="124"/>
        <w:ind w:left="4991"/>
        <w:jc w:val="center"/>
        <w:rPr>
          <w:rFonts w:ascii="Microsoft Sans Serif" w:eastAsia="Microsoft Sans Serif" w:hAnsi="Microsoft Sans Serif" w:cs="Microsoft Sans Serif"/>
          <w:sz w:val="10"/>
          <w:szCs w:val="22"/>
        </w:rPr>
      </w:pPr>
      <w:r w:rsidRPr="00A71A62">
        <w:rPr>
          <w:rFonts w:ascii="Microsoft Sans Serif" w:eastAsia="Microsoft Sans Serif" w:hAnsi="Microsoft Sans Serif" w:cs="Microsoft Sans Serif"/>
          <w:spacing w:val="-2"/>
          <w:sz w:val="10"/>
          <w:szCs w:val="22"/>
        </w:rPr>
        <w:t>...........................................................................</w:t>
      </w:r>
    </w:p>
    <w:p w:rsidR="00720181" w:rsidRPr="00A71A62" w:rsidRDefault="00720181" w:rsidP="00720181">
      <w:pPr>
        <w:widowControl w:val="0"/>
        <w:autoSpaceDE w:val="0"/>
        <w:autoSpaceDN w:val="0"/>
        <w:spacing w:before="4"/>
        <w:ind w:left="4991" w:right="1"/>
        <w:jc w:val="center"/>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pacing w:val="-2"/>
          <w:sz w:val="14"/>
        </w:rPr>
        <w:t>ingatlantulajdonos</w:t>
      </w:r>
      <w:r w:rsidRPr="00A71A62">
        <w:rPr>
          <w:rFonts w:ascii="Microsoft Sans Serif" w:eastAsia="Microsoft Sans Serif" w:hAnsi="Microsoft Sans Serif" w:cs="Microsoft Sans Serif"/>
          <w:spacing w:val="13"/>
          <w:sz w:val="14"/>
        </w:rPr>
        <w:t xml:space="preserve"> </w:t>
      </w:r>
      <w:r w:rsidRPr="00A71A62">
        <w:rPr>
          <w:rFonts w:ascii="Microsoft Sans Serif" w:eastAsia="Microsoft Sans Serif" w:hAnsi="Microsoft Sans Serif" w:cs="Microsoft Sans Serif"/>
          <w:spacing w:val="-2"/>
          <w:sz w:val="14"/>
        </w:rPr>
        <w:t>aláírása</w:t>
      </w:r>
    </w:p>
    <w:p w:rsidR="00720181" w:rsidRPr="00A71A62" w:rsidRDefault="00720181" w:rsidP="00720181">
      <w:pPr>
        <w:widowControl w:val="0"/>
        <w:autoSpaceDE w:val="0"/>
        <w:autoSpaceDN w:val="0"/>
        <w:ind w:left="118"/>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Előttünk,</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mint</w:t>
      </w:r>
      <w:r w:rsidRPr="00A71A62">
        <w:rPr>
          <w:rFonts w:ascii="Microsoft Sans Serif" w:eastAsia="Microsoft Sans Serif" w:hAnsi="Microsoft Sans Serif" w:cs="Microsoft Sans Serif"/>
          <w:spacing w:val="-1"/>
          <w:sz w:val="14"/>
        </w:rPr>
        <w:t xml:space="preserve"> </w:t>
      </w:r>
      <w:r w:rsidRPr="00A71A62">
        <w:rPr>
          <w:rFonts w:ascii="Microsoft Sans Serif" w:eastAsia="Microsoft Sans Serif" w:hAnsi="Microsoft Sans Serif" w:cs="Microsoft Sans Serif"/>
          <w:sz w:val="14"/>
        </w:rPr>
        <w:t>tanúk</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pacing w:val="-2"/>
          <w:sz w:val="14"/>
        </w:rPr>
        <w:t>előtt:</w:t>
      </w:r>
    </w:p>
    <w:p w:rsidR="00720181" w:rsidRPr="00A71A62" w:rsidRDefault="00AA289A" w:rsidP="00720181">
      <w:pPr>
        <w:widowControl w:val="0"/>
        <w:autoSpaceDE w:val="0"/>
        <w:autoSpaceDN w:val="0"/>
        <w:rPr>
          <w:rFonts w:ascii="Microsoft Sans Serif" w:eastAsia="Microsoft Sans Serif" w:hAnsi="Microsoft Sans Serif" w:cs="Microsoft Sans Serif"/>
          <w:sz w:val="14"/>
        </w:rPr>
      </w:pPr>
      <w:r w:rsidRPr="00A71A62">
        <w:rPr>
          <w:noProof/>
          <w:sz w:val="22"/>
          <w:szCs w:val="24"/>
        </w:rPr>
        <w:drawing>
          <wp:anchor distT="0" distB="0" distL="0" distR="0" simplePos="0" relativeHeight="251866112" behindDoc="1" locked="0" layoutInCell="1" allowOverlap="1" wp14:anchorId="3F5FD942" wp14:editId="5B1E7EF5">
            <wp:simplePos x="0" y="0"/>
            <wp:positionH relativeFrom="page">
              <wp:posOffset>4817534</wp:posOffset>
            </wp:positionH>
            <wp:positionV relativeFrom="paragraph">
              <wp:posOffset>31962</wp:posOffset>
            </wp:positionV>
            <wp:extent cx="1038225" cy="723900"/>
            <wp:effectExtent l="0" t="0" r="9525" b="0"/>
            <wp:wrapNone/>
            <wp:docPr id="52" name="Kép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38225" cy="723900"/>
                    </a:xfrm>
                    <a:prstGeom prst="rect">
                      <a:avLst/>
                    </a:prstGeom>
                    <a:noFill/>
                  </pic:spPr>
                </pic:pic>
              </a:graphicData>
            </a:graphic>
            <wp14:sizeRelH relativeFrom="margin">
              <wp14:pctWidth>0</wp14:pctWidth>
            </wp14:sizeRelH>
            <wp14:sizeRelV relativeFrom="margin">
              <wp14:pctHeight>0</wp14:pctHeight>
            </wp14:sizeRelV>
          </wp:anchor>
        </w:drawing>
      </w:r>
      <w:r w:rsidR="00720181" w:rsidRPr="00A71A62">
        <w:rPr>
          <w:noProof/>
          <w:sz w:val="22"/>
          <w:szCs w:val="24"/>
        </w:rPr>
        <w:drawing>
          <wp:anchor distT="0" distB="0" distL="114300" distR="114300" simplePos="0" relativeHeight="251801600" behindDoc="1" locked="0" layoutInCell="1" allowOverlap="1" wp14:anchorId="7A23BE6F" wp14:editId="484D90B3">
            <wp:simplePos x="0" y="0"/>
            <wp:positionH relativeFrom="column">
              <wp:posOffset>812800</wp:posOffset>
            </wp:positionH>
            <wp:positionV relativeFrom="paragraph">
              <wp:posOffset>44450</wp:posOffset>
            </wp:positionV>
            <wp:extent cx="1485900" cy="445770"/>
            <wp:effectExtent l="0" t="0" r="0" b="0"/>
            <wp:wrapNone/>
            <wp:docPr id="25" name="Kép 25"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35" descr="signatur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85900" cy="445770"/>
                    </a:xfrm>
                    <a:prstGeom prst="rect">
                      <a:avLst/>
                    </a:prstGeom>
                    <a:noFill/>
                  </pic:spPr>
                </pic:pic>
              </a:graphicData>
            </a:graphic>
            <wp14:sizeRelH relativeFrom="margin">
              <wp14:pctWidth>0</wp14:pctWidth>
            </wp14:sizeRelH>
            <wp14:sizeRelV relativeFrom="margin">
              <wp14:pctHeight>0</wp14:pctHeight>
            </wp14:sizeRelV>
          </wp:anchor>
        </w:drawing>
      </w:r>
    </w:p>
    <w:p w:rsidR="00720181" w:rsidRPr="00A71A62" w:rsidRDefault="00720181" w:rsidP="00720181">
      <w:pPr>
        <w:widowControl w:val="0"/>
        <w:tabs>
          <w:tab w:val="left" w:pos="6356"/>
        </w:tabs>
        <w:autoSpaceDE w:val="0"/>
        <w:autoSpaceDN w:val="0"/>
        <w:ind w:left="685"/>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Név</w:t>
      </w:r>
      <w:r w:rsidRPr="00A71A62">
        <w:rPr>
          <w:rFonts w:ascii="Microsoft Sans Serif" w:eastAsia="Microsoft Sans Serif" w:hAnsi="Microsoft Sans Serif" w:cs="Microsoft Sans Serif"/>
          <w:spacing w:val="7"/>
          <w:sz w:val="14"/>
        </w:rPr>
        <w:t xml:space="preserve"> </w:t>
      </w:r>
      <w:r w:rsidRPr="00A71A62">
        <w:rPr>
          <w:rFonts w:ascii="Microsoft Sans Serif" w:eastAsia="Microsoft Sans Serif" w:hAnsi="Microsoft Sans Serif" w:cs="Microsoft Sans Serif"/>
          <w:sz w:val="14"/>
        </w:rPr>
        <w:t>és</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aláírás:</w:t>
      </w:r>
      <w:r w:rsidRPr="00A71A62">
        <w:rPr>
          <w:rFonts w:ascii="Microsoft Sans Serif" w:eastAsia="Microsoft Sans Serif" w:hAnsi="Microsoft Sans Serif" w:cs="Microsoft Sans Serif"/>
          <w:sz w:val="14"/>
        </w:rPr>
        <w:tab/>
        <w:t>Név</w:t>
      </w:r>
      <w:r w:rsidRPr="00A71A62">
        <w:rPr>
          <w:rFonts w:ascii="Microsoft Sans Serif" w:eastAsia="Microsoft Sans Serif" w:hAnsi="Microsoft Sans Serif" w:cs="Microsoft Sans Serif"/>
          <w:spacing w:val="8"/>
          <w:sz w:val="14"/>
        </w:rPr>
        <w:t xml:space="preserve"> </w:t>
      </w:r>
      <w:r w:rsidRPr="00A71A62">
        <w:rPr>
          <w:rFonts w:ascii="Microsoft Sans Serif" w:eastAsia="Microsoft Sans Serif" w:hAnsi="Microsoft Sans Serif" w:cs="Microsoft Sans Serif"/>
          <w:sz w:val="14"/>
        </w:rPr>
        <w:t>és</w:t>
      </w:r>
      <w:r w:rsidRPr="00A71A62">
        <w:rPr>
          <w:rFonts w:ascii="Microsoft Sans Serif" w:eastAsia="Microsoft Sans Serif" w:hAnsi="Microsoft Sans Serif" w:cs="Microsoft Sans Serif"/>
          <w:spacing w:val="-5"/>
          <w:sz w:val="14"/>
        </w:rPr>
        <w:t xml:space="preserve"> </w:t>
      </w:r>
      <w:r w:rsidRPr="00A71A62">
        <w:rPr>
          <w:rFonts w:ascii="Microsoft Sans Serif" w:eastAsia="Microsoft Sans Serif" w:hAnsi="Microsoft Sans Serif" w:cs="Microsoft Sans Serif"/>
          <w:sz w:val="14"/>
        </w:rPr>
        <w:t>aláírás:</w:t>
      </w:r>
    </w:p>
    <w:p w:rsidR="00720181" w:rsidRPr="00A71A62" w:rsidRDefault="00720181" w:rsidP="00720181">
      <w:pPr>
        <w:widowControl w:val="0"/>
        <w:tabs>
          <w:tab w:val="left" w:pos="6356"/>
        </w:tabs>
        <w:autoSpaceDE w:val="0"/>
        <w:autoSpaceDN w:val="0"/>
        <w:spacing w:before="124"/>
        <w:ind w:left="685"/>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Lakcím: 5820 Mezőhegyes, Kamaráspuszta major 22 2/a.</w:t>
      </w:r>
      <w:r w:rsidRPr="00A71A62">
        <w:rPr>
          <w:rFonts w:ascii="Microsoft Sans Serif" w:eastAsia="Microsoft Sans Serif" w:hAnsi="Microsoft Sans Serif" w:cs="Microsoft Sans Serif"/>
          <w:sz w:val="14"/>
        </w:rPr>
        <w:tab/>
        <w:t xml:space="preserve">Lakcím: </w:t>
      </w:r>
    </w:p>
    <w:p w:rsidR="00720181" w:rsidRPr="00A71A62" w:rsidRDefault="00720181" w:rsidP="00720181">
      <w:pPr>
        <w:widowControl w:val="0"/>
        <w:tabs>
          <w:tab w:val="left" w:pos="6356"/>
        </w:tabs>
        <w:autoSpaceDE w:val="0"/>
        <w:autoSpaceDN w:val="0"/>
        <w:spacing w:before="124"/>
        <w:ind w:left="685"/>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Anyja</w:t>
      </w:r>
      <w:r w:rsidRPr="00A71A62">
        <w:rPr>
          <w:rFonts w:ascii="Microsoft Sans Serif" w:eastAsia="Microsoft Sans Serif" w:hAnsi="Microsoft Sans Serif" w:cs="Microsoft Sans Serif"/>
          <w:spacing w:val="-3"/>
          <w:sz w:val="14"/>
        </w:rPr>
        <w:t xml:space="preserve"> </w:t>
      </w:r>
      <w:r w:rsidRPr="00A71A62">
        <w:rPr>
          <w:rFonts w:ascii="Microsoft Sans Serif" w:eastAsia="Microsoft Sans Serif" w:hAnsi="Microsoft Sans Serif" w:cs="Microsoft Sans Serif"/>
          <w:sz w:val="14"/>
        </w:rPr>
        <w:t>neve:</w:t>
      </w:r>
      <w:r w:rsidRPr="00A71A62">
        <w:rPr>
          <w:rFonts w:ascii="Microsoft Sans Serif" w:eastAsia="Microsoft Sans Serif" w:hAnsi="Microsoft Sans Serif" w:cs="Microsoft Sans Serif"/>
          <w:spacing w:val="-4"/>
          <w:sz w:val="14"/>
        </w:rPr>
        <w:t xml:space="preserve"> Varga Anikó</w:t>
      </w:r>
      <w:r w:rsidRPr="00A71A62">
        <w:rPr>
          <w:rFonts w:ascii="Microsoft Sans Serif" w:eastAsia="Microsoft Sans Serif" w:hAnsi="Microsoft Sans Serif" w:cs="Microsoft Sans Serif"/>
          <w:sz w:val="14"/>
        </w:rPr>
        <w:tab/>
        <w:t>Anyja</w:t>
      </w:r>
      <w:r w:rsidRPr="00A71A62">
        <w:rPr>
          <w:rFonts w:ascii="Microsoft Sans Serif" w:eastAsia="Microsoft Sans Serif" w:hAnsi="Microsoft Sans Serif" w:cs="Microsoft Sans Serif"/>
          <w:spacing w:val="-3"/>
          <w:sz w:val="14"/>
        </w:rPr>
        <w:t xml:space="preserve"> </w:t>
      </w:r>
      <w:r w:rsidRPr="00A71A62">
        <w:rPr>
          <w:rFonts w:ascii="Microsoft Sans Serif" w:eastAsia="Microsoft Sans Serif" w:hAnsi="Microsoft Sans Serif" w:cs="Microsoft Sans Serif"/>
          <w:sz w:val="14"/>
        </w:rPr>
        <w:t>neve:</w:t>
      </w:r>
      <w:r w:rsidRPr="00A71A62">
        <w:rPr>
          <w:rFonts w:ascii="Microsoft Sans Serif" w:eastAsia="Microsoft Sans Serif" w:hAnsi="Microsoft Sans Serif" w:cs="Microsoft Sans Serif"/>
          <w:spacing w:val="-3"/>
          <w:sz w:val="14"/>
        </w:rPr>
        <w:t xml:space="preserve"> </w:t>
      </w:r>
    </w:p>
    <w:p w:rsidR="00720181" w:rsidRPr="00A71A62" w:rsidRDefault="00720181" w:rsidP="00720181">
      <w:pPr>
        <w:widowControl w:val="0"/>
        <w:tabs>
          <w:tab w:val="left" w:pos="6356"/>
        </w:tabs>
        <w:autoSpaceDE w:val="0"/>
        <w:autoSpaceDN w:val="0"/>
        <w:spacing w:before="125"/>
        <w:ind w:left="685"/>
        <w:rPr>
          <w:rFonts w:ascii="Microsoft Sans Serif" w:eastAsia="Microsoft Sans Serif" w:hAnsi="Microsoft Sans Serif" w:cs="Microsoft Sans Serif"/>
          <w:sz w:val="14"/>
        </w:rPr>
      </w:pPr>
      <w:r w:rsidRPr="00A71A62">
        <w:rPr>
          <w:rFonts w:ascii="Microsoft Sans Serif" w:eastAsia="Microsoft Sans Serif" w:hAnsi="Microsoft Sans Serif" w:cs="Microsoft Sans Serif"/>
          <w:sz w:val="14"/>
        </w:rPr>
        <w:t>Születési</w:t>
      </w:r>
      <w:r w:rsidRPr="00A71A62">
        <w:rPr>
          <w:rFonts w:ascii="Microsoft Sans Serif" w:eastAsia="Microsoft Sans Serif" w:hAnsi="Microsoft Sans Serif" w:cs="Microsoft Sans Serif"/>
          <w:spacing w:val="1"/>
          <w:sz w:val="14"/>
        </w:rPr>
        <w:t xml:space="preserve"> </w:t>
      </w:r>
      <w:r w:rsidRPr="00A71A62">
        <w:rPr>
          <w:rFonts w:ascii="Microsoft Sans Serif" w:eastAsia="Microsoft Sans Serif" w:hAnsi="Microsoft Sans Serif" w:cs="Microsoft Sans Serif"/>
          <w:sz w:val="14"/>
        </w:rPr>
        <w:t>hely</w:t>
      </w:r>
      <w:r w:rsidRPr="00A71A62">
        <w:rPr>
          <w:rFonts w:ascii="Microsoft Sans Serif" w:eastAsia="Microsoft Sans Serif" w:hAnsi="Microsoft Sans Serif" w:cs="Microsoft Sans Serif"/>
          <w:spacing w:val="-2"/>
          <w:sz w:val="14"/>
        </w:rPr>
        <w:t xml:space="preserve"> </w:t>
      </w:r>
      <w:r w:rsidRPr="00A71A62">
        <w:rPr>
          <w:rFonts w:ascii="Microsoft Sans Serif" w:eastAsia="Microsoft Sans Serif" w:hAnsi="Microsoft Sans Serif" w:cs="Microsoft Sans Serif"/>
          <w:sz w:val="14"/>
        </w:rPr>
        <w:t>és</w:t>
      </w:r>
      <w:r w:rsidRPr="00A71A62">
        <w:rPr>
          <w:rFonts w:ascii="Microsoft Sans Serif" w:eastAsia="Microsoft Sans Serif" w:hAnsi="Microsoft Sans Serif" w:cs="Microsoft Sans Serif"/>
          <w:spacing w:val="-10"/>
          <w:sz w:val="14"/>
        </w:rPr>
        <w:t xml:space="preserve"> </w:t>
      </w:r>
      <w:r w:rsidRPr="00A71A62">
        <w:rPr>
          <w:rFonts w:ascii="Microsoft Sans Serif" w:eastAsia="Microsoft Sans Serif" w:hAnsi="Microsoft Sans Serif" w:cs="Microsoft Sans Serif"/>
          <w:sz w:val="14"/>
        </w:rPr>
        <w:t>idő:</w:t>
      </w:r>
      <w:r w:rsidRPr="00A71A62">
        <w:rPr>
          <w:rFonts w:ascii="Microsoft Sans Serif" w:eastAsia="Microsoft Sans Serif" w:hAnsi="Microsoft Sans Serif" w:cs="Microsoft Sans Serif"/>
          <w:spacing w:val="1"/>
          <w:sz w:val="14"/>
        </w:rPr>
        <w:t xml:space="preserve"> Szentes, 1988.02.06.</w:t>
      </w:r>
      <w:r w:rsidRPr="00A71A62">
        <w:rPr>
          <w:rFonts w:ascii="Microsoft Sans Serif" w:eastAsia="Microsoft Sans Serif" w:hAnsi="Microsoft Sans Serif" w:cs="Microsoft Sans Serif"/>
          <w:sz w:val="14"/>
        </w:rPr>
        <w:tab/>
        <w:t>Születési</w:t>
      </w:r>
      <w:r w:rsidRPr="00A71A62">
        <w:rPr>
          <w:rFonts w:ascii="Microsoft Sans Serif" w:eastAsia="Microsoft Sans Serif" w:hAnsi="Microsoft Sans Serif" w:cs="Microsoft Sans Serif"/>
          <w:spacing w:val="-2"/>
          <w:sz w:val="14"/>
        </w:rPr>
        <w:t xml:space="preserve"> </w:t>
      </w:r>
      <w:r w:rsidRPr="00A71A62">
        <w:rPr>
          <w:rFonts w:ascii="Microsoft Sans Serif" w:eastAsia="Microsoft Sans Serif" w:hAnsi="Microsoft Sans Serif" w:cs="Microsoft Sans Serif"/>
          <w:sz w:val="14"/>
        </w:rPr>
        <w:t>helye,</w:t>
      </w:r>
      <w:r w:rsidRPr="00A71A62">
        <w:rPr>
          <w:rFonts w:ascii="Microsoft Sans Serif" w:eastAsia="Microsoft Sans Serif" w:hAnsi="Microsoft Sans Serif" w:cs="Microsoft Sans Serif"/>
          <w:spacing w:val="-6"/>
          <w:sz w:val="14"/>
        </w:rPr>
        <w:t xml:space="preserve"> </w:t>
      </w:r>
      <w:r w:rsidRPr="00A71A62">
        <w:rPr>
          <w:rFonts w:ascii="Microsoft Sans Serif" w:eastAsia="Microsoft Sans Serif" w:hAnsi="Microsoft Sans Serif" w:cs="Microsoft Sans Serif"/>
          <w:sz w:val="14"/>
        </w:rPr>
        <w:t>idő:</w:t>
      </w:r>
      <w:r w:rsidRPr="00A71A62">
        <w:rPr>
          <w:rFonts w:ascii="Microsoft Sans Serif" w:eastAsia="Microsoft Sans Serif" w:hAnsi="Microsoft Sans Serif" w:cs="Microsoft Sans Serif"/>
          <w:spacing w:val="-9"/>
          <w:sz w:val="14"/>
        </w:rPr>
        <w:t xml:space="preserve"> </w:t>
      </w:r>
    </w:p>
    <w:p w:rsidR="00E450F8" w:rsidRPr="00A71A62" w:rsidRDefault="00B2048E" w:rsidP="00E450F8">
      <w:pPr>
        <w:tabs>
          <w:tab w:val="left" w:pos="567"/>
          <w:tab w:val="left" w:leader="dot" w:pos="4678"/>
          <w:tab w:val="left" w:pos="6237"/>
          <w:tab w:val="left" w:leader="dot" w:pos="10206"/>
        </w:tabs>
        <w:overflowPunct w:val="0"/>
        <w:autoSpaceDE w:val="0"/>
        <w:autoSpaceDN w:val="0"/>
        <w:adjustRightInd w:val="0"/>
        <w:spacing w:before="60" w:after="60" w:line="360" w:lineRule="auto"/>
        <w:jc w:val="both"/>
        <w:textAlignment w:val="baseline"/>
      </w:pPr>
      <w:r w:rsidRPr="00A71A62">
        <w:t>3.</w:t>
      </w:r>
      <w:r w:rsidR="00DB1729" w:rsidRPr="00A71A62">
        <w:t xml:space="preserve"> </w:t>
      </w:r>
      <w:r w:rsidRPr="00A71A62">
        <w:t>F</w:t>
      </w:r>
      <w:r w:rsidR="009B1C09" w:rsidRPr="00A71A62">
        <w:t>elhasználó</w:t>
      </w:r>
      <w:r w:rsidRPr="00A71A62">
        <w:t>i tulajdonú, méretlen vezeték (összekötő berendezés) használati nyilatkozat:</w:t>
      </w:r>
    </w:p>
    <w:p w:rsidR="002965A9" w:rsidRPr="00A71A62" w:rsidRDefault="00B2048E" w:rsidP="002965A9">
      <w:pPr>
        <w:tabs>
          <w:tab w:val="left" w:pos="567"/>
          <w:tab w:val="left" w:leader="dot" w:pos="4678"/>
          <w:tab w:val="left" w:pos="6237"/>
          <w:tab w:val="left" w:leader="dot" w:pos="10206"/>
        </w:tabs>
        <w:overflowPunct w:val="0"/>
        <w:autoSpaceDE w:val="0"/>
        <w:autoSpaceDN w:val="0"/>
        <w:adjustRightInd w:val="0"/>
        <w:spacing w:before="60" w:after="60" w:line="360" w:lineRule="auto"/>
        <w:jc w:val="both"/>
        <w:textAlignment w:val="baseline"/>
        <w:rPr>
          <w:sz w:val="18"/>
        </w:rPr>
      </w:pPr>
      <w:r w:rsidRPr="00A71A62">
        <w:rPr>
          <w:sz w:val="18"/>
        </w:rPr>
        <w:t>Hozzájárulunk az igénybejelentésen feltüntetett villamos teljesítmény-igény méretlen f</w:t>
      </w:r>
      <w:r w:rsidR="009B1C09" w:rsidRPr="00A71A62">
        <w:rPr>
          <w:sz w:val="18"/>
        </w:rPr>
        <w:t>elhasználói</w:t>
      </w:r>
      <w:r w:rsidRPr="00A71A62">
        <w:rPr>
          <w:sz w:val="18"/>
        </w:rPr>
        <w:t xml:space="preserve"> vezetékhálózatunkon keresztül történő kielégítéséhez.</w:t>
      </w:r>
    </w:p>
    <w:p w:rsidR="00737184" w:rsidRPr="00A71A62" w:rsidRDefault="00B2048E" w:rsidP="002965A9">
      <w:pPr>
        <w:tabs>
          <w:tab w:val="left" w:pos="567"/>
          <w:tab w:val="left" w:leader="dot" w:pos="4678"/>
          <w:tab w:val="left" w:pos="6237"/>
          <w:tab w:val="left" w:leader="dot" w:pos="10206"/>
        </w:tabs>
        <w:overflowPunct w:val="0"/>
        <w:autoSpaceDE w:val="0"/>
        <w:autoSpaceDN w:val="0"/>
        <w:adjustRightInd w:val="0"/>
        <w:spacing w:before="60" w:after="60" w:line="360" w:lineRule="auto"/>
        <w:jc w:val="both"/>
        <w:textAlignment w:val="baseline"/>
        <w:rPr>
          <w:sz w:val="18"/>
        </w:rPr>
      </w:pPr>
      <w:r w:rsidRPr="00A71A62">
        <w:rPr>
          <w:sz w:val="18"/>
        </w:rPr>
        <w:t xml:space="preserve">Név: </w:t>
      </w:r>
      <w:r w:rsidRPr="00A71A62">
        <w:rPr>
          <w:sz w:val="18"/>
        </w:rPr>
        <w:tab/>
      </w:r>
      <w:r w:rsidRPr="00A71A62">
        <w:rPr>
          <w:sz w:val="18"/>
        </w:rPr>
        <w:tab/>
      </w:r>
    </w:p>
    <w:p w:rsidR="00737184" w:rsidRPr="00A71A62" w:rsidRDefault="00B2048E">
      <w:pPr>
        <w:tabs>
          <w:tab w:val="left" w:pos="567"/>
          <w:tab w:val="left" w:leader="dot" w:pos="4678"/>
          <w:tab w:val="left" w:pos="6237"/>
          <w:tab w:val="left" w:leader="dot" w:pos="10206"/>
        </w:tabs>
        <w:overflowPunct w:val="0"/>
        <w:autoSpaceDE w:val="0"/>
        <w:autoSpaceDN w:val="0"/>
        <w:adjustRightInd w:val="0"/>
        <w:spacing w:before="60" w:after="60"/>
        <w:jc w:val="both"/>
        <w:textAlignment w:val="baseline"/>
        <w:rPr>
          <w:sz w:val="18"/>
        </w:rPr>
      </w:pPr>
      <w:r w:rsidRPr="00A71A62">
        <w:rPr>
          <w:sz w:val="18"/>
        </w:rPr>
        <w:t xml:space="preserve">Lakcím: </w:t>
      </w:r>
      <w:r w:rsidRPr="00A71A62">
        <w:rPr>
          <w:sz w:val="18"/>
        </w:rPr>
        <w:tab/>
      </w:r>
    </w:p>
    <w:p w:rsidR="00737184" w:rsidRPr="00A71A62" w:rsidRDefault="00B2048E">
      <w:pPr>
        <w:tabs>
          <w:tab w:val="left" w:pos="567"/>
          <w:tab w:val="left" w:leader="dot" w:pos="4678"/>
          <w:tab w:val="left" w:pos="6237"/>
          <w:tab w:val="left" w:leader="dot" w:pos="10206"/>
        </w:tabs>
        <w:overflowPunct w:val="0"/>
        <w:autoSpaceDE w:val="0"/>
        <w:autoSpaceDN w:val="0"/>
        <w:adjustRightInd w:val="0"/>
        <w:spacing w:before="60" w:after="60"/>
        <w:jc w:val="both"/>
        <w:textAlignment w:val="baseline"/>
        <w:rPr>
          <w:sz w:val="18"/>
        </w:rPr>
      </w:pPr>
      <w:r w:rsidRPr="00A71A62">
        <w:rPr>
          <w:sz w:val="18"/>
        </w:rPr>
        <w:t xml:space="preserve">Anyja neve: </w:t>
      </w:r>
      <w:r w:rsidRPr="00A71A62">
        <w:rPr>
          <w:sz w:val="18"/>
        </w:rPr>
        <w:tab/>
      </w:r>
    </w:p>
    <w:p w:rsidR="00737184" w:rsidRPr="00A71A62" w:rsidRDefault="00B2048E">
      <w:pPr>
        <w:tabs>
          <w:tab w:val="left" w:pos="567"/>
          <w:tab w:val="left" w:leader="dot" w:pos="4678"/>
          <w:tab w:val="left" w:pos="6237"/>
          <w:tab w:val="left" w:leader="dot" w:pos="10206"/>
        </w:tabs>
        <w:overflowPunct w:val="0"/>
        <w:autoSpaceDE w:val="0"/>
        <w:autoSpaceDN w:val="0"/>
        <w:adjustRightInd w:val="0"/>
        <w:spacing w:before="60" w:after="60"/>
        <w:jc w:val="both"/>
        <w:textAlignment w:val="baseline"/>
        <w:rPr>
          <w:sz w:val="18"/>
        </w:rPr>
      </w:pPr>
      <w:r w:rsidRPr="00A71A62">
        <w:rPr>
          <w:sz w:val="18"/>
        </w:rPr>
        <w:t xml:space="preserve">Születési hely és idő: </w:t>
      </w:r>
      <w:r w:rsidRPr="00A71A62">
        <w:rPr>
          <w:sz w:val="18"/>
        </w:rPr>
        <w:tab/>
      </w:r>
    </w:p>
    <w:p w:rsidR="00737184" w:rsidRPr="00A71A62" w:rsidRDefault="00B2048E">
      <w:pPr>
        <w:tabs>
          <w:tab w:val="left" w:pos="567"/>
          <w:tab w:val="left" w:leader="dot" w:pos="4678"/>
          <w:tab w:val="left" w:pos="6237"/>
          <w:tab w:val="left" w:leader="dot" w:pos="10206"/>
        </w:tabs>
        <w:overflowPunct w:val="0"/>
        <w:autoSpaceDE w:val="0"/>
        <w:autoSpaceDN w:val="0"/>
        <w:adjustRightInd w:val="0"/>
        <w:spacing w:before="60" w:after="60"/>
        <w:jc w:val="both"/>
        <w:textAlignment w:val="baseline"/>
        <w:rPr>
          <w:sz w:val="18"/>
        </w:rPr>
      </w:pPr>
      <w:r w:rsidRPr="00A71A62">
        <w:rPr>
          <w:sz w:val="18"/>
        </w:rPr>
        <w:t>Adószám (csak cégnél)</w:t>
      </w:r>
      <w:r w:rsidR="00DB1729" w:rsidRPr="00A71A62">
        <w:rPr>
          <w:sz w:val="18"/>
        </w:rPr>
        <w:t>:</w:t>
      </w:r>
      <w:r w:rsidRPr="00A71A62">
        <w:rPr>
          <w:sz w:val="18"/>
        </w:rPr>
        <w:t xml:space="preserve"> </w:t>
      </w:r>
      <w:r w:rsidRPr="00A71A62">
        <w:rPr>
          <w:sz w:val="18"/>
        </w:rPr>
        <w:tab/>
      </w:r>
    </w:p>
    <w:p w:rsidR="00737184" w:rsidRPr="00A71A62" w:rsidRDefault="00737184">
      <w:pPr>
        <w:overflowPunct w:val="0"/>
        <w:autoSpaceDE w:val="0"/>
        <w:autoSpaceDN w:val="0"/>
        <w:adjustRightInd w:val="0"/>
        <w:jc w:val="both"/>
        <w:textAlignment w:val="baseline"/>
        <w:rPr>
          <w:sz w:val="18"/>
        </w:rPr>
      </w:pPr>
    </w:p>
    <w:p w:rsidR="00737184" w:rsidRPr="00A71A62" w:rsidRDefault="00B2048E">
      <w:pPr>
        <w:overflowPunct w:val="0"/>
        <w:autoSpaceDE w:val="0"/>
        <w:autoSpaceDN w:val="0"/>
        <w:adjustRightInd w:val="0"/>
        <w:jc w:val="both"/>
        <w:textAlignment w:val="baseline"/>
        <w:rPr>
          <w:sz w:val="18"/>
        </w:rPr>
      </w:pPr>
      <w:r w:rsidRPr="00A71A62">
        <w:rPr>
          <w:sz w:val="18"/>
        </w:rPr>
        <w:t>Kelt: ..................................................., ............. év .............................hónap ..............nap</w:t>
      </w:r>
    </w:p>
    <w:p w:rsidR="00737184" w:rsidRPr="00A71A62" w:rsidRDefault="00737184">
      <w:pPr>
        <w:overflowPunct w:val="0"/>
        <w:autoSpaceDE w:val="0"/>
        <w:autoSpaceDN w:val="0"/>
        <w:adjustRightInd w:val="0"/>
        <w:jc w:val="both"/>
        <w:textAlignment w:val="baseline"/>
        <w:rPr>
          <w:sz w:val="18"/>
        </w:rPr>
      </w:pPr>
    </w:p>
    <w:p w:rsidR="00737184" w:rsidRPr="00A71A62" w:rsidRDefault="00B2048E">
      <w:pPr>
        <w:tabs>
          <w:tab w:val="center" w:pos="7938"/>
        </w:tabs>
        <w:overflowPunct w:val="0"/>
        <w:autoSpaceDE w:val="0"/>
        <w:autoSpaceDN w:val="0"/>
        <w:adjustRightInd w:val="0"/>
        <w:jc w:val="both"/>
        <w:textAlignment w:val="baseline"/>
        <w:rPr>
          <w:sz w:val="18"/>
        </w:rPr>
      </w:pPr>
      <w:r w:rsidRPr="00A71A62">
        <w:rPr>
          <w:sz w:val="18"/>
        </w:rPr>
        <w:tab/>
        <w:t>...........................................................................</w:t>
      </w:r>
    </w:p>
    <w:p w:rsidR="0005488E" w:rsidRDefault="00B2048E" w:rsidP="0005488E">
      <w:pPr>
        <w:jc w:val="both"/>
        <w:rPr>
          <w:rFonts w:eastAsia="Calibri"/>
          <w:sz w:val="16"/>
          <w:szCs w:val="18"/>
          <w:lang w:eastAsia="en-US"/>
        </w:rPr>
      </w:pPr>
      <w:ins w:id="4" w:author="Tóth Huba" w:date="2020-12-17T14:21:00Z">
        <w:r w:rsidRPr="00A71A62">
          <w:rPr>
            <w:rFonts w:eastAsia="Calibri"/>
            <w:sz w:val="16"/>
            <w:szCs w:val="18"/>
            <w:lang w:eastAsia="en-US"/>
          </w:rPr>
          <w:t>A villamosenergia elosztás biztosítása, a csatlakozási-, és hálózathasználati szerződés teljesítése keretében kezelt személyes adatokra vonatkozó tájékoztatást a www.mvmnext.hu honlapon és az ügyfélszolgálati irodáinkban elérhető Általános Adatkezelési Tájékoztatóban találhatja meg. Az ügyintézés során készített hangfelvétellel összefüggésben kezelt személyes adatokra vonatkozó tájékoztatást a www.mvmnext.hu honlapon és az ügyfélszolgálati irodáinkban elérhető Hangfelvétel Rögzítésére Vonatkozó Adatkezelési Tájékoztatóban találhatja meg.</w:t>
        </w:r>
      </w:ins>
    </w:p>
    <w:p w:rsidR="00BB3EF3" w:rsidRDefault="00BB3EF3" w:rsidP="0005488E">
      <w:pPr>
        <w:jc w:val="both"/>
        <w:rPr>
          <w:rFonts w:eastAsia="Calibri"/>
          <w:sz w:val="16"/>
          <w:szCs w:val="18"/>
          <w:lang w:eastAsia="en-US"/>
        </w:rPr>
      </w:pPr>
    </w:p>
    <w:p w:rsidR="00BB3EF3" w:rsidRDefault="00BB3EF3" w:rsidP="0005488E">
      <w:pPr>
        <w:jc w:val="both"/>
        <w:rPr>
          <w:rFonts w:eastAsia="Calibri"/>
          <w:sz w:val="16"/>
          <w:szCs w:val="18"/>
          <w:lang w:eastAsia="en-US"/>
        </w:rPr>
      </w:pPr>
    </w:p>
    <w:p w:rsidR="00BB3EF3" w:rsidRDefault="00BB3EF3" w:rsidP="0005488E">
      <w:pPr>
        <w:jc w:val="both"/>
        <w:rPr>
          <w:rFonts w:eastAsia="Calibri"/>
          <w:sz w:val="16"/>
          <w:szCs w:val="18"/>
          <w:lang w:eastAsia="en-US"/>
        </w:rPr>
      </w:pPr>
    </w:p>
    <w:p w:rsidR="00BB3EF3" w:rsidRDefault="00BB3EF3" w:rsidP="0005488E">
      <w:pPr>
        <w:jc w:val="both"/>
        <w:rPr>
          <w:rFonts w:eastAsia="Calibri"/>
          <w:sz w:val="16"/>
          <w:szCs w:val="18"/>
          <w:lang w:eastAsia="en-US"/>
        </w:rPr>
      </w:pPr>
    </w:p>
    <w:p w:rsidR="00BB3EF3" w:rsidRDefault="00BB3EF3" w:rsidP="0005488E">
      <w:pPr>
        <w:jc w:val="both"/>
        <w:rPr>
          <w:rFonts w:eastAsia="Calibri"/>
          <w:sz w:val="16"/>
          <w:szCs w:val="18"/>
          <w:lang w:eastAsia="en-US"/>
        </w:rPr>
      </w:pPr>
    </w:p>
    <w:p w:rsidR="00BB3EF3" w:rsidRDefault="00BB3EF3" w:rsidP="0005488E">
      <w:pPr>
        <w:jc w:val="both"/>
        <w:rPr>
          <w:rFonts w:eastAsia="Calibri"/>
          <w:sz w:val="16"/>
          <w:szCs w:val="18"/>
          <w:lang w:eastAsia="en-US"/>
        </w:rPr>
      </w:pPr>
    </w:p>
    <w:p w:rsidR="00BB3EF3" w:rsidRDefault="00BB3EF3" w:rsidP="0005488E">
      <w:pPr>
        <w:jc w:val="both"/>
        <w:rPr>
          <w:rFonts w:eastAsia="Calibri"/>
          <w:sz w:val="16"/>
          <w:szCs w:val="18"/>
          <w:lang w:eastAsia="en-US"/>
        </w:rPr>
      </w:pPr>
    </w:p>
    <w:p w:rsidR="00BB3EF3" w:rsidRDefault="00BB3EF3" w:rsidP="0005488E">
      <w:pPr>
        <w:jc w:val="both"/>
        <w:rPr>
          <w:rFonts w:eastAsia="Calibri"/>
          <w:sz w:val="16"/>
          <w:szCs w:val="18"/>
          <w:lang w:eastAsia="en-US"/>
        </w:rPr>
      </w:pPr>
    </w:p>
    <w:p w:rsidR="00BB3EF3" w:rsidRDefault="00BB3EF3" w:rsidP="0005488E">
      <w:pPr>
        <w:jc w:val="both"/>
        <w:rPr>
          <w:rFonts w:eastAsia="Calibri"/>
          <w:sz w:val="16"/>
          <w:szCs w:val="18"/>
          <w:lang w:eastAsia="en-US"/>
        </w:rPr>
      </w:pPr>
    </w:p>
    <w:p w:rsidR="00BB3EF3" w:rsidRDefault="00BB3EF3" w:rsidP="0005488E">
      <w:pPr>
        <w:jc w:val="both"/>
        <w:rPr>
          <w:rFonts w:eastAsia="Calibri"/>
          <w:sz w:val="16"/>
          <w:szCs w:val="18"/>
          <w:lang w:eastAsia="en-US"/>
        </w:rPr>
      </w:pPr>
    </w:p>
    <w:p w:rsidR="00BB3EF3" w:rsidRDefault="00BB3EF3" w:rsidP="0005488E">
      <w:pPr>
        <w:jc w:val="both"/>
        <w:rPr>
          <w:rFonts w:eastAsia="Calibri"/>
          <w:sz w:val="16"/>
          <w:szCs w:val="18"/>
          <w:lang w:eastAsia="en-US"/>
        </w:rPr>
      </w:pPr>
    </w:p>
    <w:p w:rsidR="00BB3EF3" w:rsidRDefault="00BB3EF3" w:rsidP="0005488E">
      <w:pPr>
        <w:jc w:val="both"/>
        <w:rPr>
          <w:rFonts w:eastAsia="Calibri"/>
          <w:sz w:val="16"/>
          <w:szCs w:val="18"/>
          <w:lang w:eastAsia="en-US"/>
        </w:rPr>
      </w:pPr>
    </w:p>
    <w:p w:rsidR="00BB3EF3" w:rsidRDefault="00BB3EF3" w:rsidP="0005488E">
      <w:pPr>
        <w:jc w:val="both"/>
        <w:rPr>
          <w:rFonts w:eastAsia="Calibri"/>
          <w:sz w:val="16"/>
          <w:szCs w:val="18"/>
          <w:lang w:eastAsia="en-US"/>
        </w:rPr>
      </w:pPr>
    </w:p>
    <w:p w:rsidR="00BB3EF3" w:rsidRDefault="00BB3EF3" w:rsidP="0005488E">
      <w:pPr>
        <w:jc w:val="both"/>
        <w:rPr>
          <w:rFonts w:eastAsia="Calibri"/>
          <w:sz w:val="16"/>
          <w:szCs w:val="18"/>
          <w:lang w:eastAsia="en-US"/>
        </w:rPr>
      </w:pPr>
    </w:p>
    <w:p w:rsidR="00BB3EF3" w:rsidRDefault="00BB3EF3" w:rsidP="0005488E">
      <w:pPr>
        <w:jc w:val="both"/>
        <w:rPr>
          <w:rFonts w:eastAsia="Calibri"/>
          <w:sz w:val="16"/>
          <w:szCs w:val="18"/>
          <w:lang w:eastAsia="en-US"/>
        </w:rPr>
      </w:pPr>
    </w:p>
    <w:p w:rsidR="00BB3EF3" w:rsidRPr="00A71A62" w:rsidRDefault="00BB3EF3" w:rsidP="0005488E">
      <w:pPr>
        <w:jc w:val="both"/>
        <w:rPr>
          <w:ins w:id="5" w:author="Tóth Huba" w:date="2020-12-17T14:21:00Z"/>
          <w:rFonts w:eastAsia="Calibri"/>
          <w:sz w:val="16"/>
          <w:szCs w:val="18"/>
          <w:lang w:eastAsia="en-US"/>
        </w:rPr>
      </w:pPr>
    </w:p>
    <w:tbl>
      <w:tblPr>
        <w:tblW w:w="10773" w:type="dxa"/>
        <w:tblInd w:w="70" w:type="dxa"/>
        <w:tblBorders>
          <w:top w:val="single" w:sz="6" w:space="0" w:color="auto"/>
          <w:left w:val="single" w:sz="6" w:space="0" w:color="auto"/>
          <w:bottom w:val="single" w:sz="6" w:space="0" w:color="auto"/>
          <w:right w:val="single" w:sz="6" w:space="0" w:color="auto"/>
          <w:insideH w:val="single" w:sz="6" w:space="0" w:color="auto"/>
        </w:tblBorders>
        <w:tblLayout w:type="fixed"/>
        <w:tblCellMar>
          <w:left w:w="70" w:type="dxa"/>
          <w:right w:w="70" w:type="dxa"/>
        </w:tblCellMar>
        <w:tblLook w:val="0000" w:firstRow="0" w:lastRow="0" w:firstColumn="0" w:lastColumn="0" w:noHBand="0" w:noVBand="0"/>
      </w:tblPr>
      <w:tblGrid>
        <w:gridCol w:w="2410"/>
        <w:gridCol w:w="4819"/>
        <w:gridCol w:w="1418"/>
        <w:gridCol w:w="2126"/>
      </w:tblGrid>
      <w:tr w:rsidR="00821180" w:rsidRPr="00A71A62" w:rsidTr="00532CB8">
        <w:trPr>
          <w:cantSplit/>
          <w:trHeight w:val="340"/>
        </w:trPr>
        <w:tc>
          <w:tcPr>
            <w:tcW w:w="2410" w:type="dxa"/>
            <w:shd w:val="pct20" w:color="auto" w:fill="auto"/>
            <w:vAlign w:val="center"/>
          </w:tcPr>
          <w:p w:rsidR="0089540F" w:rsidRPr="00A71A62" w:rsidRDefault="00B2048E" w:rsidP="003332ED">
            <w:pPr>
              <w:overflowPunct w:val="0"/>
              <w:autoSpaceDE w:val="0"/>
              <w:autoSpaceDN w:val="0"/>
              <w:adjustRightInd w:val="0"/>
              <w:spacing w:before="40" w:after="40"/>
              <w:textAlignment w:val="baseline"/>
              <w:rPr>
                <w:sz w:val="18"/>
              </w:rPr>
            </w:pPr>
            <w:r w:rsidRPr="00A71A62">
              <w:rPr>
                <w:sz w:val="18"/>
              </w:rPr>
              <w:lastRenderedPageBreak/>
              <w:t>Felhasználási hely címe:</w:t>
            </w:r>
          </w:p>
        </w:tc>
        <w:tc>
          <w:tcPr>
            <w:tcW w:w="4819" w:type="dxa"/>
            <w:vAlign w:val="center"/>
          </w:tcPr>
          <w:p w:rsidR="0089540F" w:rsidRPr="00A71A62" w:rsidRDefault="00B2048E" w:rsidP="003332ED">
            <w:pPr>
              <w:overflowPunct w:val="0"/>
              <w:autoSpaceDE w:val="0"/>
              <w:autoSpaceDN w:val="0"/>
              <w:adjustRightInd w:val="0"/>
              <w:spacing w:before="40" w:after="40"/>
              <w:textAlignment w:val="baseline"/>
              <w:rPr>
                <w:sz w:val="18"/>
              </w:rPr>
            </w:pPr>
            <w:r w:rsidRPr="00A71A62">
              <w:rPr>
                <w:rFonts w:eastAsia="Arial"/>
                <w:color w:val="0000FF"/>
                <w:szCs w:val="22"/>
              </w:rPr>
              <w:t/>
            </w:r>
            <w:r w:rsidRPr="00A71A62">
              <w:rPr>
                <w:rFonts w:eastAsia="Arial"/>
                <w:color w:val="0000FF"/>
                <w:sz w:val="18"/>
              </w:rPr>
              <w:t/>
            </w:r>
          </w:p>
        </w:tc>
        <w:tc>
          <w:tcPr>
            <w:tcW w:w="1418" w:type="dxa"/>
            <w:shd w:val="pct20" w:color="auto" w:fill="auto"/>
            <w:vAlign w:val="center"/>
          </w:tcPr>
          <w:p w:rsidR="0089540F" w:rsidRPr="00A71A62" w:rsidRDefault="00B2048E" w:rsidP="003332ED">
            <w:pPr>
              <w:overflowPunct w:val="0"/>
              <w:autoSpaceDE w:val="0"/>
              <w:autoSpaceDN w:val="0"/>
              <w:adjustRightInd w:val="0"/>
              <w:spacing w:before="40" w:after="40"/>
              <w:textAlignment w:val="baseline"/>
              <w:rPr>
                <w:sz w:val="18"/>
              </w:rPr>
            </w:pPr>
            <w:r w:rsidRPr="00A71A62">
              <w:rPr>
                <w:sz w:val="18"/>
              </w:rPr>
              <w:t>Azonosítója:</w:t>
            </w:r>
          </w:p>
        </w:tc>
        <w:tc>
          <w:tcPr>
            <w:tcW w:w="2126" w:type="dxa"/>
          </w:tcPr>
          <w:p w:rsidR="0089540F" w:rsidRPr="00A71A62" w:rsidRDefault="00B2048E" w:rsidP="0054252D">
            <w:pPr>
              <w:overflowPunct w:val="0"/>
              <w:autoSpaceDE w:val="0"/>
              <w:autoSpaceDN w:val="0"/>
              <w:adjustRightInd w:val="0"/>
              <w:spacing w:before="40" w:after="40"/>
              <w:jc w:val="both"/>
              <w:textAlignment w:val="baseline"/>
              <w:rPr>
                <w:sz w:val="18"/>
              </w:rPr>
            </w:pPr>
            <w:r w:rsidRPr="00A71A62">
              <w:rPr>
                <w:color w:val="0000FF"/>
                <w:szCs w:val="22"/>
              </w:rPr>
              <w:t/>
            </w:r>
          </w:p>
        </w:tc>
      </w:tr>
    </w:tbl>
    <w:p w:rsidR="0089540F" w:rsidRPr="00A71A62" w:rsidRDefault="0089540F">
      <w:pPr>
        <w:keepNext/>
        <w:overflowPunct w:val="0"/>
        <w:autoSpaceDE w:val="0"/>
        <w:autoSpaceDN w:val="0"/>
        <w:adjustRightInd w:val="0"/>
        <w:spacing w:after="60"/>
        <w:jc w:val="both"/>
        <w:textAlignment w:val="baseline"/>
        <w:rPr>
          <w:sz w:val="6"/>
          <w:szCs w:val="8"/>
        </w:rPr>
      </w:pPr>
    </w:p>
    <w:p w:rsidR="000D3B22" w:rsidRPr="00A71A62" w:rsidRDefault="000D3B22">
      <w:pPr>
        <w:keepNext/>
        <w:overflowPunct w:val="0"/>
        <w:autoSpaceDE w:val="0"/>
        <w:autoSpaceDN w:val="0"/>
        <w:adjustRightInd w:val="0"/>
        <w:spacing w:after="60"/>
        <w:jc w:val="both"/>
        <w:textAlignment w:val="baseline"/>
      </w:pPr>
    </w:p>
    <w:p w:rsidR="000D3B22" w:rsidRPr="00A71A62" w:rsidRDefault="000D3B22">
      <w:pPr>
        <w:keepNext/>
        <w:overflowPunct w:val="0"/>
        <w:autoSpaceDE w:val="0"/>
        <w:autoSpaceDN w:val="0"/>
        <w:adjustRightInd w:val="0"/>
        <w:spacing w:after="60"/>
        <w:jc w:val="both"/>
        <w:textAlignment w:val="baseline"/>
      </w:pPr>
    </w:p>
    <w:p w:rsidR="00737184" w:rsidRPr="00A71A62" w:rsidRDefault="00B2048E">
      <w:pPr>
        <w:keepNext/>
        <w:overflowPunct w:val="0"/>
        <w:autoSpaceDE w:val="0"/>
        <w:autoSpaceDN w:val="0"/>
        <w:adjustRightInd w:val="0"/>
        <w:spacing w:after="60"/>
        <w:jc w:val="both"/>
        <w:textAlignment w:val="baseline"/>
        <w:rPr>
          <w:sz w:val="16"/>
        </w:rPr>
      </w:pPr>
      <w:r w:rsidRPr="00A71A62">
        <w:rPr>
          <w:sz w:val="18"/>
        </w:rPr>
        <w:t>4. Kivitelezői nyilatkozat a fogyasztásmérőszekrényről:</w:t>
      </w:r>
    </w:p>
    <w:p w:rsidR="00737184" w:rsidRPr="00A71A62" w:rsidRDefault="00B2048E">
      <w:pPr>
        <w:overflowPunct w:val="0"/>
        <w:autoSpaceDE w:val="0"/>
        <w:autoSpaceDN w:val="0"/>
        <w:adjustRightInd w:val="0"/>
        <w:jc w:val="both"/>
        <w:textAlignment w:val="baseline"/>
        <w:rPr>
          <w:sz w:val="16"/>
        </w:rPr>
      </w:pPr>
      <w:r w:rsidRPr="00A71A62">
        <w:rPr>
          <w:sz w:val="16"/>
        </w:rPr>
        <w:t>Büntetőjogi felelősségem tudatában kijelentem, hogy a fogyasztásmérőszekrény villamos szerelési munkálatait és annak érintésvédelmét kifogástalanul, az érvényben lévő létesítési és biztonsági szabványoknak megfelelően készítettem el.</w:t>
      </w:r>
    </w:p>
    <w:p w:rsidR="00A715EA" w:rsidRPr="00A71A62" w:rsidRDefault="00B2048E">
      <w:pPr>
        <w:tabs>
          <w:tab w:val="right" w:leader="dot" w:pos="10632"/>
        </w:tabs>
        <w:overflowPunct w:val="0"/>
        <w:autoSpaceDE w:val="0"/>
        <w:autoSpaceDN w:val="0"/>
        <w:adjustRightInd w:val="0"/>
        <w:spacing w:before="60" w:after="40"/>
        <w:jc w:val="both"/>
        <w:textAlignment w:val="baseline"/>
        <w:rPr>
          <w:color w:val="0000FF"/>
          <w:sz w:val="16"/>
        </w:rPr>
      </w:pPr>
      <w:r w:rsidRPr="00A71A62">
        <w:rPr>
          <w:sz w:val="16"/>
        </w:rPr>
        <w:t xml:space="preserve">- mérőszekrény típusa, speciális adatai: </w:t>
      </w:r>
      <w:r w:rsidR="00C8006C" w:rsidRPr="00A71A62">
        <w:rPr>
          <w:color w:val="0000FF"/>
          <w:sz w:val="16"/>
        </w:rPr>
        <w:t/>
      </w:r>
      <w:r w:rsidR="00C8006C" w:rsidRPr="00A71A62">
        <w:rPr>
          <w:color w:val="0000FF"/>
          <w:sz w:val="18"/>
          <w:szCs w:val="22"/>
        </w:rPr>
        <w:t xml:space="preserve"/>
      </w:r>
      <w:r w:rsidR="00C8006C" w:rsidRPr="00A71A62">
        <w:rPr>
          <w:color w:val="0000FF"/>
          <w:sz w:val="16"/>
        </w:rPr>
        <w:t/>
      </w:r>
      <w:r w:rsidRPr="00A71A62">
        <w:rPr>
          <w:color w:val="0000FF"/>
          <w:sz w:val="16"/>
        </w:rPr>
        <w:t>,</w:t>
      </w:r>
      <w:r w:rsidRPr="00A71A62">
        <w:rPr>
          <w:color w:val="0000FF"/>
          <w:sz w:val="2"/>
          <w:szCs w:val="2"/>
        </w:rPr>
        <w:t/>
      </w:r>
      <w:r w:rsidRPr="00A71A62">
        <w:rPr>
          <w:color w:val="0000FF"/>
          <w:sz w:val="16"/>
        </w:rPr>
        <w:t/>
      </w:r>
    </w:p>
    <w:p w:rsidR="00737184" w:rsidRPr="00A71A62" w:rsidRDefault="00B2048E">
      <w:pPr>
        <w:tabs>
          <w:tab w:val="right" w:leader="dot" w:pos="10632"/>
        </w:tabs>
        <w:overflowPunct w:val="0"/>
        <w:autoSpaceDE w:val="0"/>
        <w:autoSpaceDN w:val="0"/>
        <w:adjustRightInd w:val="0"/>
        <w:spacing w:before="60" w:after="40"/>
        <w:jc w:val="both"/>
        <w:textAlignment w:val="baseline"/>
        <w:rPr>
          <w:sz w:val="16"/>
        </w:rPr>
      </w:pPr>
      <w:r w:rsidRPr="00A71A62">
        <w:rPr>
          <w:sz w:val="16"/>
        </w:rPr>
        <w:t>- az alkalmazott érintésvédelem: .</w:t>
      </w:r>
      <w:r w:rsidR="00C8006C" w:rsidRPr="00A71A62">
        <w:rPr>
          <w:color w:val="0000FF"/>
          <w:sz w:val="16"/>
        </w:rPr>
        <w:t>Nullázás</w:t>
      </w:r>
      <w:r w:rsidRPr="00A71A62">
        <w:rPr>
          <w:sz w:val="16"/>
        </w:rPr>
        <w:tab/>
      </w:r>
    </w:p>
    <w:p w:rsidR="00737184" w:rsidRPr="00A71A62" w:rsidRDefault="001C1CE3">
      <w:pPr>
        <w:tabs>
          <w:tab w:val="right" w:leader="dot" w:pos="10632"/>
        </w:tabs>
        <w:overflowPunct w:val="0"/>
        <w:autoSpaceDE w:val="0"/>
        <w:autoSpaceDN w:val="0"/>
        <w:adjustRightInd w:val="0"/>
        <w:spacing w:before="60" w:after="40"/>
        <w:jc w:val="both"/>
        <w:textAlignment w:val="baseline"/>
        <w:rPr>
          <w:sz w:val="16"/>
        </w:rPr>
      </w:pPr>
      <w:r w:rsidRPr="00A71A62">
        <w:rPr>
          <w:noProof/>
          <w:sz w:val="22"/>
          <w:szCs w:val="24"/>
        </w:rPr>
        <w:drawing>
          <wp:anchor distT="0" distB="0" distL="0" distR="0" simplePos="0" relativeHeight="251847680" behindDoc="1" locked="0" layoutInCell="1" allowOverlap="1" wp14:anchorId="6274604F" wp14:editId="259FA392">
            <wp:simplePos x="0" y="0"/>
            <wp:positionH relativeFrom="page">
              <wp:posOffset>5845175</wp:posOffset>
            </wp:positionH>
            <wp:positionV relativeFrom="paragraph">
              <wp:posOffset>55245</wp:posOffset>
            </wp:positionV>
            <wp:extent cx="1038225" cy="723900"/>
            <wp:effectExtent l="0" t="0" r="9525" b="0"/>
            <wp:wrapNone/>
            <wp:docPr id="53" name="Kép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38225" cy="723900"/>
                    </a:xfrm>
                    <a:prstGeom prst="rect">
                      <a:avLst/>
                    </a:prstGeom>
                    <a:noFill/>
                  </pic:spPr>
                </pic:pic>
              </a:graphicData>
            </a:graphic>
            <wp14:sizeRelH relativeFrom="margin">
              <wp14:pctWidth>0</wp14:pctWidth>
            </wp14:sizeRelH>
            <wp14:sizeRelV relativeFrom="margin">
              <wp14:pctHeight>0</wp14:pctHeight>
            </wp14:sizeRelV>
          </wp:anchor>
        </w:drawing>
      </w:r>
      <w:r w:rsidR="00B2048E" w:rsidRPr="00A71A62">
        <w:rPr>
          <w:sz w:val="16"/>
        </w:rPr>
        <w:t>- kivitelező neve: ..............................</w:t>
      </w:r>
      <w:r w:rsidR="00DB1729" w:rsidRPr="00A71A62">
        <w:rPr>
          <w:sz w:val="16"/>
        </w:rPr>
        <w:t xml:space="preserve">.............................. </w:t>
      </w:r>
      <w:r w:rsidR="00B2048E" w:rsidRPr="00A71A62">
        <w:rPr>
          <w:sz w:val="16"/>
        </w:rPr>
        <w:t>...........................</w:t>
      </w:r>
      <w:r w:rsidR="00DB1729" w:rsidRPr="00A71A62">
        <w:rPr>
          <w:sz w:val="16"/>
        </w:rPr>
        <w:t xml:space="preserve"> </w:t>
      </w:r>
      <w:r w:rsidR="00B2048E" w:rsidRPr="00A71A62">
        <w:rPr>
          <w:sz w:val="16"/>
        </w:rPr>
        <w:t>anyja neve:</w:t>
      </w:r>
      <w:r w:rsidR="00B2048E" w:rsidRPr="00A71A62">
        <w:rPr>
          <w:sz w:val="16"/>
        </w:rPr>
        <w:tab/>
      </w:r>
    </w:p>
    <w:p w:rsidR="006C46A0" w:rsidRPr="00A71A62" w:rsidRDefault="00B2048E" w:rsidP="006C46A0">
      <w:pPr>
        <w:tabs>
          <w:tab w:val="right" w:leader="dot" w:pos="10632"/>
        </w:tabs>
        <w:overflowPunct w:val="0"/>
        <w:autoSpaceDE w:val="0"/>
        <w:autoSpaceDN w:val="0"/>
        <w:adjustRightInd w:val="0"/>
        <w:spacing w:before="60" w:after="40"/>
        <w:jc w:val="both"/>
        <w:textAlignment w:val="baseline"/>
        <w:rPr>
          <w:sz w:val="16"/>
        </w:rPr>
      </w:pPr>
      <w:r w:rsidRPr="00A71A62">
        <w:rPr>
          <w:sz w:val="16"/>
        </w:rPr>
        <w:t xml:space="preserve">- az általam létesített berendezés károsodás nélkül fázisonként </w:t>
      </w:r>
      <w:r w:rsidR="00EB1F5F" w:rsidRPr="00A71A62">
        <w:rPr>
          <w:sz w:val="16"/>
        </w:rPr>
        <w:t xml:space="preserve">legfeljebb </w:t>
      </w:r>
      <w:r w:rsidR="0028049E" w:rsidRPr="00A71A62">
        <w:rPr>
          <w:color w:val="0000FF"/>
          <w:sz w:val="16"/>
        </w:rPr>
        <w:t/>
      </w:r>
      <w:r w:rsidR="0028049E" w:rsidRPr="00A71A62">
        <w:rPr>
          <w:color w:val="0000FF"/>
          <w:sz w:val="2"/>
          <w:szCs w:val="2"/>
        </w:rPr>
        <w:t/>
      </w:r>
      <w:r w:rsidR="0028049E" w:rsidRPr="00A71A62">
        <w:rPr>
          <w:color w:val="0000FF"/>
          <w:sz w:val="16"/>
        </w:rPr>
        <w:t/>
      </w:r>
      <w:r w:rsidR="0028049E" w:rsidRPr="00A71A62">
        <w:rPr>
          <w:sz w:val="16"/>
        </w:rPr>
        <w:t>. A</w:t>
      </w:r>
      <w:r w:rsidR="0028049E">
        <w:rPr>
          <w:sz w:val="16"/>
        </w:rPr>
        <w:t xml:space="preserve"> + </w:t>
      </w:r>
      <w:r w:rsidR="0028049E" w:rsidRPr="00A71A62">
        <w:rPr>
          <w:color w:val="0000FF"/>
          <w:sz w:val="16"/>
        </w:rPr>
        <w:t/>
      </w:r>
      <w:r w:rsidR="0028049E" w:rsidRPr="000802DA">
        <w:rPr>
          <w:color w:val="0000FF"/>
          <w:sz w:val="2"/>
          <w:szCs w:val="2"/>
        </w:rPr>
        <w:t/>
      </w:r>
      <w:r w:rsidR="0028049E" w:rsidRPr="00FB1A00">
        <w:rPr>
          <w:color w:val="0000FF"/>
          <w:sz w:val="2"/>
          <w:szCs w:val="2"/>
        </w:rPr>
        <w:t/>
      </w:r>
      <w:r w:rsidR="0028049E" w:rsidRPr="00A71A62">
        <w:rPr>
          <w:color w:val="0000FF"/>
          <w:sz w:val="16"/>
        </w:rPr>
        <w:t/>
      </w:r>
      <w:r w:rsidR="0028049E" w:rsidRPr="00A71A62">
        <w:rPr>
          <w:sz w:val="16"/>
        </w:rPr>
        <w:t xml:space="preserve"> </w:t>
      </w:r>
      <w:r w:rsidR="0028049E">
        <w:rPr>
          <w:sz w:val="16"/>
        </w:rPr>
        <w:t xml:space="preserve">A H + </w:t>
      </w:r>
      <w:r w:rsidR="0028049E" w:rsidRPr="00A71A62">
        <w:rPr>
          <w:color w:val="0000FF"/>
          <w:sz w:val="16"/>
        </w:rPr>
        <w:t/>
      </w:r>
      <w:r w:rsidR="0028049E" w:rsidRPr="000802DA">
        <w:rPr>
          <w:color w:val="0000FF"/>
          <w:sz w:val="2"/>
          <w:szCs w:val="2"/>
        </w:rPr>
        <w:t/>
      </w:r>
      <w:r w:rsidR="0028049E" w:rsidRPr="009D56B4">
        <w:rPr>
          <w:color w:val="0000FF"/>
          <w:sz w:val="2"/>
          <w:szCs w:val="2"/>
        </w:rPr>
        <w:t/>
      </w:r>
      <w:r w:rsidR="0028049E" w:rsidRPr="00A71A62">
        <w:rPr>
          <w:color w:val="0000FF"/>
          <w:sz w:val="16"/>
        </w:rPr>
        <w:t/>
      </w:r>
      <w:r w:rsidR="0028049E">
        <w:rPr>
          <w:sz w:val="16"/>
        </w:rPr>
        <w:t>A</w:t>
      </w:r>
      <w:r w:rsidR="009D56B4">
        <w:rPr>
          <w:sz w:val="16"/>
        </w:rPr>
        <w:t xml:space="preserve"> V</w:t>
      </w:r>
      <w:r w:rsidRPr="00A71A62">
        <w:rPr>
          <w:sz w:val="16"/>
        </w:rPr>
        <w:t xml:space="preserve"> erősségű áram átvitelére alkalmas.</w:t>
      </w:r>
    </w:p>
    <w:p w:rsidR="00737184" w:rsidRPr="00A71A62" w:rsidRDefault="002C740F">
      <w:pPr>
        <w:tabs>
          <w:tab w:val="right" w:leader="dot" w:pos="10632"/>
        </w:tabs>
        <w:overflowPunct w:val="0"/>
        <w:autoSpaceDE w:val="0"/>
        <w:autoSpaceDN w:val="0"/>
        <w:adjustRightInd w:val="0"/>
        <w:spacing w:before="60" w:after="40"/>
        <w:jc w:val="both"/>
        <w:textAlignment w:val="baseline"/>
        <w:rPr>
          <w:sz w:val="16"/>
        </w:rPr>
      </w:pPr>
      <w:r>
        <w:rPr>
          <w:noProof/>
          <w:sz w:val="18"/>
        </w:rPr>
        <w:drawing>
          <wp:anchor distT="0" distB="0" distL="114300" distR="114300" simplePos="0" relativeHeight="251899904" behindDoc="0" locked="0" layoutInCell="1" allowOverlap="1" wp14:anchorId="1DED2221" wp14:editId="2D43065C">
            <wp:simplePos x="0" y="0"/>
            <wp:positionH relativeFrom="column">
              <wp:posOffset>1096010</wp:posOffset>
            </wp:positionH>
            <wp:positionV relativeFrom="paragraph">
              <wp:posOffset>19685</wp:posOffset>
            </wp:positionV>
            <wp:extent cx="1609725" cy="647700"/>
            <wp:effectExtent l="0" t="0" r="9525" b="0"/>
            <wp:wrapNone/>
            <wp:docPr id="61" name="Kép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élyegző.png"/>
                    <pic:cNvPicPr/>
                  </pic:nvPicPr>
                  <pic:blipFill>
                    <a:blip r:embed="rId15">
                      <a:extLst>
                        <a:ext uri="{28A0092B-C50C-407E-A947-70E740481C1C}">
                          <a14:useLocalDpi xmlns:a14="http://schemas.microsoft.com/office/drawing/2010/main" val="0"/>
                        </a:ext>
                      </a:extLst>
                    </a:blip>
                    <a:stretch>
                      <a:fillRect/>
                    </a:stretch>
                  </pic:blipFill>
                  <pic:spPr>
                    <a:xfrm>
                      <a:off x="0" y="0"/>
                      <a:ext cx="1609725" cy="647700"/>
                    </a:xfrm>
                    <a:prstGeom prst="rect">
                      <a:avLst/>
                    </a:prstGeom>
                  </pic:spPr>
                </pic:pic>
              </a:graphicData>
            </a:graphic>
            <wp14:sizeRelH relativeFrom="margin">
              <wp14:pctWidth>0</wp14:pctWidth>
            </wp14:sizeRelH>
            <wp14:sizeRelV relativeFrom="margin">
              <wp14:pctHeight>0</wp14:pctHeight>
            </wp14:sizeRelV>
          </wp:anchor>
        </w:drawing>
      </w:r>
      <w:r w:rsidR="00B2048E" w:rsidRPr="00A71A62">
        <w:rPr>
          <w:sz w:val="16"/>
        </w:rPr>
        <w:t>- születési helye</w:t>
      </w:r>
      <w:r w:rsidR="00E8687B" w:rsidRPr="00A71A62">
        <w:rPr>
          <w:sz w:val="16"/>
        </w:rPr>
        <w:t xml:space="preserve">: </w:t>
      </w:r>
      <w:r w:rsidR="00B2048E" w:rsidRPr="00A71A62">
        <w:rPr>
          <w:sz w:val="16"/>
        </w:rPr>
        <w:t>............</w:t>
      </w:r>
      <w:r w:rsidR="00835FCB" w:rsidRPr="00A71A62">
        <w:rPr>
          <w:bCs/>
          <w:noProof/>
          <w:sz w:val="16"/>
        </w:rPr>
        <w:t xml:space="preserve"> </w:t>
      </w:r>
      <w:r w:rsidR="00B2048E" w:rsidRPr="00A71A62">
        <w:rPr>
          <w:sz w:val="16"/>
        </w:rPr>
        <w:t>..................</w:t>
      </w:r>
      <w:r w:rsidR="00507139" w:rsidRPr="00507139">
        <w:rPr>
          <w:bCs/>
          <w:noProof/>
          <w:color w:val="000000"/>
          <w:spacing w:val="-6"/>
          <w:sz w:val="18"/>
          <w:szCs w:val="22"/>
        </w:rPr>
        <w:t xml:space="preserve"> </w:t>
      </w:r>
      <w:r w:rsidR="00B2048E" w:rsidRPr="00A71A62">
        <w:rPr>
          <w:sz w:val="16"/>
        </w:rPr>
        <w:t>.......................................................... születési ideje</w:t>
      </w:r>
      <w:r w:rsidR="00E8687B" w:rsidRPr="00A71A62">
        <w:rPr>
          <w:sz w:val="16"/>
        </w:rPr>
        <w:t>:</w:t>
      </w:r>
      <w:r w:rsidR="00B2048E" w:rsidRPr="00A71A62">
        <w:rPr>
          <w:sz w:val="16"/>
        </w:rPr>
        <w:tab/>
      </w:r>
    </w:p>
    <w:p w:rsidR="00737184" w:rsidRPr="00A71A62" w:rsidRDefault="00B2048E">
      <w:pPr>
        <w:tabs>
          <w:tab w:val="right" w:leader="dot" w:pos="10632"/>
        </w:tabs>
        <w:overflowPunct w:val="0"/>
        <w:autoSpaceDE w:val="0"/>
        <w:autoSpaceDN w:val="0"/>
        <w:adjustRightInd w:val="0"/>
        <w:spacing w:before="60" w:after="40"/>
        <w:jc w:val="both"/>
        <w:textAlignment w:val="baseline"/>
        <w:rPr>
          <w:sz w:val="16"/>
        </w:rPr>
      </w:pPr>
      <w:r w:rsidRPr="00A71A62">
        <w:rPr>
          <w:sz w:val="16"/>
        </w:rPr>
        <w:t>- kivitelező címe:</w:t>
      </w:r>
      <w:r w:rsidR="001249A3" w:rsidRPr="001249A3">
        <w:rPr>
          <w:bCs/>
          <w:noProof/>
          <w:sz w:val="18"/>
        </w:rPr>
        <w:t xml:space="preserve"> </w:t>
      </w:r>
      <w:r w:rsidRPr="00A71A62">
        <w:rPr>
          <w:sz w:val="16"/>
        </w:rPr>
        <w:tab/>
      </w:r>
    </w:p>
    <w:p w:rsidR="00737184" w:rsidRPr="00A71A62" w:rsidRDefault="00B2048E">
      <w:pPr>
        <w:tabs>
          <w:tab w:val="right" w:leader="dot" w:pos="10632"/>
        </w:tabs>
        <w:overflowPunct w:val="0"/>
        <w:autoSpaceDE w:val="0"/>
        <w:autoSpaceDN w:val="0"/>
        <w:adjustRightInd w:val="0"/>
        <w:spacing w:before="60" w:after="40"/>
        <w:jc w:val="both"/>
        <w:textAlignment w:val="baseline"/>
        <w:rPr>
          <w:sz w:val="16"/>
        </w:rPr>
      </w:pPr>
      <w:r w:rsidRPr="00A71A62">
        <w:rPr>
          <w:sz w:val="16"/>
        </w:rPr>
        <w:t>- nyilatkozattétel jogcíme: .........................................................</w:t>
      </w:r>
      <w:r w:rsidR="00DB1729" w:rsidRPr="00A71A62">
        <w:rPr>
          <w:sz w:val="16"/>
        </w:rPr>
        <w:t>.....</w:t>
      </w:r>
      <w:r w:rsidRPr="00A71A62">
        <w:rPr>
          <w:sz w:val="16"/>
        </w:rPr>
        <w:t>........... szakképesítő irat száma:</w:t>
      </w:r>
      <w:r w:rsidRPr="00A71A62">
        <w:rPr>
          <w:sz w:val="16"/>
        </w:rPr>
        <w:tab/>
      </w:r>
    </w:p>
    <w:p w:rsidR="00737184" w:rsidRPr="00A71A62" w:rsidRDefault="002C740F" w:rsidP="003A5733">
      <w:pPr>
        <w:tabs>
          <w:tab w:val="right" w:leader="dot" w:pos="10632"/>
        </w:tabs>
        <w:overflowPunct w:val="0"/>
        <w:autoSpaceDE w:val="0"/>
        <w:autoSpaceDN w:val="0"/>
        <w:adjustRightInd w:val="0"/>
        <w:spacing w:before="60" w:after="40"/>
        <w:jc w:val="both"/>
        <w:textAlignment w:val="baseline"/>
        <w:rPr>
          <w:sz w:val="16"/>
        </w:rPr>
      </w:pPr>
      <w:r>
        <w:rPr>
          <w:noProof/>
          <w:sz w:val="18"/>
        </w:rPr>
        <w:drawing>
          <wp:anchor distT="0" distB="0" distL="114300" distR="114300" simplePos="0" relativeHeight="251901952" behindDoc="0" locked="0" layoutInCell="1" allowOverlap="1" wp14:anchorId="318287D4" wp14:editId="77A1A701">
            <wp:simplePos x="0" y="0"/>
            <wp:positionH relativeFrom="column">
              <wp:posOffset>4493260</wp:posOffset>
            </wp:positionH>
            <wp:positionV relativeFrom="paragraph">
              <wp:posOffset>17145</wp:posOffset>
            </wp:positionV>
            <wp:extent cx="1609725" cy="647700"/>
            <wp:effectExtent l="0" t="0" r="9525" b="0"/>
            <wp:wrapNone/>
            <wp:docPr id="62" name="Kép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élyegző.png"/>
                    <pic:cNvPicPr/>
                  </pic:nvPicPr>
                  <pic:blipFill>
                    <a:blip r:embed="rId15">
                      <a:extLst>
                        <a:ext uri="{28A0092B-C50C-407E-A947-70E740481C1C}">
                          <a14:useLocalDpi xmlns:a14="http://schemas.microsoft.com/office/drawing/2010/main" val="0"/>
                        </a:ext>
                      </a:extLst>
                    </a:blip>
                    <a:stretch>
                      <a:fillRect/>
                    </a:stretch>
                  </pic:blipFill>
                  <pic:spPr>
                    <a:xfrm>
                      <a:off x="0" y="0"/>
                      <a:ext cx="1609725" cy="647700"/>
                    </a:xfrm>
                    <a:prstGeom prst="rect">
                      <a:avLst/>
                    </a:prstGeom>
                  </pic:spPr>
                </pic:pic>
              </a:graphicData>
            </a:graphic>
            <wp14:sizeRelH relativeFrom="margin">
              <wp14:pctWidth>0</wp14:pctWidth>
            </wp14:sizeRelH>
            <wp14:sizeRelV relativeFrom="margin">
              <wp14:pctHeight>0</wp14:pctHeight>
            </wp14:sizeRelV>
          </wp:anchor>
        </w:drawing>
      </w:r>
      <w:r w:rsidR="00B2048E" w:rsidRPr="00A71A62">
        <w:rPr>
          <w:sz w:val="16"/>
        </w:rPr>
        <w:t>- adószáma:</w:t>
      </w:r>
      <w:r w:rsidR="00B2048E" w:rsidRPr="00A71A62">
        <w:rPr>
          <w:sz w:val="16"/>
        </w:rPr>
        <w:tab/>
      </w:r>
    </w:p>
    <w:p w:rsidR="00737184" w:rsidRPr="00A71A62" w:rsidRDefault="00B2048E" w:rsidP="003A5733">
      <w:pPr>
        <w:tabs>
          <w:tab w:val="right" w:leader="dot" w:pos="10632"/>
        </w:tabs>
        <w:overflowPunct w:val="0"/>
        <w:autoSpaceDE w:val="0"/>
        <w:autoSpaceDN w:val="0"/>
        <w:adjustRightInd w:val="0"/>
        <w:spacing w:before="60" w:after="40"/>
        <w:jc w:val="both"/>
        <w:textAlignment w:val="baseline"/>
        <w:rPr>
          <w:sz w:val="16"/>
        </w:rPr>
      </w:pPr>
      <w:r w:rsidRPr="00A71A62">
        <w:rPr>
          <w:sz w:val="16"/>
        </w:rPr>
        <w:t xml:space="preserve">Kelt: </w:t>
      </w:r>
      <w:r w:rsidR="00A715EA" w:rsidRPr="00A71A62">
        <w:rPr>
          <w:color w:val="0000FF"/>
          <w:sz w:val="22"/>
          <w:szCs w:val="28"/>
        </w:rPr>
        <w:t/>
      </w:r>
    </w:p>
    <w:p w:rsidR="00737184" w:rsidRPr="00A71A62" w:rsidRDefault="00737184">
      <w:pPr>
        <w:overflowPunct w:val="0"/>
        <w:autoSpaceDE w:val="0"/>
        <w:autoSpaceDN w:val="0"/>
        <w:adjustRightInd w:val="0"/>
        <w:jc w:val="both"/>
        <w:textAlignment w:val="baseline"/>
        <w:rPr>
          <w:sz w:val="16"/>
        </w:rPr>
      </w:pPr>
    </w:p>
    <w:p w:rsidR="00737184" w:rsidRPr="00A71A62" w:rsidRDefault="00B2048E">
      <w:pPr>
        <w:tabs>
          <w:tab w:val="center" w:pos="7938"/>
        </w:tabs>
        <w:overflowPunct w:val="0"/>
        <w:autoSpaceDE w:val="0"/>
        <w:autoSpaceDN w:val="0"/>
        <w:adjustRightInd w:val="0"/>
        <w:jc w:val="both"/>
        <w:textAlignment w:val="baseline"/>
        <w:rPr>
          <w:sz w:val="16"/>
        </w:rPr>
      </w:pPr>
      <w:r w:rsidRPr="00A71A62">
        <w:rPr>
          <w:sz w:val="16"/>
        </w:rPr>
        <w:tab/>
        <w:t>...........................................................................</w:t>
      </w:r>
    </w:p>
    <w:p w:rsidR="00737184" w:rsidRPr="00A71A62" w:rsidRDefault="00B2048E">
      <w:pPr>
        <w:tabs>
          <w:tab w:val="left" w:pos="4320"/>
          <w:tab w:val="right" w:pos="9000"/>
        </w:tabs>
        <w:overflowPunct w:val="0"/>
        <w:autoSpaceDE w:val="0"/>
        <w:autoSpaceDN w:val="0"/>
        <w:adjustRightInd w:val="0"/>
        <w:spacing w:line="360" w:lineRule="auto"/>
        <w:textAlignment w:val="baseline"/>
        <w:rPr>
          <w:sz w:val="18"/>
        </w:rPr>
      </w:pPr>
      <w:r w:rsidRPr="00A71A62">
        <w:rPr>
          <w:sz w:val="16"/>
        </w:rPr>
        <w:tab/>
      </w:r>
      <w:r w:rsidRPr="00A71A62">
        <w:rPr>
          <w:sz w:val="16"/>
        </w:rPr>
        <w:tab/>
        <w:t>kivitelező aláírása, bélyegző</w:t>
      </w:r>
    </w:p>
    <w:p w:rsidR="00BB3EF3" w:rsidRDefault="00BB3EF3" w:rsidP="001249A3">
      <w:pPr>
        <w:keepNext/>
        <w:tabs>
          <w:tab w:val="left" w:pos="8267"/>
        </w:tabs>
        <w:overflowPunct w:val="0"/>
        <w:autoSpaceDE w:val="0"/>
        <w:autoSpaceDN w:val="0"/>
        <w:adjustRightInd w:val="0"/>
        <w:spacing w:after="60"/>
        <w:jc w:val="both"/>
        <w:textAlignment w:val="baseline"/>
        <w:rPr>
          <w:sz w:val="18"/>
        </w:rPr>
      </w:pPr>
    </w:p>
    <w:p w:rsidR="00BB3EF3" w:rsidRDefault="00BB3EF3" w:rsidP="001249A3">
      <w:pPr>
        <w:keepNext/>
        <w:tabs>
          <w:tab w:val="left" w:pos="8267"/>
        </w:tabs>
        <w:overflowPunct w:val="0"/>
        <w:autoSpaceDE w:val="0"/>
        <w:autoSpaceDN w:val="0"/>
        <w:adjustRightInd w:val="0"/>
        <w:spacing w:after="60"/>
        <w:jc w:val="both"/>
        <w:textAlignment w:val="baseline"/>
        <w:rPr>
          <w:sz w:val="18"/>
        </w:rPr>
      </w:pPr>
    </w:p>
    <w:p w:rsidR="00BB3EF3" w:rsidRDefault="00BB3EF3" w:rsidP="001249A3">
      <w:pPr>
        <w:keepNext/>
        <w:tabs>
          <w:tab w:val="left" w:pos="8267"/>
        </w:tabs>
        <w:overflowPunct w:val="0"/>
        <w:autoSpaceDE w:val="0"/>
        <w:autoSpaceDN w:val="0"/>
        <w:adjustRightInd w:val="0"/>
        <w:spacing w:after="60"/>
        <w:jc w:val="both"/>
        <w:textAlignment w:val="baseline"/>
        <w:rPr>
          <w:sz w:val="18"/>
        </w:rPr>
      </w:pPr>
    </w:p>
    <w:p w:rsidR="00BB3EF3" w:rsidRDefault="00BB3EF3" w:rsidP="001249A3">
      <w:pPr>
        <w:keepNext/>
        <w:tabs>
          <w:tab w:val="left" w:pos="8267"/>
        </w:tabs>
        <w:overflowPunct w:val="0"/>
        <w:autoSpaceDE w:val="0"/>
        <w:autoSpaceDN w:val="0"/>
        <w:adjustRightInd w:val="0"/>
        <w:spacing w:after="60"/>
        <w:jc w:val="both"/>
        <w:textAlignment w:val="baseline"/>
        <w:rPr>
          <w:sz w:val="18"/>
        </w:rPr>
      </w:pPr>
    </w:p>
    <w:p w:rsidR="00737184" w:rsidRPr="00A71A62" w:rsidRDefault="00B2048E" w:rsidP="001249A3">
      <w:pPr>
        <w:keepNext/>
        <w:tabs>
          <w:tab w:val="left" w:pos="8267"/>
        </w:tabs>
        <w:overflowPunct w:val="0"/>
        <w:autoSpaceDE w:val="0"/>
        <w:autoSpaceDN w:val="0"/>
        <w:adjustRightInd w:val="0"/>
        <w:spacing w:after="60"/>
        <w:jc w:val="both"/>
        <w:textAlignment w:val="baseline"/>
        <w:rPr>
          <w:sz w:val="16"/>
        </w:rPr>
      </w:pPr>
      <w:r w:rsidRPr="00A71A62">
        <w:rPr>
          <w:sz w:val="18"/>
        </w:rPr>
        <w:t>5. Kivitelezői nyilatkozat a csatlakozóvezetékről:</w:t>
      </w:r>
      <w:r w:rsidR="001249A3">
        <w:rPr>
          <w:sz w:val="18"/>
        </w:rPr>
        <w:tab/>
      </w:r>
    </w:p>
    <w:p w:rsidR="00737184" w:rsidRPr="00A71A62" w:rsidRDefault="00B2048E">
      <w:pPr>
        <w:overflowPunct w:val="0"/>
        <w:autoSpaceDE w:val="0"/>
        <w:autoSpaceDN w:val="0"/>
        <w:adjustRightInd w:val="0"/>
        <w:jc w:val="both"/>
        <w:textAlignment w:val="baseline"/>
        <w:rPr>
          <w:sz w:val="16"/>
        </w:rPr>
      </w:pPr>
      <w:r w:rsidRPr="00A71A62">
        <w:rPr>
          <w:sz w:val="16"/>
        </w:rPr>
        <w:t>Büntetőjogi felelősségem tudatában kijelentem, hogy a csatlakozóvezeték villamos szerelési munkálatait és annak érintésvédelmét kifogástalanul, az érvényben lévő létesítési és biztonsági szabványoknak megfelelően készítettem el.</w:t>
      </w:r>
    </w:p>
    <w:p w:rsidR="00737184" w:rsidRPr="00A71A62" w:rsidRDefault="00B2048E">
      <w:pPr>
        <w:tabs>
          <w:tab w:val="right" w:leader="dot" w:pos="10632"/>
        </w:tabs>
        <w:overflowPunct w:val="0"/>
        <w:autoSpaceDE w:val="0"/>
        <w:autoSpaceDN w:val="0"/>
        <w:adjustRightInd w:val="0"/>
        <w:spacing w:before="60" w:after="40"/>
        <w:jc w:val="both"/>
        <w:textAlignment w:val="baseline"/>
        <w:rPr>
          <w:sz w:val="16"/>
        </w:rPr>
      </w:pPr>
      <w:r w:rsidRPr="00A71A62">
        <w:rPr>
          <w:sz w:val="16"/>
        </w:rPr>
        <w:t xml:space="preserve">- az alkalmazott érintésvédelem: </w:t>
      </w:r>
      <w:r w:rsidR="00C8006C" w:rsidRPr="00A71A62">
        <w:rPr>
          <w:color w:val="0000FF"/>
          <w:sz w:val="16"/>
        </w:rPr>
        <w:t>Nullázás</w:t>
      </w:r>
      <w:r w:rsidRPr="00A71A62">
        <w:rPr>
          <w:sz w:val="16"/>
        </w:rPr>
        <w:t>.</w:t>
      </w:r>
      <w:r w:rsidRPr="00A71A62">
        <w:rPr>
          <w:sz w:val="16"/>
        </w:rPr>
        <w:tab/>
      </w:r>
    </w:p>
    <w:p w:rsidR="00737184" w:rsidRPr="00A71A62" w:rsidRDefault="00B2048E">
      <w:pPr>
        <w:tabs>
          <w:tab w:val="right" w:leader="dot" w:pos="10632"/>
        </w:tabs>
        <w:overflowPunct w:val="0"/>
        <w:autoSpaceDE w:val="0"/>
        <w:autoSpaceDN w:val="0"/>
        <w:adjustRightInd w:val="0"/>
        <w:spacing w:before="60" w:after="40"/>
        <w:jc w:val="both"/>
        <w:textAlignment w:val="baseline"/>
        <w:rPr>
          <w:sz w:val="16"/>
        </w:rPr>
      </w:pPr>
      <w:r w:rsidRPr="00A71A62">
        <w:rPr>
          <w:sz w:val="16"/>
        </w:rPr>
        <w:t>- kivitelező neve: .........................................................................................anyja neve:</w:t>
      </w:r>
      <w:r w:rsidRPr="00A71A62">
        <w:rPr>
          <w:sz w:val="16"/>
        </w:rPr>
        <w:tab/>
      </w:r>
    </w:p>
    <w:p w:rsidR="003A5733" w:rsidRPr="00A71A62" w:rsidRDefault="002C740F" w:rsidP="003A5733">
      <w:pPr>
        <w:tabs>
          <w:tab w:val="right" w:leader="dot" w:pos="10632"/>
        </w:tabs>
        <w:overflowPunct w:val="0"/>
        <w:autoSpaceDE w:val="0"/>
        <w:autoSpaceDN w:val="0"/>
        <w:adjustRightInd w:val="0"/>
        <w:spacing w:before="60" w:after="40"/>
        <w:jc w:val="both"/>
        <w:textAlignment w:val="baseline"/>
        <w:rPr>
          <w:sz w:val="16"/>
        </w:rPr>
      </w:pPr>
      <w:r>
        <w:rPr>
          <w:noProof/>
          <w:sz w:val="18"/>
        </w:rPr>
        <w:drawing>
          <wp:anchor distT="0" distB="0" distL="114300" distR="114300" simplePos="0" relativeHeight="251904000" behindDoc="0" locked="0" layoutInCell="1" allowOverlap="1" wp14:anchorId="6D8E8B51" wp14:editId="10839046">
            <wp:simplePos x="0" y="0"/>
            <wp:positionH relativeFrom="column">
              <wp:posOffset>1094740</wp:posOffset>
            </wp:positionH>
            <wp:positionV relativeFrom="paragraph">
              <wp:posOffset>123825</wp:posOffset>
            </wp:positionV>
            <wp:extent cx="1609725" cy="647700"/>
            <wp:effectExtent l="0" t="0" r="9525" b="0"/>
            <wp:wrapNone/>
            <wp:docPr id="63" name="Kép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élyegző.png"/>
                    <pic:cNvPicPr/>
                  </pic:nvPicPr>
                  <pic:blipFill>
                    <a:blip r:embed="rId15">
                      <a:extLst>
                        <a:ext uri="{28A0092B-C50C-407E-A947-70E740481C1C}">
                          <a14:useLocalDpi xmlns:a14="http://schemas.microsoft.com/office/drawing/2010/main" val="0"/>
                        </a:ext>
                      </a:extLst>
                    </a:blip>
                    <a:stretch>
                      <a:fillRect/>
                    </a:stretch>
                  </pic:blipFill>
                  <pic:spPr>
                    <a:xfrm>
                      <a:off x="0" y="0"/>
                      <a:ext cx="1609725" cy="647700"/>
                    </a:xfrm>
                    <a:prstGeom prst="rect">
                      <a:avLst/>
                    </a:prstGeom>
                  </pic:spPr>
                </pic:pic>
              </a:graphicData>
            </a:graphic>
            <wp14:sizeRelH relativeFrom="margin">
              <wp14:pctWidth>0</wp14:pctWidth>
            </wp14:sizeRelH>
            <wp14:sizeRelV relativeFrom="margin">
              <wp14:pctHeight>0</wp14:pctHeight>
            </wp14:sizeRelV>
          </wp:anchor>
        </w:drawing>
      </w:r>
      <w:r w:rsidR="001C1CE3" w:rsidRPr="00A71A62">
        <w:rPr>
          <w:noProof/>
          <w:sz w:val="22"/>
          <w:szCs w:val="24"/>
        </w:rPr>
        <w:drawing>
          <wp:anchor distT="0" distB="0" distL="0" distR="0" simplePos="0" relativeHeight="251849728" behindDoc="1" locked="0" layoutInCell="1" allowOverlap="1" wp14:anchorId="22428BFF" wp14:editId="6E0182CF">
            <wp:simplePos x="0" y="0"/>
            <wp:positionH relativeFrom="page">
              <wp:posOffset>5826125</wp:posOffset>
            </wp:positionH>
            <wp:positionV relativeFrom="paragraph">
              <wp:posOffset>46355</wp:posOffset>
            </wp:positionV>
            <wp:extent cx="1038225" cy="723900"/>
            <wp:effectExtent l="0" t="0" r="9525" b="0"/>
            <wp:wrapNone/>
            <wp:docPr id="54" name="Kép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38225" cy="723900"/>
                    </a:xfrm>
                    <a:prstGeom prst="rect">
                      <a:avLst/>
                    </a:prstGeom>
                    <a:noFill/>
                  </pic:spPr>
                </pic:pic>
              </a:graphicData>
            </a:graphic>
            <wp14:sizeRelH relativeFrom="margin">
              <wp14:pctWidth>0</wp14:pctWidth>
            </wp14:sizeRelH>
            <wp14:sizeRelV relativeFrom="margin">
              <wp14:pctHeight>0</wp14:pctHeight>
            </wp14:sizeRelV>
          </wp:anchor>
        </w:drawing>
      </w:r>
      <w:r w:rsidR="00B2048E" w:rsidRPr="00A71A62">
        <w:rPr>
          <w:sz w:val="16"/>
        </w:rPr>
        <w:t xml:space="preserve">- az általam létesített berendezés károsodás nélkül </w:t>
      </w:r>
      <w:r w:rsidR="000A7017" w:rsidRPr="00A71A62">
        <w:rPr>
          <w:sz w:val="16"/>
        </w:rPr>
        <w:t xml:space="preserve">fázisonként </w:t>
      </w:r>
      <w:r w:rsidR="00B2048E" w:rsidRPr="00A71A62">
        <w:rPr>
          <w:sz w:val="16"/>
        </w:rPr>
        <w:t>legfeljebb</w:t>
      </w:r>
      <w:r w:rsidR="00FB1A00">
        <w:rPr>
          <w:sz w:val="16"/>
        </w:rPr>
        <w:t xml:space="preserve"> </w:t>
      </w:r>
      <w:r w:rsidR="0028049E" w:rsidRPr="00A71A62">
        <w:rPr>
          <w:color w:val="0000FF"/>
          <w:sz w:val="16"/>
        </w:rPr>
        <w:t/>
      </w:r>
      <w:r w:rsidR="0028049E" w:rsidRPr="00A71A62">
        <w:rPr>
          <w:color w:val="0000FF"/>
          <w:sz w:val="2"/>
          <w:szCs w:val="2"/>
        </w:rPr>
        <w:t/>
      </w:r>
      <w:r w:rsidR="0028049E" w:rsidRPr="00A71A62">
        <w:rPr>
          <w:color w:val="0000FF"/>
          <w:sz w:val="16"/>
        </w:rPr>
        <w:t/>
      </w:r>
      <w:r w:rsidR="0028049E" w:rsidRPr="00A71A62">
        <w:rPr>
          <w:sz w:val="16"/>
        </w:rPr>
        <w:t>. A</w:t>
      </w:r>
      <w:r w:rsidR="0028049E">
        <w:rPr>
          <w:sz w:val="16"/>
        </w:rPr>
        <w:t xml:space="preserve"> + </w:t>
      </w:r>
      <w:r w:rsidR="0028049E" w:rsidRPr="00A71A62">
        <w:rPr>
          <w:color w:val="0000FF"/>
          <w:sz w:val="16"/>
        </w:rPr>
        <w:t/>
      </w:r>
      <w:r w:rsidR="0028049E" w:rsidRPr="000802DA">
        <w:rPr>
          <w:color w:val="0000FF"/>
          <w:sz w:val="2"/>
          <w:szCs w:val="2"/>
        </w:rPr>
        <w:t/>
      </w:r>
      <w:r w:rsidR="0028049E" w:rsidRPr="00FB1A00">
        <w:rPr>
          <w:color w:val="0000FF"/>
          <w:sz w:val="2"/>
          <w:szCs w:val="2"/>
        </w:rPr>
        <w:t/>
      </w:r>
      <w:r w:rsidR="0028049E" w:rsidRPr="00A71A62">
        <w:rPr>
          <w:color w:val="0000FF"/>
          <w:sz w:val="16"/>
        </w:rPr>
        <w:t/>
      </w:r>
      <w:r w:rsidR="0028049E" w:rsidRPr="00A71A62">
        <w:rPr>
          <w:sz w:val="16"/>
        </w:rPr>
        <w:t xml:space="preserve"> </w:t>
      </w:r>
      <w:r w:rsidR="0028049E">
        <w:rPr>
          <w:sz w:val="16"/>
        </w:rPr>
        <w:t xml:space="preserve">A H + </w:t>
      </w:r>
      <w:r w:rsidR="0028049E" w:rsidRPr="00A71A62">
        <w:rPr>
          <w:color w:val="0000FF"/>
          <w:sz w:val="16"/>
        </w:rPr>
        <w:t/>
      </w:r>
      <w:r w:rsidR="0028049E" w:rsidRPr="000802DA">
        <w:rPr>
          <w:color w:val="0000FF"/>
          <w:sz w:val="2"/>
          <w:szCs w:val="2"/>
        </w:rPr>
        <w:t/>
      </w:r>
      <w:r w:rsidR="0028049E" w:rsidRPr="009D56B4">
        <w:rPr>
          <w:color w:val="0000FF"/>
          <w:sz w:val="2"/>
          <w:szCs w:val="2"/>
        </w:rPr>
        <w:t/>
      </w:r>
      <w:r w:rsidR="0028049E" w:rsidRPr="00A71A62">
        <w:rPr>
          <w:color w:val="0000FF"/>
          <w:sz w:val="16"/>
        </w:rPr>
        <w:t/>
      </w:r>
      <w:r w:rsidR="0028049E">
        <w:rPr>
          <w:sz w:val="16"/>
        </w:rPr>
        <w:t>A</w:t>
      </w:r>
      <w:r w:rsidR="00FB1A00">
        <w:rPr>
          <w:sz w:val="16"/>
        </w:rPr>
        <w:t xml:space="preserve"> V</w:t>
      </w:r>
      <w:r w:rsidR="00FB1A00" w:rsidRPr="00A71A62">
        <w:rPr>
          <w:sz w:val="16"/>
        </w:rPr>
        <w:t xml:space="preserve"> </w:t>
      </w:r>
      <w:r w:rsidR="00B2048E" w:rsidRPr="00A71A62">
        <w:rPr>
          <w:sz w:val="16"/>
        </w:rPr>
        <w:t>erősségű áram átvitelére alkalmas.</w:t>
      </w:r>
    </w:p>
    <w:p w:rsidR="00737184" w:rsidRPr="00A71A62" w:rsidRDefault="00B2048E">
      <w:pPr>
        <w:tabs>
          <w:tab w:val="right" w:leader="dot" w:pos="10632"/>
        </w:tabs>
        <w:overflowPunct w:val="0"/>
        <w:autoSpaceDE w:val="0"/>
        <w:autoSpaceDN w:val="0"/>
        <w:adjustRightInd w:val="0"/>
        <w:spacing w:before="60" w:after="40"/>
        <w:jc w:val="both"/>
        <w:textAlignment w:val="baseline"/>
        <w:rPr>
          <w:sz w:val="16"/>
        </w:rPr>
      </w:pPr>
      <w:r w:rsidRPr="00A71A62">
        <w:rPr>
          <w:sz w:val="16"/>
        </w:rPr>
        <w:t>- születési helye</w:t>
      </w:r>
      <w:r w:rsidR="00E8687B" w:rsidRPr="00A71A62">
        <w:rPr>
          <w:sz w:val="16"/>
        </w:rPr>
        <w:t xml:space="preserve">: </w:t>
      </w:r>
      <w:r w:rsidRPr="00A71A62">
        <w:rPr>
          <w:sz w:val="16"/>
        </w:rPr>
        <w:t>..........................................................</w:t>
      </w:r>
      <w:r w:rsidR="00E8687B" w:rsidRPr="00A71A62">
        <w:rPr>
          <w:sz w:val="16"/>
        </w:rPr>
        <w:t>..............................</w:t>
      </w:r>
      <w:r w:rsidRPr="00A71A62">
        <w:rPr>
          <w:sz w:val="16"/>
        </w:rPr>
        <w:t xml:space="preserve"> születési ideje</w:t>
      </w:r>
      <w:r w:rsidR="00E8687B" w:rsidRPr="00A71A62">
        <w:rPr>
          <w:sz w:val="16"/>
        </w:rPr>
        <w:t>:</w:t>
      </w:r>
      <w:r w:rsidRPr="00A71A62">
        <w:rPr>
          <w:sz w:val="16"/>
        </w:rPr>
        <w:tab/>
      </w:r>
    </w:p>
    <w:p w:rsidR="00737184" w:rsidRPr="00A71A62" w:rsidRDefault="00B2048E">
      <w:pPr>
        <w:tabs>
          <w:tab w:val="right" w:leader="dot" w:pos="10632"/>
        </w:tabs>
        <w:overflowPunct w:val="0"/>
        <w:autoSpaceDE w:val="0"/>
        <w:autoSpaceDN w:val="0"/>
        <w:adjustRightInd w:val="0"/>
        <w:spacing w:before="60" w:after="40"/>
        <w:jc w:val="both"/>
        <w:textAlignment w:val="baseline"/>
        <w:rPr>
          <w:sz w:val="16"/>
        </w:rPr>
      </w:pPr>
      <w:r w:rsidRPr="00A71A62">
        <w:rPr>
          <w:sz w:val="16"/>
        </w:rPr>
        <w:t>- kivitelező címe:</w:t>
      </w:r>
      <w:r w:rsidR="00835FCB" w:rsidRPr="00A71A62">
        <w:rPr>
          <w:bCs/>
          <w:noProof/>
          <w:sz w:val="16"/>
        </w:rPr>
        <w:t xml:space="preserve"> </w:t>
      </w:r>
      <w:r w:rsidRPr="00A71A62">
        <w:rPr>
          <w:sz w:val="16"/>
        </w:rPr>
        <w:tab/>
      </w:r>
    </w:p>
    <w:p w:rsidR="00737184" w:rsidRPr="00A71A62" w:rsidRDefault="002C740F">
      <w:pPr>
        <w:tabs>
          <w:tab w:val="right" w:leader="dot" w:pos="10632"/>
        </w:tabs>
        <w:overflowPunct w:val="0"/>
        <w:autoSpaceDE w:val="0"/>
        <w:autoSpaceDN w:val="0"/>
        <w:adjustRightInd w:val="0"/>
        <w:spacing w:before="60" w:after="40"/>
        <w:jc w:val="both"/>
        <w:textAlignment w:val="baseline"/>
        <w:rPr>
          <w:sz w:val="16"/>
        </w:rPr>
      </w:pPr>
      <w:r>
        <w:rPr>
          <w:noProof/>
          <w:sz w:val="18"/>
        </w:rPr>
        <w:drawing>
          <wp:anchor distT="0" distB="0" distL="114300" distR="114300" simplePos="0" relativeHeight="251906048" behindDoc="0" locked="0" layoutInCell="1" allowOverlap="1" wp14:anchorId="007C4697" wp14:editId="3AACC3D5">
            <wp:simplePos x="0" y="0"/>
            <wp:positionH relativeFrom="column">
              <wp:posOffset>4057015</wp:posOffset>
            </wp:positionH>
            <wp:positionV relativeFrom="paragraph">
              <wp:posOffset>108585</wp:posOffset>
            </wp:positionV>
            <wp:extent cx="1609725" cy="647700"/>
            <wp:effectExtent l="0" t="0" r="9525" b="0"/>
            <wp:wrapNone/>
            <wp:docPr id="1440865728" name="Kép 1440865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élyegző.png"/>
                    <pic:cNvPicPr/>
                  </pic:nvPicPr>
                  <pic:blipFill>
                    <a:blip r:embed="rId15">
                      <a:extLst>
                        <a:ext uri="{28A0092B-C50C-407E-A947-70E740481C1C}">
                          <a14:useLocalDpi xmlns:a14="http://schemas.microsoft.com/office/drawing/2010/main" val="0"/>
                        </a:ext>
                      </a:extLst>
                    </a:blip>
                    <a:stretch>
                      <a:fillRect/>
                    </a:stretch>
                  </pic:blipFill>
                  <pic:spPr>
                    <a:xfrm>
                      <a:off x="0" y="0"/>
                      <a:ext cx="1609725" cy="647700"/>
                    </a:xfrm>
                    <a:prstGeom prst="rect">
                      <a:avLst/>
                    </a:prstGeom>
                  </pic:spPr>
                </pic:pic>
              </a:graphicData>
            </a:graphic>
            <wp14:sizeRelH relativeFrom="margin">
              <wp14:pctWidth>0</wp14:pctWidth>
            </wp14:sizeRelH>
            <wp14:sizeRelV relativeFrom="margin">
              <wp14:pctHeight>0</wp14:pctHeight>
            </wp14:sizeRelV>
          </wp:anchor>
        </w:drawing>
      </w:r>
      <w:r w:rsidR="00B2048E" w:rsidRPr="00A71A62">
        <w:rPr>
          <w:sz w:val="16"/>
        </w:rPr>
        <w:t>- nyilatkozattétel jogcíme: ...........................................</w:t>
      </w:r>
      <w:r w:rsidR="00DB1729" w:rsidRPr="00A71A62">
        <w:rPr>
          <w:sz w:val="16"/>
        </w:rPr>
        <w:t>...</w:t>
      </w:r>
      <w:r w:rsidR="00B2048E" w:rsidRPr="00A71A62">
        <w:rPr>
          <w:sz w:val="16"/>
        </w:rPr>
        <w:t>.......................... szakképesítő irat száma:</w:t>
      </w:r>
      <w:r w:rsidR="00E8687B" w:rsidRPr="00A71A62">
        <w:rPr>
          <w:sz w:val="16"/>
        </w:rPr>
        <w:t xml:space="preserve"> </w:t>
      </w:r>
      <w:r w:rsidR="00B2048E" w:rsidRPr="00A71A62">
        <w:rPr>
          <w:sz w:val="16"/>
        </w:rPr>
        <w:tab/>
      </w:r>
    </w:p>
    <w:p w:rsidR="00737184" w:rsidRPr="00A71A62" w:rsidRDefault="00B2048E" w:rsidP="003A5733">
      <w:pPr>
        <w:tabs>
          <w:tab w:val="right" w:leader="dot" w:pos="10632"/>
        </w:tabs>
        <w:overflowPunct w:val="0"/>
        <w:autoSpaceDE w:val="0"/>
        <w:autoSpaceDN w:val="0"/>
        <w:adjustRightInd w:val="0"/>
        <w:spacing w:before="60" w:after="40"/>
        <w:jc w:val="both"/>
        <w:textAlignment w:val="baseline"/>
        <w:rPr>
          <w:sz w:val="16"/>
        </w:rPr>
      </w:pPr>
      <w:r w:rsidRPr="00A71A62">
        <w:rPr>
          <w:sz w:val="16"/>
        </w:rPr>
        <w:t>- adószáma:</w:t>
      </w:r>
      <w:r w:rsidR="001249A3" w:rsidRPr="001249A3">
        <w:rPr>
          <w:bCs/>
          <w:noProof/>
          <w:sz w:val="18"/>
        </w:rPr>
        <w:t xml:space="preserve"> </w:t>
      </w:r>
      <w:r w:rsidRPr="00A71A62">
        <w:rPr>
          <w:sz w:val="16"/>
        </w:rPr>
        <w:tab/>
      </w:r>
    </w:p>
    <w:p w:rsidR="00737184" w:rsidRPr="00A71A62" w:rsidRDefault="00B2048E" w:rsidP="00A715EA">
      <w:pPr>
        <w:tabs>
          <w:tab w:val="right" w:leader="dot" w:pos="10632"/>
        </w:tabs>
        <w:overflowPunct w:val="0"/>
        <w:autoSpaceDE w:val="0"/>
        <w:autoSpaceDN w:val="0"/>
        <w:adjustRightInd w:val="0"/>
        <w:spacing w:before="60" w:after="40"/>
        <w:jc w:val="both"/>
        <w:textAlignment w:val="baseline"/>
        <w:rPr>
          <w:sz w:val="16"/>
        </w:rPr>
      </w:pPr>
      <w:r w:rsidRPr="00A71A62">
        <w:rPr>
          <w:sz w:val="16"/>
        </w:rPr>
        <w:t xml:space="preserve">Kelt: </w:t>
      </w:r>
      <w:r w:rsidR="00A715EA" w:rsidRPr="00A71A62">
        <w:rPr>
          <w:color w:val="0000FF"/>
          <w:sz w:val="22"/>
          <w:szCs w:val="28"/>
        </w:rPr>
        <w:t/>
      </w:r>
      <w:r w:rsidRPr="00A71A62">
        <w:rPr>
          <w:sz w:val="16"/>
        </w:rPr>
        <w:tab/>
        <w:t>...........................................................................</w:t>
      </w:r>
    </w:p>
    <w:p w:rsidR="00737184" w:rsidRPr="00A71A62" w:rsidRDefault="00B2048E">
      <w:pPr>
        <w:tabs>
          <w:tab w:val="left" w:pos="4320"/>
          <w:tab w:val="right" w:pos="9000"/>
        </w:tabs>
        <w:overflowPunct w:val="0"/>
        <w:autoSpaceDE w:val="0"/>
        <w:autoSpaceDN w:val="0"/>
        <w:adjustRightInd w:val="0"/>
        <w:spacing w:line="360" w:lineRule="auto"/>
        <w:textAlignment w:val="baseline"/>
        <w:rPr>
          <w:sz w:val="18"/>
        </w:rPr>
      </w:pPr>
      <w:r w:rsidRPr="00A71A62">
        <w:rPr>
          <w:sz w:val="16"/>
        </w:rPr>
        <w:tab/>
      </w:r>
      <w:r w:rsidRPr="00A71A62">
        <w:rPr>
          <w:sz w:val="16"/>
        </w:rPr>
        <w:tab/>
        <w:t>kivitelező aláírása, bélyegző</w:t>
      </w:r>
    </w:p>
    <w:p w:rsidR="00BB3EF3" w:rsidRDefault="00BB3EF3" w:rsidP="001249A3">
      <w:pPr>
        <w:keepNext/>
        <w:tabs>
          <w:tab w:val="left" w:pos="8353"/>
        </w:tabs>
        <w:overflowPunct w:val="0"/>
        <w:autoSpaceDE w:val="0"/>
        <w:autoSpaceDN w:val="0"/>
        <w:adjustRightInd w:val="0"/>
        <w:spacing w:after="60"/>
        <w:jc w:val="both"/>
        <w:textAlignment w:val="baseline"/>
        <w:rPr>
          <w:sz w:val="18"/>
        </w:rPr>
      </w:pPr>
    </w:p>
    <w:p w:rsidR="00BB3EF3" w:rsidRDefault="00BB3EF3" w:rsidP="001249A3">
      <w:pPr>
        <w:keepNext/>
        <w:tabs>
          <w:tab w:val="left" w:pos="8353"/>
        </w:tabs>
        <w:overflowPunct w:val="0"/>
        <w:autoSpaceDE w:val="0"/>
        <w:autoSpaceDN w:val="0"/>
        <w:adjustRightInd w:val="0"/>
        <w:spacing w:after="60"/>
        <w:jc w:val="both"/>
        <w:textAlignment w:val="baseline"/>
        <w:rPr>
          <w:sz w:val="18"/>
        </w:rPr>
      </w:pPr>
    </w:p>
    <w:p w:rsidR="00737184" w:rsidRPr="00A71A62" w:rsidRDefault="00B2048E" w:rsidP="001249A3">
      <w:pPr>
        <w:keepNext/>
        <w:tabs>
          <w:tab w:val="left" w:pos="8353"/>
        </w:tabs>
        <w:overflowPunct w:val="0"/>
        <w:autoSpaceDE w:val="0"/>
        <w:autoSpaceDN w:val="0"/>
        <w:adjustRightInd w:val="0"/>
        <w:spacing w:after="60"/>
        <w:jc w:val="both"/>
        <w:textAlignment w:val="baseline"/>
        <w:rPr>
          <w:sz w:val="18"/>
        </w:rPr>
      </w:pPr>
      <w:r w:rsidRPr="00A71A62">
        <w:rPr>
          <w:sz w:val="18"/>
        </w:rPr>
        <w:t>6. Kivitelezői nyilatkozat a mért fővezetékről és f</w:t>
      </w:r>
      <w:r w:rsidR="009B1C09" w:rsidRPr="00A71A62">
        <w:rPr>
          <w:sz w:val="18"/>
        </w:rPr>
        <w:t>elhasználói</w:t>
      </w:r>
      <w:r w:rsidRPr="00A71A62">
        <w:rPr>
          <w:sz w:val="18"/>
        </w:rPr>
        <w:t xml:space="preserve"> főelosztóról:</w:t>
      </w:r>
      <w:r w:rsidR="001249A3">
        <w:rPr>
          <w:sz w:val="18"/>
        </w:rPr>
        <w:tab/>
      </w:r>
    </w:p>
    <w:p w:rsidR="00737184" w:rsidRPr="00A71A62" w:rsidRDefault="00B2048E">
      <w:pPr>
        <w:overflowPunct w:val="0"/>
        <w:autoSpaceDE w:val="0"/>
        <w:autoSpaceDN w:val="0"/>
        <w:adjustRightInd w:val="0"/>
        <w:jc w:val="both"/>
        <w:textAlignment w:val="baseline"/>
        <w:rPr>
          <w:sz w:val="16"/>
        </w:rPr>
      </w:pPr>
      <w:r w:rsidRPr="00A71A62">
        <w:rPr>
          <w:sz w:val="16"/>
        </w:rPr>
        <w:t>Büntetőjogi felelősségem tudatában kijelentem, hogy a mért fővezeték és a f</w:t>
      </w:r>
      <w:r w:rsidR="009B1C09" w:rsidRPr="00A71A62">
        <w:rPr>
          <w:sz w:val="16"/>
        </w:rPr>
        <w:t>elhasználói</w:t>
      </w:r>
      <w:r w:rsidRPr="00A71A62">
        <w:rPr>
          <w:sz w:val="16"/>
        </w:rPr>
        <w:t xml:space="preserve"> főelosztóró</w:t>
      </w:r>
      <w:r w:rsidR="002F60C6" w:rsidRPr="00A71A62">
        <w:rPr>
          <w:sz w:val="16"/>
        </w:rPr>
        <w:t>l</w:t>
      </w:r>
      <w:r w:rsidRPr="00A71A62">
        <w:rPr>
          <w:sz w:val="16"/>
        </w:rPr>
        <w:t xml:space="preserve"> villamos szerelési munkálatait és annak érintésvédelmét kifogástalanul, az érvényben lévő létesítési és biztonsági szabványoknak megfelelően készítettem el.</w:t>
      </w:r>
    </w:p>
    <w:p w:rsidR="00737184" w:rsidRPr="00A71A62" w:rsidRDefault="00B2048E">
      <w:pPr>
        <w:tabs>
          <w:tab w:val="right" w:leader="dot" w:pos="10632"/>
        </w:tabs>
        <w:overflowPunct w:val="0"/>
        <w:autoSpaceDE w:val="0"/>
        <w:autoSpaceDN w:val="0"/>
        <w:adjustRightInd w:val="0"/>
        <w:spacing w:before="60" w:after="40"/>
        <w:jc w:val="both"/>
        <w:textAlignment w:val="baseline"/>
        <w:rPr>
          <w:sz w:val="16"/>
        </w:rPr>
      </w:pPr>
      <w:r w:rsidRPr="00A71A62">
        <w:rPr>
          <w:sz w:val="16"/>
        </w:rPr>
        <w:t xml:space="preserve">- az alkalmazott érintésvédelem: </w:t>
      </w:r>
      <w:r w:rsidR="00C8006C" w:rsidRPr="00A71A62">
        <w:rPr>
          <w:color w:val="0000FF"/>
          <w:sz w:val="16"/>
        </w:rPr>
        <w:t>Nullázás</w:t>
      </w:r>
      <w:r w:rsidRPr="00A71A62">
        <w:rPr>
          <w:sz w:val="16"/>
        </w:rPr>
        <w:t>.</w:t>
      </w:r>
      <w:r w:rsidRPr="00A71A62">
        <w:rPr>
          <w:sz w:val="16"/>
        </w:rPr>
        <w:tab/>
      </w:r>
    </w:p>
    <w:p w:rsidR="003A5733" w:rsidRPr="00A71A62" w:rsidRDefault="00043851" w:rsidP="003A5733">
      <w:pPr>
        <w:tabs>
          <w:tab w:val="right" w:leader="dot" w:pos="10632"/>
        </w:tabs>
        <w:overflowPunct w:val="0"/>
        <w:autoSpaceDE w:val="0"/>
        <w:autoSpaceDN w:val="0"/>
        <w:adjustRightInd w:val="0"/>
        <w:spacing w:before="60" w:after="40"/>
        <w:jc w:val="both"/>
        <w:textAlignment w:val="baseline"/>
        <w:rPr>
          <w:sz w:val="16"/>
        </w:rPr>
      </w:pPr>
      <w:r w:rsidRPr="00A71A62">
        <w:rPr>
          <w:noProof/>
          <w:sz w:val="22"/>
          <w:szCs w:val="24"/>
        </w:rPr>
        <w:drawing>
          <wp:anchor distT="0" distB="0" distL="0" distR="0" simplePos="0" relativeHeight="251842560" behindDoc="1" locked="0" layoutInCell="1" allowOverlap="1" wp14:anchorId="4D61B6D2" wp14:editId="38AF7154">
            <wp:simplePos x="0" y="0"/>
            <wp:positionH relativeFrom="margin">
              <wp:posOffset>1133475</wp:posOffset>
            </wp:positionH>
            <wp:positionV relativeFrom="paragraph">
              <wp:posOffset>7620</wp:posOffset>
            </wp:positionV>
            <wp:extent cx="1676400" cy="1168866"/>
            <wp:effectExtent l="0" t="0" r="0" b="0"/>
            <wp:wrapNone/>
            <wp:docPr id="30" name="Kép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76400" cy="1168866"/>
                    </a:xfrm>
                    <a:prstGeom prst="rect">
                      <a:avLst/>
                    </a:prstGeom>
                    <a:noFill/>
                  </pic:spPr>
                </pic:pic>
              </a:graphicData>
            </a:graphic>
            <wp14:sizeRelH relativeFrom="margin">
              <wp14:pctWidth>0</wp14:pctWidth>
            </wp14:sizeRelH>
            <wp14:sizeRelV relativeFrom="margin">
              <wp14:pctHeight>0</wp14:pctHeight>
            </wp14:sizeRelV>
          </wp:anchor>
        </w:drawing>
      </w:r>
      <w:r w:rsidR="00B2048E" w:rsidRPr="00A71A62">
        <w:rPr>
          <w:sz w:val="16"/>
        </w:rPr>
        <w:t xml:space="preserve">- az általam létesített berendezés károsodás nélkül </w:t>
      </w:r>
      <w:r w:rsidR="000A7017" w:rsidRPr="00A71A62">
        <w:rPr>
          <w:sz w:val="16"/>
        </w:rPr>
        <w:t xml:space="preserve">fázisonként </w:t>
      </w:r>
      <w:r w:rsidR="00B2048E" w:rsidRPr="00A71A62">
        <w:rPr>
          <w:sz w:val="16"/>
        </w:rPr>
        <w:t xml:space="preserve">legfeljebb </w:t>
      </w:r>
      <w:r w:rsidR="0028049E" w:rsidRPr="00A71A62">
        <w:rPr>
          <w:color w:val="0000FF"/>
          <w:sz w:val="16"/>
        </w:rPr>
        <w:t/>
      </w:r>
      <w:r w:rsidR="0028049E" w:rsidRPr="00A71A62">
        <w:rPr>
          <w:color w:val="0000FF"/>
          <w:sz w:val="2"/>
          <w:szCs w:val="2"/>
        </w:rPr>
        <w:t/>
      </w:r>
      <w:r w:rsidR="0028049E" w:rsidRPr="00A71A62">
        <w:rPr>
          <w:color w:val="0000FF"/>
          <w:sz w:val="16"/>
        </w:rPr>
        <w:t/>
      </w:r>
      <w:r w:rsidR="0028049E" w:rsidRPr="00A71A62">
        <w:rPr>
          <w:sz w:val="16"/>
        </w:rPr>
        <w:t>. A</w:t>
      </w:r>
      <w:r w:rsidR="0028049E">
        <w:rPr>
          <w:sz w:val="16"/>
        </w:rPr>
        <w:t xml:space="preserve"> + </w:t>
      </w:r>
      <w:r w:rsidR="0028049E" w:rsidRPr="00A71A62">
        <w:rPr>
          <w:color w:val="0000FF"/>
          <w:sz w:val="16"/>
        </w:rPr>
        <w:t/>
      </w:r>
      <w:r w:rsidR="0028049E" w:rsidRPr="000802DA">
        <w:rPr>
          <w:color w:val="0000FF"/>
          <w:sz w:val="2"/>
          <w:szCs w:val="2"/>
        </w:rPr>
        <w:t/>
      </w:r>
      <w:r w:rsidR="0028049E" w:rsidRPr="00FB1A00">
        <w:rPr>
          <w:color w:val="0000FF"/>
          <w:sz w:val="2"/>
          <w:szCs w:val="2"/>
        </w:rPr>
        <w:t/>
      </w:r>
      <w:r w:rsidR="0028049E" w:rsidRPr="00A71A62">
        <w:rPr>
          <w:color w:val="0000FF"/>
          <w:sz w:val="16"/>
        </w:rPr>
        <w:t/>
      </w:r>
      <w:r w:rsidR="0028049E" w:rsidRPr="00A71A62">
        <w:rPr>
          <w:sz w:val="16"/>
        </w:rPr>
        <w:t xml:space="preserve"> </w:t>
      </w:r>
      <w:r w:rsidR="0028049E">
        <w:rPr>
          <w:sz w:val="16"/>
        </w:rPr>
        <w:t xml:space="preserve">A H + </w:t>
      </w:r>
      <w:r w:rsidR="0028049E" w:rsidRPr="00A71A62">
        <w:rPr>
          <w:color w:val="0000FF"/>
          <w:sz w:val="16"/>
        </w:rPr>
        <w:t/>
      </w:r>
      <w:r w:rsidR="0028049E" w:rsidRPr="000802DA">
        <w:rPr>
          <w:color w:val="0000FF"/>
          <w:sz w:val="2"/>
          <w:szCs w:val="2"/>
        </w:rPr>
        <w:t/>
      </w:r>
      <w:r w:rsidR="0028049E" w:rsidRPr="009D56B4">
        <w:rPr>
          <w:color w:val="0000FF"/>
          <w:sz w:val="2"/>
          <w:szCs w:val="2"/>
        </w:rPr>
        <w:t/>
      </w:r>
      <w:r w:rsidR="0028049E" w:rsidRPr="00A71A62">
        <w:rPr>
          <w:color w:val="0000FF"/>
          <w:sz w:val="16"/>
        </w:rPr>
        <w:t/>
      </w:r>
      <w:r w:rsidR="0028049E">
        <w:rPr>
          <w:sz w:val="16"/>
        </w:rPr>
        <w:t xml:space="preserve">A </w:t>
      </w:r>
      <w:r w:rsidR="00FB1A00">
        <w:rPr>
          <w:sz w:val="16"/>
        </w:rPr>
        <w:t>V</w:t>
      </w:r>
      <w:r w:rsidR="00FB1A00" w:rsidRPr="00A71A62">
        <w:rPr>
          <w:sz w:val="16"/>
        </w:rPr>
        <w:t xml:space="preserve"> </w:t>
      </w:r>
      <w:r w:rsidR="00B2048E" w:rsidRPr="00A71A62">
        <w:rPr>
          <w:sz w:val="16"/>
        </w:rPr>
        <w:t>erősségű áram átvitelére alkalmas.</w:t>
      </w:r>
    </w:p>
    <w:p w:rsidR="00737184" w:rsidRPr="00A71A62" w:rsidRDefault="00B2048E">
      <w:pPr>
        <w:tabs>
          <w:tab w:val="right" w:leader="dot" w:pos="10632"/>
        </w:tabs>
        <w:overflowPunct w:val="0"/>
        <w:autoSpaceDE w:val="0"/>
        <w:autoSpaceDN w:val="0"/>
        <w:adjustRightInd w:val="0"/>
        <w:spacing w:before="60" w:after="40"/>
        <w:jc w:val="both"/>
        <w:textAlignment w:val="baseline"/>
        <w:rPr>
          <w:sz w:val="16"/>
        </w:rPr>
      </w:pPr>
      <w:r w:rsidRPr="00A71A62">
        <w:rPr>
          <w:sz w:val="16"/>
        </w:rPr>
        <w:t>- kivitelező neve: .........................................................................................anyja neve:</w:t>
      </w:r>
      <w:r w:rsidR="00D05FD4" w:rsidRPr="00A71A62">
        <w:rPr>
          <w:sz w:val="16"/>
        </w:rPr>
        <w:t xml:space="preserve">   Oravecz Zsuzsanna</w:t>
      </w:r>
    </w:p>
    <w:p w:rsidR="00737184" w:rsidRPr="00A71A62" w:rsidRDefault="00B2048E">
      <w:pPr>
        <w:tabs>
          <w:tab w:val="right" w:leader="dot" w:pos="10632"/>
        </w:tabs>
        <w:overflowPunct w:val="0"/>
        <w:autoSpaceDE w:val="0"/>
        <w:autoSpaceDN w:val="0"/>
        <w:adjustRightInd w:val="0"/>
        <w:spacing w:before="60" w:after="40"/>
        <w:jc w:val="both"/>
        <w:textAlignment w:val="baseline"/>
        <w:rPr>
          <w:sz w:val="16"/>
        </w:rPr>
      </w:pPr>
      <w:r w:rsidRPr="00A71A62">
        <w:rPr>
          <w:sz w:val="16"/>
        </w:rPr>
        <w:t>- születési helye</w:t>
      </w:r>
      <w:r w:rsidR="00E8687B" w:rsidRPr="00A71A62">
        <w:rPr>
          <w:sz w:val="16"/>
        </w:rPr>
        <w:t xml:space="preserve">: </w:t>
      </w:r>
      <w:r w:rsidRPr="00A71A62">
        <w:rPr>
          <w:sz w:val="16"/>
        </w:rPr>
        <w:t>..........................................................</w:t>
      </w:r>
      <w:r w:rsidR="00E8687B" w:rsidRPr="00A71A62">
        <w:rPr>
          <w:sz w:val="16"/>
        </w:rPr>
        <w:t>...............................</w:t>
      </w:r>
      <w:r w:rsidRPr="00A71A62">
        <w:rPr>
          <w:sz w:val="16"/>
        </w:rPr>
        <w:t>születési ideje</w:t>
      </w:r>
      <w:r w:rsidR="00E8687B" w:rsidRPr="00A71A62">
        <w:rPr>
          <w:sz w:val="16"/>
        </w:rPr>
        <w:t>:</w:t>
      </w:r>
      <w:r w:rsidR="00D05FD4" w:rsidRPr="00A71A62">
        <w:rPr>
          <w:sz w:val="16"/>
        </w:rPr>
        <w:t>1971 01. 11.</w:t>
      </w:r>
    </w:p>
    <w:p w:rsidR="00737184" w:rsidRPr="00A71A62" w:rsidRDefault="00043851">
      <w:pPr>
        <w:tabs>
          <w:tab w:val="right" w:leader="dot" w:pos="10632"/>
        </w:tabs>
        <w:overflowPunct w:val="0"/>
        <w:autoSpaceDE w:val="0"/>
        <w:autoSpaceDN w:val="0"/>
        <w:adjustRightInd w:val="0"/>
        <w:spacing w:before="60" w:after="40"/>
        <w:jc w:val="both"/>
        <w:textAlignment w:val="baseline"/>
        <w:rPr>
          <w:sz w:val="16"/>
        </w:rPr>
      </w:pPr>
      <w:r w:rsidRPr="00A71A62">
        <w:rPr>
          <w:noProof/>
          <w:sz w:val="22"/>
          <w:szCs w:val="24"/>
        </w:rPr>
        <w:drawing>
          <wp:anchor distT="0" distB="0" distL="0" distR="0" simplePos="0" relativeHeight="251844608" behindDoc="1" locked="0" layoutInCell="1" allowOverlap="1" wp14:anchorId="4D61B6D2" wp14:editId="38AF7154">
            <wp:simplePos x="0" y="0"/>
            <wp:positionH relativeFrom="margin">
              <wp:posOffset>4260850</wp:posOffset>
            </wp:positionH>
            <wp:positionV relativeFrom="paragraph">
              <wp:posOffset>118745</wp:posOffset>
            </wp:positionV>
            <wp:extent cx="1676400" cy="1168866"/>
            <wp:effectExtent l="0" t="0" r="0" b="0"/>
            <wp:wrapNone/>
            <wp:docPr id="31" name="Kép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76400" cy="1168866"/>
                    </a:xfrm>
                    <a:prstGeom prst="rect">
                      <a:avLst/>
                    </a:prstGeom>
                    <a:noFill/>
                  </pic:spPr>
                </pic:pic>
              </a:graphicData>
            </a:graphic>
            <wp14:sizeRelH relativeFrom="margin">
              <wp14:pctWidth>0</wp14:pctWidth>
            </wp14:sizeRelH>
            <wp14:sizeRelV relativeFrom="margin">
              <wp14:pctHeight>0</wp14:pctHeight>
            </wp14:sizeRelV>
          </wp:anchor>
        </w:drawing>
      </w:r>
      <w:r w:rsidR="00B2048E" w:rsidRPr="00A71A62">
        <w:rPr>
          <w:sz w:val="16"/>
        </w:rPr>
        <w:t>- kivitelező címe:</w:t>
      </w:r>
      <w:r w:rsidR="00835FCB" w:rsidRPr="00A71A62">
        <w:rPr>
          <w:bCs/>
          <w:noProof/>
          <w:sz w:val="16"/>
        </w:rPr>
        <w:t xml:space="preserve"> </w:t>
      </w:r>
      <w:r w:rsidR="00B2048E" w:rsidRPr="00A71A62">
        <w:rPr>
          <w:sz w:val="16"/>
        </w:rPr>
        <w:tab/>
      </w:r>
    </w:p>
    <w:p w:rsidR="00737184" w:rsidRPr="00A71A62" w:rsidRDefault="00B2048E">
      <w:pPr>
        <w:tabs>
          <w:tab w:val="right" w:leader="dot" w:pos="10632"/>
        </w:tabs>
        <w:overflowPunct w:val="0"/>
        <w:autoSpaceDE w:val="0"/>
        <w:autoSpaceDN w:val="0"/>
        <w:adjustRightInd w:val="0"/>
        <w:spacing w:before="60" w:after="40"/>
        <w:jc w:val="both"/>
        <w:textAlignment w:val="baseline"/>
        <w:rPr>
          <w:sz w:val="16"/>
        </w:rPr>
      </w:pPr>
      <w:r w:rsidRPr="00A71A62">
        <w:rPr>
          <w:sz w:val="16"/>
        </w:rPr>
        <w:t>- nyilatkozattétel jogcíme</w:t>
      </w:r>
      <w:r w:rsidRPr="00A71A62">
        <w:rPr>
          <w:sz w:val="16"/>
        </w:rPr>
        <w:footnoteReference w:customMarkFollows="1" w:id="1"/>
        <w:t xml:space="preserve">*: </w:t>
      </w:r>
      <w:r w:rsidR="00DB1729" w:rsidRPr="00A71A62">
        <w:rPr>
          <w:sz w:val="16"/>
        </w:rPr>
        <w:t>….</w:t>
      </w:r>
      <w:r w:rsidRPr="00A71A62">
        <w:rPr>
          <w:sz w:val="16"/>
        </w:rPr>
        <w:t>.................................................................... szakképesítő irat száma:</w:t>
      </w:r>
      <w:r w:rsidR="00E8687B" w:rsidRPr="00A71A62">
        <w:rPr>
          <w:sz w:val="16"/>
        </w:rPr>
        <w:t xml:space="preserve"> </w:t>
      </w:r>
      <w:r w:rsidR="00D05FD4" w:rsidRPr="00A71A62">
        <w:rPr>
          <w:sz w:val="16"/>
        </w:rPr>
        <w:t>Vetr.:08371</w:t>
      </w:r>
    </w:p>
    <w:p w:rsidR="00737184" w:rsidRPr="00A71A62" w:rsidRDefault="00B2048E" w:rsidP="003A5733">
      <w:pPr>
        <w:tabs>
          <w:tab w:val="right" w:leader="dot" w:pos="10632"/>
        </w:tabs>
        <w:overflowPunct w:val="0"/>
        <w:autoSpaceDE w:val="0"/>
        <w:autoSpaceDN w:val="0"/>
        <w:adjustRightInd w:val="0"/>
        <w:spacing w:before="60" w:after="40"/>
        <w:jc w:val="both"/>
        <w:textAlignment w:val="baseline"/>
        <w:rPr>
          <w:sz w:val="16"/>
        </w:rPr>
      </w:pPr>
      <w:r w:rsidRPr="00A71A62">
        <w:rPr>
          <w:sz w:val="16"/>
        </w:rPr>
        <w:t>- adószáma:</w:t>
      </w:r>
      <w:r w:rsidRPr="00A71A62">
        <w:rPr>
          <w:sz w:val="16"/>
        </w:rPr>
        <w:tab/>
      </w:r>
    </w:p>
    <w:p w:rsidR="00737184" w:rsidRPr="00A71A62" w:rsidRDefault="00B2048E" w:rsidP="00C8006C">
      <w:pPr>
        <w:tabs>
          <w:tab w:val="right" w:leader="dot" w:pos="10632"/>
        </w:tabs>
        <w:overflowPunct w:val="0"/>
        <w:autoSpaceDE w:val="0"/>
        <w:autoSpaceDN w:val="0"/>
        <w:adjustRightInd w:val="0"/>
        <w:spacing w:before="60" w:after="40"/>
        <w:jc w:val="both"/>
        <w:textAlignment w:val="baseline"/>
        <w:rPr>
          <w:sz w:val="14"/>
          <w:szCs w:val="18"/>
        </w:rPr>
      </w:pPr>
      <w:r w:rsidRPr="00A71A62">
        <w:rPr>
          <w:sz w:val="16"/>
        </w:rPr>
        <w:t>Kelt: .</w:t>
      </w:r>
      <w:r w:rsidR="00C8006C" w:rsidRPr="00A71A62">
        <w:rPr>
          <w:color w:val="0000FF"/>
          <w:sz w:val="16"/>
        </w:rPr>
        <w:t xml:space="preserve"> </w:t>
      </w:r>
      <w:r w:rsidR="00C8006C" w:rsidRPr="00A71A62">
        <w:rPr>
          <w:color w:val="0000FF"/>
          <w:sz w:val="22"/>
          <w:szCs w:val="28"/>
        </w:rPr>
        <w:t/>
      </w:r>
      <w:r w:rsidR="00C8006C" w:rsidRPr="00A71A62">
        <w:rPr>
          <w:color w:val="0000FF"/>
          <w:sz w:val="16"/>
        </w:rPr>
        <w:t xml:space="preserve"> </w:t>
      </w:r>
      <w:r w:rsidR="00C8006C" w:rsidRPr="00A71A62">
        <w:rPr>
          <w:color w:val="0000FF"/>
          <w:sz w:val="22"/>
          <w:szCs w:val="28"/>
        </w:rPr>
        <w:t/>
      </w:r>
    </w:p>
    <w:p w:rsidR="00737184" w:rsidRPr="00A71A62" w:rsidRDefault="00B2048E">
      <w:pPr>
        <w:tabs>
          <w:tab w:val="center" w:pos="7938"/>
        </w:tabs>
        <w:overflowPunct w:val="0"/>
        <w:autoSpaceDE w:val="0"/>
        <w:autoSpaceDN w:val="0"/>
        <w:adjustRightInd w:val="0"/>
        <w:jc w:val="both"/>
        <w:textAlignment w:val="baseline"/>
        <w:rPr>
          <w:sz w:val="14"/>
          <w:szCs w:val="18"/>
        </w:rPr>
      </w:pPr>
      <w:r w:rsidRPr="00A71A62">
        <w:rPr>
          <w:sz w:val="14"/>
          <w:szCs w:val="18"/>
        </w:rPr>
        <w:tab/>
        <w:t>...........................................................................</w:t>
      </w:r>
    </w:p>
    <w:p w:rsidR="006866A3" w:rsidRPr="00A71A62" w:rsidRDefault="006866A3">
      <w:pPr>
        <w:tabs>
          <w:tab w:val="center" w:pos="7938"/>
        </w:tabs>
        <w:overflowPunct w:val="0"/>
        <w:autoSpaceDE w:val="0"/>
        <w:autoSpaceDN w:val="0"/>
        <w:adjustRightInd w:val="0"/>
        <w:jc w:val="both"/>
        <w:textAlignment w:val="baseline"/>
        <w:rPr>
          <w:sz w:val="14"/>
          <w:szCs w:val="18"/>
        </w:rPr>
      </w:pPr>
    </w:p>
    <w:p w:rsidR="00CA6E98" w:rsidRPr="00A53FD8" w:rsidRDefault="00B2048E" w:rsidP="00A53FD8">
      <w:pPr>
        <w:tabs>
          <w:tab w:val="left" w:pos="4320"/>
          <w:tab w:val="right" w:pos="9000"/>
        </w:tabs>
        <w:overflowPunct w:val="0"/>
        <w:autoSpaceDE w:val="0"/>
        <w:autoSpaceDN w:val="0"/>
        <w:adjustRightInd w:val="0"/>
        <w:textAlignment w:val="baseline"/>
        <w:rPr>
          <w:sz w:val="16"/>
        </w:rPr>
      </w:pPr>
      <w:r w:rsidRPr="00A71A62">
        <w:rPr>
          <w:sz w:val="16"/>
        </w:rPr>
        <w:tab/>
      </w:r>
      <w:r w:rsidRPr="00A71A62">
        <w:rPr>
          <w:sz w:val="16"/>
        </w:rPr>
        <w:tab/>
        <w:t>kivitelező aláírása, bélyegző</w:t>
      </w:r>
    </w:p>
    <w:p w:rsidR="00BB3EF3" w:rsidRDefault="00BB3EF3" w:rsidP="008D35C1">
      <w:pPr>
        <w:tabs>
          <w:tab w:val="left" w:pos="4320"/>
          <w:tab w:val="right" w:pos="9000"/>
        </w:tabs>
        <w:rPr>
          <w:sz w:val="18"/>
        </w:rPr>
      </w:pPr>
    </w:p>
    <w:p w:rsidR="00BB3EF3" w:rsidRDefault="00BB3EF3" w:rsidP="008D35C1">
      <w:pPr>
        <w:tabs>
          <w:tab w:val="left" w:pos="4320"/>
          <w:tab w:val="right" w:pos="9000"/>
        </w:tabs>
        <w:rPr>
          <w:sz w:val="18"/>
        </w:rPr>
      </w:pPr>
    </w:p>
    <w:p w:rsidR="00BB3EF3" w:rsidRDefault="00BB3EF3" w:rsidP="008D35C1">
      <w:pPr>
        <w:tabs>
          <w:tab w:val="left" w:pos="4320"/>
          <w:tab w:val="right" w:pos="9000"/>
        </w:tabs>
        <w:rPr>
          <w:sz w:val="18"/>
        </w:rPr>
      </w:pPr>
    </w:p>
    <w:p w:rsidR="00BB3EF3" w:rsidRDefault="00BB3EF3" w:rsidP="008D35C1">
      <w:pPr>
        <w:tabs>
          <w:tab w:val="left" w:pos="4320"/>
          <w:tab w:val="right" w:pos="9000"/>
        </w:tabs>
        <w:rPr>
          <w:sz w:val="18"/>
        </w:rPr>
      </w:pPr>
    </w:p>
    <w:p w:rsidR="00BB3EF3" w:rsidRDefault="00BB3EF3" w:rsidP="008D35C1">
      <w:pPr>
        <w:tabs>
          <w:tab w:val="left" w:pos="4320"/>
          <w:tab w:val="right" w:pos="9000"/>
        </w:tabs>
        <w:rPr>
          <w:sz w:val="18"/>
        </w:rPr>
      </w:pPr>
    </w:p>
    <w:p w:rsidR="00BB3EF3" w:rsidRDefault="00BB3EF3" w:rsidP="008D35C1">
      <w:pPr>
        <w:tabs>
          <w:tab w:val="left" w:pos="4320"/>
          <w:tab w:val="right" w:pos="9000"/>
        </w:tabs>
        <w:rPr>
          <w:sz w:val="18"/>
        </w:rPr>
      </w:pPr>
    </w:p>
    <w:p w:rsidR="008D35C1" w:rsidRPr="00A71A62" w:rsidRDefault="008D35C1" w:rsidP="008D35C1">
      <w:pPr>
        <w:tabs>
          <w:tab w:val="left" w:pos="4320"/>
          <w:tab w:val="right" w:pos="9000"/>
        </w:tabs>
        <w:rPr>
          <w:sz w:val="16"/>
        </w:rPr>
      </w:pPr>
      <w:r w:rsidRPr="00A71A62">
        <w:rPr>
          <w:sz w:val="18"/>
        </w:rPr>
        <w:t>7. Kivitelezői nyilatkozat a felhasználói tulajdonú tetőtartóról, falitartóról, falihorogról, és tartozékairól (esővető lemez, esővédő sapka, végfeszítő szerelvény rögzítő elemekkel) és a méretlen fővezeték védőcsövezéséről és annak kialakításáról*:</w:t>
      </w:r>
      <w:r w:rsidRPr="00A71A62">
        <w:rPr>
          <w:sz w:val="16"/>
        </w:rPr>
        <w:t xml:space="preserve"> </w:t>
      </w:r>
    </w:p>
    <w:p w:rsidR="008D35C1" w:rsidRPr="00A71A62" w:rsidRDefault="008D35C1" w:rsidP="008D35C1">
      <w:pPr>
        <w:tabs>
          <w:tab w:val="left" w:pos="4320"/>
          <w:tab w:val="right" w:pos="9000"/>
        </w:tabs>
        <w:rPr>
          <w:sz w:val="16"/>
        </w:rPr>
      </w:pPr>
      <w:r w:rsidRPr="00A71A62">
        <w:rPr>
          <w:sz w:val="16"/>
        </w:rPr>
        <w:t xml:space="preserve">Büntetőjogi felelősségem tudatában kijelentem, hogy a tetőtartót, falitartót, falihorgot és tartozékait (esővető lemezt, esővédő sapkát, végfeszítőt szerelvény rögzítő elemeket) kifogástalanul, az érvényben lévő létesítési és biztonsági szabványoknak megfelelően készítettem el. </w:t>
      </w:r>
    </w:p>
    <w:p w:rsidR="008D35C1" w:rsidRPr="00A71A62" w:rsidRDefault="008D35C1" w:rsidP="008D35C1">
      <w:pPr>
        <w:tabs>
          <w:tab w:val="left" w:pos="4320"/>
          <w:tab w:val="right" w:pos="9000"/>
        </w:tabs>
        <w:rPr>
          <w:color w:val="0000FF"/>
          <w:sz w:val="22"/>
          <w:szCs w:val="28"/>
        </w:rPr>
      </w:pPr>
      <w:r w:rsidRPr="00A71A62">
        <w:rPr>
          <w:rFonts w:ascii="Arial" w:hAnsi="Arial" w:cs="Arial"/>
          <w:noProof/>
          <w:sz w:val="14"/>
          <w:szCs w:val="18"/>
        </w:rPr>
        <w:drawing>
          <wp:anchor distT="0" distB="0" distL="114300" distR="114300" simplePos="0" relativeHeight="251823104" behindDoc="1" locked="0" layoutInCell="1" allowOverlap="1" wp14:anchorId="7B087754" wp14:editId="0ED6BD31">
            <wp:simplePos x="0" y="0"/>
            <wp:positionH relativeFrom="page">
              <wp:align>left</wp:align>
            </wp:positionH>
            <wp:positionV relativeFrom="paragraph">
              <wp:posOffset>557543</wp:posOffset>
            </wp:positionV>
            <wp:extent cx="1958340" cy="1236345"/>
            <wp:effectExtent l="0" t="0" r="3810" b="1905"/>
            <wp:wrapNone/>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Z aláírással.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58340" cy="1236345"/>
                    </a:xfrm>
                    <a:prstGeom prst="rect">
                      <a:avLst/>
                    </a:prstGeom>
                  </pic:spPr>
                </pic:pic>
              </a:graphicData>
            </a:graphic>
            <wp14:sizeRelH relativeFrom="page">
              <wp14:pctWidth>0</wp14:pctWidth>
            </wp14:sizeRelH>
            <wp14:sizeRelV relativeFrom="page">
              <wp14:pctHeight>0</wp14:pctHeight>
            </wp14:sizeRelV>
          </wp:anchor>
        </w:drawing>
      </w:r>
      <w:r w:rsidRPr="00A71A62">
        <w:rPr>
          <w:sz w:val="16"/>
        </w:rPr>
        <w:t xml:space="preserve">- kivitelező neve: ..........Hajdu Zoltan...................................................................anyja neve: ........Oravecz Zsuzsanna........................ </w:t>
      </w:r>
      <w:r w:rsidRPr="00A71A62">
        <w:rPr>
          <w:sz w:val="16"/>
        </w:rPr>
        <w:br/>
        <w:t xml:space="preserve">- születési helye: .....Medgyesegyháza...............................................születési ideje: ........1971.01.11........................ </w:t>
      </w:r>
      <w:r w:rsidRPr="00A71A62">
        <w:rPr>
          <w:sz w:val="16"/>
        </w:rPr>
        <w:br/>
        <w:t xml:space="preserve">- kivitelező címe: ...5820 Mezőhegyes, Tavasz utca 4....................................................................................................................... </w:t>
      </w:r>
      <w:r w:rsidRPr="00A71A62">
        <w:rPr>
          <w:sz w:val="16"/>
        </w:rPr>
        <w:br/>
        <w:t xml:space="preserve">- nyilatkozattétel jogcíme*: …regisztrált villanyszerelő........................... szakképesítő irat száma: ...VETr 08371.............. </w:t>
      </w:r>
      <w:r w:rsidRPr="00A71A62">
        <w:rPr>
          <w:sz w:val="16"/>
        </w:rPr>
        <w:br/>
        <w:t>- adószáma: ........69524385-2-24........................................................................................................</w:t>
      </w:r>
      <w:r w:rsidRPr="00A71A62">
        <w:rPr>
          <w:sz w:val="16"/>
        </w:rPr>
        <w:br/>
        <w:t xml:space="preserve">Kelt: </w:t>
      </w:r>
      <w:r w:rsidRPr="00A71A62">
        <w:rPr>
          <w:color w:val="0000FF"/>
          <w:sz w:val="22"/>
          <w:szCs w:val="28"/>
        </w:rPr>
        <w:t/>
      </w:r>
      <w:r w:rsidRPr="00A71A62">
        <w:rPr>
          <w:rFonts w:asciiTheme="minorHAnsi" w:hAnsiTheme="minorHAnsi" w:cstheme="minorBidi"/>
          <w:color w:val="0000FF"/>
          <w:sz w:val="22"/>
          <w:szCs w:val="28"/>
        </w:rPr>
        <w:t xml:space="preserve"/>
      </w:r>
      <w:r w:rsidRPr="00A71A62">
        <w:rPr>
          <w:color w:val="0000FF"/>
          <w:sz w:val="22"/>
          <w:szCs w:val="28"/>
        </w:rPr>
        <w:t/>
      </w:r>
      <w:r w:rsidRPr="00A71A62">
        <w:rPr>
          <w:color w:val="0000FF"/>
          <w:sz w:val="16"/>
        </w:rPr>
        <w:t xml:space="preserve"> </w:t>
      </w:r>
      <w:r w:rsidRPr="00A71A62">
        <w:rPr>
          <w:color w:val="0000FF"/>
          <w:sz w:val="22"/>
          <w:szCs w:val="28"/>
        </w:rPr>
        <w:t/>
      </w:r>
      <w:r w:rsidRPr="00A71A62">
        <w:rPr>
          <w:rFonts w:asciiTheme="minorHAnsi" w:hAnsiTheme="minorHAnsi" w:cstheme="minorBidi"/>
          <w:color w:val="0000FF"/>
          <w:sz w:val="22"/>
          <w:szCs w:val="28"/>
        </w:rPr>
        <w:t xml:space="preserve"/>
      </w:r>
      <w:r w:rsidRPr="00A71A62">
        <w:rPr>
          <w:color w:val="0000FF"/>
          <w:sz w:val="22"/>
          <w:szCs w:val="28"/>
        </w:rPr>
        <w:t/>
      </w:r>
    </w:p>
    <w:p w:rsidR="008D35C1" w:rsidRPr="00A71A62" w:rsidRDefault="008D35C1" w:rsidP="008D35C1">
      <w:pPr>
        <w:tabs>
          <w:tab w:val="left" w:pos="4320"/>
          <w:tab w:val="right" w:pos="9000"/>
        </w:tabs>
        <w:rPr>
          <w:color w:val="0000FF"/>
          <w:sz w:val="22"/>
          <w:szCs w:val="28"/>
        </w:rPr>
      </w:pPr>
    </w:p>
    <w:p w:rsidR="008D35C1" w:rsidRPr="00A71A62" w:rsidRDefault="008D35C1" w:rsidP="008D35C1">
      <w:pPr>
        <w:tabs>
          <w:tab w:val="left" w:pos="4320"/>
          <w:tab w:val="right" w:pos="9000"/>
        </w:tabs>
        <w:rPr>
          <w:sz w:val="16"/>
        </w:rPr>
      </w:pPr>
    </w:p>
    <w:p w:rsidR="008D35C1" w:rsidRPr="00A71A62" w:rsidRDefault="008D35C1" w:rsidP="008D35C1">
      <w:pPr>
        <w:tabs>
          <w:tab w:val="left" w:pos="4320"/>
          <w:tab w:val="right" w:pos="9000"/>
        </w:tabs>
        <w:rPr>
          <w:sz w:val="16"/>
        </w:rPr>
      </w:pPr>
    </w:p>
    <w:p w:rsidR="008D35C1" w:rsidRPr="00A71A62" w:rsidRDefault="006064D0" w:rsidP="006064D0">
      <w:pPr>
        <w:tabs>
          <w:tab w:val="left" w:pos="1900"/>
        </w:tabs>
        <w:rPr>
          <w:sz w:val="16"/>
        </w:rPr>
      </w:pPr>
      <w:r w:rsidRPr="00A71A62">
        <w:rPr>
          <w:sz w:val="16"/>
        </w:rPr>
        <w:tab/>
      </w:r>
    </w:p>
    <w:p w:rsidR="008D35C1" w:rsidRPr="00A71A62" w:rsidRDefault="008D35C1" w:rsidP="008D35C1">
      <w:pPr>
        <w:tabs>
          <w:tab w:val="left" w:pos="4320"/>
          <w:tab w:val="right" w:pos="9000"/>
        </w:tabs>
        <w:rPr>
          <w:sz w:val="16"/>
        </w:rPr>
      </w:pPr>
      <w:r w:rsidRPr="00A71A62">
        <w:rPr>
          <w:sz w:val="16"/>
        </w:rPr>
        <w:t xml:space="preserve">........................................................................... kivitelező aláírása, bélyegző </w:t>
      </w:r>
    </w:p>
    <w:p w:rsidR="008D35C1" w:rsidRPr="00A71A62" w:rsidRDefault="008D35C1" w:rsidP="008D35C1">
      <w:pPr>
        <w:tabs>
          <w:tab w:val="left" w:pos="4320"/>
          <w:tab w:val="right" w:pos="9000"/>
        </w:tabs>
        <w:rPr>
          <w:sz w:val="16"/>
        </w:rPr>
      </w:pPr>
    </w:p>
    <w:p w:rsidR="005530C6" w:rsidRPr="00B71BF4" w:rsidRDefault="008D35C1" w:rsidP="00B71BF4">
      <w:pPr>
        <w:tabs>
          <w:tab w:val="left" w:pos="4320"/>
          <w:tab w:val="right" w:pos="9000"/>
        </w:tabs>
        <w:rPr>
          <w:rFonts w:ascii="Arial" w:hAnsi="Arial" w:cs="Arial"/>
          <w:sz w:val="18"/>
        </w:rPr>
      </w:pPr>
      <w:r w:rsidRPr="00A71A62">
        <w:rPr>
          <w:sz w:val="16"/>
        </w:rPr>
        <w:t>* Megjegyzés: A 7. pont kitöltése abban az esetben szükséges, amennyiben új légvezetékes csatlakozóvezeték kiépítése történik, valamint légvezetékes csatlakozóvezeték cseréje szükséges vagy beavatkozás történik a 7. pontot érintő berendezéseken.</w:t>
      </w:r>
    </w:p>
    <w:sectPr w:rsidR="005530C6" w:rsidRPr="00B71BF4" w:rsidSect="00B94C3E">
      <w:headerReference w:type="default" r:id="rId27"/>
      <w:footerReference w:type="default" r:id="rId28"/>
      <w:pgSz w:w="11910" w:h="16840"/>
      <w:pgMar w:top="1120" w:right="500" w:bottom="1080" w:left="280" w:header="461" w:footer="899" w:gutter="0"/>
      <w:pgNumType w:start="1"/>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57CA" w:rsidRDefault="00A557CA">
      <w:r>
        <w:separator/>
      </w:r>
    </w:p>
  </w:endnote>
  <w:endnote w:type="continuationSeparator" w:id="0">
    <w:p w:rsidR="00A557CA" w:rsidRDefault="00A55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Garamond">
    <w:panose1 w:val="02020404030301010803"/>
    <w:charset w:val="EE"/>
    <w:family w:val="roman"/>
    <w:pitch w:val="variable"/>
    <w:sig w:usb0="00000287" w:usb1="00000000" w:usb2="00000000" w:usb3="00000000" w:csb0="0000009F" w:csb1="00000000"/>
  </w:font>
  <w:font w:name="Calibri">
    <w:panose1 w:val="020F0502020204030204"/>
    <w:charset w:val="EE"/>
    <w:family w:val="swiss"/>
    <w:pitch w:val="variable"/>
    <w:sig w:usb0="E4002EFF" w:usb1="C200247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Helvetica">
    <w:panose1 w:val="020B0604020202020204"/>
    <w:charset w:val="EE"/>
    <w:family w:val="swiss"/>
    <w:pitch w:val="variable"/>
    <w:sig w:usb0="E0002EFF" w:usb1="C000785B" w:usb2="00000009" w:usb3="00000000" w:csb0="000001FF" w:csb1="00000000"/>
  </w:font>
  <w:font w:name="Microsoft Sans Serif">
    <w:panose1 w:val="020B0604020202020204"/>
    <w:charset w:val="EE"/>
    <w:family w:val="swiss"/>
    <w:pitch w:val="variable"/>
    <w:sig w:usb0="E5002EFF" w:usb1="C000605B" w:usb2="00000029" w:usb3="00000000" w:csb0="0001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2DAD" w:rsidRPr="0036022A" w:rsidRDefault="005A2DAD" w:rsidP="001E70AE">
    <w:pPr>
      <w:pBdr>
        <w:top w:val="single" w:sz="4" w:space="1" w:color="auto"/>
      </w:pBdr>
      <w:tabs>
        <w:tab w:val="left" w:pos="4320"/>
        <w:tab w:val="right" w:pos="9356"/>
      </w:tabs>
      <w:contextualSpacing/>
      <w:rPr>
        <w:rFonts w:ascii="Arial" w:hAnsi="Arial" w:cs="Arial"/>
        <w:iCs/>
        <w:color w:val="000000"/>
        <w:sz w:val="18"/>
        <w:szCs w:val="18"/>
      </w:rPr>
    </w:pPr>
    <w:r w:rsidRPr="0036022A">
      <w:rPr>
        <w:rFonts w:ascii="Arial" w:hAnsi="Arial" w:cs="Arial"/>
        <w:iCs/>
        <w:color w:val="000000"/>
        <w:sz w:val="18"/>
        <w:szCs w:val="18"/>
      </w:rPr>
      <w:t>V</w:t>
    </w:r>
    <w:r>
      <w:rPr>
        <w:rFonts w:ascii="Arial" w:hAnsi="Arial" w:cs="Arial"/>
        <w:iCs/>
        <w:color w:val="000000"/>
        <w:sz w:val="18"/>
        <w:szCs w:val="18"/>
      </w:rPr>
      <w:t>erziószám: 2</w:t>
    </w:r>
    <w:r w:rsidRPr="0036022A">
      <w:rPr>
        <w:rFonts w:ascii="Arial" w:hAnsi="Arial" w:cs="Arial"/>
        <w:iCs/>
        <w:color w:val="000000"/>
        <w:sz w:val="18"/>
        <w:szCs w:val="18"/>
      </w:rPr>
      <w:t>.</w:t>
    </w:r>
    <w:r>
      <w:rPr>
        <w:rFonts w:ascii="Arial" w:hAnsi="Arial" w:cs="Arial"/>
        <w:iCs/>
        <w:color w:val="000000"/>
        <w:sz w:val="18"/>
        <w:szCs w:val="18"/>
      </w:rPr>
      <w:ptab w:relativeTo="margin" w:alignment="right" w:leader="none"/>
    </w:r>
    <w:r>
      <w:rPr>
        <w:rFonts w:ascii="Arial" w:hAnsi="Arial" w:cs="Arial"/>
        <w:iCs/>
        <w:color w:val="000000"/>
        <w:sz w:val="18"/>
        <w:szCs w:val="18"/>
      </w:rPr>
      <w:t>Dokumentum száma: DH-F-4-NY01.</w:t>
    </w:r>
  </w:p>
  <w:p w:rsidR="005A2DAD" w:rsidRPr="001E70AE" w:rsidRDefault="005A2DAD" w:rsidP="001E70AE">
    <w:pPr>
      <w:pBdr>
        <w:top w:val="single" w:sz="4" w:space="1" w:color="auto"/>
      </w:pBdr>
      <w:tabs>
        <w:tab w:val="right" w:pos="9356"/>
      </w:tabs>
      <w:contextualSpacing/>
      <w:rPr>
        <w:rFonts w:ascii="Arial" w:hAnsi="Arial" w:cs="Arial"/>
        <w:color w:val="000000"/>
        <w:sz w:val="18"/>
        <w:szCs w:val="18"/>
      </w:rPr>
    </w:pPr>
    <w:r w:rsidRPr="0036022A">
      <w:rPr>
        <w:rFonts w:ascii="Arial" w:hAnsi="Arial" w:cs="Arial"/>
        <w:iCs/>
        <w:color w:val="000000"/>
        <w:sz w:val="18"/>
        <w:szCs w:val="18"/>
      </w:rPr>
      <w:t>Hatályba helyezve: 202</w:t>
    </w:r>
    <w:r>
      <w:rPr>
        <w:rFonts w:ascii="Arial" w:hAnsi="Arial" w:cs="Arial"/>
        <w:iCs/>
        <w:color w:val="000000"/>
        <w:sz w:val="18"/>
        <w:szCs w:val="18"/>
      </w:rPr>
      <w:t>5. január 17.</w:t>
    </w:r>
    <w:r w:rsidRPr="0036022A">
      <w:rPr>
        <w:rFonts w:ascii="Arial" w:hAnsi="Arial" w:cs="Arial"/>
        <w:iCs/>
        <w:color w:val="000000"/>
        <w:sz w:val="18"/>
        <w:szCs w:val="18"/>
      </w:rPr>
      <w:tab/>
      <w:t xml:space="preserve">Oldalszám: </w:t>
    </w:r>
    <w:r w:rsidRPr="0036022A">
      <w:rPr>
        <w:rFonts w:ascii="Arial" w:hAnsi="Arial" w:cs="Arial"/>
        <w:iCs/>
        <w:color w:val="000000"/>
        <w:sz w:val="18"/>
        <w:szCs w:val="18"/>
      </w:rPr>
      <w:fldChar w:fldCharType="begin"/>
    </w:r>
    <w:r w:rsidRPr="0036022A">
      <w:rPr>
        <w:rFonts w:ascii="Arial" w:hAnsi="Arial" w:cs="Arial"/>
        <w:iCs/>
        <w:color w:val="000000"/>
        <w:sz w:val="18"/>
        <w:szCs w:val="18"/>
      </w:rPr>
      <w:instrText xml:space="preserve"> PAGE </w:instrText>
    </w:r>
    <w:r w:rsidRPr="0036022A">
      <w:rPr>
        <w:rFonts w:ascii="Arial" w:hAnsi="Arial" w:cs="Arial"/>
        <w:iCs/>
        <w:color w:val="000000"/>
        <w:sz w:val="18"/>
        <w:szCs w:val="18"/>
      </w:rPr>
      <w:fldChar w:fldCharType="separate"/>
    </w:r>
    <w:r w:rsidR="006C70BF">
      <w:rPr>
        <w:rFonts w:ascii="Arial" w:hAnsi="Arial" w:cs="Arial"/>
        <w:iCs/>
        <w:noProof/>
        <w:color w:val="000000"/>
        <w:sz w:val="18"/>
        <w:szCs w:val="18"/>
      </w:rPr>
      <w:t>1</w:t>
    </w:r>
    <w:r w:rsidRPr="0036022A">
      <w:rPr>
        <w:rFonts w:ascii="Arial" w:hAnsi="Arial" w:cs="Arial"/>
        <w:iCs/>
        <w:color w:val="000000"/>
        <w:sz w:val="18"/>
        <w:szCs w:val="18"/>
      </w:rPr>
      <w:fldChar w:fldCharType="end"/>
    </w:r>
    <w:r w:rsidRPr="0036022A">
      <w:rPr>
        <w:rFonts w:ascii="Arial" w:hAnsi="Arial" w:cs="Arial"/>
        <w:iCs/>
        <w:color w:val="000000"/>
        <w:sz w:val="18"/>
        <w:szCs w:val="18"/>
      </w:rPr>
      <w:t>/</w:t>
    </w:r>
    <w:r>
      <w:rPr>
        <w:rFonts w:ascii="Arial" w:hAnsi="Arial" w:cs="Arial"/>
        <w:color w:val="000000"/>
        <w:sz w:val="18"/>
        <w:szCs w:val="18"/>
      </w:rPr>
      <w:t>5</w:t>
    </w:r>
  </w:p>
  <w:p w:rsidR="005A2DAD" w:rsidRPr="001E70AE" w:rsidRDefault="005A2DAD" w:rsidP="001E70AE">
    <w:pPr>
      <w:pStyle w:val="llb"/>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2DAD" w:rsidRPr="00AB0075" w:rsidRDefault="005A2DAD" w:rsidP="0050452F">
    <w:pPr>
      <w:pStyle w:val="llb"/>
      <w:pBdr>
        <w:top w:val="single" w:sz="12" w:space="4" w:color="auto"/>
      </w:pBdr>
      <w:tabs>
        <w:tab w:val="clear" w:pos="4536"/>
        <w:tab w:val="clear" w:pos="9072"/>
        <w:tab w:val="center" w:pos="4680"/>
        <w:tab w:val="right" w:pos="9540"/>
      </w:tabs>
      <w:spacing w:before="60" w:after="60"/>
      <w:rPr>
        <w:rFonts w:ascii="Arial" w:hAnsi="Arial" w:cs="Arial"/>
        <w:sz w:val="18"/>
        <w:szCs w:val="18"/>
      </w:rPr>
    </w:pPr>
    <w:r>
      <w:rPr>
        <w:rFonts w:ascii="Arial" w:hAnsi="Arial" w:cs="Arial"/>
        <w:sz w:val="18"/>
        <w:szCs w:val="18"/>
      </w:rPr>
      <w:t>Verziószám: 10</w:t>
    </w:r>
    <w:r w:rsidRPr="001A4488">
      <w:rPr>
        <w:rFonts w:ascii="Arial" w:hAnsi="Arial" w:cs="Arial"/>
        <w:sz w:val="18"/>
        <w:szCs w:val="18"/>
      </w:rPr>
      <w:tab/>
    </w:r>
    <w:r>
      <w:rPr>
        <w:rFonts w:ascii="Arial" w:hAnsi="Arial" w:cs="Arial"/>
        <w:sz w:val="16"/>
        <w:szCs w:val="16"/>
      </w:rPr>
      <w:t>Szerkesztés lezárva: 2021.01.01.</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2DAD" w:rsidRPr="00891AD4" w:rsidRDefault="005A2DAD" w:rsidP="00891AD4">
    <w:pPr>
      <w:tabs>
        <w:tab w:val="center" w:pos="5386"/>
        <w:tab w:val="right" w:pos="10773"/>
      </w:tabs>
      <w:rPr>
        <w:rFonts w:ascii="Arial" w:hAnsi="Arial" w:cs="Arial"/>
        <w:sz w:val="16"/>
        <w:szCs w:val="16"/>
      </w:rPr>
    </w:pPr>
    <w:r w:rsidRPr="00891AD4">
      <w:rPr>
        <w:rFonts w:ascii="Arial" w:hAnsi="Arial" w:cs="Arial"/>
        <w:sz w:val="16"/>
        <w:szCs w:val="16"/>
      </w:rPr>
      <w:t xml:space="preserve">Verziószám: </w:t>
    </w:r>
    <w:ins w:id="8" w:author="Kátainé Miksi Ágota Veronika" w:date="2020-04-08T14:55:00Z">
      <w:del w:id="9" w:author="Tóth Huba" w:date="2020-12-17T14:20:00Z">
        <w:r>
          <w:rPr>
            <w:rFonts w:ascii="Arial" w:hAnsi="Arial" w:cs="Arial"/>
            <w:sz w:val="16"/>
            <w:szCs w:val="16"/>
          </w:rPr>
          <w:delText>5</w:delText>
        </w:r>
      </w:del>
    </w:ins>
    <w:ins w:id="10" w:author="Tóth Huba" w:date="2020-12-17T14:20:00Z">
      <w:r>
        <w:rPr>
          <w:rFonts w:ascii="Arial" w:hAnsi="Arial" w:cs="Arial"/>
          <w:sz w:val="16"/>
          <w:szCs w:val="16"/>
        </w:rPr>
        <w:t>6</w:t>
      </w:r>
    </w:ins>
    <w:del w:id="11" w:author="Kátainé Miksi Ágota Veronika" w:date="2020-04-08T14:55:00Z">
      <w:r>
        <w:rPr>
          <w:rFonts w:ascii="Arial" w:hAnsi="Arial" w:cs="Arial"/>
          <w:sz w:val="16"/>
          <w:szCs w:val="16"/>
        </w:rPr>
        <w:delText>4</w:delText>
      </w:r>
    </w:del>
    <w:r w:rsidRPr="00891AD4">
      <w:rPr>
        <w:rFonts w:ascii="Arial" w:hAnsi="Arial" w:cs="Arial"/>
        <w:sz w:val="16"/>
        <w:szCs w:val="16"/>
      </w:rPr>
      <w:tab/>
    </w:r>
    <w:r w:rsidRPr="00891AD4">
      <w:rPr>
        <w:rFonts w:ascii="Arial" w:hAnsi="Arial" w:cs="Arial"/>
        <w:sz w:val="16"/>
        <w:szCs w:val="16"/>
      </w:rPr>
      <w:tab/>
      <w:t xml:space="preserve">Oldal: </w:t>
    </w:r>
    <w:r w:rsidRPr="00891AD4">
      <w:rPr>
        <w:rFonts w:ascii="Arial" w:hAnsi="Arial" w:cs="Arial"/>
        <w:sz w:val="16"/>
        <w:szCs w:val="16"/>
      </w:rPr>
      <w:fldChar w:fldCharType="begin"/>
    </w:r>
    <w:r w:rsidRPr="00891AD4">
      <w:rPr>
        <w:rFonts w:ascii="Arial" w:hAnsi="Arial" w:cs="Arial"/>
        <w:sz w:val="16"/>
        <w:szCs w:val="16"/>
      </w:rPr>
      <w:instrText xml:space="preserve"> PAGE </w:instrText>
    </w:r>
    <w:r w:rsidRPr="00891AD4">
      <w:rPr>
        <w:rFonts w:ascii="Arial" w:hAnsi="Arial" w:cs="Arial"/>
        <w:sz w:val="16"/>
        <w:szCs w:val="16"/>
      </w:rPr>
      <w:fldChar w:fldCharType="separate"/>
    </w:r>
    <w:r w:rsidR="006C70BF">
      <w:rPr>
        <w:rFonts w:ascii="Arial" w:hAnsi="Arial" w:cs="Arial"/>
        <w:noProof/>
        <w:sz w:val="16"/>
        <w:szCs w:val="16"/>
      </w:rPr>
      <w:t>3</w:t>
    </w:r>
    <w:r w:rsidRPr="00891AD4">
      <w:rPr>
        <w:rFonts w:ascii="Arial" w:hAnsi="Arial" w:cs="Arial"/>
        <w:sz w:val="16"/>
        <w:szCs w:val="16"/>
      </w:rPr>
      <w:fldChar w:fldCharType="end"/>
    </w:r>
    <w:r w:rsidRPr="00891AD4">
      <w:rPr>
        <w:rFonts w:ascii="Arial" w:hAnsi="Arial" w:cs="Arial"/>
        <w:sz w:val="16"/>
        <w:szCs w:val="16"/>
      </w:rPr>
      <w:t xml:space="preserve"> / </w:t>
    </w:r>
    <w:r w:rsidRPr="00891AD4">
      <w:rPr>
        <w:rFonts w:ascii="Arial" w:hAnsi="Arial" w:cs="Arial"/>
        <w:sz w:val="16"/>
        <w:szCs w:val="16"/>
      </w:rPr>
      <w:fldChar w:fldCharType="begin"/>
    </w:r>
    <w:r w:rsidRPr="00891AD4">
      <w:rPr>
        <w:rFonts w:ascii="Arial" w:hAnsi="Arial" w:cs="Arial"/>
        <w:sz w:val="16"/>
        <w:szCs w:val="16"/>
      </w:rPr>
      <w:instrText xml:space="preserve"> NUMPAGES  </w:instrText>
    </w:r>
    <w:r w:rsidRPr="00891AD4">
      <w:rPr>
        <w:rFonts w:ascii="Arial" w:hAnsi="Arial" w:cs="Arial"/>
        <w:sz w:val="16"/>
        <w:szCs w:val="16"/>
      </w:rPr>
      <w:fldChar w:fldCharType="separate"/>
    </w:r>
    <w:r w:rsidR="006C70BF">
      <w:rPr>
        <w:rFonts w:ascii="Arial" w:hAnsi="Arial" w:cs="Arial"/>
        <w:noProof/>
        <w:sz w:val="16"/>
        <w:szCs w:val="16"/>
      </w:rPr>
      <w:t>11</w:t>
    </w:r>
    <w:r w:rsidRPr="00891AD4">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57CA" w:rsidRDefault="00A557CA" w:rsidP="0057126C">
      <w:pPr>
        <w:pStyle w:val="lfej"/>
      </w:pPr>
      <w:r>
        <w:separator/>
      </w:r>
    </w:p>
  </w:footnote>
  <w:footnote w:type="continuationSeparator" w:id="0">
    <w:p w:rsidR="00A557CA" w:rsidRDefault="00A557CA" w:rsidP="0057126C">
      <w:pPr>
        <w:pStyle w:val="lfej"/>
      </w:pPr>
      <w:r>
        <w:continuationSeparator/>
      </w:r>
    </w:p>
  </w:footnote>
  <w:footnote w:id="1">
    <w:p w:rsidR="005A2DAD" w:rsidRPr="0089540F" w:rsidRDefault="005A2DAD" w:rsidP="00891AD4">
      <w:pPr>
        <w:jc w:val="both"/>
        <w:rPr>
          <w:rFonts w:ascii="Arial" w:hAnsi="Arial" w:cs="Arial"/>
          <w:sz w:val="16"/>
          <w:szCs w:val="16"/>
        </w:rPr>
      </w:pPr>
      <w:r w:rsidRPr="0089540F">
        <w:rPr>
          <w:rFonts w:ascii="Arial" w:hAnsi="Arial" w:cs="Arial"/>
          <w:sz w:val="16"/>
          <w:szCs w:val="16"/>
        </w:rPr>
        <w:t>A 4., 5. és 6. pontban tett nyilatkozatok a fogyasztásmérő szekrény, a csatlakozóvezeték, valamint a mért fővezeték és felhasználói elosztó műszaki megfelelőségének igazolására a kiállítástól számított 30. napig használhatóak fel. A benyújtásakor 30 napnál régebbi nyilatkozatot a</w:t>
      </w:r>
      <w:r>
        <w:rPr>
          <w:rFonts w:ascii="Arial" w:hAnsi="Arial" w:cs="Arial"/>
          <w:sz w:val="16"/>
          <w:szCs w:val="16"/>
        </w:rPr>
        <w:t xml:space="preserve">z </w:t>
      </w:r>
      <w:del w:id="6" w:author="Tóth Huba" w:date="2020-12-17T14:22:00Z">
        <w:r>
          <w:rPr>
            <w:rFonts w:ascii="Arial" w:hAnsi="Arial" w:cs="Arial"/>
            <w:sz w:val="16"/>
            <w:szCs w:val="16"/>
          </w:rPr>
          <w:delText xml:space="preserve">NKM </w:delText>
        </w:r>
      </w:del>
      <w:ins w:id="7" w:author="Tóth Huba" w:date="2020-12-17T14:22:00Z">
        <w:r>
          <w:rPr>
            <w:rFonts w:ascii="Arial" w:hAnsi="Arial" w:cs="Arial"/>
            <w:sz w:val="16"/>
            <w:szCs w:val="16"/>
          </w:rPr>
          <w:t>MVM Démász</w:t>
        </w:r>
      </w:ins>
      <w:r>
        <w:rPr>
          <w:rFonts w:ascii="Arial" w:hAnsi="Arial" w:cs="Arial"/>
          <w:sz w:val="16"/>
          <w:szCs w:val="16"/>
        </w:rPr>
        <w:t xml:space="preserve"> Áramhálózati</w:t>
      </w:r>
      <w:r w:rsidRPr="0089540F">
        <w:rPr>
          <w:rFonts w:ascii="Arial" w:hAnsi="Arial" w:cs="Arial"/>
          <w:sz w:val="16"/>
          <w:szCs w:val="16"/>
        </w:rPr>
        <w:t xml:space="preserve"> Kft. felülvizsgálati dokumentációként nem fogadja el.</w:t>
      </w:r>
    </w:p>
    <w:p w:rsidR="005A2DAD" w:rsidRPr="00891AD4" w:rsidRDefault="005A2DAD" w:rsidP="00891AD4">
      <w:pPr>
        <w:numPr>
          <w:ilvl w:val="0"/>
          <w:numId w:val="11"/>
        </w:numPr>
        <w:jc w:val="both"/>
        <w:rPr>
          <w:rFonts w:ascii="Arial" w:hAnsi="Arial" w:cs="Arial"/>
          <w:sz w:val="18"/>
          <w:szCs w:val="18"/>
        </w:rPr>
      </w:pPr>
      <w:r w:rsidRPr="0089540F">
        <w:rPr>
          <w:rFonts w:ascii="Arial" w:hAnsi="Arial" w:cs="Arial"/>
          <w:sz w:val="16"/>
          <w:szCs w:val="16"/>
        </w:rPr>
        <w:t>nyilatkozattétel jogcíme lehet: tárgyi tevékenység végzésére jogosult egyéni vállalkozó, gazdálkodó szervezet, valamint saját maga, vagy közeli hozzátartozója (PTK 685. § b) pont) részére szakképzett villanyszerelő, erősáramú technikus vagy erősáramú mérnök által elvégzett létesítés vagy felülvizsgálat.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2DAD" w:rsidRDefault="005A2DAD" w:rsidP="001E70AE">
    <w:pPr>
      <w:pStyle w:val="lfej"/>
      <w:pBdr>
        <w:bottom w:val="single" w:sz="4" w:space="1" w:color="auto"/>
      </w:pBdr>
    </w:pPr>
    <w:r>
      <w:rPr>
        <w:noProof/>
        <w:color w:val="1F497D"/>
      </w:rPr>
      <w:drawing>
        <wp:inline distT="0" distB="0" distL="0" distR="0" wp14:anchorId="5B0F9BC3" wp14:editId="00D75F96">
          <wp:extent cx="1432560" cy="419100"/>
          <wp:effectExtent l="0" t="0" r="0" b="0"/>
          <wp:docPr id="26" name="Kép 26" descr="cid:image001.png@01D81F3A.60FB3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4" descr="cid:image001.png@01D81F3A.60FB363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432560" cy="419100"/>
                  </a:xfrm>
                  <a:prstGeom prst="rect">
                    <a:avLst/>
                  </a:prstGeom>
                  <a:noFill/>
                  <a:ln>
                    <a:noFill/>
                  </a:ln>
                </pic:spPr>
              </pic:pic>
            </a:graphicData>
          </a:graphic>
        </wp:inline>
      </w:drawing>
    </w:r>
    <w:r>
      <w:ptab w:relativeTo="margin" w:alignment="right" w:leader="none"/>
    </w:r>
    <w:r>
      <w:rPr>
        <w:rFonts w:ascii="Arial" w:hAnsi="Arial" w:cs="Arial"/>
        <w:sz w:val="18"/>
        <w:szCs w:val="18"/>
      </w:rPr>
      <w:t xml:space="preserve"> Kisfogyasztói műszaki felmérő és megrendelő</w:t>
    </w:r>
  </w:p>
  <w:p w:rsidR="005A2DAD" w:rsidRPr="001E70AE" w:rsidRDefault="005A2DAD" w:rsidP="001E70AE">
    <w:pPr>
      <w:pStyle w:val="lfej"/>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2DAD" w:rsidRPr="001A4488" w:rsidRDefault="005A2DAD" w:rsidP="0050452F">
    <w:pPr>
      <w:pStyle w:val="lfej"/>
      <w:pBdr>
        <w:bottom w:val="single" w:sz="12" w:space="1" w:color="auto"/>
      </w:pBdr>
      <w:tabs>
        <w:tab w:val="clear" w:pos="4536"/>
        <w:tab w:val="clear" w:pos="9072"/>
        <w:tab w:val="center" w:pos="5040"/>
        <w:tab w:val="right" w:pos="9540"/>
      </w:tabs>
      <w:rPr>
        <w:rFonts w:ascii="Arial" w:hAnsi="Arial" w:cs="Arial"/>
        <w:sz w:val="16"/>
        <w:szCs w:val="16"/>
      </w:rPr>
    </w:pPr>
    <w:r w:rsidRPr="001A4488">
      <w:rPr>
        <w:rFonts w:ascii="Arial" w:hAnsi="Arial" w:cs="Arial"/>
        <w:sz w:val="16"/>
        <w:szCs w:val="16"/>
      </w:rPr>
      <w:t>Elosztói üzletszabályzat M8–</w:t>
    </w:r>
    <w:r>
      <w:rPr>
        <w:rFonts w:ascii="Arial" w:hAnsi="Arial" w:cs="Arial"/>
        <w:sz w:val="16"/>
        <w:szCs w:val="16"/>
      </w:rPr>
      <w:t>4</w:t>
    </w:r>
    <w:r w:rsidRPr="001A4488">
      <w:rPr>
        <w:rFonts w:ascii="Arial" w:hAnsi="Arial" w:cs="Arial"/>
        <w:sz w:val="16"/>
        <w:szCs w:val="16"/>
      </w:rPr>
      <w:t xml:space="preserve">. bizonylati űrlap: </w:t>
    </w:r>
    <w:r w:rsidRPr="0050452F">
      <w:rPr>
        <w:rFonts w:ascii="Arial" w:hAnsi="Arial" w:cs="Arial"/>
        <w:sz w:val="16"/>
        <w:szCs w:val="16"/>
      </w:rPr>
      <w:t>Hálózathasználati Szerződés Igénybejelentő</w:t>
    </w:r>
    <w:r w:rsidRPr="001A4488">
      <w:rPr>
        <w:rFonts w:ascii="Arial" w:hAnsi="Arial" w:cs="Arial"/>
        <w:sz w:val="16"/>
        <w:szCs w:val="16"/>
      </w:rPr>
      <w:tab/>
    </w:r>
    <w:r w:rsidRPr="001A4488">
      <w:rPr>
        <w:rStyle w:val="Oldalszm"/>
        <w:rFonts w:ascii="Arial" w:hAnsi="Arial" w:cs="Arial"/>
        <w:sz w:val="16"/>
        <w:szCs w:val="16"/>
      </w:rPr>
      <w:fldChar w:fldCharType="begin"/>
    </w:r>
    <w:r w:rsidRPr="001A4488">
      <w:rPr>
        <w:rStyle w:val="Oldalszm"/>
        <w:rFonts w:ascii="Arial" w:hAnsi="Arial" w:cs="Arial"/>
        <w:sz w:val="16"/>
        <w:szCs w:val="16"/>
      </w:rPr>
      <w:instrText xml:space="preserve"> PAGE </w:instrText>
    </w:r>
    <w:r w:rsidRPr="001A4488">
      <w:rPr>
        <w:rStyle w:val="Oldalszm"/>
        <w:rFonts w:ascii="Arial" w:hAnsi="Arial" w:cs="Arial"/>
        <w:sz w:val="16"/>
        <w:szCs w:val="16"/>
      </w:rPr>
      <w:fldChar w:fldCharType="separate"/>
    </w:r>
    <w:r w:rsidR="006C70BF">
      <w:rPr>
        <w:rStyle w:val="Oldalszm"/>
        <w:rFonts w:ascii="Arial" w:hAnsi="Arial" w:cs="Arial"/>
        <w:noProof/>
        <w:sz w:val="16"/>
        <w:szCs w:val="16"/>
      </w:rPr>
      <w:t>8</w:t>
    </w:r>
    <w:r w:rsidRPr="001A4488">
      <w:rPr>
        <w:rStyle w:val="Oldalszm"/>
        <w:rFonts w:ascii="Arial" w:hAnsi="Arial" w:cs="Arial"/>
        <w:sz w:val="16"/>
        <w:szCs w:val="16"/>
      </w:rPr>
      <w:fldChar w:fldCharType="end"/>
    </w:r>
    <w:r w:rsidRPr="001A4488">
      <w:rPr>
        <w:rStyle w:val="Oldalszm"/>
        <w:rFonts w:ascii="Arial" w:hAnsi="Arial" w:cs="Arial"/>
        <w:sz w:val="16"/>
        <w:szCs w:val="16"/>
      </w:rPr>
      <w:t>/</w:t>
    </w:r>
    <w:r w:rsidRPr="001A4488">
      <w:rPr>
        <w:rStyle w:val="Oldalszm"/>
        <w:rFonts w:ascii="Arial" w:hAnsi="Arial" w:cs="Arial"/>
        <w:sz w:val="16"/>
        <w:szCs w:val="16"/>
      </w:rPr>
      <w:fldChar w:fldCharType="begin"/>
    </w:r>
    <w:r w:rsidRPr="001A4488">
      <w:rPr>
        <w:rStyle w:val="Oldalszm"/>
        <w:rFonts w:ascii="Arial" w:hAnsi="Arial" w:cs="Arial"/>
        <w:sz w:val="16"/>
        <w:szCs w:val="16"/>
      </w:rPr>
      <w:instrText xml:space="preserve"> NUMPAGES </w:instrText>
    </w:r>
    <w:r w:rsidRPr="001A4488">
      <w:rPr>
        <w:rStyle w:val="Oldalszm"/>
        <w:rFonts w:ascii="Arial" w:hAnsi="Arial" w:cs="Arial"/>
        <w:sz w:val="16"/>
        <w:szCs w:val="16"/>
      </w:rPr>
      <w:fldChar w:fldCharType="separate"/>
    </w:r>
    <w:r w:rsidR="006C70BF">
      <w:rPr>
        <w:rStyle w:val="Oldalszm"/>
        <w:rFonts w:ascii="Arial" w:hAnsi="Arial" w:cs="Arial"/>
        <w:noProof/>
        <w:sz w:val="16"/>
        <w:szCs w:val="16"/>
      </w:rPr>
      <w:t>11</w:t>
    </w:r>
    <w:r w:rsidRPr="001A4488">
      <w:rPr>
        <w:rStyle w:val="Oldalszm"/>
        <w:rFonts w:ascii="Arial" w:hAnsi="Arial" w:cs="Arial"/>
        <w:sz w:val="16"/>
        <w:szCs w:val="16"/>
      </w:rPr>
      <w:fldChar w:fldCharType="end"/>
    </w:r>
    <w:r w:rsidRPr="001A4488">
      <w:rPr>
        <w:rStyle w:val="Oldalszm"/>
        <w:rFonts w:ascii="Arial" w:hAnsi="Arial" w:cs="Arial"/>
        <w:sz w:val="16"/>
        <w:szCs w:val="16"/>
      </w:rPr>
      <w:t>. oldal</w:t>
    </w:r>
  </w:p>
  <w:p w:rsidR="005A2DAD" w:rsidRDefault="005A2DAD" w:rsidP="0050452F">
    <w:pPr>
      <w:pBdr>
        <w:bottom w:val="single" w:sz="4" w:space="1" w:color="auto"/>
      </w:pBd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2DAD" w:rsidRPr="009B1C09" w:rsidRDefault="005A2DAD">
    <w:pPr>
      <w:pStyle w:val="lfej"/>
      <w:rPr>
        <w:rFonts w:ascii="Arial" w:hAnsi="Arial" w:cs="Arial"/>
        <w:sz w:val="16"/>
        <w:szCs w:val="16"/>
      </w:rPr>
    </w:pPr>
    <w:r>
      <w:rPr>
        <w:rFonts w:ascii="Arial" w:hAnsi="Arial" w:cs="Arial"/>
        <w:sz w:val="16"/>
        <w:szCs w:val="16"/>
      </w:rPr>
      <w:t>N31400-05</w:t>
    </w:r>
    <w:r w:rsidRPr="009B1C09">
      <w:rPr>
        <w:rFonts w:ascii="Arial" w:hAnsi="Arial" w:cs="Arial"/>
        <w:sz w:val="16"/>
        <w:szCs w:val="16"/>
      </w:rPr>
      <w:t xml:space="preserve"> bizonylati űrlap Nyilatkozatok adatlap</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9B22FC5E"/>
    <w:lvl w:ilvl="0">
      <w:numFmt w:val="decimal"/>
      <w:lvlText w:val="*"/>
      <w:lvlJc w:val="left"/>
    </w:lvl>
  </w:abstractNum>
  <w:abstractNum w:abstractNumId="1" w15:restartNumberingAfterBreak="0">
    <w:nsid w:val="0C7F13F1"/>
    <w:multiLevelType w:val="hybridMultilevel"/>
    <w:tmpl w:val="4A307AE4"/>
    <w:lvl w:ilvl="0" w:tplc="AE32498A">
      <w:start w:val="1"/>
      <w:numFmt w:val="bullet"/>
      <w:lvlText w:val=""/>
      <w:lvlJc w:val="left"/>
      <w:pPr>
        <w:ind w:left="1215" w:hanging="360"/>
      </w:pPr>
      <w:rPr>
        <w:rFonts w:ascii="Symbol" w:hAnsi="Symbol" w:hint="default"/>
      </w:rPr>
    </w:lvl>
    <w:lvl w:ilvl="1" w:tplc="B5F2AE08" w:tentative="1">
      <w:start w:val="1"/>
      <w:numFmt w:val="bullet"/>
      <w:lvlText w:val="o"/>
      <w:lvlJc w:val="left"/>
      <w:pPr>
        <w:ind w:left="1935" w:hanging="360"/>
      </w:pPr>
      <w:rPr>
        <w:rFonts w:ascii="Courier New" w:hAnsi="Courier New" w:cs="Courier New" w:hint="default"/>
      </w:rPr>
    </w:lvl>
    <w:lvl w:ilvl="2" w:tplc="D6D0764E" w:tentative="1">
      <w:start w:val="1"/>
      <w:numFmt w:val="bullet"/>
      <w:lvlText w:val=""/>
      <w:lvlJc w:val="left"/>
      <w:pPr>
        <w:ind w:left="2655" w:hanging="360"/>
      </w:pPr>
      <w:rPr>
        <w:rFonts w:ascii="Wingdings" w:hAnsi="Wingdings" w:hint="default"/>
      </w:rPr>
    </w:lvl>
    <w:lvl w:ilvl="3" w:tplc="07E40D26" w:tentative="1">
      <w:start w:val="1"/>
      <w:numFmt w:val="bullet"/>
      <w:lvlText w:val=""/>
      <w:lvlJc w:val="left"/>
      <w:pPr>
        <w:ind w:left="3375" w:hanging="360"/>
      </w:pPr>
      <w:rPr>
        <w:rFonts w:ascii="Symbol" w:hAnsi="Symbol" w:hint="default"/>
      </w:rPr>
    </w:lvl>
    <w:lvl w:ilvl="4" w:tplc="AA425676" w:tentative="1">
      <w:start w:val="1"/>
      <w:numFmt w:val="bullet"/>
      <w:lvlText w:val="o"/>
      <w:lvlJc w:val="left"/>
      <w:pPr>
        <w:ind w:left="4095" w:hanging="360"/>
      </w:pPr>
      <w:rPr>
        <w:rFonts w:ascii="Courier New" w:hAnsi="Courier New" w:cs="Courier New" w:hint="default"/>
      </w:rPr>
    </w:lvl>
    <w:lvl w:ilvl="5" w:tplc="76D8B66A" w:tentative="1">
      <w:start w:val="1"/>
      <w:numFmt w:val="bullet"/>
      <w:lvlText w:val=""/>
      <w:lvlJc w:val="left"/>
      <w:pPr>
        <w:ind w:left="4815" w:hanging="360"/>
      </w:pPr>
      <w:rPr>
        <w:rFonts w:ascii="Wingdings" w:hAnsi="Wingdings" w:hint="default"/>
      </w:rPr>
    </w:lvl>
    <w:lvl w:ilvl="6" w:tplc="740C8B24" w:tentative="1">
      <w:start w:val="1"/>
      <w:numFmt w:val="bullet"/>
      <w:lvlText w:val=""/>
      <w:lvlJc w:val="left"/>
      <w:pPr>
        <w:ind w:left="5535" w:hanging="360"/>
      </w:pPr>
      <w:rPr>
        <w:rFonts w:ascii="Symbol" w:hAnsi="Symbol" w:hint="default"/>
      </w:rPr>
    </w:lvl>
    <w:lvl w:ilvl="7" w:tplc="5CFC9266" w:tentative="1">
      <w:start w:val="1"/>
      <w:numFmt w:val="bullet"/>
      <w:lvlText w:val="o"/>
      <w:lvlJc w:val="left"/>
      <w:pPr>
        <w:ind w:left="6255" w:hanging="360"/>
      </w:pPr>
      <w:rPr>
        <w:rFonts w:ascii="Courier New" w:hAnsi="Courier New" w:cs="Courier New" w:hint="default"/>
      </w:rPr>
    </w:lvl>
    <w:lvl w:ilvl="8" w:tplc="DF16E918" w:tentative="1">
      <w:start w:val="1"/>
      <w:numFmt w:val="bullet"/>
      <w:lvlText w:val=""/>
      <w:lvlJc w:val="left"/>
      <w:pPr>
        <w:ind w:left="6975" w:hanging="360"/>
      </w:pPr>
      <w:rPr>
        <w:rFonts w:ascii="Wingdings" w:hAnsi="Wingdings" w:hint="default"/>
      </w:rPr>
    </w:lvl>
  </w:abstractNum>
  <w:abstractNum w:abstractNumId="2" w15:restartNumberingAfterBreak="0">
    <w:nsid w:val="17D0383C"/>
    <w:multiLevelType w:val="multilevel"/>
    <w:tmpl w:val="250A673A"/>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540"/>
        </w:tabs>
        <w:ind w:left="540" w:hanging="360"/>
      </w:pPr>
      <w:rPr>
        <w:rFonts w:cs="Times New Roman" w:hint="default"/>
        <w:b/>
        <w:sz w:val="18"/>
        <w:szCs w:val="18"/>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720"/>
        </w:tabs>
        <w:ind w:left="720" w:hanging="72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9BC0102"/>
    <w:multiLevelType w:val="multilevel"/>
    <w:tmpl w:val="C7D6E15C"/>
    <w:lvl w:ilvl="0">
      <w:start w:val="1"/>
      <w:numFmt w:val="decimal"/>
      <w:lvlText w:val="%1"/>
      <w:lvlJc w:val="left"/>
      <w:pPr>
        <w:tabs>
          <w:tab w:val="num" w:pos="780"/>
        </w:tabs>
        <w:ind w:left="780" w:hanging="780"/>
      </w:pPr>
      <w:rPr>
        <w:rFonts w:hint="default"/>
      </w:rPr>
    </w:lvl>
    <w:lvl w:ilvl="1">
      <w:start w:val="1"/>
      <w:numFmt w:val="decimal"/>
      <w:lvlText w:val="%1.%2"/>
      <w:lvlJc w:val="left"/>
      <w:pPr>
        <w:tabs>
          <w:tab w:val="num" w:pos="780"/>
        </w:tabs>
        <w:ind w:left="780" w:hanging="780"/>
      </w:pPr>
      <w:rPr>
        <w:b w:val="0"/>
        <w:i w:val="0"/>
        <w:caps w:val="0"/>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3AC7263F"/>
    <w:multiLevelType w:val="hybridMultilevel"/>
    <w:tmpl w:val="EFE85962"/>
    <w:lvl w:ilvl="0" w:tplc="61EAAC12">
      <w:start w:val="1"/>
      <w:numFmt w:val="decimal"/>
      <w:lvlText w:val="%1."/>
      <w:lvlJc w:val="left"/>
      <w:pPr>
        <w:ind w:left="553" w:hanging="454"/>
      </w:pPr>
      <w:rPr>
        <w:rFonts w:hint="default"/>
        <w:b/>
        <w:bCs/>
        <w:w w:val="100"/>
      </w:rPr>
    </w:lvl>
    <w:lvl w:ilvl="1" w:tplc="A1163B78">
      <w:numFmt w:val="bullet"/>
      <w:lvlText w:val="•"/>
      <w:lvlJc w:val="left"/>
      <w:pPr>
        <w:ind w:left="671" w:hanging="119"/>
      </w:pPr>
      <w:rPr>
        <w:rFonts w:ascii="Arial" w:eastAsia="Arial" w:hAnsi="Arial" w:cs="Arial" w:hint="default"/>
        <w:color w:val="231F20"/>
        <w:w w:val="100"/>
        <w:sz w:val="18"/>
        <w:szCs w:val="18"/>
      </w:rPr>
    </w:lvl>
    <w:lvl w:ilvl="2" w:tplc="E232397A">
      <w:numFmt w:val="bullet"/>
      <w:lvlText w:val="•"/>
      <w:lvlJc w:val="left"/>
      <w:pPr>
        <w:ind w:left="1813" w:hanging="119"/>
      </w:pPr>
      <w:rPr>
        <w:rFonts w:hint="default"/>
      </w:rPr>
    </w:lvl>
    <w:lvl w:ilvl="3" w:tplc="7332BC12">
      <w:numFmt w:val="bullet"/>
      <w:lvlText w:val="•"/>
      <w:lvlJc w:val="left"/>
      <w:pPr>
        <w:ind w:left="2947" w:hanging="119"/>
      </w:pPr>
      <w:rPr>
        <w:rFonts w:hint="default"/>
      </w:rPr>
    </w:lvl>
    <w:lvl w:ilvl="4" w:tplc="7640DBBC">
      <w:numFmt w:val="bullet"/>
      <w:lvlText w:val="•"/>
      <w:lvlJc w:val="left"/>
      <w:pPr>
        <w:ind w:left="4081" w:hanging="119"/>
      </w:pPr>
      <w:rPr>
        <w:rFonts w:hint="default"/>
      </w:rPr>
    </w:lvl>
    <w:lvl w:ilvl="5" w:tplc="5A2CA9A8">
      <w:numFmt w:val="bullet"/>
      <w:lvlText w:val="•"/>
      <w:lvlJc w:val="left"/>
      <w:pPr>
        <w:ind w:left="5215" w:hanging="119"/>
      </w:pPr>
      <w:rPr>
        <w:rFonts w:hint="default"/>
      </w:rPr>
    </w:lvl>
    <w:lvl w:ilvl="6" w:tplc="09B6CA28">
      <w:numFmt w:val="bullet"/>
      <w:lvlText w:val="•"/>
      <w:lvlJc w:val="left"/>
      <w:pPr>
        <w:ind w:left="6349" w:hanging="119"/>
      </w:pPr>
      <w:rPr>
        <w:rFonts w:hint="default"/>
      </w:rPr>
    </w:lvl>
    <w:lvl w:ilvl="7" w:tplc="E5CE95F6">
      <w:numFmt w:val="bullet"/>
      <w:lvlText w:val="•"/>
      <w:lvlJc w:val="left"/>
      <w:pPr>
        <w:ind w:left="7483" w:hanging="119"/>
      </w:pPr>
      <w:rPr>
        <w:rFonts w:hint="default"/>
      </w:rPr>
    </w:lvl>
    <w:lvl w:ilvl="8" w:tplc="7D6E6F96">
      <w:numFmt w:val="bullet"/>
      <w:lvlText w:val="•"/>
      <w:lvlJc w:val="left"/>
      <w:pPr>
        <w:ind w:left="8617" w:hanging="119"/>
      </w:pPr>
      <w:rPr>
        <w:rFonts w:hint="default"/>
      </w:rPr>
    </w:lvl>
  </w:abstractNum>
  <w:abstractNum w:abstractNumId="5" w15:restartNumberingAfterBreak="0">
    <w:nsid w:val="3B3817AB"/>
    <w:multiLevelType w:val="hybridMultilevel"/>
    <w:tmpl w:val="56C4233E"/>
    <w:lvl w:ilvl="0" w:tplc="82B030B2">
      <w:start w:val="1"/>
      <w:numFmt w:val="bullet"/>
      <w:lvlText w:val="*"/>
      <w:lvlJc w:val="left"/>
      <w:pPr>
        <w:ind w:left="720" w:hanging="360"/>
      </w:pPr>
    </w:lvl>
    <w:lvl w:ilvl="1" w:tplc="73F4D8B4" w:tentative="1">
      <w:start w:val="1"/>
      <w:numFmt w:val="bullet"/>
      <w:lvlText w:val="o"/>
      <w:lvlJc w:val="left"/>
      <w:pPr>
        <w:ind w:left="1440" w:hanging="360"/>
      </w:pPr>
      <w:rPr>
        <w:rFonts w:ascii="Courier New" w:hAnsi="Courier New" w:cs="Courier New" w:hint="default"/>
      </w:rPr>
    </w:lvl>
    <w:lvl w:ilvl="2" w:tplc="FF96CCE0" w:tentative="1">
      <w:start w:val="1"/>
      <w:numFmt w:val="bullet"/>
      <w:lvlText w:val=""/>
      <w:lvlJc w:val="left"/>
      <w:pPr>
        <w:ind w:left="2160" w:hanging="360"/>
      </w:pPr>
      <w:rPr>
        <w:rFonts w:ascii="Wingdings" w:hAnsi="Wingdings" w:hint="default"/>
      </w:rPr>
    </w:lvl>
    <w:lvl w:ilvl="3" w:tplc="5B461462" w:tentative="1">
      <w:start w:val="1"/>
      <w:numFmt w:val="bullet"/>
      <w:lvlText w:val=""/>
      <w:lvlJc w:val="left"/>
      <w:pPr>
        <w:ind w:left="2880" w:hanging="360"/>
      </w:pPr>
      <w:rPr>
        <w:rFonts w:ascii="Symbol" w:hAnsi="Symbol" w:hint="default"/>
      </w:rPr>
    </w:lvl>
    <w:lvl w:ilvl="4" w:tplc="4546E080" w:tentative="1">
      <w:start w:val="1"/>
      <w:numFmt w:val="bullet"/>
      <w:lvlText w:val="o"/>
      <w:lvlJc w:val="left"/>
      <w:pPr>
        <w:ind w:left="3600" w:hanging="360"/>
      </w:pPr>
      <w:rPr>
        <w:rFonts w:ascii="Courier New" w:hAnsi="Courier New" w:cs="Courier New" w:hint="default"/>
      </w:rPr>
    </w:lvl>
    <w:lvl w:ilvl="5" w:tplc="46B88378" w:tentative="1">
      <w:start w:val="1"/>
      <w:numFmt w:val="bullet"/>
      <w:lvlText w:val=""/>
      <w:lvlJc w:val="left"/>
      <w:pPr>
        <w:ind w:left="4320" w:hanging="360"/>
      </w:pPr>
      <w:rPr>
        <w:rFonts w:ascii="Wingdings" w:hAnsi="Wingdings" w:hint="default"/>
      </w:rPr>
    </w:lvl>
    <w:lvl w:ilvl="6" w:tplc="10C84146" w:tentative="1">
      <w:start w:val="1"/>
      <w:numFmt w:val="bullet"/>
      <w:lvlText w:val=""/>
      <w:lvlJc w:val="left"/>
      <w:pPr>
        <w:ind w:left="5040" w:hanging="360"/>
      </w:pPr>
      <w:rPr>
        <w:rFonts w:ascii="Symbol" w:hAnsi="Symbol" w:hint="default"/>
      </w:rPr>
    </w:lvl>
    <w:lvl w:ilvl="7" w:tplc="9BEA0C7A" w:tentative="1">
      <w:start w:val="1"/>
      <w:numFmt w:val="bullet"/>
      <w:lvlText w:val="o"/>
      <w:lvlJc w:val="left"/>
      <w:pPr>
        <w:ind w:left="5760" w:hanging="360"/>
      </w:pPr>
      <w:rPr>
        <w:rFonts w:ascii="Courier New" w:hAnsi="Courier New" w:cs="Courier New" w:hint="default"/>
      </w:rPr>
    </w:lvl>
    <w:lvl w:ilvl="8" w:tplc="E97A80F2" w:tentative="1">
      <w:start w:val="1"/>
      <w:numFmt w:val="bullet"/>
      <w:lvlText w:val=""/>
      <w:lvlJc w:val="left"/>
      <w:pPr>
        <w:ind w:left="6480" w:hanging="360"/>
      </w:pPr>
      <w:rPr>
        <w:rFonts w:ascii="Wingdings" w:hAnsi="Wingdings" w:hint="default"/>
      </w:rPr>
    </w:lvl>
  </w:abstractNum>
  <w:abstractNum w:abstractNumId="6" w15:restartNumberingAfterBreak="0">
    <w:nsid w:val="3E3411BB"/>
    <w:multiLevelType w:val="hybridMultilevel"/>
    <w:tmpl w:val="B5B2E74C"/>
    <w:lvl w:ilvl="0" w:tplc="F6DCDF28">
      <w:start w:val="1"/>
      <w:numFmt w:val="bullet"/>
      <w:lvlText w:val=""/>
      <w:lvlJc w:val="left"/>
      <w:pPr>
        <w:tabs>
          <w:tab w:val="num" w:pos="720"/>
        </w:tabs>
        <w:ind w:left="720" w:hanging="360"/>
      </w:pPr>
      <w:rPr>
        <w:rFonts w:ascii="Symbol" w:hAnsi="Symbol" w:hint="default"/>
      </w:rPr>
    </w:lvl>
    <w:lvl w:ilvl="1" w:tplc="997A711A" w:tentative="1">
      <w:start w:val="1"/>
      <w:numFmt w:val="bullet"/>
      <w:lvlText w:val="o"/>
      <w:lvlJc w:val="left"/>
      <w:pPr>
        <w:tabs>
          <w:tab w:val="num" w:pos="1440"/>
        </w:tabs>
        <w:ind w:left="1440" w:hanging="360"/>
      </w:pPr>
      <w:rPr>
        <w:rFonts w:ascii="Courier New" w:hAnsi="Courier New" w:hint="default"/>
      </w:rPr>
    </w:lvl>
    <w:lvl w:ilvl="2" w:tplc="80082164" w:tentative="1">
      <w:start w:val="1"/>
      <w:numFmt w:val="bullet"/>
      <w:lvlText w:val=""/>
      <w:lvlJc w:val="left"/>
      <w:pPr>
        <w:tabs>
          <w:tab w:val="num" w:pos="2160"/>
        </w:tabs>
        <w:ind w:left="2160" w:hanging="360"/>
      </w:pPr>
      <w:rPr>
        <w:rFonts w:ascii="Wingdings" w:hAnsi="Wingdings" w:hint="default"/>
      </w:rPr>
    </w:lvl>
    <w:lvl w:ilvl="3" w:tplc="6ACC9864" w:tentative="1">
      <w:start w:val="1"/>
      <w:numFmt w:val="bullet"/>
      <w:lvlText w:val=""/>
      <w:lvlJc w:val="left"/>
      <w:pPr>
        <w:tabs>
          <w:tab w:val="num" w:pos="2880"/>
        </w:tabs>
        <w:ind w:left="2880" w:hanging="360"/>
      </w:pPr>
      <w:rPr>
        <w:rFonts w:ascii="Symbol" w:hAnsi="Symbol" w:hint="default"/>
      </w:rPr>
    </w:lvl>
    <w:lvl w:ilvl="4" w:tplc="AEC2CE68" w:tentative="1">
      <w:start w:val="1"/>
      <w:numFmt w:val="bullet"/>
      <w:lvlText w:val="o"/>
      <w:lvlJc w:val="left"/>
      <w:pPr>
        <w:tabs>
          <w:tab w:val="num" w:pos="3600"/>
        </w:tabs>
        <w:ind w:left="3600" w:hanging="360"/>
      </w:pPr>
      <w:rPr>
        <w:rFonts w:ascii="Courier New" w:hAnsi="Courier New" w:hint="default"/>
      </w:rPr>
    </w:lvl>
    <w:lvl w:ilvl="5" w:tplc="E5EC4082" w:tentative="1">
      <w:start w:val="1"/>
      <w:numFmt w:val="bullet"/>
      <w:lvlText w:val=""/>
      <w:lvlJc w:val="left"/>
      <w:pPr>
        <w:tabs>
          <w:tab w:val="num" w:pos="4320"/>
        </w:tabs>
        <w:ind w:left="4320" w:hanging="360"/>
      </w:pPr>
      <w:rPr>
        <w:rFonts w:ascii="Wingdings" w:hAnsi="Wingdings" w:hint="default"/>
      </w:rPr>
    </w:lvl>
    <w:lvl w:ilvl="6" w:tplc="18A605DA" w:tentative="1">
      <w:start w:val="1"/>
      <w:numFmt w:val="bullet"/>
      <w:lvlText w:val=""/>
      <w:lvlJc w:val="left"/>
      <w:pPr>
        <w:tabs>
          <w:tab w:val="num" w:pos="5040"/>
        </w:tabs>
        <w:ind w:left="5040" w:hanging="360"/>
      </w:pPr>
      <w:rPr>
        <w:rFonts w:ascii="Symbol" w:hAnsi="Symbol" w:hint="default"/>
      </w:rPr>
    </w:lvl>
    <w:lvl w:ilvl="7" w:tplc="D35E4808" w:tentative="1">
      <w:start w:val="1"/>
      <w:numFmt w:val="bullet"/>
      <w:lvlText w:val="o"/>
      <w:lvlJc w:val="left"/>
      <w:pPr>
        <w:tabs>
          <w:tab w:val="num" w:pos="5760"/>
        </w:tabs>
        <w:ind w:left="5760" w:hanging="360"/>
      </w:pPr>
      <w:rPr>
        <w:rFonts w:ascii="Courier New" w:hAnsi="Courier New" w:hint="default"/>
      </w:rPr>
    </w:lvl>
    <w:lvl w:ilvl="8" w:tplc="A95CB37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E4B78E4"/>
    <w:multiLevelType w:val="hybridMultilevel"/>
    <w:tmpl w:val="4AE2289A"/>
    <w:lvl w:ilvl="0" w:tplc="C6D44966">
      <w:start w:val="4"/>
      <w:numFmt w:val="decimal"/>
      <w:lvlText w:val="%1"/>
      <w:lvlJc w:val="left"/>
      <w:pPr>
        <w:ind w:left="203" w:hanging="104"/>
      </w:pPr>
      <w:rPr>
        <w:rFonts w:ascii="Arial" w:eastAsia="Arial" w:hAnsi="Arial" w:cs="Arial" w:hint="default"/>
        <w:color w:val="231F20"/>
        <w:w w:val="100"/>
        <w:position w:val="4"/>
        <w:sz w:val="12"/>
        <w:szCs w:val="12"/>
      </w:rPr>
    </w:lvl>
    <w:lvl w:ilvl="1" w:tplc="6380AC48">
      <w:numFmt w:val="bullet"/>
      <w:lvlText w:val="•"/>
      <w:lvlJc w:val="left"/>
      <w:pPr>
        <w:ind w:left="1268" w:hanging="104"/>
      </w:pPr>
      <w:rPr>
        <w:rFonts w:hint="default"/>
      </w:rPr>
    </w:lvl>
    <w:lvl w:ilvl="2" w:tplc="D2A25246">
      <w:numFmt w:val="bullet"/>
      <w:lvlText w:val="•"/>
      <w:lvlJc w:val="left"/>
      <w:pPr>
        <w:ind w:left="2337" w:hanging="104"/>
      </w:pPr>
      <w:rPr>
        <w:rFonts w:hint="default"/>
      </w:rPr>
    </w:lvl>
    <w:lvl w:ilvl="3" w:tplc="CA34D344">
      <w:numFmt w:val="bullet"/>
      <w:lvlText w:val="•"/>
      <w:lvlJc w:val="left"/>
      <w:pPr>
        <w:ind w:left="3405" w:hanging="104"/>
      </w:pPr>
      <w:rPr>
        <w:rFonts w:hint="default"/>
      </w:rPr>
    </w:lvl>
    <w:lvl w:ilvl="4" w:tplc="5DE8EC34">
      <w:numFmt w:val="bullet"/>
      <w:lvlText w:val="•"/>
      <w:lvlJc w:val="left"/>
      <w:pPr>
        <w:ind w:left="4474" w:hanging="104"/>
      </w:pPr>
      <w:rPr>
        <w:rFonts w:hint="default"/>
      </w:rPr>
    </w:lvl>
    <w:lvl w:ilvl="5" w:tplc="3E9A2618">
      <w:numFmt w:val="bullet"/>
      <w:lvlText w:val="•"/>
      <w:lvlJc w:val="left"/>
      <w:pPr>
        <w:ind w:left="5542" w:hanging="104"/>
      </w:pPr>
      <w:rPr>
        <w:rFonts w:hint="default"/>
      </w:rPr>
    </w:lvl>
    <w:lvl w:ilvl="6" w:tplc="D9681E80">
      <w:numFmt w:val="bullet"/>
      <w:lvlText w:val="•"/>
      <w:lvlJc w:val="left"/>
      <w:pPr>
        <w:ind w:left="6611" w:hanging="104"/>
      </w:pPr>
      <w:rPr>
        <w:rFonts w:hint="default"/>
      </w:rPr>
    </w:lvl>
    <w:lvl w:ilvl="7" w:tplc="8960B7E8">
      <w:numFmt w:val="bullet"/>
      <w:lvlText w:val="•"/>
      <w:lvlJc w:val="left"/>
      <w:pPr>
        <w:ind w:left="7679" w:hanging="104"/>
      </w:pPr>
      <w:rPr>
        <w:rFonts w:hint="default"/>
      </w:rPr>
    </w:lvl>
    <w:lvl w:ilvl="8" w:tplc="BF98CAAA">
      <w:numFmt w:val="bullet"/>
      <w:lvlText w:val="•"/>
      <w:lvlJc w:val="left"/>
      <w:pPr>
        <w:ind w:left="8748" w:hanging="104"/>
      </w:pPr>
      <w:rPr>
        <w:rFonts w:hint="default"/>
      </w:rPr>
    </w:lvl>
  </w:abstractNum>
  <w:abstractNum w:abstractNumId="8" w15:restartNumberingAfterBreak="0">
    <w:nsid w:val="41715A91"/>
    <w:multiLevelType w:val="multilevel"/>
    <w:tmpl w:val="190C32F8"/>
    <w:lvl w:ilvl="0">
      <w:start w:val="1"/>
      <w:numFmt w:val="decimal"/>
      <w:lvlText w:val="%1"/>
      <w:lvlJc w:val="left"/>
      <w:pPr>
        <w:tabs>
          <w:tab w:val="num" w:pos="780"/>
        </w:tabs>
        <w:ind w:left="780" w:hanging="780"/>
      </w:pPr>
      <w:rPr>
        <w:rFonts w:hint="default"/>
      </w:rPr>
    </w:lvl>
    <w:lvl w:ilvl="1">
      <w:start w:val="1"/>
      <w:numFmt w:val="decimal"/>
      <w:lvlText w:val="%1.%2"/>
      <w:lvlJc w:val="left"/>
      <w:pPr>
        <w:tabs>
          <w:tab w:val="num" w:pos="780"/>
        </w:tabs>
        <w:ind w:left="780" w:hanging="780"/>
      </w:pPr>
      <w:rPr>
        <w:b w:val="0"/>
        <w:i w:val="0"/>
        <w:caps w:val="0"/>
        <w:strike w:val="0"/>
        <w:dstrike w:val="0"/>
        <w:vanish w:val="0"/>
        <w:color w:val="auto"/>
        <w:sz w:val="18"/>
        <w:szCs w:val="18"/>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52A30B08"/>
    <w:multiLevelType w:val="hybridMultilevel"/>
    <w:tmpl w:val="D73E0A6C"/>
    <w:lvl w:ilvl="0" w:tplc="321495EE">
      <w:numFmt w:val="bullet"/>
      <w:lvlText w:val=""/>
      <w:lvlJc w:val="left"/>
      <w:pPr>
        <w:ind w:left="1692" w:hanging="428"/>
      </w:pPr>
      <w:rPr>
        <w:rFonts w:ascii="Wingdings" w:eastAsia="Wingdings" w:hAnsi="Wingdings" w:cs="Wingdings" w:hint="default"/>
        <w:b w:val="0"/>
        <w:bCs w:val="0"/>
        <w:i w:val="0"/>
        <w:iCs w:val="0"/>
        <w:spacing w:val="0"/>
        <w:w w:val="99"/>
        <w:sz w:val="14"/>
        <w:szCs w:val="14"/>
        <w:lang w:val="hu-HU" w:eastAsia="en-US" w:bidi="ar-SA"/>
      </w:rPr>
    </w:lvl>
    <w:lvl w:ilvl="1" w:tplc="71F2EF38">
      <w:numFmt w:val="bullet"/>
      <w:lvlText w:val="•"/>
      <w:lvlJc w:val="left"/>
      <w:pPr>
        <w:ind w:left="2563" w:hanging="428"/>
      </w:pPr>
      <w:rPr>
        <w:rFonts w:hint="default"/>
        <w:lang w:val="hu-HU" w:eastAsia="en-US" w:bidi="ar-SA"/>
      </w:rPr>
    </w:lvl>
    <w:lvl w:ilvl="2" w:tplc="E65A8918">
      <w:numFmt w:val="bullet"/>
      <w:lvlText w:val="•"/>
      <w:lvlJc w:val="left"/>
      <w:pPr>
        <w:ind w:left="3427" w:hanging="428"/>
      </w:pPr>
      <w:rPr>
        <w:rFonts w:hint="default"/>
        <w:lang w:val="hu-HU" w:eastAsia="en-US" w:bidi="ar-SA"/>
      </w:rPr>
    </w:lvl>
    <w:lvl w:ilvl="3" w:tplc="DF3EFAF8">
      <w:numFmt w:val="bullet"/>
      <w:lvlText w:val="•"/>
      <w:lvlJc w:val="left"/>
      <w:pPr>
        <w:ind w:left="4291" w:hanging="428"/>
      </w:pPr>
      <w:rPr>
        <w:rFonts w:hint="default"/>
        <w:lang w:val="hu-HU" w:eastAsia="en-US" w:bidi="ar-SA"/>
      </w:rPr>
    </w:lvl>
    <w:lvl w:ilvl="4" w:tplc="B240EE82">
      <w:numFmt w:val="bullet"/>
      <w:lvlText w:val="•"/>
      <w:lvlJc w:val="left"/>
      <w:pPr>
        <w:ind w:left="5155" w:hanging="428"/>
      </w:pPr>
      <w:rPr>
        <w:rFonts w:hint="default"/>
        <w:lang w:val="hu-HU" w:eastAsia="en-US" w:bidi="ar-SA"/>
      </w:rPr>
    </w:lvl>
    <w:lvl w:ilvl="5" w:tplc="7F0A3954">
      <w:numFmt w:val="bullet"/>
      <w:lvlText w:val="•"/>
      <w:lvlJc w:val="left"/>
      <w:pPr>
        <w:ind w:left="6019" w:hanging="428"/>
      </w:pPr>
      <w:rPr>
        <w:rFonts w:hint="default"/>
        <w:lang w:val="hu-HU" w:eastAsia="en-US" w:bidi="ar-SA"/>
      </w:rPr>
    </w:lvl>
    <w:lvl w:ilvl="6" w:tplc="C038A70A">
      <w:numFmt w:val="bullet"/>
      <w:lvlText w:val="•"/>
      <w:lvlJc w:val="left"/>
      <w:pPr>
        <w:ind w:left="6883" w:hanging="428"/>
      </w:pPr>
      <w:rPr>
        <w:rFonts w:hint="default"/>
        <w:lang w:val="hu-HU" w:eastAsia="en-US" w:bidi="ar-SA"/>
      </w:rPr>
    </w:lvl>
    <w:lvl w:ilvl="7" w:tplc="B638F468">
      <w:numFmt w:val="bullet"/>
      <w:lvlText w:val="•"/>
      <w:lvlJc w:val="left"/>
      <w:pPr>
        <w:ind w:left="7747" w:hanging="428"/>
      </w:pPr>
      <w:rPr>
        <w:rFonts w:hint="default"/>
        <w:lang w:val="hu-HU" w:eastAsia="en-US" w:bidi="ar-SA"/>
      </w:rPr>
    </w:lvl>
    <w:lvl w:ilvl="8" w:tplc="F9D4BC7E">
      <w:numFmt w:val="bullet"/>
      <w:lvlText w:val="•"/>
      <w:lvlJc w:val="left"/>
      <w:pPr>
        <w:ind w:left="8611" w:hanging="428"/>
      </w:pPr>
      <w:rPr>
        <w:rFonts w:hint="default"/>
        <w:lang w:val="hu-HU" w:eastAsia="en-US" w:bidi="ar-SA"/>
      </w:rPr>
    </w:lvl>
  </w:abstractNum>
  <w:abstractNum w:abstractNumId="10" w15:restartNumberingAfterBreak="0">
    <w:nsid w:val="5AD60F0A"/>
    <w:multiLevelType w:val="multilevel"/>
    <w:tmpl w:val="3340924A"/>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5CEF0B99"/>
    <w:multiLevelType w:val="hybridMultilevel"/>
    <w:tmpl w:val="4936FB66"/>
    <w:lvl w:ilvl="0" w:tplc="0D523FC0">
      <w:start w:val="1"/>
      <w:numFmt w:val="decimal"/>
      <w:lvlText w:val="%1."/>
      <w:lvlJc w:val="left"/>
      <w:pPr>
        <w:ind w:left="557" w:hanging="426"/>
      </w:pPr>
      <w:rPr>
        <w:rFonts w:ascii="Arial" w:eastAsia="Arial" w:hAnsi="Arial" w:cs="Arial" w:hint="default"/>
        <w:b w:val="0"/>
        <w:bCs w:val="0"/>
        <w:i w:val="0"/>
        <w:iCs w:val="0"/>
        <w:spacing w:val="-1"/>
        <w:w w:val="99"/>
        <w:sz w:val="20"/>
        <w:szCs w:val="20"/>
        <w:lang w:val="hu-HU" w:eastAsia="en-US" w:bidi="ar-SA"/>
      </w:rPr>
    </w:lvl>
    <w:lvl w:ilvl="1" w:tplc="33FE08BA">
      <w:numFmt w:val="bullet"/>
      <w:lvlText w:val="-"/>
      <w:lvlJc w:val="left"/>
      <w:pPr>
        <w:ind w:left="1409" w:hanging="360"/>
      </w:pPr>
      <w:rPr>
        <w:rFonts w:ascii="Courier New" w:eastAsia="Courier New" w:hAnsi="Courier New" w:cs="Courier New" w:hint="default"/>
        <w:b w:val="0"/>
        <w:bCs w:val="0"/>
        <w:i w:val="0"/>
        <w:iCs w:val="0"/>
        <w:spacing w:val="0"/>
        <w:w w:val="99"/>
        <w:sz w:val="20"/>
        <w:szCs w:val="20"/>
        <w:lang w:val="hu-HU" w:eastAsia="en-US" w:bidi="ar-SA"/>
      </w:rPr>
    </w:lvl>
    <w:lvl w:ilvl="2" w:tplc="24787400">
      <w:numFmt w:val="bullet"/>
      <w:lvlText w:val="•"/>
      <w:lvlJc w:val="left"/>
      <w:pPr>
        <w:ind w:left="1980" w:hanging="360"/>
      </w:pPr>
      <w:rPr>
        <w:rFonts w:hint="default"/>
        <w:lang w:val="hu-HU" w:eastAsia="en-US" w:bidi="ar-SA"/>
      </w:rPr>
    </w:lvl>
    <w:lvl w:ilvl="3" w:tplc="B2948C4E">
      <w:numFmt w:val="bullet"/>
      <w:lvlText w:val="•"/>
      <w:lvlJc w:val="left"/>
      <w:pPr>
        <w:ind w:left="3024" w:hanging="360"/>
      </w:pPr>
      <w:rPr>
        <w:rFonts w:hint="default"/>
        <w:lang w:val="hu-HU" w:eastAsia="en-US" w:bidi="ar-SA"/>
      </w:rPr>
    </w:lvl>
    <w:lvl w:ilvl="4" w:tplc="35402336">
      <w:numFmt w:val="bullet"/>
      <w:lvlText w:val="•"/>
      <w:lvlJc w:val="left"/>
      <w:pPr>
        <w:ind w:left="4069" w:hanging="360"/>
      </w:pPr>
      <w:rPr>
        <w:rFonts w:hint="default"/>
        <w:lang w:val="hu-HU" w:eastAsia="en-US" w:bidi="ar-SA"/>
      </w:rPr>
    </w:lvl>
    <w:lvl w:ilvl="5" w:tplc="1B1413E4">
      <w:numFmt w:val="bullet"/>
      <w:lvlText w:val="•"/>
      <w:lvlJc w:val="left"/>
      <w:pPr>
        <w:ind w:left="5114" w:hanging="360"/>
      </w:pPr>
      <w:rPr>
        <w:rFonts w:hint="default"/>
        <w:lang w:val="hu-HU" w:eastAsia="en-US" w:bidi="ar-SA"/>
      </w:rPr>
    </w:lvl>
    <w:lvl w:ilvl="6" w:tplc="75304BA8">
      <w:numFmt w:val="bullet"/>
      <w:lvlText w:val="•"/>
      <w:lvlJc w:val="left"/>
      <w:pPr>
        <w:ind w:left="6159" w:hanging="360"/>
      </w:pPr>
      <w:rPr>
        <w:rFonts w:hint="default"/>
        <w:lang w:val="hu-HU" w:eastAsia="en-US" w:bidi="ar-SA"/>
      </w:rPr>
    </w:lvl>
    <w:lvl w:ilvl="7" w:tplc="CDA6D6D8">
      <w:numFmt w:val="bullet"/>
      <w:lvlText w:val="•"/>
      <w:lvlJc w:val="left"/>
      <w:pPr>
        <w:ind w:left="7204" w:hanging="360"/>
      </w:pPr>
      <w:rPr>
        <w:rFonts w:hint="default"/>
        <w:lang w:val="hu-HU" w:eastAsia="en-US" w:bidi="ar-SA"/>
      </w:rPr>
    </w:lvl>
    <w:lvl w:ilvl="8" w:tplc="DF7A0338">
      <w:numFmt w:val="bullet"/>
      <w:lvlText w:val="•"/>
      <w:lvlJc w:val="left"/>
      <w:pPr>
        <w:ind w:left="8249" w:hanging="360"/>
      </w:pPr>
      <w:rPr>
        <w:rFonts w:hint="default"/>
        <w:lang w:val="hu-HU" w:eastAsia="en-US" w:bidi="ar-SA"/>
      </w:rPr>
    </w:lvl>
  </w:abstractNum>
  <w:abstractNum w:abstractNumId="12" w15:restartNumberingAfterBreak="0">
    <w:nsid w:val="7CC849EC"/>
    <w:multiLevelType w:val="hybridMultilevel"/>
    <w:tmpl w:val="62861BB0"/>
    <w:lvl w:ilvl="0" w:tplc="AECA00C8">
      <w:start w:val="1"/>
      <w:numFmt w:val="upperRoman"/>
      <w:lvlText w:val="%1."/>
      <w:lvlJc w:val="left"/>
      <w:pPr>
        <w:ind w:left="738" w:hanging="167"/>
      </w:pPr>
      <w:rPr>
        <w:rFonts w:hint="default"/>
        <w:spacing w:val="0"/>
        <w:w w:val="99"/>
        <w:lang w:val="hu-HU" w:eastAsia="en-US" w:bidi="ar-SA"/>
      </w:rPr>
    </w:lvl>
    <w:lvl w:ilvl="1" w:tplc="7658A5E0">
      <w:numFmt w:val="bullet"/>
      <w:lvlText w:val="•"/>
      <w:lvlJc w:val="left"/>
      <w:pPr>
        <w:ind w:left="1778" w:hanging="167"/>
      </w:pPr>
      <w:rPr>
        <w:rFonts w:hint="default"/>
        <w:lang w:val="hu-HU" w:eastAsia="en-US" w:bidi="ar-SA"/>
      </w:rPr>
    </w:lvl>
    <w:lvl w:ilvl="2" w:tplc="216451D8">
      <w:numFmt w:val="bullet"/>
      <w:lvlText w:val="•"/>
      <w:lvlJc w:val="left"/>
      <w:pPr>
        <w:ind w:left="2817" w:hanging="167"/>
      </w:pPr>
      <w:rPr>
        <w:rFonts w:hint="default"/>
        <w:lang w:val="hu-HU" w:eastAsia="en-US" w:bidi="ar-SA"/>
      </w:rPr>
    </w:lvl>
    <w:lvl w:ilvl="3" w:tplc="23E8D45C">
      <w:numFmt w:val="bullet"/>
      <w:lvlText w:val="•"/>
      <w:lvlJc w:val="left"/>
      <w:pPr>
        <w:ind w:left="3855" w:hanging="167"/>
      </w:pPr>
      <w:rPr>
        <w:rFonts w:hint="default"/>
        <w:lang w:val="hu-HU" w:eastAsia="en-US" w:bidi="ar-SA"/>
      </w:rPr>
    </w:lvl>
    <w:lvl w:ilvl="4" w:tplc="8FA433F4">
      <w:numFmt w:val="bullet"/>
      <w:lvlText w:val="•"/>
      <w:lvlJc w:val="left"/>
      <w:pPr>
        <w:ind w:left="4894" w:hanging="167"/>
      </w:pPr>
      <w:rPr>
        <w:rFonts w:hint="default"/>
        <w:lang w:val="hu-HU" w:eastAsia="en-US" w:bidi="ar-SA"/>
      </w:rPr>
    </w:lvl>
    <w:lvl w:ilvl="5" w:tplc="83BAE66E">
      <w:numFmt w:val="bullet"/>
      <w:lvlText w:val="•"/>
      <w:lvlJc w:val="left"/>
      <w:pPr>
        <w:ind w:left="5933" w:hanging="167"/>
      </w:pPr>
      <w:rPr>
        <w:rFonts w:hint="default"/>
        <w:lang w:val="hu-HU" w:eastAsia="en-US" w:bidi="ar-SA"/>
      </w:rPr>
    </w:lvl>
    <w:lvl w:ilvl="6" w:tplc="87DC663C">
      <w:numFmt w:val="bullet"/>
      <w:lvlText w:val="•"/>
      <w:lvlJc w:val="left"/>
      <w:pPr>
        <w:ind w:left="6971" w:hanging="167"/>
      </w:pPr>
      <w:rPr>
        <w:rFonts w:hint="default"/>
        <w:lang w:val="hu-HU" w:eastAsia="en-US" w:bidi="ar-SA"/>
      </w:rPr>
    </w:lvl>
    <w:lvl w:ilvl="7" w:tplc="7788FE56">
      <w:numFmt w:val="bullet"/>
      <w:lvlText w:val="•"/>
      <w:lvlJc w:val="left"/>
      <w:pPr>
        <w:ind w:left="8010" w:hanging="167"/>
      </w:pPr>
      <w:rPr>
        <w:rFonts w:hint="default"/>
        <w:lang w:val="hu-HU" w:eastAsia="en-US" w:bidi="ar-SA"/>
      </w:rPr>
    </w:lvl>
    <w:lvl w:ilvl="8" w:tplc="E8F8EFC6">
      <w:numFmt w:val="bullet"/>
      <w:lvlText w:val="•"/>
      <w:lvlJc w:val="left"/>
      <w:pPr>
        <w:ind w:left="9049" w:hanging="167"/>
      </w:pPr>
      <w:rPr>
        <w:rFonts w:hint="default"/>
        <w:lang w:val="hu-HU" w:eastAsia="en-US" w:bidi="ar-SA"/>
      </w:rPr>
    </w:lvl>
  </w:abstractNum>
  <w:num w:numId="1">
    <w:abstractNumId w:val="0"/>
    <w:lvlOverride w:ilvl="0">
      <w:lvl w:ilvl="0">
        <w:numFmt w:val="bullet"/>
        <w:lvlText w:val="-"/>
        <w:legacy w:legacy="1" w:legacySpace="0" w:legacyIndent="120"/>
        <w:lvlJc w:val="left"/>
        <w:rPr>
          <w:rFonts w:ascii="Times New Roman" w:hAnsi="Times New Roman" w:hint="default"/>
        </w:rPr>
      </w:lvl>
    </w:lvlOverride>
  </w:num>
  <w:num w:numId="2">
    <w:abstractNumId w:val="0"/>
    <w:lvlOverride w:ilvl="0">
      <w:lvl w:ilvl="0">
        <w:numFmt w:val="bullet"/>
        <w:lvlText w:val="•"/>
        <w:legacy w:legacy="1" w:legacySpace="0" w:legacyIndent="353"/>
        <w:lvlJc w:val="left"/>
        <w:rPr>
          <w:rFonts w:ascii="Times New Roman" w:hAnsi="Times New Roman" w:hint="default"/>
        </w:rPr>
      </w:lvl>
    </w:lvlOverride>
  </w:num>
  <w:num w:numId="3">
    <w:abstractNumId w:val="6"/>
  </w:num>
  <w:num w:numId="4">
    <w:abstractNumId w:val="3"/>
  </w:num>
  <w:num w:numId="5">
    <w:abstractNumId w:val="8"/>
  </w:num>
  <w:num w:numId="6">
    <w:abstractNumId w:val="10"/>
  </w:num>
  <w:num w:numId="7">
    <w:abstractNumId w:val="1"/>
  </w:num>
  <w:num w:numId="8">
    <w:abstractNumId w:val="2"/>
  </w:num>
  <w:num w:numId="9">
    <w:abstractNumId w:val="4"/>
  </w:num>
  <w:num w:numId="10">
    <w:abstractNumId w:val="7"/>
  </w:num>
  <w:num w:numId="11">
    <w:abstractNumId w:val="5"/>
  </w:num>
  <w:num w:numId="12">
    <w:abstractNumId w:val="11"/>
  </w:num>
  <w:num w:numId="13">
    <w:abstractNumId w:val="9"/>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en-GB"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00DE"/>
    <w:rsid w:val="00002948"/>
    <w:rsid w:val="00005F7D"/>
    <w:rsid w:val="000066F5"/>
    <w:rsid w:val="00007605"/>
    <w:rsid w:val="000076C3"/>
    <w:rsid w:val="0001028C"/>
    <w:rsid w:val="000129C2"/>
    <w:rsid w:val="000142A5"/>
    <w:rsid w:val="000173E9"/>
    <w:rsid w:val="00020052"/>
    <w:rsid w:val="000229FB"/>
    <w:rsid w:val="00025046"/>
    <w:rsid w:val="0002547D"/>
    <w:rsid w:val="00027AEF"/>
    <w:rsid w:val="00030F64"/>
    <w:rsid w:val="00032B3A"/>
    <w:rsid w:val="000333D1"/>
    <w:rsid w:val="00036EC5"/>
    <w:rsid w:val="00040586"/>
    <w:rsid w:val="0004211F"/>
    <w:rsid w:val="00043677"/>
    <w:rsid w:val="00043851"/>
    <w:rsid w:val="00044365"/>
    <w:rsid w:val="00052394"/>
    <w:rsid w:val="0005488E"/>
    <w:rsid w:val="00055EE0"/>
    <w:rsid w:val="000609E3"/>
    <w:rsid w:val="0006233D"/>
    <w:rsid w:val="00070774"/>
    <w:rsid w:val="00075FC1"/>
    <w:rsid w:val="00076A2F"/>
    <w:rsid w:val="00091166"/>
    <w:rsid w:val="00093518"/>
    <w:rsid w:val="000A1488"/>
    <w:rsid w:val="000A2495"/>
    <w:rsid w:val="000A2C40"/>
    <w:rsid w:val="000A49C5"/>
    <w:rsid w:val="000A6118"/>
    <w:rsid w:val="000A7017"/>
    <w:rsid w:val="000B2083"/>
    <w:rsid w:val="000B5197"/>
    <w:rsid w:val="000B6161"/>
    <w:rsid w:val="000B6459"/>
    <w:rsid w:val="000B7EA1"/>
    <w:rsid w:val="000B7F80"/>
    <w:rsid w:val="000C5EEE"/>
    <w:rsid w:val="000D1146"/>
    <w:rsid w:val="000D3B22"/>
    <w:rsid w:val="000F3463"/>
    <w:rsid w:val="001003C7"/>
    <w:rsid w:val="00101F14"/>
    <w:rsid w:val="001047A3"/>
    <w:rsid w:val="00105C45"/>
    <w:rsid w:val="00110C11"/>
    <w:rsid w:val="0011256C"/>
    <w:rsid w:val="001150CB"/>
    <w:rsid w:val="00121FB0"/>
    <w:rsid w:val="001249A3"/>
    <w:rsid w:val="00125B1D"/>
    <w:rsid w:val="00132C8E"/>
    <w:rsid w:val="00133CEC"/>
    <w:rsid w:val="00135618"/>
    <w:rsid w:val="001360F2"/>
    <w:rsid w:val="001539C9"/>
    <w:rsid w:val="001608FD"/>
    <w:rsid w:val="00160C05"/>
    <w:rsid w:val="00161893"/>
    <w:rsid w:val="00163200"/>
    <w:rsid w:val="00176C6B"/>
    <w:rsid w:val="00180D4C"/>
    <w:rsid w:val="00182EC1"/>
    <w:rsid w:val="001834E6"/>
    <w:rsid w:val="00184CBF"/>
    <w:rsid w:val="001947ED"/>
    <w:rsid w:val="001969B8"/>
    <w:rsid w:val="001A1873"/>
    <w:rsid w:val="001A4488"/>
    <w:rsid w:val="001B06A1"/>
    <w:rsid w:val="001B3BCB"/>
    <w:rsid w:val="001B3DC0"/>
    <w:rsid w:val="001B6354"/>
    <w:rsid w:val="001C1CE3"/>
    <w:rsid w:val="001E4821"/>
    <w:rsid w:val="001E70AE"/>
    <w:rsid w:val="001F4E64"/>
    <w:rsid w:val="00200372"/>
    <w:rsid w:val="002074B4"/>
    <w:rsid w:val="0021134F"/>
    <w:rsid w:val="002169E2"/>
    <w:rsid w:val="002220FF"/>
    <w:rsid w:val="002246C0"/>
    <w:rsid w:val="00232A08"/>
    <w:rsid w:val="0023385A"/>
    <w:rsid w:val="002376A0"/>
    <w:rsid w:val="00237C69"/>
    <w:rsid w:val="0024071B"/>
    <w:rsid w:val="0024667D"/>
    <w:rsid w:val="0024779E"/>
    <w:rsid w:val="00252EE0"/>
    <w:rsid w:val="00254D02"/>
    <w:rsid w:val="00256A4F"/>
    <w:rsid w:val="002571CE"/>
    <w:rsid w:val="00261BAF"/>
    <w:rsid w:val="00265436"/>
    <w:rsid w:val="00265AC4"/>
    <w:rsid w:val="00270D6B"/>
    <w:rsid w:val="00274EF2"/>
    <w:rsid w:val="0027691C"/>
    <w:rsid w:val="0028049E"/>
    <w:rsid w:val="00281077"/>
    <w:rsid w:val="00285302"/>
    <w:rsid w:val="0028580D"/>
    <w:rsid w:val="00286AC6"/>
    <w:rsid w:val="002938B4"/>
    <w:rsid w:val="002965A9"/>
    <w:rsid w:val="002965F1"/>
    <w:rsid w:val="002968A1"/>
    <w:rsid w:val="002A482B"/>
    <w:rsid w:val="002A68BE"/>
    <w:rsid w:val="002B5A72"/>
    <w:rsid w:val="002C740F"/>
    <w:rsid w:val="002D1282"/>
    <w:rsid w:val="002D1F36"/>
    <w:rsid w:val="002D4B22"/>
    <w:rsid w:val="002E4697"/>
    <w:rsid w:val="002E77BC"/>
    <w:rsid w:val="002E7DD6"/>
    <w:rsid w:val="002F60C6"/>
    <w:rsid w:val="003035B7"/>
    <w:rsid w:val="00307F06"/>
    <w:rsid w:val="00315E4F"/>
    <w:rsid w:val="00317E8E"/>
    <w:rsid w:val="0032413B"/>
    <w:rsid w:val="003304A7"/>
    <w:rsid w:val="003332ED"/>
    <w:rsid w:val="00336549"/>
    <w:rsid w:val="00336B62"/>
    <w:rsid w:val="00340C4D"/>
    <w:rsid w:val="003413C9"/>
    <w:rsid w:val="00342FB7"/>
    <w:rsid w:val="003431BB"/>
    <w:rsid w:val="0034485D"/>
    <w:rsid w:val="00344976"/>
    <w:rsid w:val="0035381F"/>
    <w:rsid w:val="00362304"/>
    <w:rsid w:val="003636E4"/>
    <w:rsid w:val="00365A9F"/>
    <w:rsid w:val="00375AE2"/>
    <w:rsid w:val="00383720"/>
    <w:rsid w:val="003840C1"/>
    <w:rsid w:val="00385363"/>
    <w:rsid w:val="003A349B"/>
    <w:rsid w:val="003A4454"/>
    <w:rsid w:val="003A530D"/>
    <w:rsid w:val="003A5733"/>
    <w:rsid w:val="003A7E57"/>
    <w:rsid w:val="003D07E6"/>
    <w:rsid w:val="003D757A"/>
    <w:rsid w:val="003E291F"/>
    <w:rsid w:val="003E4086"/>
    <w:rsid w:val="003E4653"/>
    <w:rsid w:val="003E694A"/>
    <w:rsid w:val="003F35BC"/>
    <w:rsid w:val="003F535A"/>
    <w:rsid w:val="004017DC"/>
    <w:rsid w:val="004019DB"/>
    <w:rsid w:val="004031BF"/>
    <w:rsid w:val="004045C6"/>
    <w:rsid w:val="00405321"/>
    <w:rsid w:val="00407567"/>
    <w:rsid w:val="004132A4"/>
    <w:rsid w:val="00423C23"/>
    <w:rsid w:val="00432FDF"/>
    <w:rsid w:val="00435E5F"/>
    <w:rsid w:val="0044610A"/>
    <w:rsid w:val="0045002B"/>
    <w:rsid w:val="004529D6"/>
    <w:rsid w:val="00456BB1"/>
    <w:rsid w:val="00457150"/>
    <w:rsid w:val="004571D1"/>
    <w:rsid w:val="00460110"/>
    <w:rsid w:val="004601AB"/>
    <w:rsid w:val="004626BA"/>
    <w:rsid w:val="00464071"/>
    <w:rsid w:val="00464EDD"/>
    <w:rsid w:val="00465566"/>
    <w:rsid w:val="004730CD"/>
    <w:rsid w:val="00475591"/>
    <w:rsid w:val="00475F9A"/>
    <w:rsid w:val="00482759"/>
    <w:rsid w:val="00483CF8"/>
    <w:rsid w:val="00490F41"/>
    <w:rsid w:val="00495A98"/>
    <w:rsid w:val="00497045"/>
    <w:rsid w:val="004A6937"/>
    <w:rsid w:val="004B00C2"/>
    <w:rsid w:val="004B3476"/>
    <w:rsid w:val="004C0622"/>
    <w:rsid w:val="004C5CA8"/>
    <w:rsid w:val="004C6E1C"/>
    <w:rsid w:val="004D1B8D"/>
    <w:rsid w:val="004E0277"/>
    <w:rsid w:val="004E1CC8"/>
    <w:rsid w:val="004E2254"/>
    <w:rsid w:val="004E32CD"/>
    <w:rsid w:val="004E5432"/>
    <w:rsid w:val="004E7733"/>
    <w:rsid w:val="00501240"/>
    <w:rsid w:val="00501BED"/>
    <w:rsid w:val="0050452F"/>
    <w:rsid w:val="00507139"/>
    <w:rsid w:val="005150E1"/>
    <w:rsid w:val="005167B4"/>
    <w:rsid w:val="00516CDC"/>
    <w:rsid w:val="00517DE7"/>
    <w:rsid w:val="00517E41"/>
    <w:rsid w:val="00521A5C"/>
    <w:rsid w:val="005228D4"/>
    <w:rsid w:val="0052291A"/>
    <w:rsid w:val="00523739"/>
    <w:rsid w:val="00527C12"/>
    <w:rsid w:val="00527CD6"/>
    <w:rsid w:val="0053165D"/>
    <w:rsid w:val="00531F9A"/>
    <w:rsid w:val="005320A8"/>
    <w:rsid w:val="00532CB8"/>
    <w:rsid w:val="005405CE"/>
    <w:rsid w:val="0054252D"/>
    <w:rsid w:val="00545594"/>
    <w:rsid w:val="00552765"/>
    <w:rsid w:val="005530C6"/>
    <w:rsid w:val="00553803"/>
    <w:rsid w:val="00563C63"/>
    <w:rsid w:val="00564498"/>
    <w:rsid w:val="0056560C"/>
    <w:rsid w:val="0056668F"/>
    <w:rsid w:val="0057126C"/>
    <w:rsid w:val="005740CD"/>
    <w:rsid w:val="00574F43"/>
    <w:rsid w:val="005765B5"/>
    <w:rsid w:val="00577E0E"/>
    <w:rsid w:val="0058044A"/>
    <w:rsid w:val="005811C5"/>
    <w:rsid w:val="00585CBF"/>
    <w:rsid w:val="00586B32"/>
    <w:rsid w:val="00590E44"/>
    <w:rsid w:val="00594EA1"/>
    <w:rsid w:val="005950D8"/>
    <w:rsid w:val="005974B7"/>
    <w:rsid w:val="005A2DAD"/>
    <w:rsid w:val="005A3890"/>
    <w:rsid w:val="005A7915"/>
    <w:rsid w:val="005B1CFD"/>
    <w:rsid w:val="005B726A"/>
    <w:rsid w:val="005C054A"/>
    <w:rsid w:val="005C0F44"/>
    <w:rsid w:val="005C3E37"/>
    <w:rsid w:val="005C4207"/>
    <w:rsid w:val="005C4576"/>
    <w:rsid w:val="005C5589"/>
    <w:rsid w:val="005C61E9"/>
    <w:rsid w:val="005C6F86"/>
    <w:rsid w:val="005D0568"/>
    <w:rsid w:val="005D4C91"/>
    <w:rsid w:val="005D7DE6"/>
    <w:rsid w:val="005E5D26"/>
    <w:rsid w:val="005E7143"/>
    <w:rsid w:val="005F7083"/>
    <w:rsid w:val="005F76DD"/>
    <w:rsid w:val="005F7744"/>
    <w:rsid w:val="005F7BE3"/>
    <w:rsid w:val="00600148"/>
    <w:rsid w:val="00601021"/>
    <w:rsid w:val="006038ED"/>
    <w:rsid w:val="0060630B"/>
    <w:rsid w:val="006064D0"/>
    <w:rsid w:val="00612C2F"/>
    <w:rsid w:val="00612E17"/>
    <w:rsid w:val="0061744F"/>
    <w:rsid w:val="00620518"/>
    <w:rsid w:val="00620F34"/>
    <w:rsid w:val="006215AF"/>
    <w:rsid w:val="00621CCD"/>
    <w:rsid w:val="006237F4"/>
    <w:rsid w:val="00632487"/>
    <w:rsid w:val="00633AB3"/>
    <w:rsid w:val="00635C20"/>
    <w:rsid w:val="0064332C"/>
    <w:rsid w:val="00643DE4"/>
    <w:rsid w:val="00656A45"/>
    <w:rsid w:val="00673398"/>
    <w:rsid w:val="0068602A"/>
    <w:rsid w:val="006866A3"/>
    <w:rsid w:val="00695346"/>
    <w:rsid w:val="006953DE"/>
    <w:rsid w:val="006A4A94"/>
    <w:rsid w:val="006A7E39"/>
    <w:rsid w:val="006B0C82"/>
    <w:rsid w:val="006B4EFC"/>
    <w:rsid w:val="006B5A2C"/>
    <w:rsid w:val="006B6276"/>
    <w:rsid w:val="006C46A0"/>
    <w:rsid w:val="006C6CC1"/>
    <w:rsid w:val="006C70BF"/>
    <w:rsid w:val="006D0483"/>
    <w:rsid w:val="006D2278"/>
    <w:rsid w:val="006D568D"/>
    <w:rsid w:val="006D6859"/>
    <w:rsid w:val="006D7FF6"/>
    <w:rsid w:val="006E40E4"/>
    <w:rsid w:val="006E4685"/>
    <w:rsid w:val="006F00DE"/>
    <w:rsid w:val="006F405B"/>
    <w:rsid w:val="0070176C"/>
    <w:rsid w:val="00706647"/>
    <w:rsid w:val="00712456"/>
    <w:rsid w:val="00715D4C"/>
    <w:rsid w:val="007170ED"/>
    <w:rsid w:val="00720181"/>
    <w:rsid w:val="00721B0B"/>
    <w:rsid w:val="00724E96"/>
    <w:rsid w:val="00725483"/>
    <w:rsid w:val="0073035E"/>
    <w:rsid w:val="007354E2"/>
    <w:rsid w:val="00735ED3"/>
    <w:rsid w:val="00737184"/>
    <w:rsid w:val="0074365D"/>
    <w:rsid w:val="0074789E"/>
    <w:rsid w:val="00750191"/>
    <w:rsid w:val="00754DAA"/>
    <w:rsid w:val="007601B9"/>
    <w:rsid w:val="0077583F"/>
    <w:rsid w:val="00783A3F"/>
    <w:rsid w:val="00785BC4"/>
    <w:rsid w:val="0079189F"/>
    <w:rsid w:val="00792477"/>
    <w:rsid w:val="00797452"/>
    <w:rsid w:val="0079794E"/>
    <w:rsid w:val="007A217C"/>
    <w:rsid w:val="007A486A"/>
    <w:rsid w:val="007A4F31"/>
    <w:rsid w:val="007A6109"/>
    <w:rsid w:val="007A700B"/>
    <w:rsid w:val="007A7F15"/>
    <w:rsid w:val="007B2929"/>
    <w:rsid w:val="007C065C"/>
    <w:rsid w:val="007C2606"/>
    <w:rsid w:val="007C6B5A"/>
    <w:rsid w:val="007D0453"/>
    <w:rsid w:val="007D394F"/>
    <w:rsid w:val="007D7AC4"/>
    <w:rsid w:val="007D7AE7"/>
    <w:rsid w:val="007F021B"/>
    <w:rsid w:val="007F2EFF"/>
    <w:rsid w:val="008113C4"/>
    <w:rsid w:val="008123D0"/>
    <w:rsid w:val="00821180"/>
    <w:rsid w:val="00823DFF"/>
    <w:rsid w:val="00834DAF"/>
    <w:rsid w:val="00835FCB"/>
    <w:rsid w:val="00837534"/>
    <w:rsid w:val="00846C21"/>
    <w:rsid w:val="0085138C"/>
    <w:rsid w:val="00852002"/>
    <w:rsid w:val="008534A9"/>
    <w:rsid w:val="0085419B"/>
    <w:rsid w:val="00854D51"/>
    <w:rsid w:val="00861171"/>
    <w:rsid w:val="00862D31"/>
    <w:rsid w:val="00862FFE"/>
    <w:rsid w:val="00864579"/>
    <w:rsid w:val="0086583F"/>
    <w:rsid w:val="00872707"/>
    <w:rsid w:val="0087526E"/>
    <w:rsid w:val="00880066"/>
    <w:rsid w:val="00891757"/>
    <w:rsid w:val="00891AD4"/>
    <w:rsid w:val="00894C18"/>
    <w:rsid w:val="0089540F"/>
    <w:rsid w:val="008A142F"/>
    <w:rsid w:val="008A496B"/>
    <w:rsid w:val="008B0B11"/>
    <w:rsid w:val="008B41CE"/>
    <w:rsid w:val="008B4BDB"/>
    <w:rsid w:val="008B5082"/>
    <w:rsid w:val="008B5259"/>
    <w:rsid w:val="008C0DE5"/>
    <w:rsid w:val="008D02AF"/>
    <w:rsid w:val="008D17FF"/>
    <w:rsid w:val="008D2144"/>
    <w:rsid w:val="008D35C1"/>
    <w:rsid w:val="00902D5C"/>
    <w:rsid w:val="009034B4"/>
    <w:rsid w:val="00910E50"/>
    <w:rsid w:val="009162EF"/>
    <w:rsid w:val="00931B01"/>
    <w:rsid w:val="00932CFA"/>
    <w:rsid w:val="00932F08"/>
    <w:rsid w:val="00934957"/>
    <w:rsid w:val="0093547A"/>
    <w:rsid w:val="00940F86"/>
    <w:rsid w:val="00951287"/>
    <w:rsid w:val="00956132"/>
    <w:rsid w:val="00957B35"/>
    <w:rsid w:val="0096001F"/>
    <w:rsid w:val="00962476"/>
    <w:rsid w:val="0096674C"/>
    <w:rsid w:val="00972B1C"/>
    <w:rsid w:val="0097402E"/>
    <w:rsid w:val="00975BAD"/>
    <w:rsid w:val="00985775"/>
    <w:rsid w:val="00986F63"/>
    <w:rsid w:val="00995942"/>
    <w:rsid w:val="00997486"/>
    <w:rsid w:val="009974CD"/>
    <w:rsid w:val="009A0151"/>
    <w:rsid w:val="009A34EF"/>
    <w:rsid w:val="009A597F"/>
    <w:rsid w:val="009B1C09"/>
    <w:rsid w:val="009B4734"/>
    <w:rsid w:val="009B5012"/>
    <w:rsid w:val="009B54CE"/>
    <w:rsid w:val="009B701B"/>
    <w:rsid w:val="009C140D"/>
    <w:rsid w:val="009C4764"/>
    <w:rsid w:val="009C649D"/>
    <w:rsid w:val="009C6E5C"/>
    <w:rsid w:val="009C7FB8"/>
    <w:rsid w:val="009D0CE0"/>
    <w:rsid w:val="009D17AB"/>
    <w:rsid w:val="009D56B4"/>
    <w:rsid w:val="009E3C33"/>
    <w:rsid w:val="009E670D"/>
    <w:rsid w:val="009F05B0"/>
    <w:rsid w:val="00A05DE3"/>
    <w:rsid w:val="00A11969"/>
    <w:rsid w:val="00A139B1"/>
    <w:rsid w:val="00A225DE"/>
    <w:rsid w:val="00A23019"/>
    <w:rsid w:val="00A26AC1"/>
    <w:rsid w:val="00A26FC0"/>
    <w:rsid w:val="00A35AF4"/>
    <w:rsid w:val="00A36898"/>
    <w:rsid w:val="00A42398"/>
    <w:rsid w:val="00A47138"/>
    <w:rsid w:val="00A47338"/>
    <w:rsid w:val="00A477F1"/>
    <w:rsid w:val="00A53FD8"/>
    <w:rsid w:val="00A556F2"/>
    <w:rsid w:val="00A557CA"/>
    <w:rsid w:val="00A5689E"/>
    <w:rsid w:val="00A60A32"/>
    <w:rsid w:val="00A621AF"/>
    <w:rsid w:val="00A636E1"/>
    <w:rsid w:val="00A64007"/>
    <w:rsid w:val="00A645D5"/>
    <w:rsid w:val="00A715EA"/>
    <w:rsid w:val="00A71A62"/>
    <w:rsid w:val="00A754E4"/>
    <w:rsid w:val="00A814AF"/>
    <w:rsid w:val="00A83B21"/>
    <w:rsid w:val="00A865DE"/>
    <w:rsid w:val="00A86CA7"/>
    <w:rsid w:val="00A9782B"/>
    <w:rsid w:val="00AA289A"/>
    <w:rsid w:val="00AA4B99"/>
    <w:rsid w:val="00AA5D56"/>
    <w:rsid w:val="00AA79D7"/>
    <w:rsid w:val="00AB0075"/>
    <w:rsid w:val="00AB2A58"/>
    <w:rsid w:val="00AB3217"/>
    <w:rsid w:val="00AB4E90"/>
    <w:rsid w:val="00AB5AAF"/>
    <w:rsid w:val="00AB63ED"/>
    <w:rsid w:val="00AC1C5E"/>
    <w:rsid w:val="00AC6E40"/>
    <w:rsid w:val="00AD1AC3"/>
    <w:rsid w:val="00AD2253"/>
    <w:rsid w:val="00AD3E05"/>
    <w:rsid w:val="00AE0CE3"/>
    <w:rsid w:val="00AE192F"/>
    <w:rsid w:val="00AE4974"/>
    <w:rsid w:val="00AE57CB"/>
    <w:rsid w:val="00AE634D"/>
    <w:rsid w:val="00AE6ABB"/>
    <w:rsid w:val="00AF5949"/>
    <w:rsid w:val="00B02461"/>
    <w:rsid w:val="00B07D55"/>
    <w:rsid w:val="00B2048E"/>
    <w:rsid w:val="00B22444"/>
    <w:rsid w:val="00B24685"/>
    <w:rsid w:val="00B27089"/>
    <w:rsid w:val="00B30776"/>
    <w:rsid w:val="00B36686"/>
    <w:rsid w:val="00B408AE"/>
    <w:rsid w:val="00B425DA"/>
    <w:rsid w:val="00B43D7D"/>
    <w:rsid w:val="00B44631"/>
    <w:rsid w:val="00B53BDF"/>
    <w:rsid w:val="00B65CA9"/>
    <w:rsid w:val="00B70548"/>
    <w:rsid w:val="00B708C6"/>
    <w:rsid w:val="00B71BF4"/>
    <w:rsid w:val="00B72720"/>
    <w:rsid w:val="00B731D1"/>
    <w:rsid w:val="00B8146B"/>
    <w:rsid w:val="00B869E7"/>
    <w:rsid w:val="00B901D5"/>
    <w:rsid w:val="00B94C3E"/>
    <w:rsid w:val="00B95D21"/>
    <w:rsid w:val="00BB0A8E"/>
    <w:rsid w:val="00BB1CEE"/>
    <w:rsid w:val="00BB3EF3"/>
    <w:rsid w:val="00BB61B5"/>
    <w:rsid w:val="00BB7339"/>
    <w:rsid w:val="00BC0423"/>
    <w:rsid w:val="00BC2DFE"/>
    <w:rsid w:val="00BC4CBA"/>
    <w:rsid w:val="00BD4020"/>
    <w:rsid w:val="00BE42FA"/>
    <w:rsid w:val="00BF0E8B"/>
    <w:rsid w:val="00BF1589"/>
    <w:rsid w:val="00BF464B"/>
    <w:rsid w:val="00BF7856"/>
    <w:rsid w:val="00BF7F67"/>
    <w:rsid w:val="00C03790"/>
    <w:rsid w:val="00C072E8"/>
    <w:rsid w:val="00C074C0"/>
    <w:rsid w:val="00C1079E"/>
    <w:rsid w:val="00C124F2"/>
    <w:rsid w:val="00C17F38"/>
    <w:rsid w:val="00C21D58"/>
    <w:rsid w:val="00C2211D"/>
    <w:rsid w:val="00C26783"/>
    <w:rsid w:val="00C30A93"/>
    <w:rsid w:val="00C32237"/>
    <w:rsid w:val="00C34D20"/>
    <w:rsid w:val="00C3502D"/>
    <w:rsid w:val="00C37EF3"/>
    <w:rsid w:val="00C444E5"/>
    <w:rsid w:val="00C47079"/>
    <w:rsid w:val="00C50214"/>
    <w:rsid w:val="00C576DC"/>
    <w:rsid w:val="00C61937"/>
    <w:rsid w:val="00C77D27"/>
    <w:rsid w:val="00C8006C"/>
    <w:rsid w:val="00C805ED"/>
    <w:rsid w:val="00C812AC"/>
    <w:rsid w:val="00C8168F"/>
    <w:rsid w:val="00C81B2B"/>
    <w:rsid w:val="00C92583"/>
    <w:rsid w:val="00C93727"/>
    <w:rsid w:val="00CA6E98"/>
    <w:rsid w:val="00CB47BD"/>
    <w:rsid w:val="00CB7072"/>
    <w:rsid w:val="00CB787E"/>
    <w:rsid w:val="00CC2C80"/>
    <w:rsid w:val="00CC468E"/>
    <w:rsid w:val="00CC7538"/>
    <w:rsid w:val="00CD136B"/>
    <w:rsid w:val="00CD4264"/>
    <w:rsid w:val="00CD6AB9"/>
    <w:rsid w:val="00CE318B"/>
    <w:rsid w:val="00CF2A0B"/>
    <w:rsid w:val="00CF38C2"/>
    <w:rsid w:val="00CF3C3D"/>
    <w:rsid w:val="00D02CCD"/>
    <w:rsid w:val="00D05FD4"/>
    <w:rsid w:val="00D157F0"/>
    <w:rsid w:val="00D20E61"/>
    <w:rsid w:val="00D24E23"/>
    <w:rsid w:val="00D251A3"/>
    <w:rsid w:val="00D2524E"/>
    <w:rsid w:val="00D2527E"/>
    <w:rsid w:val="00D2590E"/>
    <w:rsid w:val="00D27415"/>
    <w:rsid w:val="00D27B17"/>
    <w:rsid w:val="00D3184A"/>
    <w:rsid w:val="00D32BD5"/>
    <w:rsid w:val="00D33D48"/>
    <w:rsid w:val="00D46EC0"/>
    <w:rsid w:val="00D50E76"/>
    <w:rsid w:val="00D54D79"/>
    <w:rsid w:val="00D5705D"/>
    <w:rsid w:val="00D57933"/>
    <w:rsid w:val="00D617D3"/>
    <w:rsid w:val="00D64841"/>
    <w:rsid w:val="00D70FBE"/>
    <w:rsid w:val="00D735F7"/>
    <w:rsid w:val="00D74500"/>
    <w:rsid w:val="00D748DC"/>
    <w:rsid w:val="00D74BF6"/>
    <w:rsid w:val="00D74D26"/>
    <w:rsid w:val="00D74DB2"/>
    <w:rsid w:val="00D77307"/>
    <w:rsid w:val="00D807EE"/>
    <w:rsid w:val="00D82BB1"/>
    <w:rsid w:val="00D93587"/>
    <w:rsid w:val="00D93619"/>
    <w:rsid w:val="00D93723"/>
    <w:rsid w:val="00D944EE"/>
    <w:rsid w:val="00D94701"/>
    <w:rsid w:val="00D977E9"/>
    <w:rsid w:val="00DA17FF"/>
    <w:rsid w:val="00DA3CAB"/>
    <w:rsid w:val="00DB1729"/>
    <w:rsid w:val="00DB1991"/>
    <w:rsid w:val="00DB25F4"/>
    <w:rsid w:val="00DB47DF"/>
    <w:rsid w:val="00DC0D7F"/>
    <w:rsid w:val="00DC38AD"/>
    <w:rsid w:val="00DC5038"/>
    <w:rsid w:val="00DC53CF"/>
    <w:rsid w:val="00DC5FEF"/>
    <w:rsid w:val="00DC6760"/>
    <w:rsid w:val="00DC75B4"/>
    <w:rsid w:val="00DE1187"/>
    <w:rsid w:val="00DE321B"/>
    <w:rsid w:val="00DE7931"/>
    <w:rsid w:val="00DF05F2"/>
    <w:rsid w:val="00DF7F8A"/>
    <w:rsid w:val="00E01DB3"/>
    <w:rsid w:val="00E022FB"/>
    <w:rsid w:val="00E02EBC"/>
    <w:rsid w:val="00E10046"/>
    <w:rsid w:val="00E115B6"/>
    <w:rsid w:val="00E17FBB"/>
    <w:rsid w:val="00E27537"/>
    <w:rsid w:val="00E306E9"/>
    <w:rsid w:val="00E36599"/>
    <w:rsid w:val="00E37C44"/>
    <w:rsid w:val="00E40D47"/>
    <w:rsid w:val="00E43037"/>
    <w:rsid w:val="00E450F8"/>
    <w:rsid w:val="00E52540"/>
    <w:rsid w:val="00E5432B"/>
    <w:rsid w:val="00E54CCC"/>
    <w:rsid w:val="00E55DF6"/>
    <w:rsid w:val="00E60637"/>
    <w:rsid w:val="00E742F8"/>
    <w:rsid w:val="00E8026C"/>
    <w:rsid w:val="00E85E55"/>
    <w:rsid w:val="00E8687B"/>
    <w:rsid w:val="00E95791"/>
    <w:rsid w:val="00E95D8D"/>
    <w:rsid w:val="00EA1C0A"/>
    <w:rsid w:val="00EA7833"/>
    <w:rsid w:val="00EA7D4A"/>
    <w:rsid w:val="00EB1F5F"/>
    <w:rsid w:val="00EB3F9A"/>
    <w:rsid w:val="00EC2EE7"/>
    <w:rsid w:val="00ED2C70"/>
    <w:rsid w:val="00ED54B9"/>
    <w:rsid w:val="00EE090D"/>
    <w:rsid w:val="00EE2B98"/>
    <w:rsid w:val="00EF0A87"/>
    <w:rsid w:val="00EF360F"/>
    <w:rsid w:val="00EF42A3"/>
    <w:rsid w:val="00EF795E"/>
    <w:rsid w:val="00F00954"/>
    <w:rsid w:val="00F036AA"/>
    <w:rsid w:val="00F1540F"/>
    <w:rsid w:val="00F16995"/>
    <w:rsid w:val="00F227BE"/>
    <w:rsid w:val="00F27863"/>
    <w:rsid w:val="00F310B0"/>
    <w:rsid w:val="00F319C7"/>
    <w:rsid w:val="00F342FB"/>
    <w:rsid w:val="00F37BD2"/>
    <w:rsid w:val="00F40179"/>
    <w:rsid w:val="00F4386E"/>
    <w:rsid w:val="00F451F4"/>
    <w:rsid w:val="00F4526F"/>
    <w:rsid w:val="00F45438"/>
    <w:rsid w:val="00F50C3E"/>
    <w:rsid w:val="00F5125E"/>
    <w:rsid w:val="00F55253"/>
    <w:rsid w:val="00F638BB"/>
    <w:rsid w:val="00F73498"/>
    <w:rsid w:val="00F73876"/>
    <w:rsid w:val="00F73896"/>
    <w:rsid w:val="00F739EB"/>
    <w:rsid w:val="00F744D0"/>
    <w:rsid w:val="00F77716"/>
    <w:rsid w:val="00F82CD7"/>
    <w:rsid w:val="00F91A36"/>
    <w:rsid w:val="00F91ECF"/>
    <w:rsid w:val="00F94B76"/>
    <w:rsid w:val="00F9700D"/>
    <w:rsid w:val="00FA0CE4"/>
    <w:rsid w:val="00FA654A"/>
    <w:rsid w:val="00FA70C0"/>
    <w:rsid w:val="00FB0FBA"/>
    <w:rsid w:val="00FB1A00"/>
    <w:rsid w:val="00FB3C3C"/>
    <w:rsid w:val="00FC0999"/>
    <w:rsid w:val="00FC3E48"/>
    <w:rsid w:val="00FC4637"/>
    <w:rsid w:val="00FC513B"/>
    <w:rsid w:val="00FD32B5"/>
    <w:rsid w:val="00FD7494"/>
    <w:rsid w:val="00FD7FD3"/>
    <w:rsid w:val="00FE5B0A"/>
    <w:rsid w:val="00FE5C89"/>
    <w:rsid w:val="00FF1029"/>
    <w:rsid w:val="00FF3D3D"/>
    <w:rsid w:val="00FF72CA"/>
    <w:rsid w:val="00FF767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49"/>
    <o:shapelayout v:ext="edit">
      <o:idmap v:ext="edit" data="1"/>
    </o:shapelayout>
  </w:shapeDefaults>
  <w:decimalSymbol w:val=","/>
  <w:listSeparator w:val=";"/>
  <w15:chartTrackingRefBased/>
  <w15:docId w15:val="{86B9F041-FFC0-4338-9956-051584840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1">
    <w:name w:val="heading 1"/>
    <w:basedOn w:val="Norml"/>
    <w:uiPriority w:val="1"/>
    <w:qFormat/>
    <w:pPr>
      <w:widowControl w:val="0"/>
      <w:autoSpaceDE w:val="0"/>
      <w:autoSpaceDN w:val="0"/>
      <w:ind w:left="553" w:hanging="454"/>
      <w:outlineLvl w:val="0"/>
    </w:pPr>
    <w:rPr>
      <w:rFonts w:ascii="Arial" w:eastAsia="Arial" w:hAnsi="Arial" w:cs="Arial"/>
      <w:b/>
      <w:bCs/>
      <w:lang w:val="en-US" w:eastAsia="en-US"/>
    </w:rPr>
  </w:style>
  <w:style w:type="paragraph" w:styleId="Cmsor2">
    <w:name w:val="heading 2"/>
    <w:basedOn w:val="Norml"/>
    <w:uiPriority w:val="1"/>
    <w:qFormat/>
    <w:pPr>
      <w:widowControl w:val="0"/>
      <w:autoSpaceDE w:val="0"/>
      <w:autoSpaceDN w:val="0"/>
      <w:ind w:left="100"/>
      <w:outlineLvl w:val="1"/>
    </w:pPr>
    <w:rPr>
      <w:rFonts w:ascii="Arial" w:eastAsia="Arial" w:hAnsi="Arial" w:cs="Arial"/>
      <w:b/>
      <w:bCs/>
      <w:sz w:val="18"/>
      <w:szCs w:val="18"/>
      <w:lang w:val="en-US" w:eastAsia="en-US"/>
    </w:rPr>
  </w:style>
  <w:style w:type="paragraph" w:styleId="Cmsor3">
    <w:name w:val="heading 3"/>
    <w:basedOn w:val="Norml"/>
    <w:next w:val="Normlbehzs"/>
    <w:link w:val="Cmsor3Char"/>
    <w:qFormat/>
    <w:rsid w:val="00854D51"/>
    <w:pPr>
      <w:keepNext/>
      <w:keepLines/>
      <w:spacing w:before="240" w:after="240" w:line="360" w:lineRule="atLeast"/>
      <w:jc w:val="both"/>
      <w:outlineLvl w:val="2"/>
    </w:pPr>
    <w:rPr>
      <w:i/>
      <w:iCs/>
      <w:sz w:val="24"/>
      <w:szCs w:val="24"/>
      <w:lang w:val="en-GB"/>
    </w:rPr>
  </w:style>
  <w:style w:type="paragraph" w:styleId="Cmsor4">
    <w:name w:val="heading 4"/>
    <w:basedOn w:val="Norml"/>
    <w:next w:val="Norml"/>
    <w:qFormat/>
    <w:rsid w:val="002D3893"/>
    <w:pPr>
      <w:keepNext/>
      <w:outlineLvl w:val="3"/>
    </w:pPr>
    <w:rPr>
      <w:sz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pPr>
      <w:tabs>
        <w:tab w:val="center" w:pos="4536"/>
        <w:tab w:val="right" w:pos="9072"/>
      </w:tabs>
    </w:pPr>
  </w:style>
  <w:style w:type="paragraph" w:styleId="llb">
    <w:name w:val="footer"/>
    <w:basedOn w:val="Norml"/>
    <w:link w:val="llbChar"/>
    <w:uiPriority w:val="99"/>
    <w:pPr>
      <w:tabs>
        <w:tab w:val="center" w:pos="4536"/>
        <w:tab w:val="right" w:pos="9072"/>
      </w:tabs>
    </w:pPr>
  </w:style>
  <w:style w:type="character" w:styleId="Oldalszm">
    <w:name w:val="page number"/>
    <w:basedOn w:val="Bekezdsalapbettpusa"/>
  </w:style>
  <w:style w:type="paragraph" w:styleId="Szvegtrzs">
    <w:name w:val="Body Text"/>
    <w:basedOn w:val="Norml"/>
    <w:link w:val="SzvegtrzsChar"/>
    <w:pPr>
      <w:spacing w:line="360" w:lineRule="auto"/>
      <w:jc w:val="both"/>
    </w:pPr>
    <w:rPr>
      <w:sz w:val="24"/>
    </w:rPr>
  </w:style>
  <w:style w:type="character" w:styleId="Hiperhivatkozs">
    <w:name w:val="Hyperlink"/>
    <w:rsid w:val="00B53BDF"/>
    <w:rPr>
      <w:color w:val="0000FF"/>
      <w:u w:val="single"/>
    </w:rPr>
  </w:style>
  <w:style w:type="paragraph" w:styleId="Buborkszveg">
    <w:name w:val="Balloon Text"/>
    <w:basedOn w:val="Norml"/>
    <w:link w:val="BuborkszvegChar"/>
    <w:rsid w:val="00D93723"/>
    <w:rPr>
      <w:rFonts w:ascii="Tahoma" w:hAnsi="Tahoma" w:cs="Tahoma"/>
      <w:sz w:val="16"/>
      <w:szCs w:val="16"/>
    </w:rPr>
  </w:style>
  <w:style w:type="character" w:customStyle="1" w:styleId="BuborkszvegChar">
    <w:name w:val="Buborékszöveg Char"/>
    <w:link w:val="Buborkszveg"/>
    <w:rsid w:val="00D93723"/>
    <w:rPr>
      <w:rFonts w:ascii="Tahoma" w:hAnsi="Tahoma" w:cs="Tahoma"/>
      <w:sz w:val="16"/>
      <w:szCs w:val="16"/>
    </w:rPr>
  </w:style>
  <w:style w:type="character" w:customStyle="1" w:styleId="Cmsor3Char">
    <w:name w:val="Címsor 3 Char"/>
    <w:link w:val="Cmsor3"/>
    <w:rsid w:val="00854D51"/>
    <w:rPr>
      <w:i/>
      <w:iCs/>
      <w:sz w:val="24"/>
      <w:szCs w:val="24"/>
      <w:lang w:val="en-GB"/>
    </w:rPr>
  </w:style>
  <w:style w:type="paragraph" w:styleId="Normlbehzs">
    <w:name w:val="Normal Indent"/>
    <w:basedOn w:val="Norml"/>
    <w:rsid w:val="00854D51"/>
    <w:pPr>
      <w:ind w:left="708"/>
    </w:pPr>
  </w:style>
  <w:style w:type="paragraph" w:customStyle="1" w:styleId="szveg">
    <w:name w:val="szöveg"/>
    <w:basedOn w:val="Norml"/>
    <w:rsid w:val="00932CFA"/>
    <w:pPr>
      <w:spacing w:before="120"/>
      <w:jc w:val="both"/>
    </w:pPr>
    <w:rPr>
      <w:rFonts w:ascii="Arial" w:hAnsi="Arial" w:cs="Arial"/>
      <w:bCs/>
      <w:iCs/>
      <w:sz w:val="18"/>
      <w:szCs w:val="18"/>
    </w:rPr>
  </w:style>
  <w:style w:type="paragraph" w:customStyle="1" w:styleId="Abeoszt1">
    <w:name w:val="A_beoszt1"/>
    <w:basedOn w:val="Norml"/>
    <w:next w:val="Norml"/>
    <w:rsid w:val="00932CFA"/>
    <w:pPr>
      <w:tabs>
        <w:tab w:val="center" w:pos="6804"/>
      </w:tabs>
    </w:pPr>
    <w:rPr>
      <w:rFonts w:ascii="Garamond" w:hAnsi="Garamond"/>
      <w:sz w:val="22"/>
    </w:rPr>
  </w:style>
  <w:style w:type="character" w:customStyle="1" w:styleId="llbChar">
    <w:name w:val="Élőláb Char"/>
    <w:basedOn w:val="Bekezdsalapbettpusa"/>
    <w:link w:val="llb"/>
    <w:uiPriority w:val="99"/>
    <w:rsid w:val="00F638BB"/>
  </w:style>
  <w:style w:type="paragraph" w:styleId="Csakszveg">
    <w:name w:val="Plain Text"/>
    <w:basedOn w:val="Norml"/>
    <w:link w:val="CsakszvegChar"/>
    <w:uiPriority w:val="99"/>
    <w:unhideWhenUsed/>
    <w:rsid w:val="004031BF"/>
    <w:rPr>
      <w:rFonts w:ascii="Calibri" w:eastAsia="Calibri" w:hAnsi="Calibri" w:cs="Calibri"/>
      <w:sz w:val="22"/>
      <w:szCs w:val="22"/>
      <w:lang w:eastAsia="en-US"/>
    </w:rPr>
  </w:style>
  <w:style w:type="character" w:customStyle="1" w:styleId="CsakszvegChar">
    <w:name w:val="Csak szöveg Char"/>
    <w:link w:val="Csakszveg"/>
    <w:uiPriority w:val="99"/>
    <w:rsid w:val="004031BF"/>
    <w:rPr>
      <w:rFonts w:ascii="Calibri" w:eastAsia="Calibri" w:hAnsi="Calibri" w:cs="Calibri"/>
      <w:sz w:val="22"/>
      <w:szCs w:val="22"/>
      <w:lang w:eastAsia="en-US"/>
    </w:rPr>
  </w:style>
  <w:style w:type="character" w:customStyle="1" w:styleId="lfejChar">
    <w:name w:val="Élőfej Char"/>
    <w:link w:val="lfej"/>
    <w:rsid w:val="00956132"/>
  </w:style>
  <w:style w:type="character" w:styleId="Jegyzethivatkozs">
    <w:name w:val="annotation reference"/>
    <w:basedOn w:val="Bekezdsalapbettpusa"/>
    <w:rsid w:val="00182EC1"/>
    <w:rPr>
      <w:sz w:val="16"/>
      <w:szCs w:val="16"/>
    </w:rPr>
  </w:style>
  <w:style w:type="paragraph" w:styleId="Jegyzetszveg">
    <w:name w:val="annotation text"/>
    <w:basedOn w:val="Norml"/>
    <w:link w:val="JegyzetszvegChar"/>
    <w:rsid w:val="00182EC1"/>
  </w:style>
  <w:style w:type="character" w:customStyle="1" w:styleId="JegyzetszvegChar">
    <w:name w:val="Jegyzetszöveg Char"/>
    <w:basedOn w:val="Bekezdsalapbettpusa"/>
    <w:link w:val="Jegyzetszveg"/>
    <w:rsid w:val="00182EC1"/>
  </w:style>
  <w:style w:type="paragraph" w:styleId="Megjegyzstrgya">
    <w:name w:val="annotation subject"/>
    <w:basedOn w:val="Jegyzetszveg"/>
    <w:next w:val="Jegyzetszveg"/>
    <w:link w:val="MegjegyzstrgyaChar"/>
    <w:rsid w:val="00182EC1"/>
    <w:rPr>
      <w:b/>
      <w:bCs/>
    </w:rPr>
  </w:style>
  <w:style w:type="character" w:customStyle="1" w:styleId="MegjegyzstrgyaChar">
    <w:name w:val="Megjegyzés tárgya Char"/>
    <w:basedOn w:val="JegyzetszvegChar"/>
    <w:link w:val="Megjegyzstrgya"/>
    <w:rsid w:val="00182EC1"/>
    <w:rPr>
      <w:b/>
      <w:bCs/>
    </w:rPr>
  </w:style>
  <w:style w:type="paragraph" w:styleId="Szvegtrzsbehzssal2">
    <w:name w:val="Body Text Indent 2"/>
    <w:basedOn w:val="Norml"/>
    <w:link w:val="Szvegtrzsbehzssal2Char"/>
    <w:rsid w:val="00435E5F"/>
    <w:pPr>
      <w:spacing w:after="120" w:line="480" w:lineRule="auto"/>
      <w:ind w:left="283"/>
    </w:pPr>
  </w:style>
  <w:style w:type="character" w:customStyle="1" w:styleId="Szvegtrzsbehzssal2Char">
    <w:name w:val="Szövegtörzs behúzással 2 Char"/>
    <w:basedOn w:val="Bekezdsalapbettpusa"/>
    <w:link w:val="Szvegtrzsbehzssal2"/>
    <w:rsid w:val="00435E5F"/>
  </w:style>
  <w:style w:type="paragraph" w:styleId="Cm">
    <w:name w:val="Title"/>
    <w:basedOn w:val="Norml"/>
    <w:uiPriority w:val="1"/>
    <w:qFormat/>
    <w:pPr>
      <w:widowControl w:val="0"/>
      <w:autoSpaceDE w:val="0"/>
      <w:autoSpaceDN w:val="0"/>
      <w:spacing w:before="111"/>
      <w:ind w:left="100"/>
    </w:pPr>
    <w:rPr>
      <w:rFonts w:ascii="Arial" w:eastAsia="Arial" w:hAnsi="Arial" w:cs="Arial"/>
      <w:b/>
      <w:bCs/>
      <w:sz w:val="36"/>
      <w:szCs w:val="36"/>
      <w:lang w:val="en-US" w:eastAsia="en-US"/>
    </w:rPr>
  </w:style>
  <w:style w:type="table" w:customStyle="1" w:styleId="TableNormal0">
    <w:name w:val="Table Normal_0"/>
    <w:uiPriority w:val="2"/>
    <w:semiHidden/>
    <w:unhideWhenUsed/>
    <w:qFormat/>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l"/>
    <w:uiPriority w:val="1"/>
    <w:qFormat/>
    <w:pPr>
      <w:widowControl w:val="0"/>
      <w:autoSpaceDE w:val="0"/>
      <w:autoSpaceDN w:val="0"/>
      <w:spacing w:before="22"/>
      <w:ind w:left="50"/>
    </w:pPr>
    <w:rPr>
      <w:rFonts w:ascii="Arial" w:eastAsia="Arial" w:hAnsi="Arial" w:cs="Arial"/>
      <w:sz w:val="22"/>
      <w:szCs w:val="22"/>
      <w:lang w:val="en-US" w:eastAsia="en-US"/>
    </w:rPr>
  </w:style>
  <w:style w:type="paragraph" w:styleId="Listaszerbekezds">
    <w:name w:val="List Paragraph"/>
    <w:basedOn w:val="Norml"/>
    <w:uiPriority w:val="1"/>
    <w:qFormat/>
    <w:pPr>
      <w:widowControl w:val="0"/>
      <w:autoSpaceDE w:val="0"/>
      <w:autoSpaceDN w:val="0"/>
      <w:ind w:left="553" w:hanging="454"/>
    </w:pPr>
    <w:rPr>
      <w:rFonts w:ascii="Arial" w:eastAsia="Arial" w:hAnsi="Arial" w:cs="Arial"/>
      <w:sz w:val="22"/>
      <w:szCs w:val="22"/>
      <w:lang w:val="en-US" w:eastAsia="en-US"/>
    </w:rPr>
  </w:style>
  <w:style w:type="character" w:customStyle="1" w:styleId="SzvegtrzsChar">
    <w:name w:val="Szövegtörzs Char"/>
    <w:basedOn w:val="Bekezdsalapbettpusa"/>
    <w:link w:val="Szvegtrzs"/>
    <w:rsid w:val="00CE318B"/>
    <w:rPr>
      <w:sz w:val="24"/>
    </w:rPr>
  </w:style>
  <w:style w:type="table" w:customStyle="1" w:styleId="TableNormal">
    <w:name w:val="Table Normal"/>
    <w:uiPriority w:val="2"/>
    <w:semiHidden/>
    <w:unhideWhenUsed/>
    <w:qFormat/>
    <w:rsid w:val="00261BAF"/>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1">
    <w:name w:val="Table Normal1"/>
    <w:uiPriority w:val="2"/>
    <w:semiHidden/>
    <w:unhideWhenUsed/>
    <w:qFormat/>
    <w:rsid w:val="00261BAF"/>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table" w:customStyle="1" w:styleId="TableNormal2">
    <w:name w:val="Table Normal2"/>
    <w:uiPriority w:val="2"/>
    <w:semiHidden/>
    <w:unhideWhenUsed/>
    <w:qFormat/>
    <w:rsid w:val="005530C6"/>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3905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G:\Saj&#225;t%20meghajt&#243;\MVM%20nyomtatv&#225;nyok\Rendszerenged&#233;lyek%20MVM%20H&#225;l&#243;zat" TargetMode="External"/><Relationship Id="rId13" Type="http://schemas.openxmlformats.org/officeDocument/2006/relationships/image" Target="media/image20.png"/><Relationship Id="rId18" Type="http://schemas.openxmlformats.org/officeDocument/2006/relationships/image" Target="media/image6.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1.xml"/><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vmhalozat.hu/aram" TargetMode="External"/><Relationship Id="rId24" Type="http://schemas.openxmlformats.org/officeDocument/2006/relationships/image" Target="media/image9.jpe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hyperlink" Target="http://www.demaszhalozat.hu" TargetMode="External"/><Relationship Id="rId4" Type="http://schemas.openxmlformats.org/officeDocument/2006/relationships/settings" Target="settings.xml"/><Relationship Id="rId9" Type="http://schemas.openxmlformats.org/officeDocument/2006/relationships/hyperlink" Target="https://www.meevet.hu/pages/uj-rendszerengedelyes-fogyasztas-merohelyek-oktatasi-anyag" TargetMode="External"/><Relationship Id="rId14" Type="http://schemas.openxmlformats.org/officeDocument/2006/relationships/image" Target="media/image3.png"/><Relationship Id="rId22" Type="http://schemas.openxmlformats.org/officeDocument/2006/relationships/footer" Target="footer2.xml"/><Relationship Id="rId27" Type="http://schemas.openxmlformats.org/officeDocument/2006/relationships/header" Target="header3.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cid:image004.png@01D88621.DAB33510" TargetMode="External"/><Relationship Id="rId1" Type="http://schemas.openxmlformats.org/officeDocument/2006/relationships/image" Target="media/image5.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670D876-693E-4FBD-9B32-19339566FF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4494</Words>
  <Characters>31012</Characters>
  <Application>Microsoft Office Word</Application>
  <DocSecurity>0</DocSecurity>
  <Lines>258</Lines>
  <Paragraphs>70</Paragraphs>
  <ScaleCrop>false</ScaleCrop>
  <HeadingPairs>
    <vt:vector size="2" baseType="variant">
      <vt:variant>
        <vt:lpstr>Cím</vt:lpstr>
      </vt:variant>
      <vt:variant>
        <vt:i4>1</vt:i4>
      </vt:variant>
    </vt:vector>
  </HeadingPairs>
  <TitlesOfParts>
    <vt:vector size="1" baseType="lpstr">
      <vt:lpstr>Kivitelező vállalkozó neve:</vt:lpstr>
    </vt:vector>
  </TitlesOfParts>
  <Company>Démász Rt.</Company>
  <LinksUpToDate>false</LinksUpToDate>
  <CharactersWithSpaces>35436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Kivitelező vállalkozó neve:</dc:title>
  <dc:creator>Stigmon Gábor</dc:creator>
  <cp:lastModifiedBy>Hajdu Zoltán</cp:lastModifiedBy>
  <cp:revision>2</cp:revision>
  <cp:lastPrinted>2023-10-18T11:43:00Z</cp:lastPrinted>
  <dcterms:created xsi:type="dcterms:W3CDTF">2026-04-24T13:07:00Z</dcterms:created>
  <dcterms:modified xsi:type="dcterms:W3CDTF">2026-04-24T13:07:00Z</dcterms:modified>
</cp:coreProperties>
</file>