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word/2010/wordprocessingGroup" xmlns:ns2="http://schemas.openxmlformats.org/officeDocument/2006/relationships" xmlns:ns3="http://schemas.openxmlformats.org/drawingml/2006/wordprocessingDrawing" xmlns:ns4="http://schemas.openxmlformats.org/drawingml/2006/main" xmlns:ns5="http://schemas.openxmlformats.org/drawingml/2006/picture" xmlns:ns6="http://schemas.microsoft.com/office/drawing/2010/main" xmlns:ns7="http://schemas.microsoft.com/office/word/2010/wordprocessingDrawing" xmlns:ns8="http://schemas.microsoft.com/office/word/2010/wordml" xmlns:ns9="http://schemas.microsoft.com/office/word/2010/wordprocessingShape" xmlns:w="http://schemas.openxmlformats.org/wordprocessingml/2006/main" ns1:Ignorable="w14 w15 wp14">
  <w:body>
    <w:p w:rsidR="00CE318B" w:rsidRPr="00A71A62" w:rsidP="00CE318B">
      <w:pPr>
        <w:rPr>
          <w:sz w:val="18"/>
        </w:rPr>
      </w:pPr>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tblPr>
      <w:tblGrid>
        <w:gridCol w:w="6733"/>
        <w:gridCol w:w="1134"/>
        <w:gridCol w:w="2409"/>
      </w:tblGrid>
      <w:tr w:rsidTr="00CE318B">
        <w:tblPrEx>
          <w:tblW w:w="10276" w:type="dxa"/>
          <w:tblLayout w:type="fixed"/>
          <w:tblLook w:val="0000"/>
        </w:tblPrEx>
        <w:tc>
          <w:tcPr>
            <w:tcW w:w="6733" w:type="dxa"/>
          </w:tcPr>
          <w:p w:rsidR="00CE318B" w:rsidRPr="00A71A62" w:rsidP="00715D4C">
            <w:pPr>
              <w:pStyle w:val="Header"/>
              <w:tabs>
                <w:tab w:val="left" w:pos="708"/>
              </w:tabs>
              <w:rPr>
                <w:sz w:val="22"/>
              </w:rPr>
            </w:pPr>
            <w:r w:rsidRPr="00A71A62">
              <w:rPr>
                <w:sz w:val="22"/>
              </w:rPr>
              <w:t xml:space="preserve">Kivitelező vállalkozó neve: </w:t>
            </w:r>
            <w:r w:rsidR="0004211F">
              <w:rPr>
                <w:sz w:val="18"/>
              </w:rPr>
              <w:t>Kasosvill</w:t>
            </w:r>
            <w:r w:rsidR="00133CEC">
              <w:rPr>
                <w:sz w:val="18"/>
              </w:rPr>
              <w:t xml:space="preserve"> Kft.</w:t>
            </w:r>
          </w:p>
        </w:tc>
        <w:tc>
          <w:tcPr>
            <w:tcW w:w="3543" w:type="dxa"/>
            <w:gridSpan w:val="2"/>
          </w:tcPr>
          <w:p w:rsidR="00CE318B" w:rsidRPr="00A71A62" w:rsidP="00CE318B">
            <w:pPr>
              <w:pStyle w:val="Header"/>
              <w:tabs>
                <w:tab w:val="left" w:pos="708"/>
              </w:tabs>
              <w:rPr>
                <w:sz w:val="22"/>
              </w:rPr>
            </w:pPr>
            <w:r w:rsidRPr="00A71A62">
              <w:rPr>
                <w:sz w:val="22"/>
              </w:rPr>
              <w:t xml:space="preserve">Szállító száma: </w:t>
            </w:r>
            <w:r w:rsidR="0004211F">
              <w:rPr>
                <w:sz w:val="18"/>
              </w:rPr>
              <w:t>33716</w:t>
            </w:r>
          </w:p>
        </w:tc>
      </w:tr>
      <w:tr w:rsidTr="00CE318B">
        <w:tblPrEx>
          <w:tblW w:w="10276" w:type="dxa"/>
          <w:tblLayout w:type="fixed"/>
          <w:tblLook w:val="0000"/>
        </w:tblPrEx>
        <w:tc>
          <w:tcPr>
            <w:tcW w:w="7867" w:type="dxa"/>
            <w:gridSpan w:val="2"/>
          </w:tcPr>
          <w:p w:rsidR="00CE318B" w:rsidRPr="00A71A62" w:rsidP="00CE318B">
            <w:pPr>
              <w:pStyle w:val="Header"/>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d.Project.FelhasznalasiCim</w:t>
            </w:r>
            <w:r w:rsidRPr="00A71A62">
              <w:rPr>
                <w:color w:val="0000FF"/>
                <w:sz w:val="18"/>
              </w:rPr>
              <w:t>}</w:t>
            </w:r>
          </w:p>
        </w:tc>
        <w:tc>
          <w:tcPr>
            <w:tcW w:w="2409" w:type="dxa"/>
          </w:tcPr>
          <w:p w:rsidR="00CE318B" w:rsidRPr="00A71A62" w:rsidP="00CE318B">
            <w:pPr>
              <w:pStyle w:val="Header"/>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rPr>
          <w:cantSplit/>
        </w:trPr>
        <w:tc>
          <w:tcPr>
            <w:tcW w:w="6733" w:type="dxa"/>
          </w:tcPr>
          <w:p w:rsidR="00CE318B" w:rsidRPr="00A71A62" w:rsidP="00CE318B">
            <w:pPr>
              <w:pStyle w:val="Header"/>
              <w:tabs>
                <w:tab w:val="clear" w:pos="4536"/>
                <w:tab w:val="left" w:pos="5670"/>
                <w:tab w:val="clear" w:pos="9072"/>
              </w:tabs>
              <w:rPr>
                <w:sz w:val="22"/>
              </w:rPr>
            </w:pPr>
            <w:r w:rsidRPr="00A71A62">
              <w:rPr>
                <w:sz w:val="22"/>
              </w:rPr>
              <w:t>Ügyfél neve:</w:t>
            </w:r>
            <w:r w:rsidRPr="00A71A62">
              <w:rPr>
                <w:color w:val="0000FF"/>
                <w:sz w:val="18"/>
              </w:rPr>
              <w:t xml:space="preserve"> {</w:t>
            </w:r>
            <w:r w:rsidRPr="00A71A62">
              <w:rPr>
                <w:color w:val="0000FF"/>
                <w:sz w:val="2"/>
                <w:szCs w:val="2"/>
              </w:rPr>
              <w:t>d.Project.Nev</w:t>
            </w:r>
            <w:r w:rsidRPr="00A71A62">
              <w:rPr>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Fogy. hely száma:</w:t>
            </w:r>
            <w:r w:rsidRPr="00A71A62">
              <w:rPr>
                <w:color w:val="0000FF"/>
                <w:sz w:val="18"/>
              </w:rPr>
              <w:t xml:space="preserve"> {</w:t>
            </w:r>
            <w:r w:rsidRPr="00A71A62">
              <w:rPr>
                <w:rFonts w:eastAsia="Arial"/>
                <w:color w:val="0000FF"/>
                <w:sz w:val="2"/>
                <w:szCs w:val="2"/>
              </w:rPr>
              <w:t>d.Project. Fha</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Szül. idő / ADÓSZÁM:</w:t>
            </w:r>
            <w:r w:rsidRPr="00A71A62">
              <w:rPr>
                <w:color w:val="0000FF"/>
                <w:sz w:val="18"/>
              </w:rPr>
              <w:t xml:space="preserve"> </w:t>
            </w:r>
            <w:r w:rsidRPr="00A71A62" w:rsidR="00CB47BD">
              <w:rPr>
                <w:color w:val="0000FF"/>
                <w:sz w:val="22"/>
              </w:rPr>
              <w:t>{</w:t>
            </w:r>
            <w:r w:rsidRPr="008D3E64" w:rsidR="00CB47BD">
              <w:rPr>
                <w:color w:val="0000FF"/>
                <w:sz w:val="12"/>
                <w:szCs w:val="2"/>
              </w:rPr>
              <w:t>d.Project.SzuletesiIdo</w:t>
            </w:r>
            <w:r w:rsidRPr="00A71A62" w:rsidR="00CB47BD">
              <w:rPr>
                <w:color w:val="0000FF"/>
                <w:sz w:val="22"/>
              </w:rPr>
              <w:t>}</w:t>
            </w:r>
            <w:r w:rsidR="00CB47BD">
              <w:rPr>
                <w:color w:val="0000FF"/>
                <w:sz w:val="22"/>
              </w:rPr>
              <w:t xml:space="preserve"> </w:t>
            </w:r>
            <w:r w:rsidRPr="000B5197" w:rsidR="00CB47BD">
              <w:rPr>
                <w:color w:val="0000FF"/>
                <w:sz w:val="22"/>
              </w:rPr>
              <w:t>{</w:t>
            </w:r>
            <w:r w:rsidRPr="000B5197" w:rsidR="00CB47BD">
              <w:rPr>
                <w:color w:val="0000FF"/>
                <w:sz w:val="2"/>
                <w:szCs w:val="2"/>
              </w:rPr>
              <w:t>d.Project.Adoszam2</w:t>
            </w:r>
            <w:r w:rsidRPr="000B5197" w:rsidR="00CB47BD">
              <w:rPr>
                <w:color w:val="0000FF"/>
                <w:sz w:val="22"/>
              </w:rPr>
              <w:t>}</w:t>
            </w:r>
          </w:p>
        </w:tc>
        <w:tc>
          <w:tcPr>
            <w:tcW w:w="3543" w:type="dxa"/>
            <w:gridSpan w:val="2"/>
          </w:tcPr>
          <w:p w:rsidR="00CE318B" w:rsidRPr="00A71A62" w:rsidP="00CE318B">
            <w:pPr>
              <w:pStyle w:val="Header"/>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d.Project. SzuletesiHely</w:t>
            </w:r>
            <w:r w:rsidRPr="00A71A62">
              <w:rPr>
                <w:color w:val="0000FF"/>
                <w:sz w:val="18"/>
              </w:rPr>
              <w:t>}</w:t>
            </w:r>
          </w:p>
        </w:tc>
      </w:tr>
      <w:tr w:rsidTr="00CE318B">
        <w:tblPrEx>
          <w:tblW w:w="10276" w:type="dxa"/>
          <w:tblLayout w:type="fixed"/>
          <w:tblLook w:val="0000"/>
        </w:tblPrEx>
        <w:tc>
          <w:tcPr>
            <w:tcW w:w="10276" w:type="dxa"/>
            <w:gridSpan w:val="3"/>
          </w:tcPr>
          <w:p w:rsidR="00CE318B" w:rsidRPr="00A71A62" w:rsidP="00CE318B">
            <w:pPr>
              <w:pStyle w:val="Header"/>
              <w:tabs>
                <w:tab w:val="clear" w:pos="4536"/>
                <w:tab w:val="left" w:pos="5670"/>
                <w:tab w:val="clear" w:pos="9072"/>
              </w:tabs>
              <w:rPr>
                <w:sz w:val="22"/>
              </w:rPr>
            </w:pPr>
            <w:r w:rsidRPr="00A71A62">
              <w:rPr>
                <w:sz w:val="22"/>
              </w:rPr>
              <w:t>Anyja neve / CÉGJEGYZÉKSZÁM:</w:t>
            </w:r>
            <w:r w:rsidRPr="00A71A62">
              <w:rPr>
                <w:color w:val="0000FF"/>
                <w:sz w:val="18"/>
              </w:rPr>
              <w:t xml:space="preserve"> </w:t>
            </w:r>
            <w:r w:rsidRPr="00A71A62" w:rsidR="00CB47BD">
              <w:rPr>
                <w:color w:val="0000FF"/>
                <w:sz w:val="22"/>
              </w:rPr>
              <w:t>{</w:t>
            </w:r>
            <w:r w:rsidRPr="008D3E64" w:rsidR="00CB47BD">
              <w:rPr>
                <w:color w:val="0000FF"/>
                <w:sz w:val="12"/>
                <w:szCs w:val="2"/>
              </w:rPr>
              <w:t>d.Project.AnyjaNeve</w:t>
            </w:r>
            <w:r w:rsidRPr="00A71A62" w:rsidR="00CB47BD">
              <w:rPr>
                <w:color w:val="0000FF"/>
                <w:sz w:val="22"/>
              </w:rPr>
              <w:t>}{</w:t>
            </w:r>
            <w:r w:rsidRPr="008D3E64" w:rsidR="00CB47BD">
              <w:rPr>
                <w:color w:val="0000FF"/>
                <w:sz w:val="12"/>
                <w:szCs w:val="2"/>
              </w:rPr>
              <w:t>d.Project.Cegjegyzekszam</w:t>
            </w:r>
            <w:r w:rsidRPr="00A71A62" w:rsidR="00CB47BD">
              <w:rPr>
                <w:color w:val="0000FF"/>
                <w:sz w:val="22"/>
              </w:rPr>
              <w:t>}</w:t>
            </w:r>
          </w:p>
        </w:tc>
      </w:tr>
      <w:tr w:rsidTr="00CE318B">
        <w:tblPrEx>
          <w:tblW w:w="10276" w:type="dxa"/>
          <w:tblLayout w:type="fixed"/>
          <w:tblLook w:val="0000"/>
        </w:tblPrEx>
        <w:tc>
          <w:tcPr>
            <w:tcW w:w="7867" w:type="dxa"/>
            <w:gridSpan w:val="2"/>
          </w:tcPr>
          <w:p w:rsidR="00CE318B" w:rsidRPr="00A71A62" w:rsidP="00D70FBE">
            <w:pPr>
              <w:pStyle w:val="Header"/>
              <w:tabs>
                <w:tab w:val="clear" w:pos="4536"/>
                <w:tab w:val="left" w:pos="5670"/>
                <w:tab w:val="clear" w:pos="9072"/>
              </w:tabs>
              <w:rPr>
                <w:sz w:val="22"/>
              </w:rPr>
            </w:pPr>
            <w:r w:rsidRPr="00A71A62">
              <w:rPr>
                <w:sz w:val="22"/>
              </w:rPr>
              <w:t>Ügyfél lakcíme:</w:t>
            </w:r>
            <w:r w:rsidRPr="00A71A62">
              <w:rPr>
                <w:color w:val="0000FF"/>
                <w:sz w:val="18"/>
              </w:rPr>
              <w:t xml:space="preserve"> </w:t>
            </w:r>
            <w:r w:rsidRPr="008B5082" w:rsidR="008B5082">
              <w:rPr>
                <w:color w:val="0000FF"/>
                <w:sz w:val="18"/>
              </w:rPr>
              <w:t>{</w:t>
            </w:r>
            <w:r w:rsidRPr="008B5082" w:rsidR="008B5082">
              <w:rPr>
                <w:color w:val="0000FF"/>
                <w:sz w:val="2"/>
                <w:szCs w:val="2"/>
              </w:rPr>
              <w:t>d.Project.UgyfelLakcime</w:t>
            </w:r>
            <w:r w:rsidRPr="008B5082" w:rsidR="008B5082">
              <w:rPr>
                <w:color w:val="0000FF"/>
                <w:sz w:val="18"/>
              </w:rPr>
              <w:t>}</w:t>
            </w:r>
          </w:p>
        </w:tc>
        <w:tc>
          <w:tcPr>
            <w:tcW w:w="2409" w:type="dxa"/>
          </w:tcPr>
          <w:p w:rsidR="00CE318B" w:rsidRPr="00A71A62" w:rsidP="00CE318B">
            <w:pPr>
              <w:pStyle w:val="Header"/>
              <w:tabs>
                <w:tab w:val="clear" w:pos="4536"/>
                <w:tab w:val="left" w:pos="5670"/>
                <w:tab w:val="clear" w:pos="9072"/>
              </w:tabs>
              <w:rPr>
                <w:sz w:val="22"/>
              </w:rPr>
            </w:pPr>
            <w:r w:rsidRPr="00A71A62">
              <w:rPr>
                <w:sz w:val="22"/>
              </w:rPr>
              <w:t>Irányítószám:</w:t>
            </w:r>
            <w:r w:rsidRPr="00A71A62">
              <w:rPr>
                <w:color w:val="0000FF"/>
                <w:sz w:val="18"/>
              </w:rPr>
              <w:t xml:space="preserve"> {</w:t>
            </w:r>
            <w:r w:rsidRPr="00A71A62">
              <w:rPr>
                <w:color w:val="0000FF"/>
                <w:sz w:val="2"/>
                <w:szCs w:val="2"/>
              </w:rPr>
              <w:t>d.Project. IranyitoSzam</w:t>
            </w:r>
            <w:r w:rsidRPr="00A71A62">
              <w:rPr>
                <w:color w:val="0000FF"/>
                <w:sz w:val="18"/>
              </w:rPr>
              <w:t>}</w:t>
            </w:r>
          </w:p>
        </w:tc>
      </w:tr>
      <w:tr w:rsidTr="00CE318B">
        <w:tblPrEx>
          <w:tblW w:w="10276" w:type="dxa"/>
          <w:tblLayout w:type="fixed"/>
          <w:tblLook w:val="0000"/>
        </w:tblPrEx>
        <w:tc>
          <w:tcPr>
            <w:tcW w:w="6733" w:type="dxa"/>
          </w:tcPr>
          <w:p w:rsidR="00CE318B" w:rsidRPr="00A71A62" w:rsidP="00CE318B">
            <w:pPr>
              <w:pStyle w:val="Header"/>
              <w:tabs>
                <w:tab w:val="clear" w:pos="4536"/>
                <w:tab w:val="left" w:pos="5670"/>
                <w:tab w:val="clear" w:pos="9072"/>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d.Person.Phone</w:t>
            </w:r>
            <w:r w:rsidRPr="00A71A62">
              <w:rPr>
                <w:rFonts w:eastAsia="Arial"/>
                <w:color w:val="0000FF"/>
                <w:sz w:val="18"/>
              </w:rPr>
              <w:t>}</w:t>
            </w:r>
          </w:p>
        </w:tc>
        <w:tc>
          <w:tcPr>
            <w:tcW w:w="3543" w:type="dxa"/>
            <w:gridSpan w:val="2"/>
          </w:tcPr>
          <w:p w:rsidR="00CE318B" w:rsidRPr="00A71A62" w:rsidP="00CE318B">
            <w:pPr>
              <w:pStyle w:val="Header"/>
              <w:tabs>
                <w:tab w:val="clear" w:pos="4536"/>
                <w:tab w:val="left" w:pos="5670"/>
                <w:tab w:val="clear" w:pos="9072"/>
              </w:tabs>
              <w:rPr>
                <w:sz w:val="22"/>
              </w:rPr>
            </w:pPr>
            <w:r w:rsidRPr="00A71A62">
              <w:rPr>
                <w:sz w:val="22"/>
              </w:rPr>
              <w:t>Tel. száma:</w:t>
            </w:r>
          </w:p>
        </w:tc>
      </w:tr>
    </w:tbl>
    <w:p w:rsidR="00CE318B" w:rsidRPr="00A71A62" w:rsidP="00CE318B">
      <w:pPr>
        <w:pStyle w:val="Header"/>
        <w:tabs>
          <w:tab w:val="clear" w:pos="4536"/>
          <w:tab w:val="clear" w:pos="9072"/>
        </w:tabs>
        <w:jc w:val="both"/>
        <w:rPr>
          <w:rFonts w:ascii="Helv" w:hAnsi="Helv"/>
          <w:color w:val="000000"/>
          <w:sz w:val="8"/>
          <w:szCs w:val="10"/>
        </w:rPr>
      </w:pPr>
    </w:p>
    <w:p w:rsidR="00CE318B" w:rsidRPr="00A71A62"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w:t>
            </w:r>
            <w:r w:rsidRPr="00F37BD2">
              <w:rPr>
                <w:color w:val="0000FF"/>
                <w:sz w:val="12"/>
                <w:szCs w:val="2"/>
              </w:rPr>
              <w:t>d.Project.Mt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P="00CE318B">
            <w:pPr>
              <w:pStyle w:val="Header"/>
              <w:tabs>
                <w:tab w:val="clear" w:pos="4536"/>
                <w:tab w:val="clear" w:pos="9072"/>
              </w:tabs>
              <w:rPr>
                <w:szCs w:val="22"/>
              </w:rPr>
            </w:pPr>
            <w:r w:rsidRPr="00A71A62">
              <w:rPr>
                <w:color w:val="0000FF"/>
                <w:sz w:val="14"/>
                <w:szCs w:val="16"/>
              </w:rPr>
              <w:t>{</w:t>
            </w:r>
            <w:r w:rsidRPr="00A71A62">
              <w:rPr>
                <w:color w:val="0000FF"/>
                <w:sz w:val="2"/>
                <w:szCs w:val="2"/>
              </w:rPr>
              <w:t>d.Project.UjFogyaszto</w:t>
            </w:r>
            <w:r w:rsidRPr="00A71A62">
              <w:rPr>
                <w:color w:val="0000FF"/>
                <w:sz w:val="14"/>
                <w:szCs w:val="16"/>
              </w:rPr>
              <w:t>}</w:t>
            </w:r>
          </w:p>
        </w:tc>
        <w:tc>
          <w:tcPr>
            <w:tcW w:w="2693" w:type="dxa"/>
            <w:gridSpan w:val="5"/>
            <w:vAlign w:val="center"/>
          </w:tcPr>
          <w:p w:rsidR="00CE318B" w:rsidRPr="00A71A62" w:rsidP="00CE318B">
            <w:pPr>
              <w:pStyle w:val="Header"/>
              <w:tabs>
                <w:tab w:val="clear" w:pos="4536"/>
                <w:tab w:val="clear" w:pos="9072"/>
              </w:tabs>
              <w:ind w:right="-354"/>
              <w:rPr>
                <w:szCs w:val="22"/>
              </w:rPr>
            </w:pPr>
            <w:r w:rsidRPr="00A71A62">
              <w:rPr>
                <w:szCs w:val="22"/>
              </w:rPr>
              <w:t>TELJ. VÁLTOZTATÁS</w:t>
            </w:r>
          </w:p>
        </w:tc>
        <w:tc>
          <w:tcPr>
            <w:tcW w:w="260" w:type="dxa"/>
            <w:vAlign w:val="center"/>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d.Project.Tn</w:t>
            </w:r>
            <w:r w:rsidRPr="00A71A62">
              <w:rPr>
                <w:color w:val="0000FF"/>
                <w:sz w:val="18"/>
              </w:rPr>
              <w:t>}</w:t>
            </w:r>
          </w:p>
        </w:tc>
        <w:tc>
          <w:tcPr>
            <w:tcW w:w="2150" w:type="dxa"/>
            <w:gridSpan w:val="4"/>
            <w:vAlign w:val="center"/>
          </w:tcPr>
          <w:p w:rsidR="00CE318B" w:rsidRPr="00A71A62" w:rsidP="00CE318B">
            <w:pPr>
              <w:pStyle w:val="Header"/>
              <w:tabs>
                <w:tab w:val="clear" w:pos="4536"/>
                <w:tab w:val="clear" w:pos="9072"/>
              </w:tabs>
              <w:rPr>
                <w:szCs w:val="22"/>
              </w:rPr>
            </w:pPr>
            <w:r w:rsidRPr="00A71A62">
              <w:rPr>
                <w:szCs w:val="22"/>
              </w:rPr>
              <w:t>FELÚJÍTÁS, ÁTÉPÍTÉS</w:t>
            </w:r>
          </w:p>
        </w:tc>
        <w:tc>
          <w:tcPr>
            <w:tcW w:w="1070" w:type="dxa"/>
            <w:gridSpan w:val="2"/>
          </w:tcPr>
          <w:p w:rsidR="00CE318B" w:rsidRPr="00A71A62" w:rsidP="00CE318B">
            <w:pPr>
              <w:pStyle w:val="Header"/>
              <w:tabs>
                <w:tab w:val="clear" w:pos="4536"/>
                <w:tab w:val="clear" w:pos="9072"/>
              </w:tabs>
              <w:rPr>
                <w:szCs w:val="22"/>
              </w:rPr>
            </w:pPr>
            <w:r w:rsidRPr="00A71A62">
              <w:rPr>
                <w:color w:val="0000FF"/>
                <w:sz w:val="18"/>
              </w:rPr>
              <w:t>{</w:t>
            </w:r>
            <w:r w:rsidRPr="00A71A62">
              <w:rPr>
                <w:color w:val="0000FF"/>
                <w:sz w:val="2"/>
                <w:szCs w:val="2"/>
              </w:rPr>
              <w:t>d.Project.Sc</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d.Project.N13</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d.Project.EgyediMerohelyFelulvizsgalat</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HMKE BEKAPCSOLÁS</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d.Project.HmkeBekakapcsolas</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d.Project.HTarifaVagyMelleszereles</w:t>
            </w:r>
            <w:r w:rsidRPr="00A71A62">
              <w:rPr>
                <w:color w:val="0000FF"/>
                <w:sz w:val="18"/>
              </w:rPr>
              <w:t>}</w:t>
            </w:r>
          </w:p>
        </w:tc>
      </w:tr>
      <w:tr w:rsidTr="00CE318B">
        <w:tblPrEx>
          <w:tblW w:w="10445" w:type="dxa"/>
          <w:tblLayout w:type="fixed"/>
          <w:tblLook w:val="0000"/>
        </w:tblPrEx>
        <w:tc>
          <w:tcPr>
            <w:tcW w:w="3637" w:type="dxa"/>
            <w:gridSpan w:val="6"/>
            <w:vAlign w:val="center"/>
          </w:tcPr>
          <w:p w:rsidR="00CE318B" w:rsidRPr="00A71A62" w:rsidP="00CE318B">
            <w:pPr>
              <w:pStyle w:val="Header"/>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d.Project.CsakKismegszakitocsere</w:t>
            </w:r>
            <w:r w:rsidRPr="00A71A62">
              <w:rPr>
                <w:color w:val="0000FF"/>
                <w:sz w:val="18"/>
              </w:rPr>
              <w:t>}</w:t>
            </w:r>
          </w:p>
        </w:tc>
        <w:tc>
          <w:tcPr>
            <w:tcW w:w="5103" w:type="dxa"/>
            <w:gridSpan w:val="10"/>
            <w:vAlign w:val="center"/>
          </w:tcPr>
          <w:p w:rsidR="00CE318B" w:rsidRPr="00A71A62" w:rsidP="00CE318B">
            <w:pPr>
              <w:pStyle w:val="Header"/>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d.Project.KozvilagitasMerohelyLetesites</w:t>
            </w:r>
            <w:r w:rsidRPr="00A71A62">
              <w:rPr>
                <w:color w:val="0000FF"/>
                <w:sz w:val="18"/>
              </w:rPr>
              <w:t>}</w:t>
            </w:r>
          </w:p>
        </w:tc>
      </w:tr>
      <w:tr w:rsidTr="00CE318B">
        <w:tblPrEx>
          <w:tblW w:w="10445" w:type="dxa"/>
          <w:tblLayout w:type="fixed"/>
          <w:tblLook w:val="0000"/>
        </w:tblPrEx>
        <w:tc>
          <w:tcPr>
            <w:tcW w:w="9375" w:type="dxa"/>
            <w:gridSpan w:val="18"/>
            <w:vAlign w:val="center"/>
          </w:tcPr>
          <w:p w:rsidR="00CE318B" w:rsidRPr="00A71A62" w:rsidP="00CE318B">
            <w:pPr>
              <w:pStyle w:val="Header"/>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rPr>
              <w:t>d.Project.CsatlakozoBerendezesHelyreallitasa</w:t>
            </w:r>
            <w:r w:rsidRPr="00A71A62">
              <w:rPr>
                <w:color w:val="0000FF"/>
                <w:sz w:val="18"/>
              </w:rPr>
              <w:t>}</w:t>
            </w:r>
          </w:p>
        </w:tc>
      </w:tr>
      <w:tr w:rsidTr="00CE318B">
        <w:tblPrEx>
          <w:tblW w:w="10445" w:type="dxa"/>
          <w:tblLayout w:type="fixed"/>
          <w:tblLook w:val="0000"/>
        </w:tblPrEx>
        <w:tc>
          <w:tcPr>
            <w:tcW w:w="10445" w:type="dxa"/>
            <w:gridSpan w:val="20"/>
            <w:vAlign w:val="center"/>
          </w:tcPr>
          <w:p w:rsidR="00CE318B" w:rsidRPr="00A71A62" w:rsidP="00CE318B">
            <w:pPr>
              <w:pStyle w:val="Header"/>
              <w:jc w:val="both"/>
              <w:rPr>
                <w:szCs w:val="22"/>
              </w:rPr>
            </w:pPr>
            <w:r w:rsidRPr="00A71A62">
              <w:rPr>
                <w:szCs w:val="22"/>
              </w:rPr>
              <w:t>A műszaki specifikáció 4. pontjában taglalt A, B, C, D, F, G, H, I, J, K termékekre és a 12. számú</w:t>
            </w:r>
          </w:p>
          <w:p w:rsidR="00CE318B" w:rsidRPr="00A71A62" w:rsidP="00CE318B">
            <w:pPr>
              <w:pStyle w:val="Header"/>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P="00CE318B">
            <w:pPr>
              <w:pStyle w:val="Header"/>
              <w:tabs>
                <w:tab w:val="clear" w:pos="4536"/>
                <w:tab w:val="clear" w:pos="9072"/>
              </w:tabs>
              <w:jc w:val="center"/>
              <w:rPr>
                <w:bCs/>
                <w:szCs w:val="22"/>
              </w:rPr>
            </w:pPr>
            <w:r w:rsidRPr="00A71A62">
              <w:rPr>
                <w:bCs/>
                <w:szCs w:val="22"/>
                <w:highlight w:val="lightGray"/>
              </w:rPr>
              <w:t>(A MINDENKOR HATÁLYOS DH-SZAB-10 IRÁNYELV SZERINT)</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LÉGVEZETÉKES</w:t>
            </w:r>
          </w:p>
        </w:tc>
      </w:tr>
      <w:tr w:rsidTr="00CE318B">
        <w:tblPrEx>
          <w:tblW w:w="10445" w:type="dxa"/>
          <w:tblLayout w:type="fixed"/>
          <w:tblLook w:val="0000"/>
        </w:tblPrEx>
        <w:trPr>
          <w:cantSplit/>
          <w:trHeight w:val="349"/>
        </w:trPr>
        <w:tc>
          <w:tcPr>
            <w:tcW w:w="5123" w:type="dxa"/>
            <w:gridSpan w:val="10"/>
          </w:tcPr>
          <w:p w:rsidR="00CE318B" w:rsidRPr="00A71A62" w:rsidP="00CE318B">
            <w:pPr>
              <w:pStyle w:val="Header"/>
              <w:tabs>
                <w:tab w:val="clear" w:pos="4536"/>
                <w:tab w:val="clear" w:pos="9072"/>
              </w:tabs>
              <w:jc w:val="center"/>
              <w:rPr>
                <w:szCs w:val="22"/>
                <w:vertAlign w:val="superscript"/>
              </w:rPr>
            </w:pPr>
            <w:r w:rsidRPr="00A71A62">
              <w:rPr>
                <w:color w:val="0000FF"/>
                <w:sz w:val="18"/>
              </w:rPr>
              <w:t>{d.Project.Foldkabeles}</w:t>
            </w:r>
          </w:p>
        </w:tc>
        <w:tc>
          <w:tcPr>
            <w:tcW w:w="5322" w:type="dxa"/>
            <w:gridSpan w:val="10"/>
          </w:tcPr>
          <w:p w:rsidR="00CE318B" w:rsidRPr="00A71A62" w:rsidP="00CE318B">
            <w:pPr>
              <w:pStyle w:val="Header"/>
              <w:tabs>
                <w:tab w:val="clear" w:pos="4536"/>
                <w:tab w:val="clear" w:pos="9072"/>
              </w:tabs>
              <w:jc w:val="center"/>
              <w:rPr>
                <w:szCs w:val="22"/>
              </w:rPr>
            </w:pPr>
            <w:r w:rsidRPr="00A71A62">
              <w:rPr>
                <w:color w:val="0000FF"/>
                <w:sz w:val="18"/>
              </w:rPr>
              <w:t>{d.Project.Legvezetekes}</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Tr="00CE318B">
        <w:tblPrEx>
          <w:tblW w:w="10445" w:type="dxa"/>
          <w:tblLayout w:type="fixed"/>
          <w:tblLook w:val="0000"/>
        </w:tblPrEx>
        <w:trPr>
          <w:cantSplit/>
        </w:trPr>
        <w:tc>
          <w:tcPr>
            <w:tcW w:w="10445" w:type="dxa"/>
            <w:gridSpan w:val="20"/>
            <w:vAlign w:val="center"/>
          </w:tcPr>
          <w:p w:rsidR="00AE634D" w:rsidRPr="00984FE0" w:rsidP="00AE634D">
            <w:pPr>
              <w:pStyle w:val="Header"/>
              <w:tabs>
                <w:tab w:val="clear" w:pos="4536"/>
                <w:tab w:val="clear" w:pos="9072"/>
              </w:tabs>
              <w:rPr>
                <w:sz w:val="18"/>
                <w:szCs w:val="18"/>
              </w:rPr>
            </w:pPr>
            <w:r>
              <w:rPr>
                <w:sz w:val="22"/>
                <w:szCs w:val="22"/>
              </w:rPr>
              <w:t xml:space="preserve">MVM DÉMÁSZ ÁRAMHÁLÓZATI KFT.: </w:t>
            </w:r>
            <w:hyperlink ns2:id="rId6" w:history="1">
              <w:r w:rsidRPr="00FC75E0">
                <w:rPr>
                  <w:rStyle w:val="Hyperlink"/>
                </w:rPr>
                <w:t>Rendszerengedélyek MVM Hálózat</w:t>
              </w:r>
            </w:hyperlink>
            <w:r>
              <w:t xml:space="preserve"> </w:t>
            </w:r>
            <w:r w:rsidRPr="00984FE0">
              <w:rPr>
                <w:sz w:val="18"/>
                <w:szCs w:val="18"/>
              </w:rPr>
              <w:t>(https://mvmhalozat.hu/aram/oldalak/1756)</w:t>
            </w:r>
          </w:p>
          <w:p w:rsidR="00CE318B" w:rsidRPr="00A71A62" w:rsidP="00AE634D">
            <w:pPr>
              <w:pStyle w:val="Header"/>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ns2:id="rId7" w:history="1">
              <w:r>
                <w:rPr>
                  <w:rStyle w:val="Hyperlink"/>
                </w:rPr>
                <w:t>MEE Villamos Energia Társaság</w:t>
              </w:r>
            </w:hyperlink>
            <w:r>
              <w:rPr>
                <w:rStyle w:val="Hyperlink"/>
              </w:rPr>
              <w:t xml:space="preserve"> </w:t>
            </w:r>
            <w:r w:rsidRPr="00984FE0">
              <w:rPr>
                <w:rStyle w:val="Hyperlink"/>
                <w:sz w:val="18"/>
                <w:szCs w:val="18"/>
              </w:rPr>
              <w:t>(https://www.meevet.hu/pages/uj-rendszerengedelyes-fogyasztas-merohelyek-oktatasi-anyag)</w:t>
            </w:r>
          </w:p>
        </w:tc>
      </w:tr>
      <w:tr w:rsidTr="00CE318B">
        <w:tblPrEx>
          <w:tblW w:w="10445" w:type="dxa"/>
          <w:tblLayout w:type="fixed"/>
          <w:tblLook w:val="0000"/>
        </w:tblPrEx>
        <w:trPr>
          <w:cantSplit/>
        </w:trPr>
        <w:tc>
          <w:tcPr>
            <w:tcW w:w="10445" w:type="dxa"/>
            <w:gridSpan w:val="20"/>
            <w:vAlign w:val="center"/>
          </w:tcPr>
          <w:p w:rsidR="00CE318B" w:rsidRPr="00A71A62" w:rsidP="00CE318B">
            <w:pPr>
              <w:pStyle w:val="Header"/>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Tr="00CE318B">
        <w:tblPrEx>
          <w:tblW w:w="10445" w:type="dxa"/>
          <w:tblLayout w:type="fixed"/>
          <w:tblLook w:val="0000"/>
        </w:tblPrEx>
        <w:trPr>
          <w:cantSplit/>
          <w:trHeight w:val="347"/>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 xml:space="preserve">Egységára (bruttó Ft) </w:t>
            </w:r>
          </w:p>
        </w:tc>
      </w:tr>
      <w:tr w:rsidTr="00CE318B">
        <w:tblPrEx>
          <w:tblW w:w="10445" w:type="dxa"/>
          <w:tblLayout w:type="fixed"/>
          <w:tblLook w:val="0000"/>
        </w:tblPrEx>
        <w:trPr>
          <w:cantSplit/>
          <w:trHeight w:val="355"/>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{d.Project.SzekrenyTipusa}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bCs/>
                <w:szCs w:val="22"/>
              </w:rPr>
              <w:t>{d.Project.SzekrenyBruttoEgysegara}</w:t>
            </w:r>
          </w:p>
        </w:tc>
      </w:tr>
      <w:tr w:rsidTr="00CE318B">
        <w:tblPrEx>
          <w:tblW w:w="10445" w:type="dxa"/>
          <w:tblLayout w:type="fixed"/>
          <w:tblLook w:val="0000"/>
        </w:tblPrEx>
        <w:trPr>
          <w:cantSplit/>
          <w:trHeight w:val="402"/>
        </w:trPr>
        <w:tc>
          <w:tcPr>
            <w:tcW w:w="10445" w:type="dxa"/>
            <w:gridSpan w:val="20"/>
            <w:vAlign w:val="center"/>
          </w:tcPr>
          <w:p w:rsidR="00CE318B" w:rsidRPr="00A71A62" w:rsidP="00CE318B">
            <w:pPr>
              <w:pStyle w:val="Header"/>
              <w:tabs>
                <w:tab w:val="clear" w:pos="4536"/>
                <w:tab w:val="clear" w:pos="9072"/>
              </w:tabs>
              <w:rPr>
                <w:szCs w:val="22"/>
              </w:rPr>
            </w:pPr>
            <w:r w:rsidRPr="00A71A62">
              <w:rPr>
                <w:bCs/>
                <w:szCs w:val="22"/>
                <w:highlight w:val="lightGray"/>
              </w:rPr>
              <w:t>RENDSZERENGEDÉLLYEL NEM RENDELKEZŐ EGYEDI SZEKRÉNY:</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P="00CE318B">
            <w:pPr>
              <w:pStyle w:val="Header"/>
              <w:tabs>
                <w:tab w:val="clear" w:pos="4536"/>
                <w:tab w:val="clear" w:pos="9072"/>
              </w:tabs>
              <w:jc w:val="center"/>
              <w:rPr>
                <w:bCs/>
                <w:szCs w:val="22"/>
              </w:rPr>
            </w:pPr>
            <w:r w:rsidRPr="00A71A62">
              <w:rPr>
                <w:szCs w:val="22"/>
              </w:rPr>
              <w:t>Helyszíni felülvizsgálati díj (bruttó Ft)</w:t>
            </w:r>
          </w:p>
        </w:tc>
      </w:tr>
      <w:tr w:rsidTr="00CE318B">
        <w:tblPrEx>
          <w:tblW w:w="10445" w:type="dxa"/>
          <w:tblLayout w:type="fixed"/>
          <w:tblLook w:val="0000"/>
        </w:tblPrEx>
        <w:trPr>
          <w:cantSplit/>
          <w:trHeight w:val="348"/>
        </w:trPr>
        <w:tc>
          <w:tcPr>
            <w:tcW w:w="5123" w:type="dxa"/>
            <w:gridSpan w:val="10"/>
            <w:vAlign w:val="center"/>
          </w:tcPr>
          <w:p w:rsidR="00CE318B" w:rsidRPr="00A71A62" w:rsidP="00CE318B">
            <w:pPr>
              <w:pStyle w:val="Header"/>
              <w:tabs>
                <w:tab w:val="clear" w:pos="4536"/>
                <w:tab w:val="clear" w:pos="9072"/>
              </w:tabs>
              <w:jc w:val="center"/>
              <w:rPr>
                <w:szCs w:val="22"/>
              </w:rPr>
            </w:pPr>
            <w:r w:rsidRPr="008B5082">
              <w:rPr>
                <w:szCs w:val="22"/>
              </w:rPr>
              <w:t>{d.Project.JelenlegiMeroszekreny}</w:t>
            </w:r>
          </w:p>
        </w:tc>
        <w:tc>
          <w:tcPr>
            <w:tcW w:w="5322" w:type="dxa"/>
            <w:gridSpan w:val="10"/>
            <w:vAlign w:val="center"/>
          </w:tcPr>
          <w:p w:rsidR="00CE318B" w:rsidRPr="00A71A62" w:rsidP="00CE318B">
            <w:pPr>
              <w:pStyle w:val="Header"/>
              <w:tabs>
                <w:tab w:val="clear" w:pos="4536"/>
                <w:tab w:val="clear" w:pos="9072"/>
              </w:tabs>
              <w:jc w:val="center"/>
              <w:rPr>
                <w:szCs w:val="22"/>
              </w:rPr>
            </w:pPr>
            <w:r w:rsidRPr="00A71A62">
              <w:rPr>
                <w:szCs w:val="22"/>
              </w:rPr>
              <w:t>{d.Project.SzekrenyFelulvizsgalatiDijBruttoAra}</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P="00CE318B">
            <w:pPr>
              <w:pStyle w:val="Header"/>
              <w:tabs>
                <w:tab w:val="clear" w:pos="4536"/>
                <w:tab w:val="clear" w:pos="9072"/>
              </w:tabs>
              <w:jc w:val="center"/>
              <w:rPr>
                <w:szCs w:val="22"/>
              </w:rPr>
            </w:pPr>
            <w:r>
              <w:rPr>
                <w:b/>
                <w:bCs/>
                <w:sz w:val="22"/>
                <w:szCs w:val="22"/>
                <w:highlight w:val="lightGray"/>
              </w:rPr>
              <w:t>MŰSZAKI TÖBBLETKÖLTSÉG:</w:t>
            </w:r>
          </w:p>
        </w:tc>
      </w:tr>
      <w:tr w:rsidTr="00CE318B">
        <w:tblPrEx>
          <w:tblW w:w="10445" w:type="dxa"/>
          <w:tblLayout w:type="fixed"/>
          <w:tblLook w:val="0000"/>
        </w:tblPrEx>
        <w:trPr>
          <w:cantSplit/>
          <w:trHeight w:val="348"/>
        </w:trPr>
        <w:tc>
          <w:tcPr>
            <w:tcW w:w="5123" w:type="dxa"/>
            <w:gridSpan w:val="10"/>
            <w:vAlign w:val="center"/>
          </w:tcPr>
          <w:p w:rsidR="00AE57CB" w:rsidRPr="008B5082" w:rsidP="00CE318B">
            <w:pPr>
              <w:pStyle w:val="Header"/>
              <w:tabs>
                <w:tab w:val="clear" w:pos="4536"/>
                <w:tab w:val="clear" w:pos="9072"/>
              </w:tabs>
              <w:jc w:val="center"/>
              <w:rPr>
                <w:szCs w:val="22"/>
              </w:rPr>
            </w:pPr>
            <w:r w:rsidRPr="008B5082">
              <w:rPr>
                <w:szCs w:val="22"/>
              </w:rPr>
              <w:t>{d.</w:t>
            </w:r>
            <w:r w:rsidRPr="0030596E">
              <w:rPr>
                <w:szCs w:val="22"/>
              </w:rPr>
              <w:t>Project.LegvezetekesTobbletkoltseg</w:t>
            </w:r>
            <w:r w:rsidRPr="008B5082">
              <w:rPr>
                <w:szCs w:val="22"/>
              </w:rPr>
              <w:t>}</w:t>
            </w:r>
            <w:r>
              <w:rPr>
                <w:b/>
                <w:spacing w:val="1"/>
                <w:sz w:val="22"/>
                <w:szCs w:val="22"/>
              </w:rPr>
              <w:t xml:space="preserve"> (nettó Ft)</w:t>
            </w:r>
          </w:p>
        </w:tc>
        <w:tc>
          <w:tcPr>
            <w:tcW w:w="5322" w:type="dxa"/>
            <w:gridSpan w:val="10"/>
            <w:vAlign w:val="center"/>
          </w:tcPr>
          <w:p w:rsidR="00AE57CB" w:rsidRPr="00A71A62" w:rsidP="00CE318B">
            <w:pPr>
              <w:pStyle w:val="Header"/>
              <w:tabs>
                <w:tab w:val="clear" w:pos="4536"/>
                <w:tab w:val="clear" w:pos="9072"/>
              </w:tabs>
              <w:jc w:val="center"/>
              <w:rPr>
                <w:szCs w:val="22"/>
              </w:rPr>
            </w:pPr>
            <w:r w:rsidRPr="008B5082">
              <w:rPr>
                <w:szCs w:val="22"/>
              </w:rPr>
              <w:t>{d.</w:t>
            </w:r>
            <w:r w:rsidRPr="0030596E">
              <w:rPr>
                <w:szCs w:val="22"/>
              </w:rPr>
              <w:t>Project.MuszakiTobbletkoltseg</w:t>
            </w:r>
            <w:r w:rsidRPr="008B5082">
              <w:rPr>
                <w:szCs w:val="22"/>
              </w:rPr>
              <w:t>}</w:t>
            </w:r>
            <w:r>
              <w:rPr>
                <w:b/>
                <w:spacing w:val="1"/>
                <w:sz w:val="22"/>
                <w:szCs w:val="22"/>
              </w:rPr>
              <w:t xml:space="preserve"> (nettó Ft)</w:t>
            </w:r>
          </w:p>
        </w:tc>
      </w:tr>
      <w:tr w:rsidTr="00CE318B">
        <w:tblPrEx>
          <w:tblW w:w="10445" w:type="dxa"/>
          <w:tblLayout w:type="fixed"/>
          <w:tblLook w:val="0000"/>
        </w:tblPrEx>
        <w:trPr>
          <w:cantSplit/>
          <w:trHeight w:val="348"/>
        </w:trPr>
        <w:tc>
          <w:tcPr>
            <w:tcW w:w="10445" w:type="dxa"/>
            <w:gridSpan w:val="20"/>
            <w:vAlign w:val="center"/>
          </w:tcPr>
          <w:p w:rsidR="00CE318B" w:rsidRPr="00A71A62"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Tr="00CE318B">
        <w:tblPrEx>
          <w:tblW w:w="10445" w:type="dxa"/>
          <w:tblLayout w:type="fixed"/>
          <w:tblLook w:val="0000"/>
        </w:tblPrEx>
        <w:trPr>
          <w:cantSplit/>
        </w:trPr>
        <w:tc>
          <w:tcPr>
            <w:tcW w:w="10445" w:type="dxa"/>
            <w:gridSpan w:val="20"/>
          </w:tcPr>
          <w:p w:rsidR="00CE318B" w:rsidRPr="00A71A62" w:rsidP="00CE318B">
            <w:pPr>
              <w:pStyle w:val="Header"/>
              <w:tabs>
                <w:tab w:val="clear" w:pos="4536"/>
                <w:tab w:val="clear" w:pos="9072"/>
              </w:tabs>
              <w:jc w:val="center"/>
              <w:rPr>
                <w:bCs/>
                <w:szCs w:val="22"/>
              </w:rPr>
            </w:pPr>
            <w:r w:rsidRPr="00A71A62">
              <w:rPr>
                <w:bCs/>
                <w:szCs w:val="22"/>
                <w:highlight w:val="lightGray"/>
              </w:rPr>
              <w:t>CSATLAKOZÓ VEZETÉK TÍPUSA KERESZTMETSZETE</w:t>
            </w:r>
          </w:p>
        </w:tc>
      </w:tr>
      <w:tr w:rsidTr="00CE318B">
        <w:tblPrEx>
          <w:tblW w:w="10445" w:type="dxa"/>
          <w:tblLayout w:type="fixed"/>
          <w:tblLook w:val="0000"/>
        </w:tblPrEx>
        <w:trPr>
          <w:cantSplit/>
        </w:trPr>
        <w:tc>
          <w:tcPr>
            <w:tcW w:w="5123"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P="00CE318B">
            <w:pPr>
              <w:pStyle w:val="Header"/>
              <w:tabs>
                <w:tab w:val="clear" w:pos="4536"/>
                <w:tab w:val="clear" w:pos="9072"/>
              </w:tabs>
              <w:jc w:val="center"/>
              <w:rPr>
                <w:bCs/>
                <w:i/>
                <w:iCs/>
                <w:szCs w:val="22"/>
              </w:rPr>
            </w:pPr>
            <w:r w:rsidRPr="00A71A62">
              <w:rPr>
                <w:bCs/>
                <w:i/>
                <w:iCs/>
                <w:szCs w:val="22"/>
              </w:rPr>
              <w:t>(N)FA2XRM</w:t>
            </w:r>
          </w:p>
        </w:tc>
      </w:tr>
      <w:tr w:rsidTr="00CE318B">
        <w:tblPrEx>
          <w:tblW w:w="10445" w:type="dxa"/>
          <w:tblLayout w:type="fixed"/>
          <w:tblLook w:val="0000"/>
        </w:tblPrEx>
        <w:trPr>
          <w:cantSplit/>
          <w:trHeight w:val="276"/>
        </w:trPr>
        <w:tc>
          <w:tcPr>
            <w:tcW w:w="920" w:type="dxa"/>
            <w:vAlign w:val="center"/>
          </w:tcPr>
          <w:p w:rsidR="00CE318B" w:rsidRPr="00A71A62" w:rsidP="00CE318B">
            <w:pPr>
              <w:pStyle w:val="Header"/>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N425f</w:t>
            </w:r>
            <w:r w:rsidRPr="00A71A62">
              <w:rPr>
                <w:color w:val="0000FF"/>
                <w:sz w:val="18"/>
              </w:rPr>
              <w:t>}</w:t>
            </w:r>
          </w:p>
          <w:p w:rsidR="00CE318B" w:rsidRPr="00A71A62" w:rsidP="00CE318B">
            <w:pPr>
              <w:pStyle w:val="Header"/>
              <w:tabs>
                <w:tab w:val="clear" w:pos="4536"/>
                <w:tab w:val="clear" w:pos="9072"/>
              </w:tabs>
              <w:rPr>
                <w:szCs w:val="22"/>
                <w:vertAlign w:val="superscript"/>
              </w:rPr>
            </w:pPr>
          </w:p>
        </w:tc>
        <w:tc>
          <w:tcPr>
            <w:tcW w:w="673" w:type="dxa"/>
            <w:vAlign w:val="center"/>
          </w:tcPr>
          <w:p w:rsidR="00CE318B" w:rsidRPr="00A71A62" w:rsidP="00CE318B">
            <w:pPr>
              <w:pStyle w:val="Header"/>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N435f</w:t>
            </w:r>
            <w:r w:rsidRPr="00A71A62">
              <w:rPr>
                <w:color w:val="0000FF"/>
                <w:sz w:val="18"/>
              </w:rPr>
              <w:t xml:space="preserve"> }</w:t>
            </w:r>
          </w:p>
        </w:tc>
        <w:tc>
          <w:tcPr>
            <w:tcW w:w="663" w:type="dxa"/>
            <w:vAlign w:val="center"/>
          </w:tcPr>
          <w:p w:rsidR="00CE318B" w:rsidRPr="00A71A62" w:rsidP="00CE318B">
            <w:pPr>
              <w:pStyle w:val="Header"/>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N450f</w:t>
            </w:r>
            <w:r w:rsidRPr="00A71A62">
              <w:rPr>
                <w:color w:val="0000FF"/>
                <w:sz w:val="18"/>
              </w:rPr>
              <w:t xml:space="preserve"> }</w:t>
            </w:r>
          </w:p>
          <w:p w:rsidR="00CE318B" w:rsidRPr="00A71A62" w:rsidP="00CE318B">
            <w:pPr>
              <w:pStyle w:val="Header"/>
              <w:tabs>
                <w:tab w:val="clear" w:pos="4536"/>
                <w:tab w:val="clear" w:pos="9072"/>
              </w:tabs>
              <w:rPr>
                <w:szCs w:val="22"/>
              </w:rPr>
            </w:pPr>
          </w:p>
        </w:tc>
        <w:tc>
          <w:tcPr>
            <w:tcW w:w="895" w:type="dxa"/>
            <w:gridSpan w:val="2"/>
            <w:vAlign w:val="center"/>
          </w:tcPr>
          <w:p w:rsidR="00CE318B" w:rsidRPr="00A71A62" w:rsidP="00CE318B">
            <w:pPr>
              <w:pStyle w:val="Header"/>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P="00CE318B">
            <w:pPr>
              <w:pStyle w:val="Header"/>
              <w:tabs>
                <w:tab w:val="clear" w:pos="4536"/>
                <w:tab w:val="clear" w:pos="9072"/>
              </w:tabs>
              <w:rPr>
                <w:szCs w:val="22"/>
                <w:vertAlign w:val="superscript"/>
              </w:rPr>
            </w:pPr>
            <w:r w:rsidRPr="00A71A62">
              <w:rPr>
                <w:szCs w:val="22"/>
                <w:vertAlign w:val="superscript"/>
              </w:rPr>
              <w:t>*</w:t>
            </w:r>
          </w:p>
          <w:p w:rsidR="00CE318B" w:rsidRPr="00A71A62" w:rsidP="00CE318B">
            <w:pPr>
              <w:pStyle w:val="Header"/>
              <w:tabs>
                <w:tab w:val="clear" w:pos="4536"/>
                <w:tab w:val="clear" w:pos="9072"/>
              </w:tabs>
              <w:rPr>
                <w:szCs w:val="22"/>
              </w:rPr>
            </w:pPr>
          </w:p>
        </w:tc>
        <w:tc>
          <w:tcPr>
            <w:tcW w:w="826" w:type="dxa"/>
            <w:vAlign w:val="center"/>
          </w:tcPr>
          <w:p w:rsidR="00CE318B" w:rsidRPr="00A71A62" w:rsidP="00CE318B">
            <w:pPr>
              <w:pStyle w:val="Header"/>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38" w:type="dxa"/>
            <w:gridSpan w:val="2"/>
            <w:vAlign w:val="center"/>
          </w:tcPr>
          <w:p w:rsidR="00CE318B" w:rsidRPr="00A71A62" w:rsidP="00CE318B">
            <w:pPr>
              <w:pStyle w:val="Header"/>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P="00CE318B">
            <w:pPr>
              <w:pStyle w:val="Header"/>
              <w:tabs>
                <w:tab w:val="clear" w:pos="4536"/>
                <w:tab w:val="clear" w:pos="9072"/>
              </w:tabs>
              <w:rPr>
                <w:szCs w:val="22"/>
                <w:vertAlign w:val="superscript"/>
              </w:rPr>
            </w:pPr>
            <w:r w:rsidRPr="00A71A62">
              <w:rPr>
                <w:color w:val="0000FF"/>
                <w:sz w:val="18"/>
              </w:rPr>
              <w:t>{</w:t>
            </w:r>
            <w:r w:rsidRPr="00A71A62">
              <w:rPr>
                <w:color w:val="0000FF"/>
                <w:sz w:val="2"/>
                <w:szCs w:val="2"/>
              </w:rPr>
              <w:t>d.Project. N416</w:t>
            </w:r>
            <w:r w:rsidRPr="00A71A62">
              <w:rPr>
                <w:color w:val="0000FF"/>
                <w:sz w:val="18"/>
              </w:rPr>
              <w:t>}</w:t>
            </w:r>
          </w:p>
          <w:p w:rsidR="00CE318B" w:rsidRPr="00A71A62" w:rsidP="00CE318B">
            <w:pPr>
              <w:pStyle w:val="Header"/>
              <w:tabs>
                <w:tab w:val="clear" w:pos="4536"/>
                <w:tab w:val="clear" w:pos="9072"/>
              </w:tabs>
              <w:jc w:val="center"/>
              <w:rPr>
                <w:szCs w:val="22"/>
              </w:rPr>
            </w:pPr>
          </w:p>
        </w:tc>
        <w:tc>
          <w:tcPr>
            <w:tcW w:w="628" w:type="dxa"/>
            <w:vAlign w:val="center"/>
          </w:tcPr>
          <w:p w:rsidR="00CE318B" w:rsidRPr="00A71A62" w:rsidP="00CE318B">
            <w:pPr>
              <w:pStyle w:val="Header"/>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P="00CE318B">
            <w:pPr>
              <w:pStyle w:val="Header"/>
              <w:tabs>
                <w:tab w:val="clear" w:pos="4536"/>
                <w:tab w:val="clear" w:pos="9072"/>
              </w:tabs>
              <w:jc w:val="center"/>
              <w:rPr>
                <w:szCs w:val="22"/>
                <w:vertAlign w:val="superscript"/>
              </w:rPr>
            </w:pPr>
            <w:r w:rsidRPr="00A71A62">
              <w:rPr>
                <w:color w:val="0000FF"/>
                <w:sz w:val="18"/>
              </w:rPr>
              <w:t>{</w:t>
            </w:r>
            <w:r w:rsidRPr="00A71A62">
              <w:rPr>
                <w:color w:val="0000FF"/>
                <w:sz w:val="2"/>
                <w:szCs w:val="2"/>
              </w:rPr>
              <w:t>d.Project. N225</w:t>
            </w:r>
            <w:r w:rsidRPr="00A71A62">
              <w:rPr>
                <w:color w:val="0000FF"/>
                <w:sz w:val="18"/>
              </w:rPr>
              <w:t>}</w:t>
            </w:r>
          </w:p>
          <w:p w:rsidR="00CE318B" w:rsidRPr="00A71A62" w:rsidP="00CE318B">
            <w:pPr>
              <w:pStyle w:val="Header"/>
              <w:tabs>
                <w:tab w:val="clear" w:pos="4536"/>
                <w:tab w:val="clear" w:pos="9072"/>
              </w:tabs>
              <w:rPr>
                <w:szCs w:val="22"/>
              </w:rPr>
            </w:pPr>
          </w:p>
        </w:tc>
        <w:tc>
          <w:tcPr>
            <w:tcW w:w="620" w:type="dxa"/>
            <w:gridSpan w:val="2"/>
            <w:vAlign w:val="center"/>
          </w:tcPr>
          <w:p w:rsidR="00CE318B" w:rsidRPr="00A71A62" w:rsidP="00CE318B">
            <w:pPr>
              <w:pStyle w:val="Header"/>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P="00CE318B">
            <w:pPr>
              <w:pStyle w:val="Header"/>
              <w:tabs>
                <w:tab w:val="clear" w:pos="4536"/>
                <w:tab w:val="clear" w:pos="9072"/>
              </w:tabs>
              <w:jc w:val="center"/>
              <w:rPr>
                <w:szCs w:val="22"/>
              </w:rPr>
            </w:pPr>
            <w:r w:rsidRPr="00A71A62">
              <w:rPr>
                <w:color w:val="0000FF"/>
                <w:sz w:val="18"/>
              </w:rPr>
              <w:t>{</w:t>
            </w:r>
            <w:r w:rsidRPr="00A71A62">
              <w:rPr>
                <w:color w:val="0000FF"/>
                <w:sz w:val="2"/>
                <w:szCs w:val="2"/>
              </w:rPr>
              <w:t>d.Project. N425</w:t>
            </w:r>
            <w:r w:rsidRPr="00A71A62">
              <w:rPr>
                <w:color w:val="0000FF"/>
                <w:sz w:val="18"/>
              </w:rPr>
              <w:t>}</w:t>
            </w:r>
          </w:p>
        </w:tc>
      </w:tr>
      <w:tr w:rsidTr="00CE318B">
        <w:tblPrEx>
          <w:tblW w:w="10445" w:type="dxa"/>
          <w:tblLayout w:type="fixed"/>
          <w:tblLook w:val="0000"/>
        </w:tblPrEx>
        <w:trPr>
          <w:cantSplit/>
          <w:trHeight w:val="1288"/>
        </w:trPr>
        <w:tc>
          <w:tcPr>
            <w:tcW w:w="10445" w:type="dxa"/>
            <w:gridSpan w:val="20"/>
            <w:vAlign w:val="center"/>
          </w:tcPr>
          <w:p w:rsidR="00CE318B" w:rsidRPr="00A71A62" w:rsidP="00CE318B">
            <w:pPr>
              <w:pStyle w:val="Header"/>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Tr="00CE318B">
        <w:tblPrEx>
          <w:tblW w:w="10445" w:type="dxa"/>
          <w:tblLayout w:type="fixed"/>
          <w:tblLook w:val="0000"/>
        </w:tblPrEx>
        <w:trPr>
          <w:cantSplit/>
          <w:trHeight w:val="1236"/>
        </w:trPr>
        <w:tc>
          <w:tcPr>
            <w:tcW w:w="10445" w:type="dxa"/>
            <w:gridSpan w:val="20"/>
            <w:vAlign w:val="center"/>
          </w:tcPr>
          <w:p w:rsidR="00CE318B" w:rsidRPr="00A71A62" w:rsidP="00CE318B">
            <w:pPr>
              <w:shd w:val="clear" w:color="auto" w:fill="FFFFFF"/>
              <w:spacing w:before="24" w:line="235" w:lineRule="exact"/>
              <w:ind w:left="142" w:right="206"/>
              <w:jc w:val="both"/>
              <w:rPr>
                <w:spacing w:val="-1"/>
                <w:szCs w:val="22"/>
              </w:rPr>
            </w:pPr>
            <w:r w:rsidRPr="00A71A62">
              <w:rPr>
                <w:noProof/>
                <w:spacing w:val="-1"/>
                <w:szCs w:val="22"/>
              </w:rPr>
              <w:drawing>
                <ns3:anchor distT="0" distB="0" distL="114300" distR="114300" simplePos="0" relativeHeight="251660288" behindDoc="0" locked="0" layoutInCell="1" allowOverlap="1">
                  <ns3:simplePos x="0" y="0"/>
                  <ns3:positionH relativeFrom="column">
                    <ns3:posOffset>3154045</ns3:posOffset>
                  </ns3:positionH>
                  <ns3:positionV relativeFrom="paragraph">
                    <ns3:posOffset>29210</ns3:posOffset>
                  </ns3:positionV>
                  <ns3:extent cx="1971675" cy="1245870"/>
                  <ns3:effectExtent l="0" t="0" r="0" b="0"/>
                  <ns3:wrapNone/>
                  <ns3:docPr id="4" name="Kép 4"/>
                  <ns3:cNvGraphicFramePr>
                    <ns4:graphicFrameLocks noChangeAspect="1"/>
                  </ns3:cNvGraphicFramePr>
                  <ns4:graphic>
                    <ns4:graphicData uri="http://schemas.openxmlformats.org/drawingml/2006/picture">
                      <ns5:pic>
                        <ns5:nvPicPr>
                          <ns5:cNvPr id="4"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Pr="00A71A62">
              <w:rPr>
                <w:spacing w:val="-1"/>
                <w:szCs w:val="22"/>
              </w:rPr>
              <w:t>Alulírott</w:t>
            </w:r>
            <w:r w:rsidRPr="00A71A62">
              <w:rPr>
                <w:spacing w:val="-1"/>
                <w:szCs w:val="22"/>
              </w:rPr>
              <w:t xml:space="preserve"> </w:t>
            </w:r>
            <w:r w:rsidRPr="00A71A62">
              <w:rPr>
                <w:rFonts w:eastAsia="Arial"/>
                <w:color w:val="0000FF"/>
                <w:sz w:val="18"/>
              </w:rPr>
              <w:t>{</w:t>
            </w:r>
            <w:r w:rsidRPr="00A71A62">
              <w:rPr>
                <w:rFonts w:eastAsia="Arial"/>
                <w:color w:val="0000FF"/>
                <w:sz w:val="2"/>
                <w:szCs w:val="2"/>
              </w:rPr>
              <w:t>d.Person.Name</w:t>
            </w:r>
            <w:r w:rsidRPr="00A71A62">
              <w:rPr>
                <w:rFonts w:eastAsia="Arial"/>
                <w:color w:val="0000FF"/>
                <w:sz w:val="18"/>
              </w:rPr>
              <w:t>}</w:t>
            </w:r>
            <w:r w:rsidRPr="00A71A62">
              <w:rPr>
                <w:spacing w:val="-1"/>
                <w:szCs w:val="22"/>
              </w:rPr>
              <w:t xml:space="preserve"> </w:t>
            </w:r>
            <w:r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w:t>
            </w:r>
            <w:r w:rsidRPr="00A71A62">
              <w:rPr>
                <w:color w:val="0000FF"/>
                <w:sz w:val="2"/>
                <w:szCs w:val="2"/>
              </w:rPr>
              <w:t>d.Project. Datum</w:t>
            </w:r>
            <w:r w:rsidRPr="00A71A62">
              <w:rPr>
                <w:color w:val="0000FF"/>
                <w:sz w:val="18"/>
              </w:rPr>
              <w:t>}</w:t>
            </w:r>
            <w:r w:rsidRPr="00A71A62">
              <w:rPr>
                <w:spacing w:val="-1"/>
                <w:szCs w:val="22"/>
              </w:rPr>
              <w:t xml:space="preserve">         </w:t>
            </w:r>
            <w:r w:rsidRPr="00A71A62">
              <w:rPr>
                <w:spacing w:val="-1"/>
                <w:szCs w:val="22"/>
              </w:rPr>
              <w:t xml:space="preserve">                                             Aláírás: ……………………………………..</w:t>
            </w:r>
          </w:p>
        </w:tc>
      </w:tr>
    </w:tbl>
    <w:p w:rsidR="00CE318B" w:rsidRPr="00A71A62"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197"/>
        <w:gridCol w:w="1134"/>
        <w:gridCol w:w="567"/>
        <w:gridCol w:w="567"/>
        <w:gridCol w:w="673"/>
        <w:gridCol w:w="461"/>
        <w:gridCol w:w="1275"/>
        <w:gridCol w:w="351"/>
        <w:gridCol w:w="783"/>
        <w:gridCol w:w="1134"/>
        <w:gridCol w:w="1343"/>
      </w:tblGrid>
      <w:tr w:rsidTr="00C124F2">
        <w:tblPrEx>
          <w:tblW w:w="10485" w:type="dxa"/>
          <w:tblLayout w:type="fixed"/>
          <w:tblLook w:val="0000"/>
        </w:tblPrEx>
        <w:trPr>
          <w:cantSplit/>
          <w:trHeight w:val="385"/>
        </w:trPr>
        <w:tc>
          <w:tcPr>
            <w:tcW w:w="5138" w:type="dxa"/>
            <w:gridSpan w:val="5"/>
            <w:vAlign w:val="bottom"/>
          </w:tcPr>
          <w:p w:rsidR="00CE318B" w:rsidRPr="00A71A62" w:rsidP="00C8168F">
            <w:pPr>
              <w:pStyle w:val="Header"/>
              <w:tabs>
                <w:tab w:val="clear" w:pos="4536"/>
                <w:tab w:val="clear" w:pos="9072"/>
              </w:tabs>
              <w:rPr>
                <w:bCs/>
                <w:szCs w:val="22"/>
              </w:rPr>
            </w:pPr>
            <w:r w:rsidRPr="00A71A62">
              <w:rPr>
                <w:szCs w:val="22"/>
              </w:rPr>
              <w:t>FÖLDKÁBEL fizikai/nyomvonal h.</w:t>
            </w:r>
            <w:r w:rsidRPr="00A71A62">
              <w:rPr>
                <w:bCs/>
                <w:szCs w:val="22"/>
              </w:rPr>
              <w:t>:</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 xml:space="preserve"> {</w:t>
            </w:r>
            <w:r w:rsidRPr="00A71A62" w:rsidR="00C8168F">
              <w:rPr>
                <w:color w:val="0000FF"/>
                <w:sz w:val="2"/>
                <w:szCs w:val="2"/>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d.Project. Ohfk</w:t>
            </w:r>
            <w:r w:rsidRPr="00A71A62" w:rsidR="00C8168F">
              <w:rPr>
                <w:color w:val="0000FF"/>
                <w:sz w:val="18"/>
                <ns8:textFill>
                  <ns8:gradFill rotWithShape="1">
                    <ns8:gsLst>
                      <ns8:gs ns8:pos="0">
                        <ns8:srgbClr ns8:val="0000FF">
                          <ns8:shade ns8:val="30000"/>
                          <ns8:satMod ns8:val="115000"/>
                        </ns8:srgbClr>
                      </ns8:gs>
                      <ns8:gs ns8:pos="50000">
                        <ns8:srgbClr ns8:val="0000FF">
                          <ns8:shade ns8:val="67500"/>
                          <ns8:satMod ns8:val="115000"/>
                        </ns8:srgbClr>
                      </ns8:gs>
                      <ns8:gs ns8:pos="100000">
                        <ns8:srgbClr ns8:val="0000FF">
                          <ns8:shade ns8:val="100000"/>
                          <ns8:satMod ns8:val="115000"/>
                        </ns8:srgbClr>
                      </ns8:gs>
                    </ns8:gsLst>
                    <ns8:lin ns8:ang="2700000" ns8:scaled="0"/>
                  </ns8:gradFill>
                </ns8:textFill>
              </w:rPr>
              <w:t>}</w:t>
            </w:r>
            <w:r w:rsidRPr="00A71A62">
              <w:rPr>
                <w:bCs/>
                <w:szCs w:val="22"/>
              </w:rPr>
              <w:t xml:space="preserve"> m</w:t>
            </w:r>
          </w:p>
        </w:tc>
        <w:tc>
          <w:tcPr>
            <w:tcW w:w="5347" w:type="dxa"/>
            <w:gridSpan w:val="6"/>
            <w:vAlign w:val="bottom"/>
          </w:tcPr>
          <w:p w:rsidR="00CE318B" w:rsidRPr="00A71A62" w:rsidP="00CE318B">
            <w:pPr>
              <w:pStyle w:val="Header"/>
              <w:tabs>
                <w:tab w:val="clear" w:pos="4536"/>
                <w:tab w:val="clear" w:pos="9072"/>
              </w:tabs>
              <w:rPr>
                <w:bCs/>
                <w:szCs w:val="22"/>
              </w:rPr>
            </w:pPr>
            <w:r w:rsidRPr="00A71A62">
              <w:rPr>
                <w:szCs w:val="22"/>
              </w:rPr>
              <w:t>LÉGKÁBEL fizikai/nyomvonal h.</w:t>
            </w:r>
            <w:r w:rsidRPr="00A71A62">
              <w:rPr>
                <w:bCs/>
                <w:szCs w:val="22"/>
              </w:rPr>
              <w:t>:</w:t>
            </w:r>
            <w:r w:rsidRPr="00A71A62" w:rsidR="00C8168F">
              <w:rPr>
                <w:color w:val="0000FF"/>
                <w:sz w:val="18"/>
              </w:rPr>
              <w:t xml:space="preserve"> {</w:t>
            </w:r>
            <w:r w:rsidRPr="00A71A62" w:rsidR="00C8168F">
              <w:rPr>
                <w:rFonts w:eastAsia="Arial"/>
                <w:color w:val="0000FF"/>
                <w:sz w:val="2"/>
                <w:szCs w:val="2"/>
              </w:rPr>
              <w:t>d.Project. OsszKabelhossz</w:t>
            </w:r>
            <w:r w:rsidRPr="00A71A62" w:rsidR="00C8168F">
              <w:rPr>
                <w:color w:val="0000FF"/>
                <w:sz w:val="18"/>
              </w:rPr>
              <w:t>}</w:t>
            </w:r>
            <w:r w:rsidRPr="00A71A62">
              <w:rPr>
                <w:bCs/>
                <w:szCs w:val="22"/>
              </w:rPr>
              <w:t>.m</w:t>
            </w:r>
            <w:r w:rsidRPr="00A71A62" w:rsidR="00C8168F">
              <w:rPr>
                <w:bCs/>
                <w:szCs w:val="22"/>
              </w:rPr>
              <w:t xml:space="preserve"> </w:t>
            </w:r>
            <w:r w:rsidRPr="00A71A62" w:rsidR="00C8168F">
              <w:rPr>
                <w:color w:val="000000" w:themeColor="text1"/>
                <w:sz w:val="18"/>
              </w:rPr>
              <w:t>{</w:t>
            </w:r>
            <w:r w:rsidRPr="00A71A62" w:rsidR="00C8168F">
              <w:rPr>
                <w:color w:val="000000" w:themeColor="text1"/>
                <w:sz w:val="2"/>
                <w:szCs w:val="2"/>
              </w:rPr>
              <w:t>d.Project.VizszintesKabelhosszM</w:t>
            </w:r>
            <w:r w:rsidRPr="00A71A62" w:rsidR="00C8168F">
              <w:rPr>
                <w:color w:val="000000" w:themeColor="text1"/>
                <w:sz w:val="18"/>
              </w:rPr>
              <w:t>} Vízsz.</w:t>
            </w:r>
          </w:p>
        </w:tc>
      </w:tr>
      <w:tr w:rsidTr="00C124F2">
        <w:tblPrEx>
          <w:tblW w:w="10485" w:type="dxa"/>
          <w:tblLayout w:type="fixed"/>
          <w:tblLook w:val="0000"/>
        </w:tblPrEx>
        <w:trPr>
          <w:cantSplit/>
          <w:trHeight w:val="404"/>
        </w:trPr>
        <w:tc>
          <w:tcPr>
            <w:tcW w:w="5138" w:type="dxa"/>
            <w:gridSpan w:val="5"/>
            <w:vAlign w:val="bottom"/>
          </w:tcPr>
          <w:p w:rsidR="00CE318B" w:rsidRPr="00A71A62" w:rsidP="00C8168F">
            <w:pPr>
              <w:pStyle w:val="Header"/>
              <w:tabs>
                <w:tab w:val="clear" w:pos="4536"/>
                <w:tab w:val="clear" w:pos="9072"/>
              </w:tabs>
              <w:rPr>
                <w:szCs w:val="22"/>
              </w:rPr>
            </w:pPr>
          </w:p>
        </w:tc>
        <w:tc>
          <w:tcPr>
            <w:tcW w:w="5347" w:type="dxa"/>
            <w:gridSpan w:val="6"/>
            <w:vAlign w:val="bottom"/>
          </w:tcPr>
          <w:p w:rsidR="00CE318B" w:rsidRPr="00A71A62" w:rsidP="00CE318B">
            <w:pPr>
              <w:pStyle w:val="Header"/>
              <w:tabs>
                <w:tab w:val="clear" w:pos="4536"/>
                <w:tab w:val="clear" w:pos="9072"/>
              </w:tabs>
              <w:rPr>
                <w:szCs w:val="22"/>
              </w:rPr>
            </w:pPr>
          </w:p>
        </w:tc>
      </w:tr>
      <w:tr w:rsidTr="00C124F2">
        <w:tblPrEx>
          <w:tblW w:w="10485" w:type="dxa"/>
          <w:tblLayout w:type="fixed"/>
          <w:tblLook w:val="0000"/>
        </w:tblPrEx>
        <w:trPr>
          <w:cantSplit/>
        </w:trPr>
        <w:tc>
          <w:tcPr>
            <w:tcW w:w="10485" w:type="dxa"/>
            <w:gridSpan w:val="11"/>
          </w:tcPr>
          <w:p w:rsidR="00CE318B" w:rsidRPr="00A71A62" w:rsidP="00CE318B">
            <w:pPr>
              <w:pStyle w:val="Header"/>
              <w:tabs>
                <w:tab w:val="clear" w:pos="4536"/>
                <w:tab w:val="clear" w:pos="9072"/>
              </w:tabs>
              <w:jc w:val="center"/>
              <w:rPr>
                <w:bCs/>
                <w:szCs w:val="22"/>
              </w:rPr>
            </w:pPr>
            <w:r w:rsidRPr="00A71A62">
              <w:rPr>
                <w:bCs/>
                <w:szCs w:val="22"/>
                <w:highlight w:val="lightGray"/>
              </w:rPr>
              <w:t>IGÉNYELT CSATLAKOZÁSI TELJESÍTMÉNYEK</w:t>
            </w:r>
          </w:p>
        </w:tc>
      </w:tr>
      <w:tr w:rsidTr="00C124F2">
        <w:tblPrEx>
          <w:tblW w:w="10485" w:type="dxa"/>
          <w:tblLayout w:type="fixed"/>
          <w:tblLook w:val="0000"/>
        </w:tblPrEx>
        <w:trPr>
          <w:cantSplit/>
          <w:trHeight w:val="388"/>
        </w:trPr>
        <w:tc>
          <w:tcPr>
            <w:tcW w:w="10485" w:type="dxa"/>
            <w:gridSpan w:val="11"/>
            <w:vAlign w:val="bottom"/>
          </w:tcPr>
          <w:p w:rsidR="00CE318B" w:rsidRPr="00A71A62" w:rsidP="00CE318B">
            <w:pPr>
              <w:pStyle w:val="Header"/>
              <w:tabs>
                <w:tab w:val="clear" w:pos="4536"/>
                <w:tab w:val="clear" w:pos="9072"/>
              </w:tabs>
              <w:rPr>
                <w:szCs w:val="22"/>
              </w:rPr>
            </w:pPr>
          </w:p>
          <w:p w:rsidR="00C8168F" w:rsidRPr="00A71A62" w:rsidP="00C8168F">
            <w:pPr>
              <w:pStyle w:val="Header"/>
              <w:tabs>
                <w:tab w:val="clear" w:pos="4536"/>
                <w:tab w:val="clear" w:pos="9072"/>
              </w:tabs>
              <w:rPr>
                <w:szCs w:val="22"/>
              </w:rPr>
            </w:pPr>
            <w:r w:rsidRPr="00A71A62">
              <w:rPr>
                <w:szCs w:val="22"/>
              </w:rPr>
              <w:t xml:space="preserve">Jelenleg meglévő mindennapszaki: </w:t>
            </w:r>
            <w:r w:rsidRPr="00A71A62">
              <w:rPr>
                <w:color w:val="0000FF"/>
                <w:sz w:val="18"/>
              </w:rPr>
              <w:t>{</w:t>
            </w:r>
            <w:r w:rsidRPr="00A71A62">
              <w:rPr>
                <w:color w:val="0000FF"/>
                <w:sz w:val="2"/>
                <w:szCs w:val="2"/>
              </w:rPr>
              <w:t>d.Project.Jml1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d.Project.Jml2</w:t>
            </w:r>
            <w:r w:rsidRPr="00A71A62">
              <w:rPr>
                <w:color w:val="0000FF"/>
                <w:sz w:val="18"/>
              </w:rPr>
              <w:t>}</w:t>
            </w:r>
            <w:r w:rsidRPr="00A71A62">
              <w:rPr>
                <w:szCs w:val="22"/>
              </w:rPr>
              <w:t xml:space="preserve">A </w:t>
            </w:r>
            <w:r w:rsidRPr="00A71A62">
              <w:rPr>
                <w:color w:val="0000FF"/>
                <w:sz w:val="18"/>
              </w:rPr>
              <w:t>{</w:t>
            </w:r>
            <w:r w:rsidRPr="00A71A62">
              <w:rPr>
                <w:color w:val="0000FF"/>
                <w:sz w:val="2"/>
                <w:szCs w:val="2"/>
              </w:rPr>
              <w:t>d.Project.Jml3</w:t>
            </w:r>
            <w:r w:rsidRPr="00A71A62">
              <w:rPr>
                <w:color w:val="0000FF"/>
                <w:sz w:val="18"/>
              </w:rPr>
              <w:t xml:space="preserve">} </w:t>
            </w:r>
            <w:r w:rsidRPr="00A71A62">
              <w:rPr>
                <w:szCs w:val="22"/>
              </w:rPr>
              <w:t xml:space="preserve">A      Jelenleg meglévő vezérelt: </w:t>
            </w:r>
            <w:r w:rsidRPr="00A71A62">
              <w:rPr>
                <w:color w:val="0000FF"/>
                <w:sz w:val="18"/>
              </w:rPr>
              <w:t>{</w:t>
            </w:r>
            <w:r w:rsidRPr="00A71A62">
              <w:rPr>
                <w:color w:val="0000FF"/>
                <w:sz w:val="2"/>
                <w:szCs w:val="2"/>
              </w:rPr>
              <w:t>d.Project.Jvl1</w:t>
            </w:r>
            <w:r w:rsidRPr="00A71A62">
              <w:rPr>
                <w:color w:val="0000FF"/>
                <w:sz w:val="18"/>
              </w:rPr>
              <w:t>}</w:t>
            </w:r>
            <w:r w:rsidRPr="00A71A62">
              <w:rPr>
                <w:szCs w:val="22"/>
              </w:rPr>
              <w:t xml:space="preserve"> A </w:t>
            </w:r>
            <w:r w:rsidRPr="00A71A62">
              <w:rPr>
                <w:color w:val="0000FF"/>
                <w:sz w:val="18"/>
              </w:rPr>
              <w:t>{</w:t>
            </w:r>
            <w:r w:rsidRPr="00A71A62">
              <w:rPr>
                <w:color w:val="0000FF"/>
                <w:sz w:val="2"/>
                <w:szCs w:val="2"/>
              </w:rPr>
              <w:t>d.Project.Jvl2</w:t>
            </w:r>
            <w:r w:rsidRPr="00A71A62">
              <w:rPr>
                <w:color w:val="0000FF"/>
                <w:sz w:val="18"/>
              </w:rPr>
              <w:t xml:space="preserve">} </w:t>
            </w:r>
            <w:r w:rsidRPr="00A71A62">
              <w:rPr>
                <w:szCs w:val="22"/>
              </w:rPr>
              <w:t xml:space="preserve">A </w:t>
            </w:r>
            <w:r w:rsidRPr="00A71A62">
              <w:rPr>
                <w:color w:val="0000FF"/>
                <w:sz w:val="18"/>
              </w:rPr>
              <w:t>{</w:t>
            </w:r>
            <w:r w:rsidRPr="00A71A62">
              <w:rPr>
                <w:color w:val="0000FF"/>
                <w:sz w:val="2"/>
                <w:szCs w:val="2"/>
              </w:rPr>
              <w:t>d.Project.Jvl3</w:t>
            </w:r>
            <w:r w:rsidRPr="00A71A62">
              <w:rPr>
                <w:color w:val="0000FF"/>
                <w:sz w:val="18"/>
              </w:rPr>
              <w:t xml:space="preserve">} </w:t>
            </w:r>
            <w:r w:rsidRPr="00A71A62">
              <w:rPr>
                <w:szCs w:val="22"/>
              </w:rPr>
              <w:t>A</w:t>
            </w:r>
          </w:p>
          <w:p w:rsidR="00CE318B" w:rsidRPr="00A71A62" w:rsidP="00CE318B">
            <w:pPr>
              <w:pStyle w:val="Header"/>
              <w:tabs>
                <w:tab w:val="clear" w:pos="4536"/>
                <w:tab w:val="clear" w:pos="9072"/>
              </w:tabs>
              <w:rPr>
                <w:szCs w:val="22"/>
              </w:rPr>
            </w:pPr>
          </w:p>
          <w:p w:rsidR="00CE318B" w:rsidRPr="00A71A62" w:rsidP="00CE318B">
            <w:pPr>
              <w:pStyle w:val="Header"/>
              <w:tabs>
                <w:tab w:val="clear" w:pos="4536"/>
                <w:tab w:val="clear" w:pos="9072"/>
              </w:tabs>
              <w:rPr>
                <w:szCs w:val="22"/>
              </w:rPr>
            </w:pPr>
            <w:r w:rsidRPr="00A71A62">
              <w:rPr>
                <w:szCs w:val="22"/>
              </w:rPr>
              <w:t xml:space="preserve">Jelenleg meglévő H-tarifa: </w:t>
            </w:r>
            <w:r w:rsidRPr="00A71A62">
              <w:rPr>
                <w:color w:val="2218F0"/>
                <w:sz w:val="18"/>
              </w:rPr>
              <w:t>{</w:t>
            </w:r>
            <w:r w:rsidRPr="00A71A62">
              <w:rPr>
                <w:color w:val="2218F0"/>
                <w:sz w:val="2"/>
                <w:szCs w:val="2"/>
              </w:rPr>
              <w:t>d.Project.JelenlegiHL1</w:t>
            </w:r>
            <w:r w:rsidRPr="00A71A62">
              <w:rPr>
                <w:color w:val="2218F0"/>
                <w:sz w:val="18"/>
              </w:rPr>
              <w:t>}</w:t>
            </w:r>
            <w:r w:rsidRPr="00A71A62">
              <w:rPr>
                <w:szCs w:val="22"/>
              </w:rPr>
              <w:t xml:space="preserve"> A </w:t>
            </w:r>
            <w:r w:rsidRPr="00A71A62">
              <w:rPr>
                <w:color w:val="2218F0"/>
                <w:sz w:val="18"/>
              </w:rPr>
              <w:t>{</w:t>
            </w:r>
            <w:r w:rsidRPr="00A71A62">
              <w:rPr>
                <w:color w:val="2218F0"/>
                <w:sz w:val="2"/>
                <w:szCs w:val="2"/>
              </w:rPr>
              <w:t>d.Project.JelenlegiHL2</w:t>
            </w:r>
            <w:r w:rsidRPr="00A71A62">
              <w:rPr>
                <w:color w:val="2218F0"/>
                <w:sz w:val="18"/>
              </w:rPr>
              <w:t xml:space="preserve">} </w:t>
            </w:r>
            <w:r w:rsidRPr="00A71A62">
              <w:rPr>
                <w:szCs w:val="22"/>
              </w:rPr>
              <w:t xml:space="preserve">A </w:t>
            </w:r>
            <w:r w:rsidRPr="00A71A62">
              <w:rPr>
                <w:color w:val="2218F0"/>
                <w:sz w:val="18"/>
              </w:rPr>
              <w:t>{</w:t>
            </w:r>
            <w:r w:rsidRPr="00A71A62">
              <w:rPr>
                <w:color w:val="2218F0"/>
                <w:sz w:val="2"/>
                <w:szCs w:val="2"/>
              </w:rPr>
              <w:t>d.Project.JelenlegiHL3</w:t>
            </w:r>
            <w:r w:rsidRPr="00A71A62">
              <w:rPr>
                <w:color w:val="2218F0"/>
                <w:sz w:val="18"/>
              </w:rPr>
              <w:t>}</w:t>
            </w:r>
            <w:r w:rsidRPr="00A71A62">
              <w:rPr>
                <w:color w:val="000000" w:themeColor="text1"/>
                <w:sz w:val="18"/>
              </w:rPr>
              <w:t xml:space="preserve"> </w:t>
            </w:r>
            <w:r w:rsidRPr="00A71A62">
              <w:rPr>
                <w:szCs w:val="22"/>
              </w:rPr>
              <w:t>A</w:t>
            </w:r>
          </w:p>
        </w:tc>
      </w:tr>
      <w:tr w:rsidTr="00C124F2">
        <w:tblPrEx>
          <w:tblW w:w="10485" w:type="dxa"/>
          <w:tblLayout w:type="fixed"/>
          <w:tblLook w:val="0000"/>
        </w:tblPrEx>
        <w:trPr>
          <w:cantSplit/>
        </w:trPr>
        <w:tc>
          <w:tcPr>
            <w:tcW w:w="2197" w:type="dxa"/>
          </w:tcPr>
          <w:p w:rsidR="00CE318B" w:rsidRPr="00A71A62" w:rsidP="00CE318B">
            <w:pPr>
              <w:pStyle w:val="Header"/>
              <w:tabs>
                <w:tab w:val="clear" w:pos="4536"/>
                <w:tab w:val="clear" w:pos="9072"/>
              </w:tabs>
              <w:jc w:val="center"/>
              <w:rPr>
                <w:bCs/>
                <w:szCs w:val="22"/>
              </w:rPr>
            </w:pPr>
          </w:p>
        </w:tc>
        <w:tc>
          <w:tcPr>
            <w:tcW w:w="1134" w:type="dxa"/>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P="00CE318B">
            <w:pPr>
              <w:pStyle w:val="Header"/>
              <w:tabs>
                <w:tab w:val="clear" w:pos="4536"/>
                <w:tab w:val="clear" w:pos="9072"/>
              </w:tabs>
              <w:jc w:val="center"/>
              <w:rPr>
                <w:bCs/>
                <w:szCs w:val="22"/>
              </w:rPr>
            </w:pPr>
          </w:p>
        </w:tc>
        <w:tc>
          <w:tcPr>
            <w:tcW w:w="1134" w:type="dxa"/>
            <w:gridSpan w:val="2"/>
          </w:tcPr>
          <w:p w:rsidR="00CE318B" w:rsidRPr="00A71A62" w:rsidP="00CE318B">
            <w:pPr>
              <w:pStyle w:val="Header"/>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P="00CE318B">
            <w:pPr>
              <w:pStyle w:val="Header"/>
              <w:tabs>
                <w:tab w:val="clear" w:pos="4536"/>
                <w:tab w:val="clear" w:pos="9072"/>
              </w:tabs>
              <w:jc w:val="center"/>
              <w:rPr>
                <w:bCs/>
                <w:szCs w:val="22"/>
              </w:rPr>
            </w:pPr>
            <w:r w:rsidRPr="00A71A62">
              <w:rPr>
                <w:bCs/>
                <w:szCs w:val="22"/>
              </w:rPr>
              <w:t>L</w:t>
            </w:r>
            <w:r w:rsidRPr="00A71A62">
              <w:rPr>
                <w:bCs/>
                <w:szCs w:val="22"/>
                <w:vertAlign w:val="subscript"/>
              </w:rPr>
              <w:t>3</w:t>
            </w:r>
          </w:p>
        </w:tc>
      </w:tr>
      <w:tr w:rsidTr="00C124F2">
        <w:tblPrEx>
          <w:tblW w:w="10485" w:type="dxa"/>
          <w:tblLayout w:type="fixed"/>
          <w:tblLook w:val="0000"/>
        </w:tblPrEx>
        <w:trPr>
          <w:cantSplit/>
          <w:trHeight w:val="282"/>
        </w:trPr>
        <w:tc>
          <w:tcPr>
            <w:tcW w:w="2197" w:type="dxa"/>
          </w:tcPr>
          <w:p w:rsidR="00C8168F" w:rsidRPr="00A71A62" w:rsidP="00C8168F">
            <w:pPr>
              <w:pStyle w:val="Header"/>
              <w:tabs>
                <w:tab w:val="clear" w:pos="4536"/>
                <w:tab w:val="clear" w:pos="9072"/>
              </w:tabs>
              <w:rPr>
                <w:szCs w:val="22"/>
              </w:rPr>
            </w:pPr>
            <w:r w:rsidRPr="00A71A62">
              <w:rPr>
                <w:szCs w:val="22"/>
              </w:rPr>
              <w:t>Igényelt mindennapszaki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d.Project.Iml3</w:t>
            </w:r>
            <w:r w:rsidRPr="00A71A62">
              <w:rPr>
                <w:color w:val="0000FF"/>
                <w:sz w:val="18"/>
              </w:rPr>
              <w:t>}</w:t>
            </w:r>
          </w:p>
        </w:tc>
        <w:tc>
          <w:tcPr>
            <w:tcW w:w="1275" w:type="dxa"/>
          </w:tcPr>
          <w:p w:rsidR="00C8168F" w:rsidRPr="00A71A62" w:rsidP="00C8168F">
            <w:pPr>
              <w:pStyle w:val="Header"/>
              <w:tabs>
                <w:tab w:val="clear" w:pos="4536"/>
                <w:tab w:val="clear" w:pos="9072"/>
              </w:tabs>
              <w:rPr>
                <w:szCs w:val="22"/>
              </w:rPr>
            </w:pPr>
            <w:r w:rsidRPr="00A71A62">
              <w:rPr>
                <w:szCs w:val="22"/>
              </w:rPr>
              <w:t>Igényelt vezérelt (A)</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d.Project.Ivl1</w:t>
            </w:r>
            <w:r w:rsidRPr="00A71A62">
              <w:rPr>
                <w:color w:val="0000FF"/>
                <w:sz w:val="18"/>
              </w:rPr>
              <w:t>}</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d.Project.Ivl2</w:t>
            </w:r>
            <w:r w:rsidRPr="00A71A62">
              <w:rPr>
                <w:color w:val="0000FF"/>
                <w:sz w:val="18"/>
              </w:rPr>
              <w:t>}</w:t>
            </w:r>
          </w:p>
        </w:tc>
        <w:tc>
          <w:tcPr>
            <w:tcW w:w="1343"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d.Project.Ivl3</w:t>
            </w:r>
            <w:r w:rsidRPr="00A71A62">
              <w:rPr>
                <w:color w:val="0000FF"/>
                <w:sz w:val="18"/>
              </w:rPr>
              <w:t>}</w:t>
            </w:r>
          </w:p>
        </w:tc>
      </w:tr>
      <w:tr w:rsidTr="00C124F2">
        <w:tblPrEx>
          <w:tblW w:w="10485" w:type="dxa"/>
          <w:tblLayout w:type="fixed"/>
          <w:tblLook w:val="0000"/>
        </w:tblPrEx>
        <w:trPr>
          <w:cantSplit/>
          <w:trHeight w:val="595"/>
        </w:trPr>
        <w:tc>
          <w:tcPr>
            <w:tcW w:w="2197" w:type="dxa"/>
          </w:tcPr>
          <w:p w:rsidR="00C8168F" w:rsidRPr="00A71A62" w:rsidP="00C8168F">
            <w:pPr>
              <w:pStyle w:val="Header"/>
              <w:tabs>
                <w:tab w:val="clear" w:pos="4536"/>
                <w:tab w:val="clear" w:pos="9072"/>
              </w:tabs>
              <w:rPr>
                <w:szCs w:val="22"/>
              </w:rPr>
            </w:pPr>
            <w:r w:rsidRPr="00A71A62">
              <w:rPr>
                <w:szCs w:val="22"/>
              </w:rPr>
              <w:t>Igényelt „H” (A)</w:t>
            </w:r>
          </w:p>
        </w:tc>
        <w:tc>
          <w:tcPr>
            <w:tcW w:w="1134" w:type="dxa"/>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d.Project.Ihl1</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d.Project.Ihl2</w:t>
            </w:r>
            <w:r w:rsidRPr="00A71A62">
              <w:rPr>
                <w:color w:val="0000FF"/>
                <w:sz w:val="18"/>
              </w:rPr>
              <w:t>}</w:t>
            </w:r>
          </w:p>
        </w:tc>
        <w:tc>
          <w:tcPr>
            <w:tcW w:w="1134" w:type="dxa"/>
            <w:gridSpan w:val="2"/>
          </w:tcPr>
          <w:p w:rsidR="00C8168F" w:rsidRPr="00A71A62" w:rsidP="00C8168F">
            <w:pPr>
              <w:pStyle w:val="Header"/>
              <w:tabs>
                <w:tab w:val="clear" w:pos="4536"/>
                <w:tab w:val="clear" w:pos="9072"/>
              </w:tabs>
              <w:jc w:val="center"/>
              <w:rPr>
                <w:szCs w:val="22"/>
              </w:rPr>
            </w:pPr>
            <w:r w:rsidRPr="00A71A62">
              <w:rPr>
                <w:color w:val="0000FF"/>
                <w:sz w:val="18"/>
              </w:rPr>
              <w:t>{</w:t>
            </w:r>
            <w:r w:rsidRPr="00A71A62">
              <w:rPr>
                <w:color w:val="0000FF"/>
                <w:sz w:val="2"/>
                <w:szCs w:val="2"/>
              </w:rPr>
              <w:t>d.Project.Ihl3</w:t>
            </w:r>
            <w:r w:rsidRPr="00A71A62">
              <w:rPr>
                <w:color w:val="0000FF"/>
                <w:sz w:val="18"/>
              </w:rPr>
              <w:t>}</w:t>
            </w:r>
          </w:p>
        </w:tc>
        <w:tc>
          <w:tcPr>
            <w:tcW w:w="4886" w:type="dxa"/>
            <w:gridSpan w:val="5"/>
          </w:tcPr>
          <w:p w:rsidR="00C8168F" w:rsidRPr="00A71A62" w:rsidP="00C8168F">
            <w:pPr>
              <w:pStyle w:val="Header"/>
              <w:tabs>
                <w:tab w:val="clear" w:pos="4536"/>
                <w:tab w:val="clear" w:pos="9072"/>
              </w:tabs>
              <w:rPr>
                <w:szCs w:val="22"/>
              </w:rPr>
            </w:pPr>
          </w:p>
        </w:tc>
      </w:tr>
      <w:tr w:rsidTr="00C124F2">
        <w:tblPrEx>
          <w:tblW w:w="10485" w:type="dxa"/>
          <w:tblLayout w:type="fixed"/>
          <w:tblLook w:val="0000"/>
        </w:tblPrEx>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w:t>
            </w:r>
            <w:r w:rsidR="008B5082" w:rsidRPr="008B5082">
              <w:rPr>
                <w:color w:val="0000FF"/>
                <w:sz w:val="2"/>
                <w:szCs w:val="2"/>
              </w:rPr>
              <w:t>d.Project.IgenyeltOsszesTeljesitmeny</w:t>
            </w:r>
            <w:r w:rsidR="008B5082" w:rsidRPr="008B5082">
              <w:rPr>
                <w:color w:val="0000FF"/>
                <w:sz w:val="18"/>
              </w:rPr>
              <w:t>}</w:t>
            </w:r>
            <w:r w:rsidRPr="00A71A62">
              <w:rPr>
                <w:color w:val="0000FF"/>
                <w:sz w:val="18"/>
              </w:rPr>
              <w:t xml:space="preserve"> </w:t>
            </w:r>
            <w:r w:rsidRPr="00A71A62">
              <w:rPr>
                <w:szCs w:val="22"/>
              </w:rPr>
              <w:t xml:space="preserve"> A – </w:t>
            </w:r>
            <w:r w:rsidR="000B6459" w:rsidRPr="008B5082">
              <w:rPr>
                <w:color w:val="0000FF"/>
                <w:sz w:val="18"/>
              </w:rPr>
              <w:t>{</w:t>
            </w:r>
            <w:r w:rsidRPr="000B6459">
              <w:rPr>
                <w:color w:val="2218F0"/>
                <w:sz w:val="2"/>
                <w:szCs w:val="2"/>
              </w:rPr>
              <w:t>d.</w:t>
            </w:r>
            <w:r w:rsidR="003304A7" w:rsidRPr="000B6459">
              <w:rPr>
                <w:color w:val="2218F0"/>
                <w:sz w:val="2"/>
                <w:szCs w:val="2"/>
              </w:rPr>
              <w:t>Project.MindennapszakiHafhoz32VagyTobb</w:t>
            </w:r>
            <w:r w:rsidR="000B6459" w:rsidRPr="008B5082">
              <w:rPr>
                <w:color w:val="0000FF"/>
                <w:sz w:val="18"/>
              </w:rPr>
              <w:t>}</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w:t>
            </w:r>
            <w:r w:rsidR="008B5082" w:rsidRPr="008B5082">
              <w:rPr>
                <w:color w:val="0000FF"/>
                <w:sz w:val="2"/>
                <w:szCs w:val="2"/>
              </w:rPr>
              <w:t>d.Project.FizetendoTeljesitmeny2</w:t>
            </w:r>
            <w:r w:rsidR="008B5082" w:rsidRPr="008B5082">
              <w:rPr>
                <w:color w:val="0000FF"/>
                <w:sz w:val="18"/>
              </w:rPr>
              <w:t>}</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w:t>
            </w:r>
            <w:r w:rsidRPr="00A71A62">
              <w:rPr>
                <w:color w:val="0000FF"/>
                <w:sz w:val="2"/>
                <w:szCs w:val="2"/>
              </w:rPr>
              <w:t>d.Project.Fo</w:t>
            </w:r>
            <w:r w:rsidRPr="00A71A62">
              <w:rPr>
                <w:color w:val="0000FF"/>
                <w:sz w:val="18"/>
              </w:rPr>
              <w:t xml:space="preserve">} </w:t>
            </w:r>
            <w:r w:rsidRPr="00A71A62">
              <w:rPr>
                <w:bCs/>
                <w:szCs w:val="22"/>
              </w:rPr>
              <w:t xml:space="preserve"> Ft</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97"/>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r w:rsidRPr="00A71A62">
              <w:rPr>
                <w:szCs w:val="22"/>
              </w:rPr>
              <w:t>Rendszerhasználó neve</w:t>
            </w:r>
          </w:p>
        </w:tc>
      </w:tr>
      <w:tr w:rsidTr="00C124F2">
        <w:tblPrEx>
          <w:tblW w:w="104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Ex>
        <w:trPr>
          <w:cantSplit/>
          <w:trHeight w:val="372"/>
        </w:trPr>
        <w:tc>
          <w:tcPr>
            <w:tcW w:w="3898" w:type="dxa"/>
            <w:gridSpan w:val="3"/>
            <w:vMerge/>
            <w:tcBorders>
              <w:left w:val="single" w:sz="6" w:space="0" w:color="auto"/>
              <w:right w:val="single" w:sz="6" w:space="0" w:color="auto"/>
            </w:tcBorders>
            <w:vAlign w:val="center"/>
          </w:tcPr>
          <w:p w:rsidR="00C8168F" w:rsidRPr="00A71A62"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w:t>
      </w:r>
      <w:r w:rsidRPr="00A71A62">
        <w:rPr>
          <w:color w:val="2218F0"/>
          <w:sz w:val="2"/>
        </w:rPr>
        <w:t>d.Project.SzekrenyBruttoEgysegara</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{d.Project.OszloptelepitesKoltseg}</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 xml:space="preserve">{d.Project.LegvezetekesCsatlakozoKoltseg} </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w:t>
      </w:r>
      <w:r w:rsidRPr="00A71A62">
        <w:rPr>
          <w:rFonts w:eastAsia="Arial"/>
          <w:color w:val="0000FF"/>
          <w:sz w:val="2"/>
          <w:szCs w:val="2"/>
        </w:rPr>
        <w:t>d.Project. Szfd</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 xml:space="preserve">{d.Project.CsatlakozoBerendezesHelyreallitasKoltseg} </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w:t>
      </w:r>
      <w:r w:rsidRPr="00A71A62">
        <w:rPr>
          <w:color w:val="2218F0"/>
          <w:sz w:val="2"/>
          <w:szCs w:val="2"/>
        </w:rPr>
        <w:t>d.Project.FoldkabelTobletkoltseg</w:t>
      </w:r>
      <w:r w:rsidRPr="00A71A62">
        <w:rPr>
          <w:color w:val="2218F0"/>
          <w:sz w:val="16"/>
        </w:rPr>
        <w:t>}</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w:t>
      </w:r>
      <w:r w:rsidRPr="00A71A62">
        <w:rPr>
          <w:color w:val="0000FF"/>
          <w:sz w:val="2"/>
          <w:szCs w:val="2"/>
        </w:rPr>
        <w:t>d.Project.Fo</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Pr="00A71A62">
        <w:rPr>
          <w:color w:val="000000"/>
          <w:spacing w:val="-6"/>
          <w:sz w:val="18"/>
          <w:szCs w:val="22"/>
        </w:rPr>
        <w:t>szekrény +</w:t>
      </w:r>
      <w:r w:rsidRPr="00A71A62">
        <w:rPr>
          <w:color w:val="000000"/>
          <w:spacing w:val="-4"/>
          <w:sz w:val="18"/>
          <w:szCs w:val="22"/>
        </w:rPr>
        <w:t xml:space="preserve"> oszlop + a légvezetékes csatlakozóvezeték kiépítése + egyedi mérőszekrény felülvizsgálat +</w:t>
      </w:r>
      <w:r w:rsidRPr="00A71A62">
        <w:rPr>
          <w:color w:val="000000"/>
          <w:spacing w:val="-8"/>
          <w:sz w:val="18"/>
          <w:szCs w:val="22"/>
        </w:rPr>
        <w:t xml:space="preserve"> energiaigény + egyedi árajánlat + műszaki eltérés)</w:t>
      </w:r>
      <w:r w:rsidRPr="00A71A62">
        <w:rPr>
          <w:bCs/>
          <w:color w:val="000000"/>
          <w:spacing w:val="-6"/>
          <w:sz w:val="18"/>
          <w:szCs w:val="22"/>
        </w:rPr>
        <w:t xml:space="preserve">: </w:t>
      </w:r>
      <w:r w:rsidRPr="00A71A62">
        <w:rPr>
          <w:color w:val="0000FF"/>
          <w:sz w:val="16"/>
        </w:rPr>
        <w:t>{</w:t>
      </w:r>
      <w:r w:rsidRPr="00A71A62">
        <w:rPr>
          <w:color w:val="0000FF"/>
          <w:sz w:val="2"/>
          <w:szCs w:val="2"/>
        </w:rPr>
        <w:t>d.Project.Ofo</w:t>
      </w:r>
      <w:r w:rsidRPr="00A71A62">
        <w:rPr>
          <w:color w:val="0000FF"/>
          <w:sz w:val="16"/>
        </w:rPr>
        <w:t xml:space="preserve">} </w:t>
      </w:r>
      <w:r w:rsidRPr="00A71A62">
        <w:rPr>
          <w:bCs/>
          <w:color w:val="000000"/>
          <w:spacing w:val="-8"/>
          <w:sz w:val="18"/>
          <w:szCs w:val="22"/>
        </w:rPr>
        <w:t>Ft</w:t>
      </w:r>
      <w:r w:rsidRPr="00A71A62">
        <w:rPr>
          <w:color w:val="000000"/>
          <w:spacing w:val="-8"/>
          <w:sz w:val="18"/>
          <w:szCs w:val="22"/>
        </w:rPr>
        <w:t xml:space="preserve">, azaz </w:t>
      </w:r>
      <w:r w:rsidRPr="00A71A62">
        <w:rPr>
          <w:color w:val="0000FF"/>
          <w:sz w:val="16"/>
        </w:rPr>
        <w:t>{</w:t>
      </w:r>
      <w:r w:rsidRPr="00A71A62">
        <w:rPr>
          <w:color w:val="0000FF"/>
          <w:sz w:val="2"/>
          <w:szCs w:val="2"/>
        </w:rPr>
        <w:t>d.Project. Ofosz</w:t>
      </w:r>
      <w:r w:rsidRPr="00A71A62">
        <w:rPr>
          <w:color w:val="0000FF"/>
          <w:sz w:val="16"/>
        </w:rPr>
        <w:t>}</w:t>
      </w:r>
      <w:r w:rsidRPr="00A71A62">
        <w:rPr>
          <w:bCs/>
          <w:color w:val="000000"/>
          <w:spacing w:val="-8"/>
          <w:sz w:val="18"/>
          <w:szCs w:val="22"/>
        </w:rPr>
        <w:t xml:space="preserve"> Ft</w:t>
      </w:r>
      <w:r w:rsidRPr="00A71A62">
        <w:rPr>
          <w:color w:val="000000"/>
          <w:spacing w:val="-8"/>
          <w:sz w:val="18"/>
          <w:szCs w:val="22"/>
        </w:rPr>
        <w:t xml:space="preserve"> költséget a kiállított számla alapján, az azon </w:t>
      </w:r>
      <w:r w:rsidRPr="00A71A62">
        <w:rPr>
          <w:color w:val="000000"/>
          <w:spacing w:val="-7"/>
          <w:sz w:val="18"/>
          <w:szCs w:val="22"/>
        </w:rPr>
        <w:t>megjelölt fizetési határidőn belül megfizetem az MVM Démász Áramhálózati Kft. részére. A megadott összeg az ÁFA-t tartalmazza.</w:t>
      </w:r>
    </w:p>
    <w:p w:rsidR="00C8168F" w:rsidRPr="00A71A62"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P="00C8168F">
      <w:pPr>
        <w:shd w:val="clear" w:color="auto" w:fill="FFFFFF"/>
        <w:tabs>
          <w:tab w:val="left" w:pos="547"/>
        </w:tabs>
        <w:ind w:left="545"/>
        <w:jc w:val="both"/>
        <w:rPr>
          <w:color w:val="000000"/>
          <w:szCs w:val="22"/>
        </w:rPr>
      </w:pP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P="00C8168F">
      <w:pPr>
        <w:shd w:val="clear" w:color="auto" w:fill="FFFFFF"/>
        <w:tabs>
          <w:tab w:val="left" w:pos="547"/>
        </w:tabs>
        <w:ind w:left="545"/>
        <w:jc w:val="both"/>
        <w:rPr>
          <w:color w:val="000000"/>
          <w:szCs w:val="22"/>
        </w:rPr>
      </w:pPr>
    </w:p>
    <w:p w:rsidR="00CE318B" w:rsidRPr="00A71A62" w:rsidP="00CE318B">
      <w:pPr>
        <w:pStyle w:val="Heading3"/>
        <w:spacing w:before="0" w:after="0" w:line="240" w:lineRule="auto"/>
        <w:rPr>
          <w:i w:val="0"/>
          <w:sz w:val="22"/>
          <w:lang w:val="hu-HU"/>
        </w:rPr>
      </w:pPr>
      <w:r w:rsidRPr="00A71A62">
        <w:rPr>
          <w:i w:val="0"/>
          <w:sz w:val="22"/>
          <w:lang w:val="hu-HU"/>
        </w:rPr>
        <w:t>Elérhetőségek:</w:t>
      </w:r>
    </w:p>
    <w:p w:rsidR="00CE318B" w:rsidRPr="00A71A62" w:rsidP="00CE318B">
      <w:pPr>
        <w:pStyle w:val="Header"/>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ns2:id="rId9" w:history="1">
        <w:r w:rsidRPr="00A71A62">
          <w:rPr>
            <w:rStyle w:val="Hyperlink"/>
            <w:szCs w:val="22"/>
          </w:rPr>
          <w:t>https://www.mvmhalozat.hu/aram</w:t>
        </w:r>
      </w:hyperlink>
    </w:p>
    <w:p w:rsidR="00CE318B" w:rsidRPr="00A71A62" w:rsidP="00CE318B">
      <w:pPr>
        <w:pStyle w:val="Heading3"/>
        <w:spacing w:after="120" w:line="240" w:lineRule="auto"/>
        <w:rPr>
          <w:bCs/>
          <w:i w:val="0"/>
          <w:iCs w:val="0"/>
          <w:snapToGrid w:val="0"/>
          <w:sz w:val="22"/>
          <w:lang w:val="hu-HU"/>
        </w:rPr>
      </w:pPr>
      <w:r w:rsidRPr="00A71A62">
        <w:rPr>
          <w:i w:val="0"/>
          <w:sz w:val="22"/>
          <w:lang w:val="hu-HU"/>
        </w:rPr>
        <w:t>Bekapcsolás, rendelkezésre állás megkezdésének időpontja:</w:t>
      </w:r>
      <w:r w:rsidRPr="00A71A62">
        <w:rPr>
          <w:bCs/>
          <w:i w:val="0"/>
          <w:iCs w:val="0"/>
          <w:snapToGrid w:val="0"/>
          <w:sz w:val="22"/>
          <w:lang w:val="hu-HU"/>
        </w:rPr>
        <w:t xml:space="preserve"> </w:t>
      </w:r>
    </w:p>
    <w:p w:rsidR="001E70AE" w:rsidRPr="00A71A62" w:rsidP="00CE318B">
      <w:pPr>
        <w:pStyle w:val="Header"/>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P="00CE318B">
      <w:pPr>
        <w:pStyle w:val="Header"/>
        <w:tabs>
          <w:tab w:val="clear" w:pos="4536"/>
          <w:tab w:val="clear" w:pos="9072"/>
        </w:tabs>
        <w:spacing w:before="60"/>
        <w:rPr>
          <w:sz w:val="22"/>
          <w:szCs w:val="24"/>
        </w:rPr>
      </w:pPr>
    </w:p>
    <w:p w:rsidR="00CE318B" w:rsidRPr="00A71A62"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Tr="00CD4264">
        <w:tblPrEx>
          <w:tblW w:w="10257" w:type="dxa"/>
          <w:tblLayout w:type="fixed"/>
          <w:tblLook w:val="0000"/>
        </w:tblPrEx>
        <w:trPr>
          <w:cantSplit/>
          <w:trHeight w:hRule="exact" w:val="250"/>
        </w:trPr>
        <w:tc>
          <w:tcPr>
            <w:tcW w:w="10257" w:type="dxa"/>
            <w:gridSpan w:val="39"/>
          </w:tcPr>
          <w:p w:rsidR="00CE318B" w:rsidRPr="00A71A62" w:rsidP="00CE318B">
            <w:pPr>
              <w:pStyle w:val="Header"/>
              <w:tabs>
                <w:tab w:val="clear" w:pos="4536"/>
                <w:tab w:val="clear" w:pos="9072"/>
              </w:tabs>
              <w:jc w:val="center"/>
              <w:rPr>
                <w:szCs w:val="22"/>
              </w:rPr>
            </w:pPr>
            <w:r w:rsidRPr="00A71A62">
              <w:rPr>
                <w:szCs w:val="22"/>
              </w:rPr>
              <w:t>Műszaki feltételek</w:t>
            </w:r>
          </w:p>
          <w:p w:rsidR="00CE318B" w:rsidRPr="00A71A62" w:rsidP="00CE318B">
            <w:pPr>
              <w:pStyle w:val="Header"/>
              <w:tabs>
                <w:tab w:val="clear" w:pos="4536"/>
                <w:tab w:val="clear" w:pos="9072"/>
              </w:tabs>
              <w:rPr>
                <w:szCs w:val="22"/>
              </w:rPr>
            </w:pPr>
            <w:r w:rsidRPr="00A71A62">
              <w:rPr>
                <w:szCs w:val="22"/>
              </w:rPr>
              <w:t>HELYSZÍNRAJZ</w:t>
            </w:r>
          </w:p>
        </w:tc>
      </w:tr>
      <w:tr w:rsidTr="00CD4264">
        <w:tblPrEx>
          <w:tblW w:w="10257" w:type="dxa"/>
          <w:tblLayout w:type="fixed"/>
          <w:tblLook w:val="0000"/>
        </w:tblPrEx>
        <w:trPr>
          <w:trHeight w:hRule="exact" w:val="250"/>
        </w:trPr>
        <w:tc>
          <w:tcPr>
            <w:tcW w:w="1842" w:type="dxa"/>
            <w:gridSpan w:val="7"/>
          </w:tcPr>
          <w:p w:rsidR="00CE318B" w:rsidRPr="00A71A62" w:rsidP="00CE318B">
            <w:pPr>
              <w:pStyle w:val="Header"/>
              <w:tabs>
                <w:tab w:val="clear" w:pos="4536"/>
                <w:tab w:val="clear" w:pos="9072"/>
              </w:tabs>
              <w:rPr>
                <w:szCs w:val="22"/>
              </w:rPr>
            </w:pPr>
            <w:r w:rsidRPr="00A71A62">
              <w:rPr>
                <w:szCs w:val="22"/>
              </w:rPr>
              <w:t>Tr. és ák. jelző szám:</w:t>
            </w:r>
          </w:p>
        </w:tc>
        <w:tc>
          <w:tcPr>
            <w:tcW w:w="8415" w:type="dxa"/>
            <w:gridSpan w:val="32"/>
          </w:tcPr>
          <w:p w:rsidR="00CE318B" w:rsidRPr="00A71A62" w:rsidP="00CE318B">
            <w:pPr>
              <w:pStyle w:val="Header"/>
              <w:tabs>
                <w:tab w:val="clear" w:pos="4536"/>
                <w:tab w:val="clear" w:pos="9072"/>
              </w:tabs>
              <w:rPr>
                <w:szCs w:val="22"/>
              </w:rPr>
            </w:pPr>
            <w:r w:rsidRPr="00A71A62">
              <w:rPr>
                <w:szCs w:val="22"/>
              </w:rPr>
              <w:t>Trafóban benne van</w:t>
            </w:r>
          </w:p>
        </w:tc>
      </w:tr>
      <w:tr w:rsidTr="00CD4264">
        <w:tblPrEx>
          <w:tblW w:w="10257" w:type="dxa"/>
          <w:tblLayout w:type="fixed"/>
          <w:tblLook w:val="0000"/>
        </w:tblPrEx>
        <w:trPr>
          <w:trHeight w:hRule="exact" w:val="400"/>
        </w:trPr>
        <w:tc>
          <w:tcPr>
            <w:tcW w:w="1842" w:type="dxa"/>
            <w:gridSpan w:val="7"/>
          </w:tcPr>
          <w:p w:rsidR="00C8168F" w:rsidRPr="00A71A62" w:rsidP="00C8168F">
            <w:pPr>
              <w:rPr>
                <w:sz w:val="18"/>
              </w:rPr>
            </w:pPr>
            <w:r w:rsidRPr="00A71A62">
              <w:rPr>
                <w:szCs w:val="22"/>
              </w:rPr>
              <w:t>Leágazási pont:</w:t>
            </w:r>
          </w:p>
        </w:tc>
        <w:tc>
          <w:tcPr>
            <w:tcW w:w="8415" w:type="dxa"/>
            <w:gridSpan w:val="32"/>
          </w:tcPr>
          <w:p w:rsidR="00C8168F" w:rsidRPr="00A71A62" w:rsidP="00C8168F">
            <w:pPr>
              <w:rPr>
                <w:sz w:val="18"/>
              </w:rPr>
            </w:pPr>
            <w:r w:rsidRPr="00A71A62">
              <w:rPr>
                <w:szCs w:val="22"/>
              </w:rPr>
              <w:t>Közcélú hálózat ,</w:t>
            </w:r>
            <w:r w:rsidRPr="00A71A62">
              <w:rPr>
                <w:color w:val="0000FF"/>
                <w:sz w:val="18"/>
              </w:rPr>
              <w:t xml:space="preserve"> {</w:t>
            </w:r>
            <w:r w:rsidRPr="00A71A62">
              <w:rPr>
                <w:color w:val="0000FF"/>
                <w:sz w:val="2"/>
                <w:szCs w:val="2"/>
              </w:rPr>
              <w:t>d.Project. OszlopTipusa</w:t>
            </w:r>
            <w:r w:rsidRPr="00A71A62">
              <w:rPr>
                <w:color w:val="0000FF"/>
                <w:sz w:val="18"/>
              </w:rPr>
              <w:t>} Oszlop</w:t>
            </w:r>
          </w:p>
        </w:tc>
      </w:tr>
      <w:tr w:rsidTr="00CD4264">
        <w:tblPrEx>
          <w:tblW w:w="10257" w:type="dxa"/>
          <w:tblLayout w:type="fixed"/>
          <w:tblLook w:val="0000"/>
        </w:tblPrEx>
        <w:trPr>
          <w:trHeight w:hRule="exact" w:val="342"/>
        </w:trPr>
        <w:tc>
          <w:tcPr>
            <w:tcW w:w="1842" w:type="dxa"/>
            <w:gridSpan w:val="7"/>
            <w:vMerge w:val="restart"/>
            <w:vAlign w:val="center"/>
          </w:tcPr>
          <w:p w:rsidR="00CE318B" w:rsidRPr="00A71A62" w:rsidP="00CE318B">
            <w:pPr>
              <w:pStyle w:val="Header"/>
              <w:tabs>
                <w:tab w:val="clear" w:pos="4536"/>
                <w:tab w:val="clear" w:pos="9072"/>
              </w:tabs>
              <w:rPr>
                <w:szCs w:val="22"/>
              </w:rPr>
            </w:pPr>
            <w:r w:rsidRPr="00A71A62">
              <w:rPr>
                <w:szCs w:val="22"/>
              </w:rPr>
              <w:t>Csatlakozási pont:</w:t>
            </w: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mérőszekrényben lévő csatlakozóvezetéket fogadó sorkapocs bejövő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391"/>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r w:rsidRPr="00A71A62">
              <w:rPr>
                <w:szCs w:val="22"/>
              </w:rPr>
              <w:t>X</w:t>
            </w:r>
          </w:p>
        </w:tc>
        <w:tc>
          <w:tcPr>
            <w:tcW w:w="8151" w:type="dxa"/>
            <w:gridSpan w:val="31"/>
          </w:tcPr>
          <w:p w:rsidR="00CE318B" w:rsidRPr="00A71A62" w:rsidP="00CE318B">
            <w:pPr>
              <w:pStyle w:val="Header"/>
              <w:tabs>
                <w:tab w:val="clear" w:pos="4536"/>
                <w:tab w:val="clear" w:pos="9072"/>
              </w:tabs>
              <w:rPr>
                <w:szCs w:val="22"/>
              </w:rPr>
            </w:pPr>
            <w:r w:rsidRPr="00A71A62">
              <w:rPr>
                <w:noProof/>
                <w:szCs w:val="22"/>
              </w:rPr>
              <ns1:AlternateContent>
                <ns1:Choice Requires="wps">
                  <w:drawing>
                    <ns3:anchor distT="45720" distB="45720" distL="114300" distR="114300" simplePos="0" relativeHeight="251661312" behindDoc="1" locked="0" layoutInCell="1" allowOverlap="1">
                      <ns3:simplePos x="0" y="0"/>
                      <ns3:positionH relativeFrom="column">
                        <ns3:posOffset>2243184</ns3:posOffset>
                      </ns3:positionH>
                      <ns3:positionV relativeFrom="paragraph">
                        <ns3:posOffset>737920</ns3:posOffset>
                      </ns3:positionV>
                      <ns3:extent cx="2814955" cy="678264"/>
                      <ns3:effectExtent l="0" t="0" r="23495" b="26670"/>
                      <ns3:wrapNone/>
                      <ns3:docPr id="217" name="Szövegdoboz 2"/>
                      <ns3:cNvGraphicFramePr/>
                      <ns4:graphic>
                        <ns4:graphicData uri="http://schemas.microsoft.com/office/word/2010/wordprocessingShape">
                          <ns9:wsp>
                            <ns9:cNvSpPr txBox="1">
                              <ns4:spLocks noChangeArrowheads="1"/>
                            </ns9:cNvSpPr>
                            <ns9:spPr bwMode="auto">
                              <ns4:xfrm>
                                <ns4:off x="0" y="0"/>
                                <ns4:ext cx="2814955" cy="678264"/>
                              </ns4:xfrm>
                              <ns4:prstGeom prst="rect">
                                <ns4:avLst/>
                              </ns4:prstGeom>
                              <ns4:solidFill>
                                <ns4:srgbClr val="FFFFFF"/>
                              </ns4:solidFill>
                              <ns4:ln w="9525">
                                <ns4:solidFill>
                                  <ns4:srgbClr val="000000"/>
                                </ns4:solidFill>
                                <ns4:miter lim="800000"/>
                                <ns4:headEnd/>
                                <ns4:tailEnd/>
                              </ns4:ln>
                            </ns9:spPr>
                            <ns9:txb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type id="_x0000_t202" coordsize="21600,21600" ns11:spt="202" path="m,l,21600r21600,l21600,xe">
                      <ns10:stroke joinstyle="miter"/>
                      <ns10:path gradientshapeok="t" ns11:connecttype="rect"/>
                    </ns10:shapetype>
                    <ns10:shape id="Szövegdoboz 2" ns11:spid="_x0000_s1025" type="#_x0000_t202" style="width:221.65pt;height:53.4pt;margin-top:58.1pt;margin-left:176.65pt;mso-height-percent:0;mso-height-relative:margin;mso-width-percent:0;mso-width-relative:margin;mso-wrap-distance-bottom:3.6pt;mso-wrap-distance-left:9pt;mso-wrap-distance-right:9pt;mso-wrap-distance-top:3.6pt;mso-wrap-style:square;position:absolute;v-text-anchor:top;visibility:visible;z-index:-251654144">
                      <ns10:textbox>
                        <w:txbxContent>
                          <w:p w:rsidR="005A2DAD" w:rsidP="00C8168F">
                            <w:r w:rsidRPr="00252EE0">
                              <w:rPr>
                                <w:color w:val="2218F0"/>
                              </w:rPr>
                              <w:t>Vízszintes hossz:                   {</w:t>
                            </w:r>
                            <w:r w:rsidRPr="00252EE0">
                              <w:rPr>
                                <w:color w:val="2218F0"/>
                                <w:sz w:val="2"/>
                                <w:szCs w:val="2"/>
                              </w:rPr>
                              <w:t>d.Project.VizszintesKabelhosszM</w:t>
                            </w:r>
                            <w:r w:rsidRPr="00252EE0">
                              <w:rPr>
                                <w:color w:val="2218F0"/>
                              </w:rPr>
                              <w:t>}</w:t>
                            </w:r>
                          </w:p>
                          <w:p w:rsidR="005A2DAD" w:rsidP="00C8168F">
                            <w:r w:rsidRPr="00252EE0">
                              <w:rPr>
                                <w:color w:val="2218F0"/>
                              </w:rPr>
                              <w:t>Leszálló:                                {</w:t>
                            </w:r>
                            <w:r w:rsidRPr="00252EE0">
                              <w:rPr>
                                <w:color w:val="2218F0"/>
                                <w:sz w:val="2"/>
                                <w:szCs w:val="2"/>
                              </w:rPr>
                              <w:t>d.Project.TetotartoHossz</w:t>
                            </w:r>
                            <w:r w:rsidRPr="00252EE0">
                              <w:rPr>
                                <w:color w:val="2218F0"/>
                              </w:rPr>
                              <w:t>}</w:t>
                            </w:r>
                          </w:p>
                          <w:p w:rsidR="005A2DAD" w:rsidP="00C8168F">
                            <w:r w:rsidRPr="00252EE0">
                              <w:rPr>
                                <w:color w:val="2218F0"/>
                              </w:rPr>
                              <w:t>Össz hossz:                            {</w:t>
                            </w:r>
                            <w:r w:rsidRPr="00252EE0">
                              <w:rPr>
                                <w:color w:val="2218F0"/>
                                <w:sz w:val="2"/>
                                <w:szCs w:val="2"/>
                              </w:rPr>
                              <w:t>d.Project.OsszKabelhossz</w:t>
                            </w:r>
                            <w:r w:rsidRPr="00252EE0">
                              <w:rPr>
                                <w:color w:val="2218F0"/>
                              </w:rPr>
                              <w:t>}</w:t>
                            </w:r>
                            <w:r>
                              <w:t xml:space="preserve">                 </w:t>
                            </w:r>
                          </w:p>
                        </w:txbxContent>
                      </ns10:textbox>
                    </ns10:shape>
                  </w:pict>
                </ns1:Fallback>
              </ns1:AlternateContent>
            </w:r>
            <w:r w:rsidRPr="00A71A62" w:rsidR="00CE318B">
              <w:rPr>
                <w:szCs w:val="22"/>
              </w:rPr>
              <w:t>fogyasztásmérő berendezés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trHeight w:hRule="exact" w:val="502"/>
        </w:trPr>
        <w:tc>
          <w:tcPr>
            <w:tcW w:w="1842" w:type="dxa"/>
            <w:gridSpan w:val="7"/>
            <w:vMerge/>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8151" w:type="dxa"/>
            <w:gridSpan w:val="31"/>
          </w:tcPr>
          <w:p w:rsidR="00CE318B" w:rsidRPr="00A71A62" w:rsidP="00CE318B">
            <w:pPr>
              <w:pStyle w:val="Header"/>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Cs w:val="22"/>
              </w:rPr>
            </w:pPr>
            <w:r w:rsidRPr="005F76DD">
              <w:rPr>
                <w:noProof/>
                <w:szCs w:val="22"/>
              </w:rPr>
              <ns1:AlternateContent>
                <ns1:Choice Requires="wps">
                  <w:drawing>
                    <ns3:anchor distT="45720" distB="45720" distL="114300" distR="114300" simplePos="0" relativeHeight="251679744" behindDoc="0" locked="0" layoutInCell="1" allowOverlap="1">
                      <ns3:simplePos x="0" y="0"/>
                      <ns3:positionH relativeFrom="column">
                        <ns3:posOffset>-19050</ns3:posOffset>
                      </ns3:positionH>
                      <ns3:positionV relativeFrom="paragraph">
                        <ns3:posOffset>48895</ns3:posOffset>
                      </ns3:positionV>
                      <ns3:extent cx="3462020" cy="2976245"/>
                      <ns3:effectExtent l="0" t="0" r="24130" b="14605"/>
                      <ns3:wrapNone/>
                      <ns3:docPr id="27" name="Szövegdoboz 2"/>
                      <ns3:cNvGraphicFramePr/>
                      <ns4:graphic>
                        <ns4:graphicData uri="http://schemas.microsoft.com/office/word/2010/wordprocessingShape">
                          <ns9:wsp>
                            <ns9:cNvSpPr txBox="1">
                              <ns4:spLocks noChangeArrowheads="1"/>
                            </ns9:cNvSpPr>
                            <ns9:spPr bwMode="auto">
                              <ns4:xfrm>
                                <ns4:off x="0" y="0"/>
                                <ns4:ext cx="3462020" cy="2976245"/>
                              </ns4:xfrm>
                              <ns4:prstGeom prst="rect">
                                <ns4:avLst/>
                              </ns4:prstGeom>
                              <ns4:solidFill>
                                <ns4:srgbClr val="FFFFFF"/>
                              </ns4:solidFill>
                              <ns4:ln w="9525">
                                <ns4:solidFill>
                                  <ns4:srgbClr val="000000"/>
                                </ns4:solidFill>
                                <ns4:miter lim="800000"/>
                                <ns4:headEnd/>
                                <ns4:tailEnd/>
                              </ns4:ln>
                            </ns9:spPr>
                            <ns9:txbx>
                              <w:txbxContent>
                                <w:p w:rsidR="005A2DAD">
                                  <w:r>
                                    <w:rPr>
                                      <w:rFonts w:ascii="Arial" w:hAnsi="Arial" w:cs="Arial"/>
                                      <w:noProof/>
                                      <w:color w:val="000000"/>
                                      <w:sz w:val="22"/>
                                      <w:szCs w:val="22"/>
                                      <w:bdr w:val="none" w:sz="0" w:space="0" w:color="auto" w:frame="1"/>
                                    </w:rPr>
                                    <w:drawing>
                                      <ns3:inline distT="0" distB="0" distL="0" distR="0">
                                        <ns3:extent cx="3270250" cy="2911718"/>
                                        <ns3:effectExtent l="0" t="0" r="6350" b="3175"/>
                                        <ns3:docPr id="1442984336" name="Kép 32" descr="{d.Project.SkiccFeltoltese}"/>
                                        <ns3:cNvGraphicFramePr>
                                          <ns4:graphicFrameLocks noChangeAspect="1"/>
                                        </ns3:cNvGraphicFramePr>
                                        <ns4:graphic>
                                          <ns4:graphicData uri="http://schemas.openxmlformats.org/drawingml/2006/picture">
                                            <ns5:pic>
                                              <ns5:nvPicPr>
                                                <ns5:cNvPr id="1442984336"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r>
                                </w:p>
                              </w:txbxContent>
                            </ns9:txbx>
                            <ns9:bodyPr rot="0" vert="horz" wrap="square" lIns="91440" tIns="45720" rIns="91440" bIns="45720" anchor="t" anchorCtr="0"/>
                          </ns9:wsp>
                        </ns4:graphicData>
                      </ns4:graphic>
                      <ns7:sizeRelH relativeFrom="margin">
                        <ns7:pctWidth>0</ns7:pctWidth>
                      </ns7:sizeRelH>
                      <ns7:sizeRelV relativeFrom="margin">
                        <ns7:pctHeight>0</ns7:pctHeight>
                      </ns7:sizeRelV>
                    </ns3:anchor>
                  </w:drawing>
                </ns1:Choice>
                <ns1:Fallback>
                  <w:pict>
                    <ns10:shape id="_x0000_s1026" type="#_x0000_t202" style="width:272.6pt;height:234.35pt;margin-top:3.85pt;margin-left:-1.5pt;mso-height-percent:0;mso-height-relative:margin;mso-width-percent:0;mso-width-relative:margin;mso-wrap-distance-bottom:3.6pt;mso-wrap-distance-left:9pt;mso-wrap-distance-right:9pt;mso-wrap-distance-top:3.6pt;mso-wrap-style:square;position:absolute;v-text-anchor:top;visibility:visible;z-index:251680768">
                      <ns10:textbox>
                        <w:txbxContent>
                          <w:p w:rsidR="005A2DAD">
                            <w:drawing>
                              <ns3:inline distT="0" distB="0" distL="0" distR="0">
                                <ns3:extent cx="3270250" cy="2911718"/>
                                <ns3:effectExtent l="0" t="0" r="6350" b="3175"/>
                                <ns3:docPr id="32" name="Kép 32" descr="{d.Project.SkiccFeltoltese}"/>
                                <ns3:cNvGraphicFramePr>
                                  <ns4:graphicFrameLocks noChangeAspect="1"/>
                                </ns3:cNvGraphicFramePr>
                                <ns4:graphic>
                                  <ns4:graphicData uri="http://schemas.openxmlformats.org/drawingml/2006/picture">
                                    <ns5:pic>
                                      <ns5:nvPicPr>
                                        <ns5:cNvPr id="32" name="Picture 4" descr="{d.Project.SkiccFeltoltese}"/>
                                        <ns5:cNvPicPr>
                                          <ns4:picLocks noChangeAspect="1" noChangeArrowheads="1"/>
                                        </ns5:cNvPicPr>
                                      </ns5:nvPicPr>
                                      <ns5:blipFill>
                                        <ns4:blip ns2:embed="rId10">
                                          <ns4:extLst>
                                            <ns4:ext uri="{28A0092B-C50C-407E-A947-70E740481C1C}">
                                              <ns6:useLocalDpi val="0"/>
                                            </ns4:ext>
                                          </ns4:extLst>
                                        </ns4:blip>
                                        <ns4:stretch>
                                          <ns4:fillRect/>
                                        </ns4:stretch>
                                      </ns5:blipFill>
                                      <ns5:spPr bwMode="auto">
                                        <ns4:xfrm>
                                          <ns4:off x="0" y="0"/>
                                          <ns4:ext cx="3270250" cy="2911718"/>
                                        </ns4:xfrm>
                                        <ns4:prstGeom prst="rect">
                                          <ns4:avLst/>
                                        </ns4:prstGeom>
                                        <ns4:noFill/>
                                        <ns4:ln>
                                          <ns4:noFill/>
                                        </ns4:ln>
                                      </ns5:spPr>
                                    </ns5:pic>
                                  </ns4:graphicData>
                                </ns4:graphic>
                              </ns3:inline>
                            </w:drawing>
                          </w:p>
                        </w:txbxContent>
                      </ns10:textbox>
                    </ns10:shape>
                  </w:pict>
                </ns1:Fallback>
              </ns1:AlternateContent>
            </w: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2" w:type="dxa"/>
          </w:tcPr>
          <w:p w:rsidR="00CE318B" w:rsidRPr="00A71A62" w:rsidP="00CE318B">
            <w:pPr>
              <w:pStyle w:val="Header"/>
              <w:tabs>
                <w:tab w:val="clear" w:pos="4536"/>
                <w:tab w:val="clear" w:pos="9072"/>
              </w:tabs>
              <w:rPr>
                <w:szCs w:val="22"/>
              </w:rPr>
            </w:pPr>
          </w:p>
        </w:tc>
        <w:tc>
          <w:tcPr>
            <w:tcW w:w="263"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7"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4"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6"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65" w:type="dxa"/>
          </w:tcPr>
          <w:p w:rsidR="00CE318B" w:rsidRPr="00A71A62" w:rsidP="00CE318B">
            <w:pPr>
              <w:pStyle w:val="Header"/>
              <w:tabs>
                <w:tab w:val="clear" w:pos="4536"/>
                <w:tab w:val="clear" w:pos="9072"/>
              </w:tabs>
              <w:rPr>
                <w:szCs w:val="22"/>
              </w:rPr>
            </w:pPr>
          </w:p>
        </w:tc>
        <w:tc>
          <w:tcPr>
            <w:tcW w:w="27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360"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c>
          <w:tcPr>
            <w:tcW w:w="269" w:type="dxa"/>
          </w:tcPr>
          <w:p w:rsidR="00CE318B" w:rsidRPr="00A71A62" w:rsidP="00CE318B">
            <w:pPr>
              <w:pStyle w:val="Header"/>
              <w:tabs>
                <w:tab w:val="clear" w:pos="4536"/>
                <w:tab w:val="clear" w:pos="9072"/>
              </w:tabs>
              <w:rPr>
                <w:szCs w:val="22"/>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71552" behindDoc="1" locked="0" layoutInCell="1" allowOverlap="1">
                      <ns3:simplePos x="0" y="0"/>
                      <ns3:positionH relativeFrom="column">
                        <ns3:posOffset>-1063791</ns3:posOffset>
                      </ns3:positionH>
                      <ns3:positionV relativeFrom="paragraph">
                        <ns3:posOffset>-1314340</ns3:posOffset>
                      </ns3:positionV>
                      <ns3:extent cx="2584174" cy="1717482"/>
                      <ns3:effectExtent l="0" t="0" r="26035" b="16510"/>
                      <ns3:wrapNone/>
                      <ns3:docPr id="58" name="Szövegdoboz 58"/>
                      <ns3:cNvGraphicFramePr/>
                      <ns4:graphic>
                        <ns4:graphicData uri="http://schemas.microsoft.com/office/word/2010/wordprocessingShape">
                          <ns9:wsp>
                            <ns9:cNvSpPr txBox="1"/>
                            <ns9:spPr>
                              <ns4:xfrm>
                                <ns4:off x="0" y="0"/>
                                <ns4:ext cx="2584174" cy="1717482"/>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övegdoboz 58" ns11:spid="_x0000_s1027" type="#_x0000_t202" style="width:203.5pt;height:135.25pt;margin-top:-103.5pt;margin-left:-83.75pt;mso-height-percent:0;mso-height-relative:margin;mso-width-percent:0;mso-width-relative:margin;mso-wrap-distance-bottom:0;mso-wrap-distance-left:9pt;mso-wrap-distance-right:9pt;mso-wrap-distance-top:0;mso-wrap-style:square;position:absolute;v-text-anchor:top;visibility:visible;z-index:-251643904" fillcolor="white" strokeweight="0.5pt">
                      <ns10:textbox>
                        <w:txbxContent>
                          <w:p w:rsidR="005A2DAD" w:rsidP="00CD4264">
                            <w:pPr>
                              <w:rPr>
                                <w:sz w:val="16"/>
                              </w:rPr>
                            </w:pPr>
                            <w:r w:rsidRPr="00D24E23">
                              <w:rPr>
                                <w:sz w:val="16"/>
                              </w:rPr>
                              <w:t>{d.Project.KockasPapirVezetek}</w:t>
                            </w:r>
                          </w:p>
                          <w:p w:rsidR="005A2DAD"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RPr="00D24E23" w:rsidP="00CD4264">
                            <w:pPr>
                              <w:rPr>
                                <w:sz w:val="16"/>
                              </w:rPr>
                            </w:pPr>
                          </w:p>
                          <w:p w:rsidR="005A2DAD" w:rsidP="00CD4264">
                            <w:pPr>
                              <w:rPr>
                                <w:sz w:val="16"/>
                              </w:rPr>
                            </w:pPr>
                          </w:p>
                          <w:p w:rsidR="005A2DAD" w:rsidP="00CD4264">
                            <w:pPr>
                              <w:rPr>
                                <w:sz w:val="16"/>
                              </w:rPr>
                            </w:pPr>
                          </w:p>
                          <w:p w:rsidR="005A2DAD" w:rsidP="00CD4264">
                            <w:pPr>
                              <w:rPr>
                                <w:sz w:val="16"/>
                              </w:rPr>
                            </w:pPr>
                            <w:r w:rsidRPr="00D24E23">
                              <w:rPr>
                                <w:sz w:val="16"/>
                              </w:rPr>
                              <w:t>{d.Project.KockasPapirSzekreny}</w:t>
                            </w:r>
                          </w:p>
                          <w:p w:rsidR="005A2DAD" w:rsidRPr="00D24E23" w:rsidP="00CD4264">
                            <w:pPr>
                              <w:rPr>
                                <w:sz w:val="16"/>
                              </w:rPr>
                            </w:pP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r w:rsidRPr="00A71A62">
              <w:rPr>
                <w:noProof/>
                <w:sz w:val="18"/>
              </w:rPr>
              <ns1:AlternateContent>
                <ns1:Choice Requires="wps">
                  <w:drawing>
                    <ns3:anchor distT="0" distB="0" distL="114300" distR="114300" simplePos="0" relativeHeight="251663360" behindDoc="1" locked="0" layoutInCell="1" allowOverlap="1">
                      <ns3:simplePos x="0" y="0"/>
                      <ns3:positionH relativeFrom="column">
                        <ns3:posOffset>104975</ns3:posOffset>
                      </ns3:positionH>
                      <ns3:positionV relativeFrom="paragraph">
                        <ns3:posOffset>62580</ns3:posOffset>
                      </ns3:positionV>
                      <ns3:extent cx="2183130" cy="538480"/>
                      <ns3:effectExtent l="0" t="0" r="26670" b="13970"/>
                      <ns3:wrapNone/>
                      <ns3:docPr id="8" name="Szövegdoboz 8"/>
                      <ns3:cNvGraphicFramePr/>
                      <ns4:graphic>
                        <ns4:graphicData uri="http://schemas.microsoft.com/office/word/2010/wordprocessingShape">
                          <ns9:wsp>
                            <ns9:cNvSpPr txBox="1"/>
                            <ns9:spPr>
                              <ns4:xfrm>
                                <ns4:off x="0" y="0"/>
                                <ns4:ext cx="2183130" cy="538480"/>
                              </ns4:xfrm>
                              <ns4:prstGeom prst="rect">
                                <ns4:avLst/>
                              </ns4:prstGeom>
                              <ns4:solidFill>
                                <ns4:schemeClr val="lt1"/>
                              </ns4:solidFill>
                              <ns4:ln w="6350">
                                <ns4:solidFill>
                                  <ns4:prstClr val="black"/>
                                </ns4:solidFill>
                              </ns4:ln>
                              <ns4:effectLst/>
                            </ns9:spPr>
                            <ns9:style>
                              <ns4:lnRef idx="0">
                                <ns4:schemeClr val="accent1"/>
                              </ns4:lnRef>
                              <ns4:fillRef idx="0">
                                <ns4:schemeClr val="accent1"/>
                              </ns4:fillRef>
                              <ns4:effectRef idx="0">
                                <ns4:schemeClr val="accent1"/>
                              </ns4:effectRef>
                              <ns4:fontRef idx="minor">
                                <ns4:schemeClr val="dk1"/>
                              </ns4:fontRef>
                            </ns9:style>
                            <ns9:txbx>
                              <w:txbxContent>
                                <w:p w:rsidR="005A2DAD" w:rsidP="00C8168F">
                                  <w:r>
                                    <w:t>Várható árajánlat: 120.000 Ft</w:t>
                                  </w:r>
                                  <w:r>
                                    <w:br/>
                                    <w:t>Várható anyagár: 20.000 Ft</w:t>
                                  </w:r>
                                  <w:r>
                                    <w:br/>
                                    <w:t>Összesen: nettó 140.000 FT</w:t>
                                  </w:r>
                                </w:p>
                              </w:txbxContent>
                            </ns9:txbx>
                            <ns9:bodyPr rot="0" spcFirstLastPara="0" vertOverflow="overflow" horzOverflow="overflow" vert="horz" wrap="square" lIns="91440" tIns="45720" rIns="91440" bIns="45720" numCol="1" spcCol="0" rtlCol="0" fromWordArt="0" anchor="t" anchorCtr="0" forceAA="0" compatLnSpc="1">
                              <ns4:prstTxWarp prst="textNoShape">
                                <ns4:avLst/>
                              </ns4:prstTxWarp>
                            </ns9:bodyPr>
                          </ns9:wsp>
                        </ns4:graphicData>
                      </ns4:graphic>
                    </ns3:anchor>
                  </w:drawing>
                </ns1:Choice>
                <ns1:Fallback>
                  <w:pict>
                    <ns10:shape id="Szövegdoboz 8" ns11:spid="_x0000_s1028" type="#_x0000_t202" style="width:171.9pt;height:42.4pt;margin-top:4.95pt;margin-left:8.25pt;mso-wrap-distance-bottom:0;mso-wrap-distance-left:9pt;mso-wrap-distance-right:9pt;mso-wrap-distance-top:0;mso-wrap-style:square;position:absolute;v-text-anchor:top;visibility:visible;z-index:-251652096" fillcolor="white" strokeweight="0.5pt">
                      <ns10:textbox>
                        <w:txbxContent>
                          <w:p w:rsidR="005A2DAD" w:rsidP="00C8168F">
                            <w:r>
                              <w:t>Várható árajánlat: 120.000 Ft</w:t>
                            </w:r>
                            <w:r>
                              <w:br/>
                              <w:t>Várható anyagár: 20.000 Ft</w:t>
                            </w:r>
                            <w:r>
                              <w:br/>
                              <w:t>Összesen: nettó 140.000 FT</w:t>
                            </w:r>
                          </w:p>
                        </w:txbxContent>
                      </ns10:textbox>
                    </ns10:shape>
                  </w:pict>
                </ns1:Fallback>
              </ns1:AlternateContent>
            </w: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2" w:type="dxa"/>
          </w:tcPr>
          <w:p w:rsidR="00CE318B" w:rsidRPr="00A71A62" w:rsidP="00CE318B">
            <w:pPr>
              <w:pStyle w:val="Header"/>
              <w:tabs>
                <w:tab w:val="clear" w:pos="4536"/>
                <w:tab w:val="clear" w:pos="9072"/>
              </w:tabs>
              <w:rPr>
                <w:sz w:val="18"/>
              </w:rPr>
            </w:pPr>
          </w:p>
        </w:tc>
        <w:tc>
          <w:tcPr>
            <w:tcW w:w="263"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7"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4" w:type="dxa"/>
          </w:tcPr>
          <w:p w:rsidR="00CE318B" w:rsidRPr="00A71A62" w:rsidP="00CE318B">
            <w:pPr>
              <w:pStyle w:val="Header"/>
              <w:tabs>
                <w:tab w:val="clear" w:pos="4536"/>
                <w:tab w:val="clear" w:pos="9072"/>
              </w:tabs>
              <w:rPr>
                <w:sz w:val="18"/>
              </w:rPr>
            </w:pPr>
          </w:p>
        </w:tc>
        <w:tc>
          <w:tcPr>
            <w:tcW w:w="269" w:type="dxa"/>
            <w:tcBorders>
              <w:bottom w:val="single" w:sz="4" w:space="0" w:color="auto"/>
            </w:tcBorders>
          </w:tcPr>
          <w:p w:rsidR="00CE318B" w:rsidRPr="00A71A62" w:rsidP="00CE318B">
            <w:pPr>
              <w:pStyle w:val="Header"/>
              <w:tabs>
                <w:tab w:val="clear" w:pos="4536"/>
                <w:tab w:val="clear" w:pos="9072"/>
              </w:tabs>
              <w:rPr>
                <w:sz w:val="18"/>
              </w:rPr>
            </w:pPr>
          </w:p>
        </w:tc>
        <w:tc>
          <w:tcPr>
            <w:tcW w:w="266" w:type="dxa"/>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65" w:type="dxa"/>
            <w:tcBorders>
              <w:bottom w:val="single" w:sz="12" w:space="0" w:color="auto"/>
            </w:tcBorders>
          </w:tcPr>
          <w:p w:rsidR="00CE318B" w:rsidRPr="00A71A62" w:rsidP="00CE318B">
            <w:pPr>
              <w:pStyle w:val="Header"/>
              <w:tabs>
                <w:tab w:val="clear" w:pos="4536"/>
                <w:tab w:val="clear" w:pos="9072"/>
              </w:tabs>
              <w:rPr>
                <w:sz w:val="18"/>
              </w:rPr>
            </w:pPr>
          </w:p>
        </w:tc>
        <w:tc>
          <w:tcPr>
            <w:tcW w:w="265" w:type="dxa"/>
          </w:tcPr>
          <w:p w:rsidR="00CE318B" w:rsidRPr="00A71A62" w:rsidP="00CE318B">
            <w:pPr>
              <w:pStyle w:val="Header"/>
              <w:tabs>
                <w:tab w:val="clear" w:pos="4536"/>
                <w:tab w:val="clear" w:pos="9072"/>
              </w:tabs>
              <w:rPr>
                <w:sz w:val="18"/>
              </w:rPr>
            </w:pPr>
          </w:p>
        </w:tc>
        <w:tc>
          <w:tcPr>
            <w:tcW w:w="270" w:type="dxa"/>
          </w:tcPr>
          <w:p w:rsidR="00CE318B" w:rsidRPr="00A71A62" w:rsidP="00CE318B">
            <w:pPr>
              <w:pStyle w:val="Header"/>
              <w:tabs>
                <w:tab w:val="clear" w:pos="4536"/>
                <w:tab w:val="clear" w:pos="9072"/>
              </w:tabs>
              <w:rPr>
                <w:sz w:val="18"/>
              </w:rPr>
            </w:pPr>
          </w:p>
        </w:tc>
        <w:tc>
          <w:tcPr>
            <w:tcW w:w="269" w:type="dxa"/>
            <w:tcBorders>
              <w:bottom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r w:rsidTr="00CD4264">
        <w:tblPrEx>
          <w:tblW w:w="10257" w:type="dxa"/>
          <w:tblLayout w:type="fixed"/>
          <w:tblLook w:val="0000"/>
        </w:tblPrEx>
        <w:trPr>
          <w:gridAfter w:val="1"/>
          <w:wAfter w:w="24" w:type="dxa"/>
          <w:trHeight w:hRule="exact" w:val="250"/>
        </w:trPr>
        <w:tc>
          <w:tcPr>
            <w:tcW w:w="3431" w:type="dxa"/>
            <w:gridSpan w:val="13"/>
            <w:tcBorders>
              <w:right w:val="single" w:sz="4" w:space="0" w:color="auto"/>
            </w:tcBorders>
          </w:tcPr>
          <w:p w:rsidR="00CE318B" w:rsidRPr="00A71A62" w:rsidP="00CE318B">
            <w:pPr>
              <w:pStyle w:val="Header"/>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P="00CE318B">
            <w:pPr>
              <w:pStyle w:val="Header"/>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P="00CE318B">
            <w:pPr>
              <w:pStyle w:val="Header"/>
              <w:tabs>
                <w:tab w:val="clear" w:pos="4536"/>
                <w:tab w:val="clear" w:pos="9072"/>
              </w:tabs>
              <w:rPr>
                <w:sz w:val="18"/>
              </w:rPr>
            </w:pPr>
          </w:p>
        </w:tc>
        <w:tc>
          <w:tcPr>
            <w:tcW w:w="269" w:type="dxa"/>
            <w:tcBorders>
              <w:left w:val="single" w:sz="12" w:space="0" w:color="auto"/>
            </w:tcBorders>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360"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c>
          <w:tcPr>
            <w:tcW w:w="269" w:type="dxa"/>
          </w:tcPr>
          <w:p w:rsidR="00CE318B" w:rsidRPr="00A71A62" w:rsidP="00CE318B">
            <w:pPr>
              <w:pStyle w:val="Header"/>
              <w:tabs>
                <w:tab w:val="clear" w:pos="4536"/>
                <w:tab w:val="clear" w:pos="9072"/>
              </w:tabs>
              <w:rPr>
                <w:sz w:val="18"/>
              </w:rPr>
            </w:pPr>
          </w:p>
        </w:tc>
      </w:tr>
    </w:tbl>
    <w:p w:rsidR="00CE318B" w:rsidRPr="00A71A62" w:rsidP="00CE318B">
      <w:pPr>
        <w:pStyle w:val="Heading3"/>
        <w:spacing w:after="120" w:line="240" w:lineRule="auto"/>
        <w:rPr>
          <w:bCs/>
          <w:i w:val="0"/>
          <w:iCs w:val="0"/>
          <w:snapToGrid w:val="0"/>
          <w:sz w:val="22"/>
          <w:lang w:val="hu-HU"/>
        </w:rPr>
      </w:pPr>
      <w:r w:rsidRPr="00A71A62">
        <w:rPr>
          <w:i w:val="0"/>
          <w:snapToGrid w:val="0"/>
          <w:sz w:val="22"/>
          <w:lang w:val="hu-HU"/>
        </w:rPr>
        <w:t>Csatlakozási díjfizetés</w:t>
      </w:r>
      <w:bookmarkStart w:id="0" w:name="_Ref118635100"/>
      <w:r w:rsidRPr="00A71A62">
        <w:rPr>
          <w:i w:val="0"/>
          <w:snapToGrid w:val="0"/>
          <w:sz w:val="22"/>
          <w:lang w:val="hu-HU"/>
        </w:rPr>
        <w:t>:</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0"/>
    <w:p w:rsidR="00CE318B" w:rsidRPr="00A71A62"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P="00CE318B">
      <w:pPr>
        <w:pStyle w:val="Heading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P="00CE318B">
      <w:pPr>
        <w:pStyle w:val="szveg"/>
        <w:spacing w:before="60"/>
        <w:rPr>
          <w:rFonts w:ascii="Times New Roman" w:hAnsi="Times New Roman" w:cs="Times New Roman"/>
          <w:sz w:val="20"/>
          <w:szCs w:val="22"/>
        </w:rPr>
      </w:pPr>
    </w:p>
    <w:p w:rsidR="0086583F" w:rsidRPr="004031B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P="0086583F">
      <w:pPr>
        <w:pStyle w:val="Heading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P="0086583F">
      <w:pPr>
        <w:pStyle w:val="Heading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P="0086583F">
      <w:pPr>
        <w:pStyle w:val="Heading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tblPr>
      <w:tblGrid>
        <w:gridCol w:w="3472"/>
        <w:gridCol w:w="3544"/>
        <w:gridCol w:w="3402"/>
      </w:tblGrid>
      <w:tr w:rsidTr="0024071B">
        <w:tblPrEx>
          <w:tblW w:w="10418" w:type="dxa"/>
          <w:tblLayout w:type="fixed"/>
          <w:tblLook w:val="0000"/>
        </w:tblPrEx>
        <w:trPr>
          <w:trHeight w:val="345"/>
        </w:trPr>
        <w:tc>
          <w:tcPr>
            <w:tcW w:w="3472" w:type="dxa"/>
            <w:tcBorders>
              <w:top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LEADÁS DÁTUMA:</w:t>
            </w:r>
            <w:r w:rsidRPr="00A71A62" w:rsidR="00C37EF3">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P="0024071B">
            <w:pPr>
              <w:pStyle w:val="Header"/>
              <w:tabs>
                <w:tab w:val="clear" w:pos="4536"/>
                <w:tab w:val="clear" w:pos="9072"/>
              </w:tabs>
              <w:rPr>
                <w:sz w:val="18"/>
              </w:rPr>
            </w:pPr>
            <w:r w:rsidRPr="00A71A62">
              <w:rPr>
                <w:sz w:val="18"/>
              </w:rPr>
              <w:t>JÓVÁHAGYÁS DÁTUMA:</w:t>
            </w:r>
          </w:p>
        </w:tc>
      </w:tr>
      <w:tr w:rsidTr="0024071B">
        <w:tblPrEx>
          <w:tblW w:w="10418" w:type="dxa"/>
          <w:tblLayout w:type="fixed"/>
          <w:tblLook w:val="0000"/>
        </w:tblPrEx>
        <w:trPr>
          <w:trHeight w:val="375"/>
        </w:trPr>
        <w:tc>
          <w:tcPr>
            <w:tcW w:w="3472" w:type="dxa"/>
            <w:tcBorders>
              <w:top w:val="single" w:sz="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Datum</w:t>
            </w:r>
            <w:r w:rsidRPr="00A71A62">
              <w:rPr>
                <w:color w:val="0000FF"/>
                <w:sz w:val="18"/>
              </w:rPr>
              <w:t>}</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color w:val="0000FF"/>
                <w:sz w:val="18"/>
              </w:rPr>
              <w:t>{</w:t>
            </w:r>
            <w:r w:rsidRPr="00A71A62">
              <w:rPr>
                <w:color w:val="0000FF"/>
                <w:sz w:val="2"/>
                <w:szCs w:val="2"/>
              </w:rPr>
              <w:t>d.Project. Laed</w:t>
            </w:r>
            <w:r w:rsidRPr="00A71A62">
              <w:rPr>
                <w:color w:val="0000FF"/>
                <w:sz w:val="18"/>
              </w:rPr>
              <w:t>}</w:t>
            </w:r>
          </w:p>
        </w:tc>
        <w:tc>
          <w:tcPr>
            <w:tcW w:w="3402" w:type="dxa"/>
            <w:tcBorders>
              <w:top w:val="single" w:sz="8" w:space="0" w:color="auto"/>
              <w:left w:val="single" w:sz="18" w:space="0" w:color="auto"/>
              <w:bottom w:val="single" w:sz="18" w:space="0" w:color="auto"/>
            </w:tcBorders>
            <w:vAlign w:val="center"/>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383"/>
        </w:trPr>
        <w:tc>
          <w:tcPr>
            <w:tcW w:w="3472" w:type="dxa"/>
            <w:tcBorders>
              <w:top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d.Person.Name</w:t>
            </w:r>
            <w:r w:rsidRPr="00A71A62">
              <w:rPr>
                <w:rFonts w:eastAsia="Arial"/>
                <w:color w:val="0000FF"/>
                <w:sz w:val="18"/>
              </w:rPr>
              <w:t>}</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77696" behindDoc="1" locked="0" layoutInCell="1" allowOverlap="1">
                  <ns3:simplePos x="0" y="0"/>
                  <ns3:positionH relativeFrom="column">
                    <ns3:posOffset>509270</ns3:posOffset>
                  </ns3:positionH>
                  <ns3:positionV relativeFrom="page">
                    <ns3:posOffset>-251460</ns3:posOffset>
                  </ns3:positionV>
                  <ns3:extent cx="1447800" cy="916940"/>
                  <ns3:effectExtent l="0" t="0" r="0" b="0"/>
                  <ns3:wrapNone/>
                  <ns3:docPr id="56" name="Kép 56" descr="C:\Users\Zoli\Downloads\image1058-removebg-preview.png"/>
                  <ns3:cNvGraphicFramePr>
                    <ns4:graphicFrameLocks noChangeAspect="1"/>
                  </ns3:cNvGraphicFramePr>
                  <ns4:graphic>
                    <ns4:graphicData uri="http://schemas.openxmlformats.org/drawingml/2006/picture">
                      <ns5:pic>
                        <ns5:nvPicPr>
                          <ns5:cNvPr id="56"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402" w:type="dxa"/>
            <w:vMerge w:val="restart"/>
            <w:tcBorders>
              <w:left w:val="single" w:sz="18" w:space="0" w:color="auto"/>
            </w:tcBorders>
          </w:tcPr>
          <w:p w:rsidR="00B22444" w:rsidRPr="00A71A62" w:rsidP="0024071B">
            <w:pPr>
              <w:pStyle w:val="Header"/>
              <w:tabs>
                <w:tab w:val="clear" w:pos="4536"/>
                <w:tab w:val="clear" w:pos="9072"/>
              </w:tabs>
              <w:rPr>
                <w:sz w:val="18"/>
              </w:rPr>
            </w:pPr>
            <w:r w:rsidRPr="00A71A62">
              <w:rPr>
                <w:sz w:val="18"/>
              </w:rPr>
              <w:t>NÉV:</w:t>
            </w:r>
          </w:p>
        </w:tc>
      </w:tr>
      <w:tr w:rsidTr="0024071B">
        <w:tblPrEx>
          <w:tblW w:w="10418" w:type="dxa"/>
          <w:tblLayout w:type="fixed"/>
          <w:tblLook w:val="0000"/>
        </w:tblPrEx>
        <w:trPr>
          <w:trHeight w:val="315"/>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rFonts w:eastAsia="Arial"/>
                <w:noProof/>
                <w:color w:val="0000FF"/>
                <w:sz w:val="18"/>
              </w:rPr>
              <w:drawing>
                <ns3:anchor distT="0" distB="0" distL="114300" distR="114300" simplePos="0" relativeHeight="251665408" behindDoc="1" locked="0" layoutInCell="1" allowOverlap="1">
                  <ns3:simplePos x="0" y="0"/>
                  <ns3:positionH relativeFrom="column">
                    <ns3:posOffset>361315</ns3:posOffset>
                  </ns3:positionH>
                  <ns3:positionV relativeFrom="page">
                    <ns3:posOffset>-551180</ns3:posOffset>
                  </ns3:positionV>
                  <ns3:extent cx="1447800" cy="916940"/>
                  <ns3:effectExtent l="0" t="0" r="0" b="0"/>
                  <ns3:wrapNone/>
                  <ns3:docPr id="1" name="Kép 1" descr="C:\Users\Zoli\Downloads\image1058-removebg-preview.png"/>
                  <ns3:cNvGraphicFramePr>
                    <ns4:graphicFrameLocks noChangeAspect="1"/>
                  </ns3:cNvGraphicFramePr>
                  <ns4:graphic>
                    <ns4:graphicData uri="http://schemas.openxmlformats.org/drawingml/2006/picture">
                      <ns5:pic>
                        <ns5:nvPicPr>
                          <ns5:cNvPr id="1" name="Picture 1" descr="C:\Users\Zoli\Downloads\image1058-removebg-preview.png"/>
                          <ns5:cNvPicPr>
                            <ns4:picLocks noChangeAspect="1" noChangeArrowheads="1"/>
                          </ns5:cNvPicPr>
                        </ns5:nvPicPr>
                        <ns5:blipFill>
                          <ns4:blip ns2:embed="rId11" cstate="print">
                            <ns4:extLst>
                              <ns4:ext uri="{28A0092B-C50C-407E-A947-70E740481C1C}">
                                <ns6:useLocalDpi val="0"/>
                              </ns4:ext>
                            </ns4:extLst>
                          </ns4:blip>
                          <ns4:stretch>
                            <ns4:fillRect/>
                          </ns4:stretch>
                        </ns5:blipFill>
                        <ns5:spPr bwMode="auto">
                          <ns4:xfrm>
                            <ns4:off x="0" y="0"/>
                            <ns4:ext cx="1447800" cy="916940"/>
                          </ns4:xfrm>
                          <ns4:prstGeom prst="rect">
                            <ns4:avLst/>
                          </ns4:prstGeom>
                          <ns4:noFill/>
                          <ns4:ln>
                            <ns4:noFill/>
                          </ns4:ln>
                        </ns5:spPr>
                      </ns5:pic>
                    </ns4:graphicData>
                  </ns4:graphic>
                  <ns7:sizeRelH relativeFrom="margin">
                    <ns7:pctWidth>0</ns7:pctWidth>
                  </ns7:sizeRelH>
                  <ns7:sizeRelV relativeFrom="margin">
                    <ns7:pctHeight>0</ns7:pctHeight>
                  </ns7:sizeRelV>
                </ns3:anchor>
              </w:drawing>
            </w:r>
            <w:r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r w:rsidTr="0024071B">
        <w:tblPrEx>
          <w:tblW w:w="10418" w:type="dxa"/>
          <w:tblLayout w:type="fixed"/>
          <w:tblLook w:val="0000"/>
        </w:tblPrEx>
        <w:trPr>
          <w:trHeight w:val="417"/>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P="0024071B">
            <w:pPr>
              <w:pStyle w:val="Header"/>
              <w:rPr>
                <w:sz w:val="18"/>
              </w:rPr>
            </w:pPr>
            <w:r w:rsidRPr="00A71A62">
              <w:rPr>
                <w:sz w:val="18"/>
              </w:rPr>
              <w:t>ALÁÍRÁS:</w:t>
            </w:r>
          </w:p>
        </w:tc>
      </w:tr>
      <w:tr w:rsidTr="0024071B">
        <w:tblPrEx>
          <w:tblW w:w="10418" w:type="dxa"/>
          <w:tblLayout w:type="fixed"/>
          <w:tblLook w:val="0000"/>
        </w:tblPrEx>
        <w:trPr>
          <w:trHeight w:val="363"/>
        </w:trPr>
        <w:tc>
          <w:tcPr>
            <w:tcW w:w="3472" w:type="dxa"/>
            <w:tcBorders>
              <w:top w:val="single" w:sz="12"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1792" behindDoc="0" locked="0" layoutInCell="1" allowOverlap="1">
                  <ns3:simplePos x="0" y="0"/>
                  <ns3:positionH relativeFrom="column">
                    <ns3:posOffset>203835</ns3:posOffset>
                  </ns3:positionH>
                  <ns3:positionV relativeFrom="paragraph">
                    <ns3:posOffset>-96520</ns3:posOffset>
                  </ns3:positionV>
                  <ns3:extent cx="1609725" cy="647700"/>
                  <ns3:effectExtent l="0" t="0" r="9525" b="0"/>
                  <ns3:wrapNone/>
                  <ns3:docPr id="24" name="Kép 24"/>
                  <ns3:cNvGraphicFramePr>
                    <ns4:graphicFrameLocks noChangeAspect="1"/>
                  </ns3:cNvGraphicFramePr>
                  <ns4:graphic>
                    <ns4:graphicData uri="http://schemas.openxmlformats.org/drawingml/2006/picture">
                      <ns5:pic>
                        <ns5:nvPicPr>
                          <ns5:cNvPr id="24"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P="0024071B">
            <w:pPr>
              <w:pStyle w:val="Header"/>
              <w:tabs>
                <w:tab w:val="clear" w:pos="4536"/>
                <w:tab w:val="clear" w:pos="9072"/>
              </w:tabs>
              <w:rPr>
                <w:sz w:val="18"/>
              </w:rPr>
            </w:pPr>
            <w:r>
              <w:rPr>
                <w:noProof/>
                <w:sz w:val="18"/>
              </w:rPr>
              <w:drawing>
                <ns3:anchor distT="0" distB="0" distL="114300" distR="114300" simplePos="0" relativeHeight="251682816" behindDoc="0" locked="0" layoutInCell="1" allowOverlap="1">
                  <ns3:simplePos x="0" y="0"/>
                  <ns3:positionH relativeFrom="column">
                    <ns3:posOffset>259080</ns3:posOffset>
                  </ns3:positionH>
                  <ns3:positionV relativeFrom="paragraph">
                    <ns3:posOffset>-93345</ns3:posOffset>
                  </ns3:positionV>
                  <ns3:extent cx="1609725" cy="647700"/>
                  <ns3:effectExtent l="0" t="0" r="9525" b="0"/>
                  <ns3:wrapNone/>
                  <ns3:docPr id="36" name="Kép 36"/>
                  <ns3:cNvGraphicFramePr>
                    <ns4:graphicFrameLocks noChangeAspect="1"/>
                  </ns3:cNvGraphicFramePr>
                  <ns4:graphic>
                    <ns4:graphicData uri="http://schemas.openxmlformats.org/drawingml/2006/picture">
                      <ns5:pic>
                        <ns5:nvPicPr>
                          <ns5:cNvPr id="36"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rPr>
              <w:t>NÉV:</w:t>
            </w:r>
            <w:r w:rsidRPr="00A71A62">
              <w:rPr>
                <w:noProof/>
                <w:sz w:val="18"/>
              </w:rPr>
              <w:t xml:space="preserve"> </w:t>
            </w:r>
          </w:p>
        </w:tc>
        <w:tc>
          <w:tcPr>
            <w:tcW w:w="3402" w:type="dxa"/>
            <w:vMerge/>
            <w:tcBorders>
              <w:left w:val="single" w:sz="18" w:space="0" w:color="auto"/>
            </w:tcBorders>
          </w:tcPr>
          <w:p w:rsidR="00B22444" w:rsidRPr="00A71A62" w:rsidP="0024071B">
            <w:pPr>
              <w:pStyle w:val="Header"/>
              <w:rPr>
                <w:sz w:val="18"/>
              </w:rPr>
            </w:pPr>
          </w:p>
        </w:tc>
      </w:tr>
      <w:tr w:rsidTr="0024071B">
        <w:tblPrEx>
          <w:tblW w:w="10418" w:type="dxa"/>
          <w:tblLayout w:type="fixed"/>
          <w:tblLook w:val="0000"/>
        </w:tblPrEx>
        <w:trPr>
          <w:trHeight w:val="410"/>
        </w:trPr>
        <w:tc>
          <w:tcPr>
            <w:tcW w:w="3472" w:type="dxa"/>
            <w:tcBorders>
              <w:top w:val="single" w:sz="12"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P="0024071B">
            <w:pPr>
              <w:pStyle w:val="Header"/>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P="0024071B">
            <w:pPr>
              <w:pStyle w:val="Header"/>
              <w:tabs>
                <w:tab w:val="clear" w:pos="4536"/>
                <w:tab w:val="clear" w:pos="9072"/>
              </w:tabs>
              <w:rPr>
                <w:sz w:val="18"/>
              </w:rPr>
            </w:pPr>
          </w:p>
        </w:tc>
      </w:tr>
    </w:tbl>
    <w:p w:rsidR="00CE318B" w:rsidRPr="00A71A62" w:rsidP="00CE318B">
      <w:pPr>
        <w:spacing w:before="60"/>
        <w:ind w:right="125"/>
        <w:jc w:val="both"/>
        <w:rPr>
          <w:sz w:val="8"/>
          <w:szCs w:val="10"/>
          <w:lang w:val="en-GB"/>
        </w:rPr>
      </w:pPr>
    </w:p>
    <w:p w:rsidR="00CE318B" w:rsidRPr="00A71A62" w:rsidP="00CE318B">
      <w:pPr>
        <w:pStyle w:val="PlainText"/>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P="003413C9">
      <w:pPr>
        <w:pStyle w:val="PlainText"/>
        <w:jc w:val="both"/>
        <w:rPr>
          <w:rFonts w:ascii="Times New Roman" w:hAnsi="Times New Roman" w:cs="Times New Roman"/>
          <w:sz w:val="8"/>
          <w:szCs w:val="10"/>
          <w:lang w:val="en-GB"/>
        </w:rPr>
        <w:sectPr w:rsidSect="00BF1589">
          <w:headerReference w:type="default" ns2:id="rId13"/>
          <w:footerReference w:type="default" ns2:id="rId14"/>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tblPr>
      <w:tblGrid>
        <w:gridCol w:w="9720"/>
      </w:tblGrid>
      <w:tr w:rsidTr="0027691C">
        <w:tblPrEx>
          <w:tblW w:w="9720" w:type="dxa"/>
          <w:tblInd w:w="70" w:type="dxa"/>
          <w:tblLayout w:type="fixed"/>
          <w:tblLook w:val="0000"/>
        </w:tblPrEx>
        <w:trPr>
          <w:cantSplit/>
          <w:trHeight w:val="414"/>
        </w:trPr>
        <w:tc>
          <w:tcPr>
            <w:tcW w:w="9696" w:type="dxa"/>
            <w:tcBorders>
              <w:top w:val="single" w:sz="4" w:space="0" w:color="auto"/>
            </w:tcBorders>
            <w:vAlign w:val="center"/>
          </w:tcPr>
          <w:p w:rsidR="002E77BC" w:rsidRPr="00A71A62">
            <w:pPr>
              <w:tabs>
                <w:tab w:val="center" w:pos="2810"/>
                <w:tab w:val="right" w:pos="9072"/>
              </w:tabs>
              <w:spacing w:before="360" w:after="120"/>
              <w:jc w:val="center"/>
              <w:rPr>
                <w:smallCaps/>
                <w:sz w:val="18"/>
              </w:rPr>
            </w:pPr>
            <w:r w:rsidRPr="00A71A62">
              <w:rPr>
                <w:noProof/>
                <w:sz w:val="18"/>
                <w:szCs w:val="24"/>
              </w:rPr>
              <w:drawing>
                <ns3:anchor distT="0" distB="0" distL="114300" distR="114300" simplePos="0" relativeHeight="251658240" behindDoc="0" locked="0" layoutInCell="1" allowOverlap="1">
                  <ns3:simplePos x="0" y="0"/>
                  <ns3:positionH relativeFrom="column">
                    <ns3:posOffset>91440</ns3:posOffset>
                  </ns3:positionH>
                  <ns3:positionV relativeFrom="paragraph">
                    <ns3:posOffset>36830</ns3:posOffset>
                  </ns3:positionV>
                  <ns3:extent cx="783590" cy="497840"/>
                  <ns3:effectExtent l="0" t="0" r="0" b="0"/>
                  <ns3:wrapNone/>
                  <ns3:docPr id="1440865763" name="Kép 2"/>
                  <ns3:cNvGraphicFramePr>
                    <ns4:graphicFrameLocks noChangeAspect="1"/>
                  </ns3:cNvGraphicFramePr>
                  <ns4:graphic>
                    <ns4:graphicData uri="http://schemas.openxmlformats.org/drawingml/2006/picture">
                      <ns5:pic>
                        <ns5:nvPicPr>
                          <ns5:cNvPr id="1440865763" name="Picture 2"/>
                          <ns5:cNvPicPr>
                            <ns4:picLocks noChangeAspect="1" noChangeArrowheads="1"/>
                          </ns5:cNvPicPr>
                        </ns5:nvPicPr>
                        <ns5:blipFill>
                          <ns4:blip ns2:embed="rId15">
                            <ns4:extLst>
                              <ns4:ext uri="{28A0092B-C50C-407E-A947-70E740481C1C}">
                                <ns6:useLocalDpi val="0"/>
                              </ns4:ext>
                            </ns4:extLst>
                          </ns4:blip>
                          <ns4:stretch>
                            <ns4:fillRect/>
                          </ns4:stretch>
                        </ns5:blipFill>
                        <ns5:spPr bwMode="auto">
                          <ns4:xfrm>
                            <ns4:off x="0" y="0"/>
                            <ns4:ext cx="783590" cy="497840"/>
                          </ns4:xfrm>
                          <ns4:prstGeom prst="rect">
                            <ns4:avLst/>
                          </ns4:prstGeom>
                          <ns4:noFill/>
                        </ns5:spPr>
                      </ns5:pic>
                    </ns4:graphicData>
                  </ns4:graphic>
                  <ns7:sizeRelH relativeFrom="page">
                    <ns7:pctWidth>0</ns7:pctWidth>
                  </ns7:sizeRelH>
                  <ns7:sizeRelV relativeFrom="page">
                    <ns7:pctHeight>0</ns7:pctHeight>
                  </ns7:sizeRelV>
                </ns3:anchor>
              </w:drawing>
            </w:r>
            <w:r w:rsidRPr="00A71A62" w:rsidR="00724E96">
              <w:rPr>
                <w:smallCaps/>
                <w:sz w:val="18"/>
              </w:rPr>
              <w:t>MVM Démász Áramhálózati Kft.</w:t>
            </w:r>
          </w:p>
        </w:tc>
      </w:tr>
      <w:tr w:rsidTr="0027691C">
        <w:tblPrEx>
          <w:tblW w:w="9720" w:type="dxa"/>
          <w:tblInd w:w="70" w:type="dxa"/>
          <w:tblLayout w:type="fixed"/>
          <w:tblLook w:val="0000"/>
        </w:tblPrEx>
        <w:trPr>
          <w:cantSplit/>
          <w:trHeight w:val="80"/>
        </w:trPr>
        <w:tc>
          <w:tcPr>
            <w:tcW w:w="9696" w:type="dxa"/>
            <w:tcBorders>
              <w:bottom w:val="single" w:sz="4" w:space="0" w:color="auto"/>
            </w:tcBorders>
            <w:vAlign w:val="center"/>
          </w:tcPr>
          <w:p w:rsidR="002E77BC" w:rsidRPr="00A71A62">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tblPr>
      <w:tblGrid>
        <w:gridCol w:w="4605"/>
        <w:gridCol w:w="5043"/>
      </w:tblGrid>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pPr>
              <w:rPr>
                <w:sz w:val="16"/>
                <w:szCs w:val="18"/>
              </w:rPr>
            </w:pPr>
            <w:r w:rsidRPr="00A71A62">
              <w:rPr>
                <w:sz w:val="16"/>
                <w:szCs w:val="18"/>
              </w:rPr>
              <w:t>Ügyfélkapcsolat szám:</w:t>
            </w:r>
          </w:p>
        </w:tc>
      </w:tr>
      <w:tr>
        <w:tblPrEx>
          <w:tblW w:w="9648" w:type="dxa"/>
          <w:tblInd w:w="108" w:type="dxa"/>
          <w:tblLook w:val="01E0"/>
        </w:tblPrEx>
        <w:trPr>
          <w:trHeight w:val="288"/>
        </w:trPr>
        <w:tc>
          <w:tcPr>
            <w:tcW w:w="4605" w:type="dxa"/>
            <w:shd w:val="clear" w:color="auto" w:fill="E6E6E6"/>
            <w:vAlign w:val="center"/>
          </w:tcPr>
          <w:p w:rsidR="002E77BC" w:rsidRPr="00A71A62">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pPr>
              <w:rPr>
                <w:sz w:val="16"/>
                <w:szCs w:val="18"/>
              </w:rPr>
            </w:pPr>
            <w:r w:rsidRPr="00A71A62">
              <w:rPr>
                <w:sz w:val="16"/>
                <w:szCs w:val="18"/>
              </w:rPr>
              <w:t>Érkezési dátum:</w:t>
            </w:r>
          </w:p>
        </w:tc>
      </w:tr>
    </w:tbl>
    <w:p w:rsidR="002E77BC" w:rsidRPr="00A71A62">
      <w:pPr>
        <w:keepNext/>
        <w:numPr>
          <w:ilvl w:val="0"/>
          <w:numId w:val="8"/>
        </w:numPr>
        <w:spacing w:before="180" w:after="60"/>
        <w:ind w:left="357" w:hanging="357"/>
        <w:outlineLvl w:val="2"/>
        <w:rPr>
          <w:sz w:val="18"/>
        </w:rPr>
      </w:pPr>
      <w:r w:rsidRPr="00A71A62">
        <w:rPr>
          <w:sz w:val="18"/>
        </w:rPr>
        <w:t>Szerződő Felek adatai</w:t>
      </w:r>
      <w:r w:rsidRPr="00A71A62" w:rsidR="00FC513B">
        <w:rPr>
          <w:sz w:val="18"/>
        </w:rPr>
        <w:t xml:space="preserve"> </w:t>
      </w:r>
    </w:p>
    <w:p w:rsidR="002E77BC" w:rsidRPr="00A71A62">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462"/>
        <w:gridCol w:w="5319"/>
      </w:tblGrid>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 xml:space="preserve">Neve: </w:t>
            </w:r>
            <w:r w:rsidRPr="00A71A62" w:rsidR="00724E96">
              <w:rPr>
                <w:sz w:val="16"/>
                <w:szCs w:val="18"/>
              </w:rPr>
              <w:t>MVM Démász Áramhálózati Kft.</w:t>
            </w:r>
          </w:p>
        </w:tc>
        <w:tc>
          <w:tcPr>
            <w:tcW w:w="5319" w:type="dxa"/>
            <w:shd w:val="clear" w:color="auto" w:fill="E6E6E6"/>
            <w:vAlign w:val="center"/>
          </w:tcPr>
          <w:p w:rsidR="002E77BC" w:rsidRPr="00A71A62">
            <w:pPr>
              <w:rPr>
                <w:sz w:val="16"/>
                <w:szCs w:val="18"/>
              </w:rPr>
            </w:pPr>
            <w:r w:rsidRPr="00A71A62">
              <w:rPr>
                <w:sz w:val="16"/>
                <w:szCs w:val="18"/>
              </w:rPr>
              <w:t>Személyes Ügyfélszolgálat: az Üzletszabályzat F1. sz. függeléke szerint</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pPr>
              <w:rPr>
                <w:sz w:val="16"/>
                <w:szCs w:val="18"/>
              </w:rPr>
            </w:pPr>
            <w:r w:rsidRPr="00A71A62">
              <w:rPr>
                <w:sz w:val="16"/>
                <w:szCs w:val="18"/>
              </w:rPr>
              <w:t xml:space="preserve">On-line elérhetőség: </w:t>
            </w:r>
            <w:hyperlink ns2:id="rId16" w:history="1">
              <w:r w:rsidRPr="00A71A62" w:rsidR="00724E96">
                <w:rPr>
                  <w:rFonts w:eastAsia="Calibri"/>
                  <w:color w:val="0000FF"/>
                  <w:sz w:val="16"/>
                  <w:szCs w:val="18"/>
                  <w:u w:val="single"/>
                </w:rPr>
                <w:t>www.mvmdemaszhalozat.hu</w:t>
              </w:r>
            </w:hyperlink>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pPr>
              <w:rPr>
                <w:sz w:val="16"/>
                <w:szCs w:val="18"/>
              </w:rPr>
            </w:pPr>
            <w:r w:rsidRPr="00A71A62">
              <w:rPr>
                <w:sz w:val="16"/>
                <w:szCs w:val="18"/>
              </w:rPr>
              <w:t>Adószáma: 13792679-2-06</w:t>
            </w:r>
          </w:p>
        </w:tc>
      </w:tr>
      <w:tr w:rsidTr="00B2048E">
        <w:tblPrEx>
          <w:tblW w:w="9781" w:type="dxa"/>
          <w:tblInd w:w="-72" w:type="dxa"/>
          <w:tblLayout w:type="fixed"/>
          <w:tblLook w:val="0000"/>
        </w:tblPrEx>
        <w:trPr>
          <w:trHeight w:val="338"/>
        </w:trPr>
        <w:tc>
          <w:tcPr>
            <w:tcW w:w="4462" w:type="dxa"/>
            <w:shd w:val="clear" w:color="auto" w:fill="E6E6E6"/>
            <w:vAlign w:val="center"/>
          </w:tcPr>
          <w:p w:rsidR="002E77BC" w:rsidRPr="00A71A62">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pPr>
              <w:rPr>
                <w:sz w:val="16"/>
                <w:szCs w:val="18"/>
              </w:rPr>
            </w:pPr>
            <w:r w:rsidRPr="00A71A62">
              <w:rPr>
                <w:sz w:val="16"/>
                <w:szCs w:val="18"/>
              </w:rPr>
              <w:t>Pénzintézeti számlaszáma: 13700016-04615022-00000000</w:t>
            </w:r>
          </w:p>
        </w:tc>
      </w:tr>
    </w:tbl>
    <w:p w:rsidR="002E77BC" w:rsidRPr="00A71A62">
      <w:pPr>
        <w:rPr>
          <w:sz w:val="22"/>
          <w:szCs w:val="24"/>
        </w:rPr>
      </w:pPr>
    </w:p>
    <w:p w:rsidR="002E77BC" w:rsidRPr="00A71A62">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Cs w:val="22"/>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IranyitoSzam</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r w:rsidRPr="00A71A62">
              <w:rPr>
                <w:color w:val="0000FF"/>
                <w:sz w:val="22"/>
                <w:szCs w:val="24"/>
              </w:rPr>
              <w:t>{d.Project.Varos}</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rsidP="003D07E6">
            <w:pPr>
              <w:tabs>
                <w:tab w:val="center" w:pos="4536"/>
                <w:tab w:val="right" w:pos="9072"/>
              </w:tabs>
              <w:rPr>
                <w:sz w:val="16"/>
                <w:szCs w:val="18"/>
              </w:rPr>
            </w:pPr>
            <w:r w:rsidRPr="00A71A62">
              <w:rPr>
                <w:color w:val="0000FF"/>
                <w:sz w:val="22"/>
                <w:szCs w:val="24"/>
              </w:rPr>
              <w:t xml:space="preserve">{d.Project.Utca} </w:t>
            </w:r>
            <w:r w:rsidRPr="00A71A62" w:rsidR="00475F9A">
              <w:rPr>
                <w:color w:val="0000FF"/>
                <w:sz w:val="22"/>
              </w:rPr>
              <w:t>{</w:t>
            </w:r>
            <w:r w:rsidRPr="00A71A62" w:rsidR="00475F9A">
              <w:rPr>
                <w:color w:val="0000FF"/>
                <w:sz w:val="2"/>
                <w:szCs w:val="2"/>
              </w:rPr>
              <w:t>d.Project. Hazszam</w:t>
            </w:r>
            <w:r w:rsidRPr="00A71A62" w:rsidR="00475F9A">
              <w:rPr>
                <w:color w:val="0000FF"/>
                <w:sz w:val="22"/>
              </w:rPr>
              <w:t>}</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w:t>
            </w:r>
            <w:r w:rsidRPr="00A71A62">
              <w:rPr>
                <w:color w:val="0000FF"/>
                <w:sz w:val="2"/>
                <w:szCs w:val="2"/>
              </w:rPr>
              <w:t>d.Project. AnyjaNeve</w:t>
            </w:r>
            <w:r w:rsidRPr="00A71A62">
              <w:rPr>
                <w:color w:val="0000FF"/>
                <w:sz w:val="22"/>
              </w:rPr>
              <w:t>}</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rFonts w:eastAsia="Arial"/>
                <w:color w:val="0000FF"/>
                <w:sz w:val="22"/>
              </w:rPr>
              <w:t>{d.Project.SzuletesiIdo}</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4"/>
                <w:szCs w:val="16"/>
              </w:rPr>
            </w:pPr>
            <w:r w:rsidRPr="00A71A62">
              <w:rPr>
                <w:color w:val="0000FF"/>
                <w:sz w:val="22"/>
              </w:rPr>
              <w:t>{</w:t>
            </w:r>
            <w:r w:rsidRPr="00A71A62">
              <w:rPr>
                <w:color w:val="0000FF"/>
                <w:sz w:val="2"/>
                <w:szCs w:val="2"/>
              </w:rPr>
              <w:t>d.Project. SzuletesiHely</w:t>
            </w:r>
            <w:r w:rsidRPr="00A71A62">
              <w:rPr>
                <w:color w:val="0000FF"/>
                <w:sz w:val="22"/>
              </w:rPr>
              <w:t>}</w:t>
            </w:r>
            <w:r w:rsidR="000B5197">
              <w:rPr>
                <w:color w:val="0000FF"/>
                <w:sz w:val="22"/>
              </w:rPr>
              <w:t xml:space="preserve"> </w:t>
            </w:r>
            <w:r w:rsidRPr="000B5197" w:rsidR="000B5197">
              <w:rPr>
                <w:color w:val="0000FF"/>
                <w:sz w:val="22"/>
              </w:rPr>
              <w:t>{</w:t>
            </w:r>
            <w:r w:rsidRPr="000B5197" w:rsidR="000B5197">
              <w:rPr>
                <w:color w:val="0000FF"/>
                <w:sz w:val="2"/>
                <w:szCs w:val="2"/>
              </w:rPr>
              <w:t>d.Project.Adoszam2</w:t>
            </w:r>
            <w:r w:rsidRPr="000B5197" w:rsidR="000B5197">
              <w:rPr>
                <w:color w:val="0000FF"/>
                <w:sz w:val="22"/>
              </w:rPr>
              <w:t>}</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r w:rsidRPr="00A71A62">
              <w:rPr>
                <w:color w:val="0000FF"/>
                <w:szCs w:val="22"/>
              </w:rPr>
              <w:t>{d.Project.Nev}</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r w:rsidRPr="00A71A62">
              <w:rPr>
                <w:rFonts w:eastAsia="Arial"/>
                <w:color w:val="0000FF"/>
                <w:sz w:val="22"/>
              </w:rPr>
              <w:t>{d.Person.Phone}</w:t>
            </w: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r w:rsidRPr="00A71A62">
              <w:rPr>
                <w:color w:val="0000FF"/>
                <w:sz w:val="16"/>
                <w:szCs w:val="18"/>
              </w:rPr>
              <w:t>Csekk</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{d.Project.UgyfelLakcime}</w:t>
            </w:r>
          </w:p>
        </w:tc>
      </w:tr>
    </w:tbl>
    <w:p w:rsidR="002E77BC" w:rsidRPr="00A71A62">
      <w:pPr>
        <w:outlineLvl w:val="3"/>
        <w:rPr>
          <w:sz w:val="16"/>
          <w:szCs w:val="18"/>
        </w:rPr>
      </w:pPr>
      <w:r w:rsidRPr="00A71A62">
        <w:rPr>
          <w:sz w:val="16"/>
          <w:szCs w:val="18"/>
        </w:rPr>
        <w:t>A *-gal jelölt adatok megadása kötelező.</w:t>
      </w:r>
    </w:p>
    <w:p w:rsidR="002E77BC" w:rsidRPr="00A71A62"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r w:rsidRPr="00A71A62">
              <w:rPr>
                <w:color w:val="0000FF"/>
                <w:sz w:val="22"/>
              </w:rPr>
              <w:t/>
            </w:r>
            <w:r w:rsidRPr="00A71A62">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rsidP="00EA7833">
            <w:pPr>
              <w:tabs>
                <w:tab w:val="center" w:pos="4536"/>
                <w:tab w:val="right" w:pos="9072"/>
              </w:tabs>
              <w:rPr>
                <w:sz w:val="16"/>
                <w:szCs w:val="18"/>
              </w:rPr>
            </w:pPr>
            <w:r w:rsidRPr="00A71A62">
              <w:rPr>
                <w:color w:val="0000FF"/>
                <w:sz w:val="22"/>
              </w:rPr>
              <w:t/>
            </w:r>
            <w:r w:rsidRPr="00EA7833" w:rsidR="00B2048E">
              <w:rPr>
                <w:color w:val="0000FF"/>
                <w:sz w:val="2"/>
                <w:szCs w:val="2"/>
              </w:rPr>
              <w:t/>
            </w:r>
            <w:r w:rsidRP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r w:rsidRPr="003A349B">
              <w:rPr>
                <w:sz w:val="16"/>
                <w:szCs w:val="18"/>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rsidP="00EA7833">
            <w:pPr>
              <w:tabs>
                <w:tab w:val="center" w:pos="4536"/>
                <w:tab w:val="right" w:pos="9072"/>
              </w:tabs>
              <w:rPr>
                <w:sz w:val="16"/>
                <w:szCs w:val="18"/>
              </w:rPr>
            </w:pPr>
            <w:r w:rsidRPr="00A71A62">
              <w:rPr>
                <w:color w:val="0000FF"/>
                <w:sz w:val="22"/>
              </w:rPr>
              <w:t/>
            </w:r>
            <w:r w:rsidRPr="00EA7833">
              <w:rPr>
                <w:color w:val="0000FF"/>
                <w:sz w:val="2"/>
                <w:szCs w:val="2"/>
              </w:rPr>
              <w:t/>
            </w:r>
            <w:r w:rsidRPr="00EA7833" w:rsidR="00EA7833">
              <w:rPr>
                <w:color w:val="0000FF"/>
                <w:sz w:val="2"/>
                <w:szCs w:val="2"/>
              </w:rPr>
              <w:t/>
            </w:r>
            <w:r w:rsidRPr="00A71A62">
              <w:rPr>
                <w:color w:val="0000FF"/>
                <w:sz w:val="22"/>
              </w:rPr>
              <w:t/>
            </w:r>
            <w:r w:rsidR="00076A2F">
              <w:rPr>
                <w:color w:val="0000FF"/>
                <w:sz w:val="22"/>
              </w:rPr>
              <w:t xml:space="preserve"/>
            </w:r>
            <w:r w:rsidRPr="000B5197" w:rsidR="000B5197">
              <w:rPr>
                <w:color w:val="0000FF"/>
                <w:sz w:val="22"/>
              </w:rPr>
              <w:t/>
            </w:r>
            <w:r w:rsidRPr="000B5197" w:rsidR="000B5197">
              <w:rPr>
                <w:color w:val="0000FF"/>
                <w:sz w:val="2"/>
                <w:szCs w:val="2"/>
              </w:rPr>
              <w:t/>
            </w:r>
            <w:r w:rsidRPr="000B5197" w:rsidR="000B5197">
              <w:rPr>
                <w:color w:val="0000FF"/>
                <w:sz w:val="22"/>
              </w:rPr>
              <w:t/>
            </w: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Cs w:val="22"/>
              </w:rPr>
            </w:pPr>
            <w:r w:rsidRPr="00A71A62">
              <w:rPr>
                <w:color w:val="0000FF"/>
                <w:szCs w:val="22"/>
              </w:rPr>
              <w:t/>
            </w: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0D3B22" w:rsidRPr="00A71A62">
      <w:pPr>
        <w:outlineLvl w:val="3"/>
        <w:rPr>
          <w:sz w:val="16"/>
          <w:szCs w:val="18"/>
        </w:rPr>
      </w:pPr>
    </w:p>
    <w:p w:rsidR="002E77BC" w:rsidRPr="00A71A62" w:rsidP="003840C1">
      <w:pPr>
        <w:keepNext/>
        <w:numPr>
          <w:ilvl w:val="1"/>
          <w:numId w:val="8"/>
        </w:numPr>
        <w:spacing w:before="240" w:after="60"/>
        <w:ind w:left="284" w:hanging="284"/>
        <w:outlineLvl w:val="2"/>
        <w:rPr>
          <w:bCs/>
          <w:i/>
          <w:sz w:val="16"/>
          <w:szCs w:val="18"/>
        </w:rPr>
      </w:pPr>
      <w:r w:rsidRPr="00A71A62">
        <w:rPr>
          <w:bCs/>
          <w:i/>
          <w:sz w:val="16"/>
          <w:szCs w:val="18"/>
        </w:rPr>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055"/>
        <w:gridCol w:w="895"/>
        <w:gridCol w:w="664"/>
        <w:gridCol w:w="1418"/>
        <w:gridCol w:w="1559"/>
        <w:gridCol w:w="3118"/>
      </w:tblGrid>
      <w:tr>
        <w:tblPrEx>
          <w:tblW w:w="9709" w:type="dxa"/>
          <w:tblLayout w:type="fixed"/>
          <w:tblLook w:val="0000"/>
        </w:tblPrEx>
        <w:trPr>
          <w:trHeight w:val="340"/>
        </w:trPr>
        <w:tc>
          <w:tcPr>
            <w:tcW w:w="2055" w:type="dxa"/>
            <w:shd w:val="pct5" w:color="auto" w:fill="auto"/>
            <w:vAlign w:val="center"/>
          </w:tcPr>
          <w:p w:rsidR="002E77BC" w:rsidRPr="00A71A62">
            <w:pPr>
              <w:rPr>
                <w:bCs/>
                <w:sz w:val="16"/>
                <w:szCs w:val="18"/>
              </w:rPr>
            </w:pPr>
            <w:r w:rsidRPr="00A71A62">
              <w:rPr>
                <w:bCs/>
                <w:sz w:val="16"/>
                <w:szCs w:val="18"/>
              </w:rPr>
              <w:t>Neve/cégnév*:</w:t>
            </w:r>
          </w:p>
        </w:tc>
        <w:tc>
          <w:tcPr>
            <w:tcW w:w="7654" w:type="dxa"/>
            <w:gridSpan w:val="5"/>
            <w:vAlign w:val="center"/>
          </w:tcPr>
          <w:p w:rsidR="002E77BC" w:rsidRPr="00A71A62">
            <w:pPr>
              <w:tabs>
                <w:tab w:val="center" w:pos="4536"/>
                <w:tab w:val="right" w:pos="9072"/>
              </w:tabs>
              <w:jc w:val="center"/>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Ügyfél címe/székhelye*:</w:t>
            </w:r>
          </w:p>
        </w:tc>
        <w:tc>
          <w:tcPr>
            <w:tcW w:w="664" w:type="dxa"/>
            <w:shd w:val="pct5" w:color="auto" w:fill="auto"/>
            <w:vAlign w:val="center"/>
          </w:tcPr>
          <w:p w:rsidR="002E77BC" w:rsidRPr="00A71A62">
            <w:pPr>
              <w:rPr>
                <w:bCs/>
                <w:sz w:val="16"/>
                <w:szCs w:val="18"/>
              </w:rPr>
            </w:pPr>
            <w:r w:rsidRPr="00A71A62">
              <w:rPr>
                <w:bCs/>
                <w:sz w:val="16"/>
                <w:szCs w:val="18"/>
              </w:rPr>
              <w:t xml:space="preserve">Ir.sz*: </w:t>
            </w:r>
          </w:p>
        </w:tc>
        <w:tc>
          <w:tcPr>
            <w:tcW w:w="1418" w:type="dxa"/>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Város*:</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Utca, házszám, emelet, ajtó*:</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Anyja neve/cégjegyzékszám*:</w:t>
            </w:r>
          </w:p>
        </w:tc>
        <w:tc>
          <w:tcPr>
            <w:tcW w:w="2082" w:type="dxa"/>
            <w:gridSpan w:val="2"/>
            <w:vAlign w:val="center"/>
          </w:tcPr>
          <w:p w:rsidR="002E77BC" w:rsidRPr="00A71A62">
            <w:pPr>
              <w:tabs>
                <w:tab w:val="center" w:pos="4536"/>
                <w:tab w:val="right" w:pos="9072"/>
              </w:tabs>
              <w:rPr>
                <w:sz w:val="16"/>
                <w:szCs w:val="18"/>
              </w:rPr>
            </w:pPr>
          </w:p>
        </w:tc>
        <w:tc>
          <w:tcPr>
            <w:tcW w:w="1559" w:type="dxa"/>
            <w:shd w:val="pct5" w:color="auto" w:fill="auto"/>
            <w:vAlign w:val="center"/>
          </w:tcPr>
          <w:p w:rsidR="002E77BC" w:rsidRPr="00A71A62">
            <w:pPr>
              <w:rPr>
                <w:bCs/>
                <w:sz w:val="16"/>
                <w:szCs w:val="18"/>
              </w:rPr>
            </w:pPr>
            <w:r w:rsidRPr="00A71A62">
              <w:rPr>
                <w:bCs/>
                <w:sz w:val="16"/>
                <w:szCs w:val="18"/>
              </w:rPr>
              <w:t>Születési ideje*:</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Születési helye/ adószáma*:</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Kapcsolattartó*:</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Telefonszám:</w:t>
            </w:r>
          </w:p>
        </w:tc>
        <w:tc>
          <w:tcPr>
            <w:tcW w:w="2082" w:type="dxa"/>
            <w:gridSpan w:val="2"/>
          </w:tcPr>
          <w:p w:rsidR="002E77BC" w:rsidRPr="00A71A62">
            <w:pPr>
              <w:tabs>
                <w:tab w:val="center" w:pos="4536"/>
                <w:tab w:val="right" w:pos="9072"/>
              </w:tabs>
              <w:rPr>
                <w:sz w:val="16"/>
                <w:szCs w:val="18"/>
              </w:rPr>
            </w:pPr>
          </w:p>
        </w:tc>
        <w:tc>
          <w:tcPr>
            <w:tcW w:w="1559" w:type="dxa"/>
            <w:shd w:val="pct5" w:color="auto" w:fill="auto"/>
          </w:tcPr>
          <w:p w:rsidR="002E77BC" w:rsidRPr="00A71A62">
            <w:pPr>
              <w:rPr>
                <w:bCs/>
                <w:sz w:val="16"/>
                <w:szCs w:val="18"/>
              </w:rPr>
            </w:pPr>
            <w:r w:rsidRPr="00A71A62">
              <w:rPr>
                <w:bCs/>
                <w:sz w:val="16"/>
                <w:szCs w:val="18"/>
              </w:rPr>
              <w:t>E–mail:</w:t>
            </w:r>
          </w:p>
        </w:tc>
        <w:tc>
          <w:tcPr>
            <w:tcW w:w="3118" w:type="dxa"/>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Számlavezető pénzintézet neve:</w:t>
            </w:r>
          </w:p>
        </w:tc>
        <w:tc>
          <w:tcPr>
            <w:tcW w:w="2082" w:type="dxa"/>
            <w:gridSpan w:val="2"/>
            <w:vAlign w:val="center"/>
          </w:tcPr>
          <w:p w:rsidR="002E77BC" w:rsidRPr="00A71A62">
            <w:pPr>
              <w:rPr>
                <w:bCs/>
                <w:sz w:val="16"/>
                <w:szCs w:val="18"/>
              </w:rPr>
            </w:pPr>
          </w:p>
        </w:tc>
        <w:tc>
          <w:tcPr>
            <w:tcW w:w="1559" w:type="dxa"/>
            <w:shd w:val="pct5" w:color="auto" w:fill="auto"/>
            <w:vAlign w:val="center"/>
          </w:tcPr>
          <w:p w:rsidR="002E77BC" w:rsidRPr="00A71A62">
            <w:pPr>
              <w:rPr>
                <w:sz w:val="16"/>
                <w:szCs w:val="18"/>
              </w:rPr>
            </w:pPr>
            <w:r w:rsidRPr="00A71A62">
              <w:rPr>
                <w:bCs/>
                <w:sz w:val="16"/>
                <w:szCs w:val="18"/>
              </w:rPr>
              <w:t>Fizetés módja*:</w:t>
            </w:r>
          </w:p>
        </w:tc>
        <w:tc>
          <w:tcPr>
            <w:tcW w:w="3118" w:type="dxa"/>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Pénzintézeti számlaszáma:</w:t>
            </w:r>
          </w:p>
        </w:tc>
        <w:tc>
          <w:tcPr>
            <w:tcW w:w="6759" w:type="dxa"/>
            <w:gridSpan w:val="4"/>
            <w:vAlign w:val="center"/>
          </w:tcPr>
          <w:p w:rsidR="002E77BC" w:rsidRPr="00A71A62">
            <w:pPr>
              <w:tabs>
                <w:tab w:val="center" w:pos="4536"/>
                <w:tab w:val="right" w:pos="9072"/>
              </w:tabs>
              <w:rPr>
                <w:sz w:val="16"/>
                <w:szCs w:val="18"/>
              </w:rPr>
            </w:pPr>
          </w:p>
        </w:tc>
      </w:tr>
      <w:tr>
        <w:tblPrEx>
          <w:tblW w:w="9709" w:type="dxa"/>
          <w:tblLayout w:type="fixed"/>
          <w:tblLook w:val="0000"/>
        </w:tblPrEx>
        <w:trPr>
          <w:trHeight w:val="340"/>
        </w:trPr>
        <w:tc>
          <w:tcPr>
            <w:tcW w:w="2950" w:type="dxa"/>
            <w:gridSpan w:val="2"/>
            <w:shd w:val="pct5" w:color="auto" w:fill="auto"/>
            <w:vAlign w:val="center"/>
          </w:tcPr>
          <w:p w:rsidR="002E77BC" w:rsidRPr="00A71A62">
            <w:pPr>
              <w:rPr>
                <w:bCs/>
                <w:sz w:val="16"/>
                <w:szCs w:val="18"/>
              </w:rPr>
            </w:pPr>
            <w:r w:rsidRPr="00A71A62">
              <w:rPr>
                <w:bCs/>
                <w:sz w:val="16"/>
                <w:szCs w:val="18"/>
              </w:rPr>
              <w:t>Számlázási cím:</w:t>
            </w:r>
          </w:p>
        </w:tc>
        <w:tc>
          <w:tcPr>
            <w:tcW w:w="6759" w:type="dxa"/>
            <w:gridSpan w:val="4"/>
            <w:vAlign w:val="center"/>
          </w:tcPr>
          <w:p w:rsidR="002E77BC" w:rsidRPr="00A71A62">
            <w:pPr>
              <w:tabs>
                <w:tab w:val="center" w:pos="4536"/>
                <w:tab w:val="right" w:pos="9072"/>
              </w:tabs>
              <w:rPr>
                <w:sz w:val="16"/>
                <w:szCs w:val="18"/>
              </w:rPr>
            </w:pPr>
          </w:p>
        </w:tc>
      </w:tr>
    </w:tbl>
    <w:p w:rsidR="002E77BC" w:rsidRPr="00A71A62">
      <w:pPr>
        <w:outlineLvl w:val="3"/>
        <w:rPr>
          <w:sz w:val="16"/>
          <w:szCs w:val="18"/>
        </w:rPr>
      </w:pPr>
      <w:r w:rsidRPr="00A71A62">
        <w:rPr>
          <w:sz w:val="16"/>
          <w:szCs w:val="18"/>
        </w:rPr>
        <w:t xml:space="preserve">A *-gal jelölt adatok megadása kötelező. </w:t>
      </w:r>
    </w:p>
    <w:p w:rsidR="002E77BC" w:rsidRPr="00A71A62">
      <w:pPr>
        <w:keepNext/>
        <w:outlineLvl w:val="2"/>
        <w:rPr>
          <w:sz w:val="10"/>
          <w:szCs w:val="12"/>
        </w:rPr>
      </w:pPr>
      <w:bookmarkStart w:id="1" w:name="_Ref106022975"/>
    </w:p>
    <w:p w:rsidR="002E77BC" w:rsidRPr="00A71A62">
      <w:pPr>
        <w:keepNext/>
        <w:numPr>
          <w:ilvl w:val="0"/>
          <w:numId w:val="8"/>
        </w:numPr>
        <w:spacing w:before="120" w:after="60"/>
        <w:ind w:left="357" w:hanging="357"/>
        <w:outlineLvl w:val="2"/>
        <w:rPr>
          <w:sz w:val="18"/>
          <w:szCs w:val="24"/>
        </w:rPr>
      </w:pPr>
      <w:r w:rsidRPr="00A71A62">
        <w:rPr>
          <w:sz w:val="18"/>
          <w:szCs w:val="24"/>
        </w:rPr>
        <w:t>Az igénybejelentés oka</w:t>
      </w:r>
      <w:bookmarkEnd w:id="1"/>
    </w:p>
    <w:p w:rsidR="002E77BC" w:rsidRPr="00A71A62">
      <w:pPr>
        <w:rPr>
          <w:sz w:val="14"/>
          <w:szCs w:val="16"/>
        </w:rPr>
      </w:pPr>
    </w:p>
    <w:p w:rsidR="002E77BC" w:rsidRPr="00A71A62">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pPr>
        <w:ind w:right="125"/>
        <w:rPr>
          <w:sz w:val="16"/>
          <w:szCs w:val="18"/>
        </w:rPr>
      </w:pPr>
    </w:p>
    <w:p w:rsidR="002E77BC" w:rsidRPr="00A71A62" w:rsidP="00E95D8D">
      <w:pPr>
        <w:ind w:right="125"/>
        <w:rPr>
          <w:sz w:val="10"/>
          <w:szCs w:val="12"/>
        </w:rPr>
      </w:pPr>
      <w:r w:rsidRPr="00A71A62">
        <w:rPr>
          <w:noProof/>
          <w:sz w:val="16"/>
          <w:szCs w:val="18"/>
        </w:rPr>
        <ns1:AlternateContent>
          <ns1:Choice Requires="wps">
            <w:drawing>
              <ns3:anchor distT="0" distB="0" distL="114300" distR="114300" simplePos="0" relativeHeight="251669504" behindDoc="0" locked="0" layoutInCell="1" allowOverlap="1">
                <ns3:simplePos x="0" y="0"/>
                <ns3:positionH relativeFrom="column">
                  <ns3:posOffset>2650166</ns3:posOffset>
                </ns3:positionH>
                <ns3:positionV relativeFrom="paragraph">
                  <ns3:posOffset>7539</ns3:posOffset>
                </ns3:positionV>
                <ns3:extent cx="175098" cy="194553"/>
                <ns3:effectExtent l="0" t="0" r="0" b="0"/>
                <ns3:wrapNone/>
                <ns3:docPr id="29" name="Szorzás 29"/>
                <ns3:cNvGraphicFramePr/>
                <ns4:graphic>
                  <ns4:graphicData uri="http://schemas.microsoft.com/office/word/2010/wordprocessingShape">
                    <ns9:wsp>
                      <ns9:cNvSpPr/>
                      <ns9:spPr>
                        <ns4:xfrm>
                          <ns4:off x="0" y="0"/>
                          <ns4:ext cx="175098" cy="194553"/>
                        </ns4:xfrm>
                        <ns4:prstGeom prst="mathMultiply">
                          <ns4:avLst/>
                        </ns4:prstGeom>
                      </ns9:spPr>
                      <ns9:style>
                        <ns4:lnRef idx="2">
                          <ns4:schemeClr val="accent1">
                            <ns4:shade val="50000"/>
                          </ns4:schemeClr>
                        </ns4:lnRef>
                        <ns4:fillRef idx="1">
                          <ns4:schemeClr val="accent1"/>
                        </ns4:fillRef>
                        <ns4:effectRef idx="0">
                          <ns4:schemeClr val="accent1"/>
                        </ns4:effectRef>
                        <ns4:fontRef idx="minor">
                          <ns4:schemeClr val="lt1"/>
                        </ns4:fontRef>
                      </ns9:style>
                      <ns9:bodyPr rot="0" spcFirstLastPara="0" vertOverflow="overflow" horzOverflow="overflow" vert="horz" wrap="square" lIns="91440" tIns="45720" rIns="91440" bIns="45720" numCol="1" spcCol="0" rtlCol="0" fromWordArt="0" anchor="ctr" anchorCtr="0" forceAA="0" compatLnSpc="1">
                        <ns4:prstTxWarp prst="textNoShape">
                          <ns4:avLst/>
                        </ns4:prstTxWarp>
                      </ns9:bodyPr>
                    </ns9:wsp>
                  </ns4:graphicData>
                </ns4:graphic>
                <ns7:sizeRelH relativeFrom="margin">
                  <ns7:pctWidth>0</ns7:pctWidth>
                </ns7:sizeRelH>
                <ns7:sizeRelV relativeFrom="margin">
                  <ns7:pctHeight>0</ns7:pctHeight>
                </ns7:sizeRelV>
              </ns3:anchor>
            </w:drawing>
          </ns1:Choice>
          <ns1:Fallback>
            <w:pict>
              <ns10:shape id="Szorzás 29" ns11:spid="_x0000_s1029" style="width:13.8pt;height:15.3pt;margin-top:0.6pt;margin-left:208.65pt;mso-height-percent:0;mso-height-relative:margin;mso-width-percent:0;mso-width-relative:margin;mso-wrap-distance-bottom:0;mso-wrap-distance-left:9pt;mso-wrap-distance-right:9pt;mso-wrap-distance-top:0;mso-wrap-style:square;position:absolute;v-text-anchor:middle;visibility:visible;z-index:251670528" coordsize="175098,194553" path="m26749,60502l57360,32952,87549,66495,117738,32952l148349,60502l115252,97277l148349,134051l117738,161601,87549,128058,57360,161601,26749,134051,59846,97277,26749,60502xe" fillcolor="#5b9bd5" strokecolor="#1f4d78" strokeweight="1pt">
                <ns10:stroke joinstyle="miter"/>
                <ns10:path arrowok="t" ns11:connecttype="custom" ns11:connectlocs="26749,60502;57360,32952;87549,66495;117738,32952;148349,60502;115252,97277;148349,134051;117738,161601;87549,128058;57360,161601;26749,134051;59846,97277;26749,60502" ns11:connectangles="0,0,0,0,0,0,0,0,0,0,0,0,0"/>
              </ns10:shape>
            </w:pict>
          </ns1:Fallback>
        </ns1:AlternateContent>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Ideiglenes vételezés: ……………..-tól, …………….-ig </w:t>
      </w:r>
      <w:r w:rsidRPr="00A71A62" w:rsidR="00B2048E">
        <w:rPr>
          <w:sz w:val="16"/>
          <w:szCs w:val="18"/>
        </w:rPr>
        <w:tab/>
      </w:r>
      <w:r w:rsidRPr="00A71A62" w:rsidR="00B2048E">
        <w:rPr>
          <w:sz w:val="16"/>
          <w:szCs w:val="18"/>
        </w:rPr>
        <w:fldChar w:fldCharType="begin">
          <w:ffData>
            <w:name w:val="Jelölő16"/>
            <w:enabled/>
            <w:calcOnExit w:val="0"/>
            <w:checkBox>
              <w:sizeAuto/>
              <w:default w:val="0"/>
            </w:checkBox>
          </w:ffData>
        </w:fldChar>
      </w:r>
      <w:r w:rsidRPr="00A71A62" w:rsidR="00B2048E">
        <w:rPr>
          <w:sz w:val="16"/>
          <w:szCs w:val="18"/>
        </w:rPr>
        <w:instrText xml:space="preserve"> FORMCHECKBOX </w:instrText>
      </w:r>
      <w:r w:rsidR="00DC6760">
        <w:rPr>
          <w:sz w:val="16"/>
          <w:szCs w:val="18"/>
        </w:rPr>
        <w:fldChar w:fldCharType="separate"/>
      </w:r>
      <w:r w:rsidRPr="00A71A62" w:rsidR="00B2048E">
        <w:rPr>
          <w:sz w:val="16"/>
          <w:szCs w:val="18"/>
        </w:rPr>
        <w:fldChar w:fldCharType="end"/>
      </w:r>
      <w:r w:rsidRPr="00A71A62" w:rsidR="00B2048E">
        <w:rPr>
          <w:sz w:val="16"/>
          <w:szCs w:val="18"/>
        </w:rPr>
        <w:t xml:space="preserve"> Egyéb:  </w:t>
      </w:r>
      <w:r w:rsidRPr="00A71A62" w:rsidR="00E95D8D">
        <w:rPr>
          <w:color w:val="0000FF"/>
          <w:sz w:val="24"/>
          <w:szCs w:val="28"/>
        </w:rPr>
        <w:t>{</w:t>
      </w:r>
      <w:r w:rsidRPr="00A71A62" w:rsidR="00E95D8D">
        <w:rPr>
          <w:color w:val="0000FF"/>
          <w:sz w:val="2"/>
          <w:szCs w:val="2"/>
        </w:rPr>
        <w:t>d.Project.Mt</w:t>
      </w:r>
      <w:r w:rsidRPr="00A71A62" w:rsidR="00E95D8D">
        <w:rPr>
          <w:color w:val="0000FF"/>
          <w:sz w:val="24"/>
          <w:szCs w:val="28"/>
        </w:rPr>
        <w:t>}</w:t>
      </w:r>
    </w:p>
    <w:p w:rsidR="002E77BC" w:rsidRPr="00A71A62"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Pr="00A71A62" w:rsidR="0021134F">
        <w:rPr>
          <w:bCs/>
          <w:color w:val="0000FF"/>
          <w:sz w:val="22"/>
          <w:szCs w:val="26"/>
        </w:rPr>
        <w:t>{</w:t>
      </w:r>
      <w:r w:rsidRPr="00A71A62" w:rsidR="0021134F">
        <w:rPr>
          <w:rFonts w:eastAsia="Arial"/>
          <w:bCs/>
          <w:color w:val="0000FF"/>
          <w:sz w:val="2"/>
          <w:szCs w:val="2"/>
        </w:rPr>
        <w:t>d.Project. Fha</w:t>
      </w:r>
      <w:r w:rsidRPr="00A71A62" w:rsidR="0021134F">
        <w:rPr>
          <w:bCs/>
          <w:color w:val="0000FF"/>
          <w:sz w:val="22"/>
          <w:szCs w:val="26"/>
        </w:rPr>
        <w:t>}</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860"/>
        <w:gridCol w:w="2389"/>
        <w:gridCol w:w="2390"/>
      </w:tblGrid>
      <w:tr>
        <w:tblPrEx>
          <w:tblW w:w="9639" w:type="dxa"/>
          <w:tblInd w:w="70" w:type="dxa"/>
          <w:tblLayout w:type="fixed"/>
          <w:tblLook w:val="0000"/>
        </w:tblPrEx>
        <w:trPr>
          <w:trHeight w:val="377"/>
        </w:trPr>
        <w:tc>
          <w:tcPr>
            <w:tcW w:w="4860" w:type="dxa"/>
            <w:shd w:val="clear" w:color="auto" w:fill="E6E6E6"/>
            <w:vAlign w:val="center"/>
          </w:tcPr>
          <w:p w:rsidR="002E77BC" w:rsidRPr="00A71A62">
            <w:pPr>
              <w:ind w:right="125"/>
              <w:rPr>
                <w:sz w:val="16"/>
                <w:szCs w:val="18"/>
              </w:rPr>
            </w:pPr>
            <w:r w:rsidRPr="00A71A62">
              <w:rPr>
                <w:sz w:val="16"/>
                <w:szCs w:val="18"/>
              </w:rPr>
              <w:t>Felhasználási hely megnevezése:</w:t>
            </w:r>
          </w:p>
        </w:tc>
        <w:tc>
          <w:tcPr>
            <w:tcW w:w="4779" w:type="dxa"/>
            <w:gridSpan w:val="2"/>
            <w:vAlign w:val="center"/>
          </w:tcPr>
          <w:p w:rsidR="002E77BC" w:rsidRPr="00A71A62">
            <w:pPr>
              <w:rPr>
                <w:sz w:val="16"/>
                <w:szCs w:val="18"/>
              </w:rPr>
            </w:pPr>
            <w:r w:rsidRPr="00A71A62">
              <w:rPr>
                <w:color w:val="0000FF"/>
                <w:sz w:val="24"/>
                <w:szCs w:val="28"/>
              </w:rPr>
              <w:t>{</w:t>
            </w:r>
            <w:r w:rsidRPr="00A71A62">
              <w:rPr>
                <w:color w:val="0000FF"/>
                <w:sz w:val="2"/>
                <w:szCs w:val="2"/>
              </w:rPr>
              <w:t>d.Project.Nev</w:t>
            </w:r>
            <w:r w:rsidRPr="00A71A62">
              <w:rPr>
                <w:color w:val="0000FF"/>
                <w:sz w:val="24"/>
                <w:szCs w:val="2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címe*:</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FelhasznalasiCim</w:t>
            </w:r>
            <w:r w:rsidRPr="00A71A62">
              <w:rPr>
                <w:color w:val="0000FF"/>
                <w:sz w:val="18"/>
              </w:rPr>
              <w:t>}</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használó</w:t>
            </w:r>
          </w:p>
        </w:tc>
      </w:tr>
      <w:tr>
        <w:tblPrEx>
          <w:tblW w:w="9639" w:type="dxa"/>
          <w:tblInd w:w="70" w:type="dxa"/>
          <w:tblLayout w:type="fixed"/>
          <w:tblLook w:val="0000"/>
        </w:tblPrEx>
        <w:trPr>
          <w:trHeight w:val="354"/>
        </w:trPr>
        <w:tc>
          <w:tcPr>
            <w:tcW w:w="4860" w:type="dxa"/>
            <w:shd w:val="clear" w:color="auto" w:fill="E6E6E6"/>
            <w:vAlign w:val="center"/>
          </w:tcPr>
          <w:p w:rsidR="002E77BC" w:rsidRPr="00A71A62">
            <w:pPr>
              <w:ind w:right="125"/>
              <w:rPr>
                <w:sz w:val="16"/>
                <w:szCs w:val="18"/>
              </w:rPr>
            </w:pPr>
            <w:r w:rsidRPr="00A71A62">
              <w:rPr>
                <w:sz w:val="16"/>
                <w:szCs w:val="18"/>
              </w:rPr>
              <w:t>Felhasználás célja:</w:t>
            </w:r>
          </w:p>
        </w:tc>
        <w:tc>
          <w:tcPr>
            <w:tcW w:w="4779" w:type="dxa"/>
            <w:gridSpan w:val="2"/>
            <w:vAlign w:val="center"/>
          </w:tcPr>
          <w:p w:rsidR="002E77BC" w:rsidRPr="00A71A62" w:rsidP="000A1488">
            <w:pPr>
              <w:rPr>
                <w:sz w:val="16"/>
                <w:szCs w:val="18"/>
              </w:rPr>
            </w:pPr>
            <w:r w:rsidRPr="000A1488">
              <w:rPr>
                <w:rFonts w:ascii="Helvetica" w:hAnsi="Helvetica" w:cs="Helvetica"/>
                <w:color w:val="0070C0"/>
                <w:sz w:val="18"/>
                <w:szCs w:val="18"/>
                <w:shd w:val="clear" w:color="auto" w:fill="F6F7F9"/>
              </w:rPr>
              <w:t>{</w:t>
            </w:r>
            <w:r w:rsidRPr="000A1488">
              <w:rPr>
                <w:rFonts w:ascii="Helvetica" w:hAnsi="Helvetica" w:cs="Helvetica"/>
                <w:color w:val="0070C0"/>
                <w:sz w:val="2"/>
                <w:szCs w:val="2"/>
                <w:shd w:val="clear" w:color="auto" w:fill="F6F7F9"/>
              </w:rPr>
              <w:t>d.Project.LakossagiFogyaszto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Lakossági                   </w:t>
            </w:r>
            <w:r w:rsidRPr="000A1488">
              <w:rPr>
                <w:color w:val="0070C0"/>
                <w:sz w:val="16"/>
                <w:szCs w:val="18"/>
              </w:rPr>
              <w:t>{</w:t>
            </w:r>
            <w:r w:rsidRPr="000A1488">
              <w:rPr>
                <w:color w:val="0070C0"/>
                <w:sz w:val="2"/>
                <w:szCs w:val="2"/>
              </w:rPr>
              <w:t>d.</w:t>
            </w:r>
            <w:r w:rsidRPr="000A1488">
              <w:rPr>
                <w:rFonts w:ascii="Helvetica" w:hAnsi="Helvetica" w:cs="Helvetica"/>
                <w:color w:val="0070C0"/>
                <w:sz w:val="2"/>
                <w:szCs w:val="2"/>
                <w:shd w:val="clear" w:color="auto" w:fill="F6F7F9"/>
              </w:rPr>
              <w:t>Project.NemLakossagiFogyaszto</w:t>
            </w:r>
            <w:r w:rsidRPr="000A1488">
              <w:rPr>
                <w:rFonts w:ascii="Helvetica" w:hAnsi="Helvetica" w:cs="Helvetica"/>
                <w:color w:val="0070C0"/>
                <w:sz w:val="18"/>
                <w:szCs w:val="18"/>
                <w:shd w:val="clear" w:color="auto" w:fill="F6F7F9"/>
              </w:rPr>
              <w:t>}</w:t>
            </w:r>
            <w:r w:rsidRPr="00A71A62" w:rsidR="00B2048E">
              <w:rPr>
                <w:sz w:val="16"/>
                <w:szCs w:val="18"/>
              </w:rPr>
              <w:t xml:space="preserve">  Nem lakossági</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pPr>
              <w:rPr>
                <w:sz w:val="16"/>
                <w:szCs w:val="18"/>
              </w:rPr>
            </w:pPr>
          </w:p>
        </w:tc>
      </w:tr>
      <w:tr w:rsidTr="0035381F">
        <w:tblPrEx>
          <w:tblW w:w="9639" w:type="dxa"/>
          <w:tblInd w:w="70" w:type="dxa"/>
          <w:tblLayout w:type="fixed"/>
          <w:tblLook w:val="0000"/>
        </w:tblPrEx>
        <w:trPr>
          <w:trHeight w:hRule="exact" w:val="397"/>
        </w:trPr>
        <w:tc>
          <w:tcPr>
            <w:tcW w:w="4860" w:type="dxa"/>
            <w:shd w:val="clear" w:color="auto" w:fill="E6E6E6"/>
            <w:vAlign w:val="center"/>
          </w:tcPr>
          <w:p w:rsidR="002E77BC" w:rsidRPr="00A71A62">
            <w:pPr>
              <w:ind w:right="125"/>
              <w:rPr>
                <w:sz w:val="16"/>
                <w:szCs w:val="18"/>
              </w:rPr>
            </w:pPr>
            <w:r w:rsidRPr="00A71A62">
              <w:rPr>
                <w:sz w:val="16"/>
                <w:szCs w:val="18"/>
              </w:rPr>
              <w:t>Mérési pont azonosító (POD) vezérelt:</w:t>
            </w:r>
          </w:p>
        </w:tc>
        <w:tc>
          <w:tcPr>
            <w:tcW w:w="4779" w:type="dxa"/>
            <w:gridSpan w:val="2"/>
            <w:vAlign w:val="center"/>
          </w:tcPr>
          <w:p w:rsidR="002E77BC" w:rsidRPr="00A71A62">
            <w:pPr>
              <w:rPr>
                <w:sz w:val="16"/>
                <w:szCs w:val="18"/>
              </w:rPr>
            </w:pPr>
          </w:p>
        </w:tc>
      </w:tr>
      <w:tr>
        <w:tblPrEx>
          <w:tblW w:w="9639" w:type="dxa"/>
          <w:tblInd w:w="70" w:type="dxa"/>
          <w:tblLayout w:type="fixed"/>
          <w:tblLook w:val="0000"/>
        </w:tblPrEx>
        <w:trPr>
          <w:trHeight w:hRule="exact" w:val="625"/>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Mogysz</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pPr>
              <w:rPr>
                <w:sz w:val="16"/>
                <w:szCs w:val="18"/>
              </w:rPr>
            </w:pPr>
            <w:r w:rsidRPr="00A71A62">
              <w:rPr>
                <w:color w:val="0000FF"/>
                <w:sz w:val="18"/>
              </w:rPr>
              <w:t>{</w:t>
            </w:r>
            <w:r w:rsidRPr="00A71A62">
              <w:rPr>
                <w:color w:val="0000FF"/>
                <w:sz w:val="2"/>
                <w:szCs w:val="2"/>
              </w:rPr>
              <w:t>d.Project. Mgyszv</w:t>
            </w:r>
            <w:r w:rsidRPr="00A71A62">
              <w:rPr>
                <w:color w:val="0000FF"/>
                <w:sz w:val="18"/>
              </w:rPr>
              <w:t>}</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minden napszaki</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tblPrEx>
          <w:tblW w:w="9639" w:type="dxa"/>
          <w:tblInd w:w="70" w:type="dxa"/>
          <w:tblLayout w:type="fixed"/>
          <w:tblLook w:val="0000"/>
        </w:tblPrEx>
        <w:trPr>
          <w:trHeight w:val="270"/>
        </w:trPr>
        <w:tc>
          <w:tcPr>
            <w:tcW w:w="4860" w:type="dxa"/>
            <w:shd w:val="clear" w:color="auto" w:fill="E6E6E6"/>
            <w:vAlign w:val="center"/>
          </w:tcPr>
          <w:p w:rsidR="002E77BC" w:rsidRPr="00A71A62">
            <w:pPr>
              <w:ind w:right="125"/>
              <w:rPr>
                <w:sz w:val="16"/>
                <w:szCs w:val="18"/>
              </w:rPr>
            </w:pPr>
            <w:r w:rsidRPr="00A71A62">
              <w:rPr>
                <w:sz w:val="16"/>
                <w:szCs w:val="18"/>
              </w:rPr>
              <w:t>Profilos felhasználás esetén vezérelt</w:t>
            </w:r>
          </w:p>
          <w:p w:rsidR="002E77BC" w:rsidRPr="00A71A62">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pPr>
              <w:rPr>
                <w:sz w:val="16"/>
                <w:szCs w:val="18"/>
              </w:rPr>
            </w:pPr>
            <w:r w:rsidRPr="00A71A62">
              <w:rPr>
                <w:sz w:val="16"/>
                <w:szCs w:val="18"/>
              </w:rPr>
              <w:t>_______________     kWh</w:t>
            </w:r>
          </w:p>
        </w:tc>
      </w:tr>
      <w:tr w:rsidTr="00B2048E">
        <w:tblPrEx>
          <w:tblW w:w="9639" w:type="dxa"/>
          <w:tblInd w:w="70" w:type="dxa"/>
          <w:tblLayout w:type="fixed"/>
          <w:tblLook w:val="0000"/>
        </w:tblPrEx>
        <w:trPr>
          <w:trHeight w:val="397"/>
        </w:trPr>
        <w:tc>
          <w:tcPr>
            <w:tcW w:w="4860" w:type="dxa"/>
            <w:shd w:val="clear" w:color="auto" w:fill="E6E6E6"/>
            <w:vAlign w:val="center"/>
          </w:tcPr>
          <w:p w:rsidR="00E52540" w:rsidRPr="00A71A62"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Tr="0035381F">
        <w:tblPrEx>
          <w:tblW w:w="9639" w:type="dxa"/>
          <w:tblInd w:w="70" w:type="dxa"/>
          <w:tblLayout w:type="fixed"/>
          <w:tblLook w:val="0000"/>
        </w:tblPrEx>
        <w:trPr>
          <w:trHeight w:val="397"/>
        </w:trPr>
        <w:tc>
          <w:tcPr>
            <w:tcW w:w="4860" w:type="dxa"/>
            <w:shd w:val="clear" w:color="auto" w:fill="E6E6E6"/>
            <w:vAlign w:val="center"/>
          </w:tcPr>
          <w:p w:rsidR="002E77BC" w:rsidRPr="00A71A62">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pPr>
              <w:rPr>
                <w:sz w:val="16"/>
                <w:szCs w:val="18"/>
              </w:rPr>
            </w:pPr>
            <w:r w:rsidRPr="00A71A62">
              <w:rPr>
                <w:sz w:val="16"/>
                <w:szCs w:val="18"/>
              </w:rPr>
              <w:t>Lakás</w:t>
            </w:r>
          </w:p>
        </w:tc>
      </w:tr>
    </w:tbl>
    <w:p w:rsidR="002E77BC" w:rsidRPr="00A71A62">
      <w:pPr>
        <w:outlineLvl w:val="3"/>
        <w:rPr>
          <w:sz w:val="16"/>
          <w:szCs w:val="18"/>
        </w:rPr>
      </w:pPr>
      <w:r w:rsidRPr="00A71A62">
        <w:rPr>
          <w:sz w:val="16"/>
          <w:szCs w:val="18"/>
        </w:rPr>
        <w:t xml:space="preserve">A *-gal jelölt adatok megadása kötelező. </w:t>
      </w:r>
    </w:p>
    <w:p w:rsidR="002E77BC" w:rsidRPr="00A71A62" w:rsidP="00265436">
      <w:pPr>
        <w:keepNext/>
        <w:outlineLvl w:val="3"/>
        <w:rPr>
          <w:sz w:val="16"/>
          <w:szCs w:val="18"/>
        </w:rPr>
      </w:pPr>
      <w:r w:rsidRPr="00A71A62">
        <w:rPr>
          <w:sz w:val="16"/>
          <w:szCs w:val="18"/>
        </w:rPr>
        <w:t>**: A használat jogcímét igazoló okiratot kérjük bemutatni.</w:t>
      </w:r>
    </w:p>
    <w:p w:rsidR="002E77BC" w:rsidRPr="00A71A62" w:rsidP="0027691C">
      <w:pPr>
        <w:rPr>
          <w:sz w:val="18"/>
        </w:rPr>
      </w:pPr>
      <w:r w:rsidRPr="00A71A62">
        <w:rPr>
          <w:sz w:val="16"/>
          <w:szCs w:val="18"/>
        </w:rPr>
        <w:t xml:space="preserve">***: </w:t>
      </w:r>
      <w:r w:rsidRPr="00A71A62" w:rsidR="00121FB0">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Pr="00A71A62" w:rsidR="00121FB0">
        <w:rPr>
          <w:sz w:val="16"/>
          <w:szCs w:val="18"/>
        </w:rPr>
        <w:t>kötelező megadni</w:t>
      </w:r>
      <w:r w:rsidRPr="00A71A62">
        <w:rPr>
          <w:sz w:val="16"/>
          <w:szCs w:val="18"/>
        </w:rPr>
        <w:t xml:space="preserve">.  </w:t>
      </w:r>
      <w:r w:rsidRPr="00A71A62">
        <w:rPr>
          <w:sz w:val="18"/>
        </w:rPr>
        <w:t>Mérés nélküli</w:t>
      </w:r>
      <w:r w:rsidRPr="00A71A62" w:rsidR="00405321">
        <w:rPr>
          <w:sz w:val="18"/>
        </w:rPr>
        <w:t xml:space="preserve"> elszámolásra vonatkozó adatok:</w:t>
      </w:r>
    </w:p>
    <w:p w:rsidR="00405321" w:rsidRPr="00A71A62" w:rsidP="0027691C">
      <w:pPr>
        <w:rPr>
          <w:sz w:val="16"/>
          <w:szCs w:val="18"/>
        </w:rPr>
      </w:pPr>
      <w:r w:rsidRPr="00A71A62">
        <w:rPr>
          <w:sz w:val="16"/>
          <w:szCs w:val="18"/>
        </w:rPr>
        <w:t xml:space="preserve">(Pl. </w:t>
      </w:r>
      <w:r w:rsidRPr="00A71A62" w:rsidR="002E77BC">
        <w:rPr>
          <w:sz w:val="16"/>
          <w:szCs w:val="18"/>
        </w:rPr>
        <w:t>Reklámtábla, parkoló automata, telefonfülke, kábeltévé erősítő, forgalomirányító berendezés</w:t>
      </w:r>
      <w:r w:rsidRPr="00A71A62">
        <w:rPr>
          <w:sz w:val="16"/>
          <w:szCs w:val="18"/>
        </w:rPr>
        <w:t>, térfigyelő kamera esetén.)</w:t>
      </w:r>
    </w:p>
    <w:p w:rsidR="00405321"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0D3B22" w:rsidRPr="00A71A62" w:rsidP="0027691C">
      <w:pPr>
        <w:rPr>
          <w:sz w:val="16"/>
          <w:szCs w:val="18"/>
        </w:rPr>
      </w:pPr>
    </w:p>
    <w:p w:rsidR="0021134F" w:rsidRPr="00A71A62" w:rsidP="0027691C">
      <w:pPr>
        <w:rPr>
          <w:sz w:val="16"/>
          <w:szCs w:val="18"/>
        </w:rPr>
      </w:pPr>
    </w:p>
    <w:p w:rsidR="0021134F" w:rsidRPr="00A71A62" w:rsidP="0027691C">
      <w:pPr>
        <w:rPr>
          <w:sz w:val="16"/>
          <w:szCs w:val="18"/>
        </w:rPr>
      </w:pPr>
    </w:p>
    <w:p w:rsidR="00405321" w:rsidRPr="00A71A62" w:rsidP="0027691C">
      <w:pPr>
        <w:rPr>
          <w:sz w:val="16"/>
          <w:szCs w:val="18"/>
        </w:rPr>
      </w:pPr>
      <w:r w:rsidRPr="00A71A62">
        <w:rPr>
          <w:sz w:val="16"/>
          <w:szCs w:val="18"/>
        </w:rPr>
        <w:t>Villamos-energia f</w:t>
      </w:r>
      <w:r w:rsidRPr="00A71A62" w:rsidR="002E77BC">
        <w:rPr>
          <w:sz w:val="16"/>
          <w:szCs w:val="18"/>
        </w:rPr>
        <w:t xml:space="preserve">elhasználás </w:t>
      </w:r>
      <w:r w:rsidRPr="00A71A62">
        <w:rPr>
          <w:sz w:val="16"/>
          <w:szCs w:val="18"/>
        </w:rPr>
        <w:t xml:space="preserve">számításához az üzemidő </w:t>
      </w:r>
      <w:r w:rsidRPr="00A71A62" w:rsidR="002E77BC">
        <w:rPr>
          <w:sz w:val="16"/>
          <w:szCs w:val="18"/>
        </w:rPr>
        <w:t>meghatározásá</w:t>
      </w:r>
      <w:r w:rsidRPr="00A71A62">
        <w:rPr>
          <w:sz w:val="16"/>
          <w:szCs w:val="18"/>
        </w:rPr>
        <w:t xml:space="preserve">nak </w:t>
      </w:r>
      <w:r w:rsidRPr="00A71A62" w:rsidR="002E77BC">
        <w:rPr>
          <w:sz w:val="16"/>
          <w:szCs w:val="18"/>
        </w:rPr>
        <w:t>alapja</w:t>
      </w:r>
      <w:r w:rsidRPr="00A71A62">
        <w:rPr>
          <w:sz w:val="16"/>
          <w:szCs w:val="18"/>
        </w:rPr>
        <w:t>:</w:t>
      </w:r>
    </w:p>
    <w:p w:rsidR="002E77BC" w:rsidRPr="00A71A62" w:rsidP="0027691C">
      <w:pPr>
        <w:rPr>
          <w:sz w:val="16"/>
          <w:szCs w:val="18"/>
        </w:rPr>
      </w:pPr>
      <w:r w:rsidRPr="00A71A62">
        <w:rPr>
          <w:sz w:val="16"/>
          <w:szCs w:val="18"/>
        </w:rPr>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Közvilágítási naptár</w:t>
      </w:r>
      <w:r w:rsidRPr="00A71A62" w:rsidR="00093518">
        <w:rPr>
          <w:sz w:val="16"/>
          <w:szCs w:val="18"/>
        </w:rPr>
        <w:t xml:space="preserve"> </w:t>
      </w:r>
      <w:r w:rsidRPr="00A71A62">
        <w:rPr>
          <w:sz w:val="16"/>
          <w:szCs w:val="18"/>
        </w:rPr>
        <w:t xml:space="preserve">  </w:t>
      </w:r>
      <w:r w:rsidRPr="00A71A62" w:rsidR="00405321">
        <w:rPr>
          <w:sz w:val="16"/>
          <w:szCs w:val="18"/>
        </w:rPr>
        <w:tab/>
      </w:r>
      <w:r w:rsidRPr="00A71A62" w:rsidR="00405321">
        <w:rPr>
          <w:sz w:val="16"/>
          <w:szCs w:val="18"/>
        </w:rPr>
        <w:fldChar w:fldCharType="begin">
          <w:ffData>
            <w:name w:val="Jelölő16"/>
            <w:enabled/>
            <w:calcOnExit w:val="0"/>
            <w:checkBox>
              <w:sizeAuto/>
              <w:default w:val="0"/>
            </w:checkBox>
          </w:ffData>
        </w:fldChar>
      </w:r>
      <w:r w:rsidRPr="00A71A62" w:rsidR="00405321">
        <w:rPr>
          <w:sz w:val="16"/>
          <w:szCs w:val="18"/>
        </w:rPr>
        <w:instrText xml:space="preserve"> FORMCHECKBOX </w:instrText>
      </w:r>
      <w:r w:rsidR="00DC6760">
        <w:rPr>
          <w:sz w:val="16"/>
          <w:szCs w:val="18"/>
        </w:rPr>
        <w:fldChar w:fldCharType="separate"/>
      </w:r>
      <w:r w:rsidRPr="00A71A62" w:rsidR="00405321">
        <w:rPr>
          <w:sz w:val="16"/>
          <w:szCs w:val="18"/>
        </w:rPr>
        <w:fldChar w:fldCharType="end"/>
      </w:r>
      <w:r w:rsidRPr="00A71A62" w:rsidR="00405321">
        <w:rPr>
          <w:sz w:val="16"/>
          <w:szCs w:val="18"/>
        </w:rPr>
        <w:t xml:space="preserve">   Egész napos, évi 8760 óra</w:t>
      </w:r>
      <w:r w:rsidRPr="00A71A62" w:rsidR="00405321">
        <w:rPr>
          <w:sz w:val="16"/>
          <w:szCs w:val="18"/>
        </w:rPr>
        <w:tab/>
      </w:r>
      <w:r w:rsidRPr="00A71A62" w:rsidR="00405321">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Napi üzemóra: …………</w:t>
      </w:r>
      <w:r w:rsidRPr="00A71A62" w:rsidR="00405321">
        <w:rPr>
          <w:sz w:val="16"/>
          <w:szCs w:val="18"/>
        </w:rPr>
        <w:t xml:space="preserve"> óra</w:t>
      </w:r>
    </w:p>
    <w:p w:rsidR="002E77BC" w:rsidRPr="00A71A62" w:rsidP="00FE5B0A">
      <w:pPr>
        <w:jc w:val="both"/>
        <w:rPr>
          <w:sz w:val="16"/>
          <w:szCs w:val="18"/>
        </w:rPr>
      </w:pPr>
    </w:p>
    <w:p w:rsidR="00405321" w:rsidRPr="00A71A62" w:rsidP="00FE5B0A">
      <w:pPr>
        <w:jc w:val="both"/>
        <w:rPr>
          <w:sz w:val="16"/>
          <w:szCs w:val="18"/>
        </w:rPr>
      </w:pPr>
      <w:r w:rsidRPr="00A71A62">
        <w:rPr>
          <w:sz w:val="16"/>
          <w:szCs w:val="18"/>
        </w:rPr>
        <w:t>Figyelembe vett teljesítmény:</w:t>
      </w:r>
    </w:p>
    <w:p w:rsidR="00093518" w:rsidRPr="00A71A62"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Első túláram</w:t>
      </w:r>
      <w:r w:rsidRPr="00A71A62" w:rsidR="007170ED">
        <w:rPr>
          <w:bCs/>
          <w:sz w:val="16"/>
          <w:szCs w:val="18"/>
        </w:rPr>
        <w:t xml:space="preserve"> </w:t>
      </w:r>
      <w:r w:rsidRPr="00A71A62">
        <w:rPr>
          <w:bCs/>
          <w:sz w:val="16"/>
          <w:szCs w:val="18"/>
        </w:rPr>
        <w:t>védelmi eszköz névleges árama</w:t>
      </w:r>
      <w:r w:rsidRPr="00A71A62" w:rsidR="00405321">
        <w:rPr>
          <w:bCs/>
          <w:sz w:val="16"/>
          <w:szCs w:val="18"/>
        </w:rPr>
        <w:t xml:space="preserve"> a 3.3. pont szerint, vagy</w:t>
      </w:r>
    </w:p>
    <w:p w:rsidR="00093518" w:rsidRPr="00A71A62"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Pr="00A71A62" w:rsidR="00823DFF">
        <w:rPr>
          <w:bCs/>
          <w:sz w:val="16"/>
          <w:szCs w:val="18"/>
        </w:rPr>
        <w:t xml:space="preserve">az </w:t>
      </w:r>
      <w:r w:rsidRPr="00A71A62" w:rsidR="00823DFF">
        <w:rPr>
          <w:bCs/>
          <w:color w:val="212100"/>
          <w:sz w:val="16"/>
          <w:szCs w:val="18"/>
        </w:rPr>
        <w:t>elosztóval történt megállapodás</w:t>
      </w:r>
      <w:r w:rsidRPr="00A71A62">
        <w:rPr>
          <w:bCs/>
          <w:sz w:val="16"/>
          <w:szCs w:val="18"/>
        </w:rPr>
        <w:t>* alapján:</w:t>
      </w:r>
      <w:r w:rsidRPr="00A71A62" w:rsidR="00823DFF">
        <w:rPr>
          <w:bCs/>
          <w:sz w:val="16"/>
          <w:szCs w:val="18"/>
        </w:rPr>
        <w:t xml:space="preserve">  </w:t>
      </w:r>
      <w:r w:rsidRPr="00A71A62">
        <w:rPr>
          <w:bCs/>
          <w:sz w:val="16"/>
          <w:szCs w:val="18"/>
        </w:rPr>
        <w:t>………………..  kW</w:t>
      </w:r>
    </w:p>
    <w:p w:rsidR="002E77BC" w:rsidRPr="00A71A62" w:rsidP="00FE5B0A">
      <w:pPr>
        <w:keepNext/>
        <w:spacing w:before="60" w:after="60"/>
        <w:jc w:val="both"/>
        <w:outlineLvl w:val="2"/>
        <w:rPr>
          <w:bCs/>
          <w:color w:val="212100"/>
          <w:sz w:val="16"/>
          <w:szCs w:val="18"/>
        </w:rPr>
      </w:pPr>
      <w:r w:rsidRPr="00A71A62">
        <w:rPr>
          <w:bCs/>
          <w:color w:val="212100"/>
          <w:sz w:val="16"/>
          <w:szCs w:val="18"/>
        </w:rPr>
        <w:t>* A</w:t>
      </w:r>
      <w:r w:rsidRPr="00A71A62" w:rsidR="00823DFF">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P="0027691C">
      <w:pPr>
        <w:rPr>
          <w:sz w:val="22"/>
          <w:szCs w:val="24"/>
        </w:rPr>
      </w:pPr>
    </w:p>
    <w:p w:rsidR="002E77BC" w:rsidRPr="00A71A62"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DC6760">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P="00577E0E">
      <w:pPr>
        <w:keepNext/>
        <w:numPr>
          <w:ilvl w:val="1"/>
          <w:numId w:val="8"/>
        </w:numPr>
        <w:spacing w:before="120" w:after="60"/>
        <w:ind w:left="357" w:hanging="357"/>
        <w:outlineLvl w:val="2"/>
        <w:rPr>
          <w:bCs/>
          <w:i/>
          <w:sz w:val="16"/>
          <w:szCs w:val="18"/>
        </w:rPr>
      </w:pPr>
      <w:r w:rsidRPr="00A71A62">
        <w:rPr>
          <w:bCs/>
          <w:i/>
          <w:sz w:val="16"/>
          <w:szCs w:val="18"/>
        </w:rPr>
        <w:t>Igény</w:t>
      </w:r>
      <w:r w:rsidRPr="00A71A62" w:rsidR="00517DE7">
        <w:rPr>
          <w:bCs/>
          <w:i/>
          <w:sz w:val="16"/>
          <w:szCs w:val="18"/>
        </w:rPr>
        <w:t>el</w:t>
      </w:r>
      <w:r w:rsidRPr="00A71A62" w:rsidR="00482759">
        <w:rPr>
          <w:bCs/>
          <w:i/>
          <w:sz w:val="16"/>
          <w:szCs w:val="18"/>
        </w:rPr>
        <w:t xml:space="preserve">t </w:t>
      </w:r>
      <w:r w:rsidRPr="00A71A62">
        <w:rPr>
          <w:bCs/>
          <w:i/>
          <w:sz w:val="16"/>
          <w:szCs w:val="18"/>
        </w:rPr>
        <w:t>teljesítmény:</w:t>
      </w:r>
    </w:p>
    <w:p w:rsidR="00823DFF" w:rsidRPr="00A71A62" w:rsidP="0027691C">
      <w:pPr>
        <w:rPr>
          <w:sz w:val="16"/>
          <w:szCs w:val="18"/>
        </w:rPr>
      </w:pPr>
      <w:r w:rsidRPr="00A71A62">
        <w:rPr>
          <w:sz w:val="16"/>
          <w:szCs w:val="18"/>
        </w:rPr>
        <w:t>Profil alapú elszámolás esetén</w:t>
      </w:r>
      <w:r w:rsidRPr="00A71A62" w:rsidR="00D748DC">
        <w:rPr>
          <w:sz w:val="16"/>
          <w:szCs w:val="18"/>
        </w:rPr>
        <w:t xml:space="preserve"> (legfeljebb 3 x 80 Amper)</w:t>
      </w:r>
      <w:r w:rsidRPr="00A71A62">
        <w:rPr>
          <w:sz w:val="16"/>
          <w:szCs w:val="18"/>
        </w:rPr>
        <w:t>:</w:t>
      </w:r>
    </w:p>
    <w:p w:rsidR="002E77BC" w:rsidRPr="00A71A62">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6662"/>
      </w:tblGrid>
      <w:tr w:rsidTr="0027691C">
        <w:tblPrEx>
          <w:tblW w:w="9639" w:type="dxa"/>
          <w:tblInd w:w="70" w:type="dxa"/>
          <w:tblLayout w:type="fixed"/>
          <w:tblLook w:val="0000"/>
        </w:tblPrEx>
        <w:trPr>
          <w:trHeight w:val="766"/>
        </w:trPr>
        <w:tc>
          <w:tcPr>
            <w:tcW w:w="2977" w:type="dxa"/>
            <w:shd w:val="clear" w:color="auto" w:fill="E6E6E6"/>
          </w:tcPr>
          <w:p w:rsidR="00823DFF" w:rsidRPr="00A71A62" w:rsidP="0027691C">
            <w:pPr>
              <w:keepNext/>
              <w:outlineLvl w:val="3"/>
              <w:rPr>
                <w:sz w:val="16"/>
                <w:szCs w:val="18"/>
              </w:rPr>
            </w:pPr>
          </w:p>
          <w:p w:rsidR="00482759" w:rsidRPr="00A71A62">
            <w:pPr>
              <w:keepNext/>
              <w:outlineLvl w:val="3"/>
              <w:rPr>
                <w:sz w:val="16"/>
                <w:szCs w:val="18"/>
              </w:rPr>
            </w:pPr>
            <w:r w:rsidRPr="00A71A62">
              <w:rPr>
                <w:sz w:val="16"/>
                <w:szCs w:val="18"/>
              </w:rPr>
              <w:t>Mindennapszaki*:</w:t>
            </w:r>
          </w:p>
          <w:p w:rsidR="00482759" w:rsidRPr="00A71A62">
            <w:pPr>
              <w:keepNext/>
              <w:outlineLvl w:val="3"/>
              <w:rPr>
                <w:sz w:val="16"/>
                <w:szCs w:val="18"/>
              </w:rPr>
            </w:pPr>
          </w:p>
          <w:p w:rsidR="002E77BC" w:rsidRPr="00A71A62" w:rsidP="0027691C">
            <w:pPr>
              <w:keepNext/>
              <w:outlineLvl w:val="3"/>
              <w:rPr>
                <w:sz w:val="16"/>
                <w:szCs w:val="18"/>
              </w:rPr>
            </w:pPr>
            <w:r w:rsidRPr="00A71A62">
              <w:rPr>
                <w:sz w:val="16"/>
                <w:szCs w:val="18"/>
              </w:rPr>
              <w:t>Vezérelt:</w:t>
            </w:r>
          </w:p>
          <w:p w:rsidR="00FE5C89" w:rsidRPr="00A71A62" w:rsidP="0027691C">
            <w:pPr>
              <w:keepNext/>
              <w:outlineLvl w:val="3"/>
              <w:rPr>
                <w:sz w:val="16"/>
                <w:szCs w:val="18"/>
              </w:rPr>
            </w:pPr>
            <w:r w:rsidRPr="00A71A62">
              <w:rPr>
                <w:sz w:val="16"/>
                <w:szCs w:val="18"/>
              </w:rPr>
              <w:br/>
              <w:t>„H” tarifa:</w:t>
            </w:r>
          </w:p>
        </w:tc>
        <w:tc>
          <w:tcPr>
            <w:tcW w:w="6662" w:type="dxa"/>
          </w:tcPr>
          <w:p w:rsidR="002E77BC" w:rsidRPr="00A71A62" w:rsidP="0027691C">
            <w:pPr>
              <w:spacing w:before="120"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d.Project.Iml1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d.Project.Iml2</w:t>
            </w:r>
            <w:r w:rsidRPr="00A71A62" w:rsidR="00D94701">
              <w:rPr>
                <w:color w:val="0000FF"/>
                <w:sz w:val="22"/>
                <w:szCs w:val="24"/>
              </w:rPr>
              <w:t>}__</w:t>
            </w:r>
            <w:r w:rsidRPr="00A71A62">
              <w:rPr>
                <w:sz w:val="16"/>
                <w:szCs w:val="18"/>
              </w:rPr>
              <w:t xml:space="preserve"> A; L3: </w:t>
            </w:r>
            <w:r w:rsidRPr="00A71A62" w:rsidR="00D94701">
              <w:rPr>
                <w:color w:val="0000FF"/>
                <w:sz w:val="22"/>
                <w:szCs w:val="24"/>
              </w:rPr>
              <w:t>{</w:t>
            </w:r>
            <w:r w:rsidRPr="00A71A62" w:rsidR="00D94701">
              <w:rPr>
                <w:color w:val="0000FF"/>
                <w:sz w:val="2"/>
                <w:szCs w:val="2"/>
              </w:rPr>
              <w:t>d.Project.Iml3</w:t>
            </w:r>
            <w:r w:rsidRPr="00A71A62" w:rsidR="00D94701">
              <w:rPr>
                <w:color w:val="0000FF"/>
                <w:sz w:val="22"/>
                <w:szCs w:val="24"/>
              </w:rPr>
              <w:t>}__</w:t>
            </w:r>
            <w:r w:rsidRPr="00A71A62">
              <w:rPr>
                <w:sz w:val="16"/>
                <w:szCs w:val="18"/>
              </w:rPr>
              <w:t xml:space="preserve"> A; összesen: </w:t>
            </w:r>
            <w:r w:rsidRPr="00D70FBE" w:rsidR="00D70FBE">
              <w:rPr>
                <w:color w:val="0000FF"/>
                <w:sz w:val="22"/>
                <w:szCs w:val="24"/>
              </w:rPr>
              <w:t>{</w:t>
            </w:r>
            <w:r w:rsidRPr="00D70FBE" w:rsidR="00D70FBE">
              <w:rPr>
                <w:color w:val="0000FF"/>
                <w:sz w:val="2"/>
                <w:szCs w:val="2"/>
              </w:rPr>
              <w:t>d.Project.Ot</w:t>
            </w:r>
            <w:r w:rsidRPr="00D70FBE" w:rsidR="00D70FBE">
              <w:rPr>
                <w:color w:val="0000FF"/>
                <w:sz w:val="22"/>
                <w:szCs w:val="24"/>
              </w:rPr>
              <w:t>}</w:t>
            </w:r>
            <w:r w:rsidRPr="00A71A62">
              <w:rPr>
                <w:sz w:val="16"/>
                <w:szCs w:val="18"/>
              </w:rPr>
              <w:t>A</w:t>
            </w:r>
          </w:p>
          <w:p w:rsidR="00FE5C89" w:rsidRPr="00A71A62" w:rsidP="0027691C">
            <w:pPr>
              <w:spacing w:line="480" w:lineRule="auto"/>
              <w:rPr>
                <w:sz w:val="16"/>
                <w:szCs w:val="18"/>
              </w:rPr>
            </w:pPr>
            <w:r w:rsidRPr="00A71A62">
              <w:rPr>
                <w:sz w:val="16"/>
                <w:szCs w:val="18"/>
              </w:rPr>
              <w:t>_________ kW</w:t>
            </w:r>
            <w:r w:rsidRPr="00A71A62">
              <w:rPr>
                <w:sz w:val="16"/>
                <w:szCs w:val="18"/>
              </w:rPr>
              <w:tab/>
              <w:t xml:space="preserve">L1: </w:t>
            </w:r>
            <w:r w:rsidRPr="00A71A62" w:rsidR="00D94701">
              <w:rPr>
                <w:color w:val="0000FF"/>
                <w:sz w:val="22"/>
                <w:szCs w:val="24"/>
              </w:rPr>
              <w:t>{</w:t>
            </w:r>
            <w:r w:rsidRPr="00A71A62" w:rsidR="00D94701">
              <w:rPr>
                <w:color w:val="0000FF"/>
                <w:sz w:val="2"/>
                <w:szCs w:val="2"/>
              </w:rPr>
              <w:t>d.Project.Ivl1</w:t>
            </w:r>
            <w:r w:rsidRPr="00A71A62" w:rsidR="00D94701">
              <w:rPr>
                <w:color w:val="0000FF"/>
                <w:sz w:val="22"/>
                <w:szCs w:val="24"/>
              </w:rPr>
              <w:t>}__</w:t>
            </w:r>
            <w:r w:rsidRPr="00A71A62">
              <w:rPr>
                <w:sz w:val="16"/>
                <w:szCs w:val="18"/>
              </w:rPr>
              <w:t xml:space="preserve"> A; L2: </w:t>
            </w:r>
            <w:r w:rsidRPr="00A71A62" w:rsidR="00D94701">
              <w:rPr>
                <w:color w:val="0000FF"/>
                <w:sz w:val="22"/>
                <w:szCs w:val="24"/>
              </w:rPr>
              <w:t>{</w:t>
            </w:r>
            <w:r w:rsidRPr="00A71A62" w:rsidR="00D94701">
              <w:rPr>
                <w:color w:val="0000FF"/>
                <w:sz w:val="2"/>
                <w:szCs w:val="2"/>
              </w:rPr>
              <w:t>d.Project.Ivl2</w:t>
            </w:r>
            <w:r w:rsidRPr="00A71A62" w:rsidR="00D94701">
              <w:rPr>
                <w:color w:val="0000FF"/>
                <w:sz w:val="22"/>
                <w:szCs w:val="24"/>
              </w:rPr>
              <w:t>}</w:t>
            </w:r>
            <w:r w:rsidRPr="00A71A62">
              <w:rPr>
                <w:sz w:val="16"/>
                <w:szCs w:val="18"/>
              </w:rPr>
              <w:t xml:space="preserve"> </w:t>
            </w:r>
            <w:r w:rsidRPr="00A71A62" w:rsidR="00D94701">
              <w:rPr>
                <w:sz w:val="16"/>
                <w:szCs w:val="18"/>
              </w:rPr>
              <w:t>__</w:t>
            </w:r>
            <w:r w:rsidRPr="00A71A62">
              <w:rPr>
                <w:sz w:val="16"/>
                <w:szCs w:val="18"/>
              </w:rPr>
              <w:t xml:space="preserve">A; L3: </w:t>
            </w:r>
            <w:r w:rsidRPr="00A71A62" w:rsidR="00D94701">
              <w:rPr>
                <w:color w:val="0000FF"/>
                <w:sz w:val="22"/>
                <w:szCs w:val="24"/>
              </w:rPr>
              <w:t>{</w:t>
            </w:r>
            <w:r w:rsidRPr="00A71A62" w:rsidR="00D94701">
              <w:rPr>
                <w:color w:val="0000FF"/>
                <w:sz w:val="2"/>
                <w:szCs w:val="2"/>
              </w:rPr>
              <w:t>d.Project.Ivl3</w:t>
            </w:r>
            <w:r w:rsidRPr="00A71A62" w:rsidR="00D94701">
              <w:rPr>
                <w:color w:val="0000FF"/>
                <w:sz w:val="22"/>
                <w:szCs w:val="24"/>
              </w:rPr>
              <w:t>}_</w:t>
            </w:r>
            <w:r w:rsidRPr="00A71A62">
              <w:rPr>
                <w:sz w:val="16"/>
                <w:szCs w:val="18"/>
              </w:rPr>
              <w:t xml:space="preserve"> A; összesen: </w:t>
            </w:r>
            <w:r w:rsidRPr="00A71A62" w:rsidR="00D94701">
              <w:rPr>
                <w:color w:val="0000FF"/>
                <w:sz w:val="22"/>
                <w:szCs w:val="24"/>
              </w:rPr>
              <w:t>{</w:t>
            </w:r>
            <w:r w:rsidRPr="00A71A62" w:rsidR="00D94701">
              <w:rPr>
                <w:color w:val="0000FF"/>
                <w:sz w:val="2"/>
                <w:szCs w:val="2"/>
              </w:rPr>
              <w:t>d.Project. Otvez</w:t>
            </w:r>
            <w:r w:rsidRPr="00A71A62" w:rsidR="00D94701">
              <w:rPr>
                <w:color w:val="0000FF"/>
                <w:sz w:val="22"/>
                <w:szCs w:val="24"/>
              </w:rPr>
              <w:t>}</w:t>
            </w:r>
            <w:r w:rsidRPr="00A71A62">
              <w:rPr>
                <w:sz w:val="16"/>
                <w:szCs w:val="18"/>
              </w:rPr>
              <w:t xml:space="preserve"> A</w:t>
            </w:r>
          </w:p>
          <w:p w:rsidR="002E77BC" w:rsidRPr="00A71A62" w:rsidP="00342FB7">
            <w:pPr>
              <w:spacing w:line="480" w:lineRule="auto"/>
              <w:rPr>
                <w:sz w:val="16"/>
                <w:szCs w:val="18"/>
              </w:rPr>
            </w:pPr>
            <w:r w:rsidRPr="00A71A62">
              <w:rPr>
                <w:sz w:val="16"/>
                <w:szCs w:val="18"/>
              </w:rPr>
              <w:t xml:space="preserve"> </w:t>
            </w:r>
            <w:r w:rsidRPr="00A71A62" w:rsidR="00FE5C89">
              <w:rPr>
                <w:sz w:val="16"/>
                <w:szCs w:val="18"/>
              </w:rPr>
              <w:t>_________ kW</w:t>
            </w:r>
            <w:r w:rsidRPr="00A71A62" w:rsidR="00FE5C89">
              <w:rPr>
                <w:sz w:val="16"/>
                <w:szCs w:val="18"/>
              </w:rPr>
              <w:tab/>
              <w:t xml:space="preserve">L1: </w:t>
            </w:r>
            <w:r w:rsidRPr="00A71A62" w:rsidR="00FE5C89">
              <w:rPr>
                <w:color w:val="0000FF"/>
                <w:sz w:val="22"/>
                <w:szCs w:val="24"/>
              </w:rPr>
              <w:t>{</w:t>
            </w:r>
            <w:r w:rsidRPr="00A71A62" w:rsidR="00FE5C89">
              <w:rPr>
                <w:color w:val="0000FF"/>
                <w:sz w:val="2"/>
                <w:szCs w:val="24"/>
              </w:rPr>
              <w:t>d.Project.Ihl1</w:t>
            </w:r>
            <w:r w:rsidRPr="00A71A62" w:rsidR="00FE5C89">
              <w:rPr>
                <w:color w:val="0000FF"/>
                <w:sz w:val="22"/>
                <w:szCs w:val="24"/>
              </w:rPr>
              <w:t>}__</w:t>
            </w:r>
            <w:r w:rsidRPr="00A71A62" w:rsidR="00FE5C89">
              <w:rPr>
                <w:sz w:val="16"/>
                <w:szCs w:val="18"/>
              </w:rPr>
              <w:t xml:space="preserve"> A; L2: </w:t>
            </w:r>
            <w:r w:rsidRPr="00A71A62" w:rsidR="00FE5C89">
              <w:rPr>
                <w:color w:val="0000FF"/>
                <w:sz w:val="22"/>
                <w:szCs w:val="24"/>
              </w:rPr>
              <w:t>{</w:t>
            </w:r>
            <w:r w:rsidRPr="00A71A62" w:rsidR="00FE5C89">
              <w:rPr>
                <w:color w:val="0000FF"/>
                <w:sz w:val="2"/>
                <w:szCs w:val="24"/>
              </w:rPr>
              <w:t>d.Project.Ihl2</w:t>
            </w:r>
            <w:r w:rsidRPr="00A71A62" w:rsidR="00FE5C89">
              <w:rPr>
                <w:color w:val="0000FF"/>
                <w:sz w:val="22"/>
                <w:szCs w:val="24"/>
              </w:rPr>
              <w:t>}</w:t>
            </w:r>
            <w:r w:rsidRPr="00A71A62" w:rsidR="00FE5C89">
              <w:rPr>
                <w:sz w:val="16"/>
                <w:szCs w:val="18"/>
              </w:rPr>
              <w:t xml:space="preserve"> __A; L3: </w:t>
            </w:r>
            <w:r w:rsidRPr="00A71A62" w:rsidR="00FE5C89">
              <w:rPr>
                <w:color w:val="0000FF"/>
                <w:sz w:val="22"/>
                <w:szCs w:val="24"/>
              </w:rPr>
              <w:t>{</w:t>
            </w:r>
            <w:r w:rsidRPr="00A71A62" w:rsidR="00342FB7">
              <w:rPr>
                <w:color w:val="0000FF"/>
                <w:sz w:val="2"/>
                <w:szCs w:val="24"/>
              </w:rPr>
              <w:t>d.Project.Ihl3</w:t>
            </w:r>
            <w:r w:rsidRPr="00A71A62" w:rsidR="00FE5C89">
              <w:rPr>
                <w:color w:val="0000FF"/>
                <w:sz w:val="22"/>
                <w:szCs w:val="24"/>
              </w:rPr>
              <w:t>}_</w:t>
            </w:r>
            <w:r w:rsidRPr="00A71A62" w:rsidR="00FE5C89">
              <w:rPr>
                <w:sz w:val="16"/>
                <w:szCs w:val="18"/>
              </w:rPr>
              <w:t xml:space="preserve"> A; összesen: </w:t>
            </w:r>
            <w:r w:rsidRPr="00A71A62" w:rsidR="00FE5C89">
              <w:rPr>
                <w:color w:val="0000FF"/>
                <w:sz w:val="22"/>
                <w:szCs w:val="24"/>
              </w:rPr>
              <w:t>{</w:t>
            </w:r>
            <w:r w:rsidRPr="00A71A62" w:rsidR="00342FB7">
              <w:rPr>
                <w:color w:val="0000FF"/>
                <w:sz w:val="2"/>
                <w:szCs w:val="24"/>
              </w:rPr>
              <w:t>d.Project.OsszesIgenyeltHTeljesitmeny</w:t>
            </w:r>
            <w:r w:rsidRPr="00A71A62" w:rsidR="00FE5C89">
              <w:rPr>
                <w:color w:val="0000FF"/>
                <w:sz w:val="22"/>
                <w:szCs w:val="24"/>
              </w:rPr>
              <w:t>}</w:t>
            </w:r>
            <w:r w:rsidRPr="00A71A62" w:rsidR="00FE5C89">
              <w:rPr>
                <w:sz w:val="16"/>
                <w:szCs w:val="18"/>
              </w:rPr>
              <w:t xml:space="preserve"> A</w:t>
            </w:r>
          </w:p>
        </w:tc>
      </w:tr>
    </w:tbl>
    <w:p w:rsidR="00490F41" w:rsidRPr="00A71A62"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7"/>
        <w:gridCol w:w="1701"/>
        <w:gridCol w:w="4961"/>
      </w:tblGrid>
      <w:tr w:rsidTr="0027691C">
        <w:tblPrEx>
          <w:tblW w:w="9639" w:type="dxa"/>
          <w:tblInd w:w="70" w:type="dxa"/>
          <w:tblLayout w:type="fixed"/>
          <w:tblLook w:val="0000"/>
        </w:tblPrEx>
        <w:trPr>
          <w:trHeight w:val="473"/>
        </w:trPr>
        <w:tc>
          <w:tcPr>
            <w:tcW w:w="2977" w:type="dxa"/>
            <w:shd w:val="clear" w:color="auto" w:fill="E6E6E6"/>
            <w:vAlign w:val="center"/>
          </w:tcPr>
          <w:p w:rsidR="00482759" w:rsidRPr="00A71A62"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P="00286AC6">
            <w:pPr>
              <w:spacing w:line="480" w:lineRule="auto"/>
              <w:rPr>
                <w:sz w:val="16"/>
                <w:szCs w:val="18"/>
              </w:rPr>
            </w:pPr>
            <w:r w:rsidRPr="00A71A62">
              <w:rPr>
                <w:sz w:val="16"/>
                <w:szCs w:val="18"/>
              </w:rPr>
              <w:t>……………….</w:t>
            </w:r>
            <w:r w:rsidRPr="00A71A62" w:rsidR="007170ED">
              <w:rPr>
                <w:sz w:val="16"/>
                <w:szCs w:val="18"/>
              </w:rPr>
              <w:t xml:space="preserve"> </w:t>
            </w:r>
            <w:r w:rsidRPr="00A71A62">
              <w:rPr>
                <w:sz w:val="16"/>
                <w:szCs w:val="18"/>
              </w:rPr>
              <w:t>kW</w:t>
            </w:r>
            <w:r w:rsidRPr="00A71A62">
              <w:rPr>
                <w:sz w:val="16"/>
                <w:szCs w:val="18"/>
              </w:rPr>
              <w:tab/>
              <w:t>…………………   kVA          ………………..     A</w:t>
            </w:r>
          </w:p>
        </w:tc>
      </w:tr>
      <w:tr w:rsidTr="0027691C">
        <w:tblPrEx>
          <w:tblW w:w="9639" w:type="dxa"/>
          <w:tblInd w:w="70" w:type="dxa"/>
          <w:tblLayout w:type="fixed"/>
          <w:tblLook w:val="0000"/>
        </w:tblPrEx>
        <w:trPr>
          <w:trHeight w:val="472"/>
        </w:trPr>
        <w:tc>
          <w:tcPr>
            <w:tcW w:w="2977" w:type="dxa"/>
            <w:shd w:val="clear" w:color="auto" w:fill="E6E6E6"/>
            <w:vAlign w:val="center"/>
          </w:tcPr>
          <w:p w:rsidR="00482759" w:rsidRPr="00A71A62"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P="00490F41">
            <w:pPr>
              <w:spacing w:before="120" w:line="480" w:lineRule="auto"/>
              <w:rPr>
                <w:sz w:val="16"/>
                <w:szCs w:val="18"/>
              </w:rPr>
            </w:pPr>
            <w:r w:rsidRPr="00A71A62">
              <w:rPr>
                <w:sz w:val="16"/>
                <w:szCs w:val="18"/>
              </w:rPr>
              <w:t xml:space="preserve">………………. kW </w:t>
            </w:r>
          </w:p>
        </w:tc>
        <w:tc>
          <w:tcPr>
            <w:tcW w:w="4961" w:type="dxa"/>
          </w:tcPr>
          <w:p w:rsidR="00482759" w:rsidRPr="00A71A62"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P="0027691C">
      <w:pPr>
        <w:rPr>
          <w:i/>
          <w:sz w:val="8"/>
          <w:szCs w:val="10"/>
        </w:rPr>
      </w:pPr>
      <w:r w:rsidRPr="00A71A62">
        <w:rPr>
          <w:sz w:val="16"/>
          <w:szCs w:val="18"/>
        </w:rPr>
        <w:t xml:space="preserve">A *-gal jelölt adatok megadása  kötelező.  </w:t>
      </w:r>
    </w:p>
    <w:p w:rsidR="002E77BC" w:rsidRPr="00A71A62">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pPr>
        <w:rPr>
          <w:sz w:val="10"/>
          <w:szCs w:val="12"/>
        </w:rPr>
      </w:pPr>
    </w:p>
    <w:p w:rsidR="002E77BC" w:rsidRPr="00A71A62"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DC6760">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pPr>
        <w:spacing w:line="360" w:lineRule="auto"/>
        <w:rPr>
          <w:sz w:val="16"/>
          <w:szCs w:val="18"/>
        </w:rPr>
      </w:pPr>
      <w:r w:rsidRPr="00A71A62">
        <w:rPr>
          <w:sz w:val="16"/>
          <w:szCs w:val="18"/>
        </w:rPr>
        <w:t>A fogyasztásmérő állásának megállapítási módja (új bekapcsolás esetén nem töltendő!):</w:t>
      </w:r>
    </w:p>
    <w:bookmarkStart w:id="2" w:name="Jelölő14"/>
    <w:p w:rsidR="002E77BC" w:rsidRPr="00A71A62"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bookmarkEnd w:id="2"/>
      <w:r w:rsidRPr="00A71A62">
        <w:rPr>
          <w:sz w:val="16"/>
          <w:szCs w:val="18"/>
        </w:rPr>
        <w:t xml:space="preserve"> </w:t>
      </w:r>
      <w:r w:rsidRPr="00A71A62" w:rsidR="00724E96">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w:t>
      </w:r>
      <w:r w:rsidRPr="00A71A62" w:rsidR="00724E96">
        <w:rPr>
          <w:sz w:val="16"/>
          <w:szCs w:val="18"/>
        </w:rPr>
        <w:t>MVM Démász Áramhálózati Kft.</w:t>
      </w:r>
      <w:r w:rsidRPr="00A71A62">
        <w:rPr>
          <w:sz w:val="16"/>
          <w:szCs w:val="18"/>
        </w:rPr>
        <w:t xml:space="preserve"> által történt becslés; a becslés díjmentes.</w:t>
      </w:r>
    </w:p>
    <w:p w:rsidR="002E77BC" w:rsidRPr="00A71A62">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pPr>
        <w:spacing w:after="120"/>
        <w:rPr>
          <w:sz w:val="16"/>
          <w:szCs w:val="18"/>
        </w:rPr>
      </w:pPr>
      <w:r w:rsidRPr="00A71A62">
        <w:rPr>
          <w:sz w:val="16"/>
          <w:szCs w:val="18"/>
        </w:rPr>
        <w:t>Leolvasás dátuma: 20</w:t>
      </w:r>
      <w:r w:rsidRPr="00A71A62" w:rsidR="00910E50">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446"/>
        <w:gridCol w:w="2445"/>
        <w:gridCol w:w="2445"/>
        <w:gridCol w:w="2445"/>
      </w:tblGrid>
      <w:tr w:rsidTr="0027691C">
        <w:tblPrEx>
          <w:tblW w:w="9781" w:type="dxa"/>
          <w:tblInd w:w="70" w:type="dxa"/>
          <w:tblLayout w:type="fixed"/>
          <w:tblLook w:val="0000"/>
        </w:tblPrEx>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r w:rsidRPr="00A71A62">
              <w:rPr>
                <w:bCs/>
                <w:sz w:val="14"/>
                <w:szCs w:val="16"/>
              </w:rPr>
              <w:t>állása</w:t>
            </w: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r w:rsidTr="0027691C">
        <w:tblPrEx>
          <w:tblW w:w="9781" w:type="dxa"/>
          <w:tblInd w:w="70" w:type="dxa"/>
          <w:tblLayout w:type="fixed"/>
          <w:tblLook w:val="0000"/>
        </w:tblPrEx>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P="00286AC6">
            <w:pPr>
              <w:keepNext/>
              <w:tabs>
                <w:tab w:val="num" w:pos="360"/>
              </w:tabs>
              <w:spacing w:before="240" w:after="60"/>
              <w:ind w:left="357" w:hanging="357"/>
              <w:outlineLvl w:val="2"/>
              <w:rPr>
                <w:bCs/>
                <w:sz w:val="14"/>
                <w:szCs w:val="16"/>
              </w:rPr>
            </w:pPr>
          </w:p>
        </w:tc>
      </w:tr>
    </w:tbl>
    <w:p w:rsidR="002E77BC" w:rsidRPr="00A71A62"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552"/>
        <w:gridCol w:w="3240"/>
      </w:tblGrid>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kWh</w:t>
            </w:r>
          </w:p>
        </w:tc>
      </w:tr>
      <w:tr w:rsidTr="0027691C">
        <w:tblPrEx>
          <w:tblW w:w="9792" w:type="dxa"/>
          <w:tblInd w:w="108" w:type="dxa"/>
          <w:tblLook w:val="01E0"/>
        </w:tblPrEx>
        <w:tc>
          <w:tcPr>
            <w:tcW w:w="6552" w:type="dxa"/>
          </w:tcPr>
          <w:p w:rsidR="002E77BC" w:rsidRPr="00A71A62"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P="004B3476">
            <w:pPr>
              <w:tabs>
                <w:tab w:val="right" w:pos="1800"/>
                <w:tab w:val="left" w:pos="1980"/>
                <w:tab w:val="center" w:pos="4536"/>
                <w:tab w:val="right" w:pos="9072"/>
              </w:tabs>
              <w:spacing w:before="120" w:after="60"/>
              <w:jc w:val="right"/>
              <w:rPr>
                <w:sz w:val="18"/>
              </w:rPr>
            </w:pPr>
            <w:r w:rsidRPr="00A71A62">
              <w:rPr>
                <w:sz w:val="18"/>
              </w:rPr>
              <w:t>kVArh</w:t>
            </w:r>
          </w:p>
        </w:tc>
      </w:tr>
      <w:tr w:rsidTr="0027691C">
        <w:tblPrEx>
          <w:tblW w:w="9792" w:type="dxa"/>
          <w:tblInd w:w="108" w:type="dxa"/>
          <w:tblLook w:val="01E0"/>
        </w:tblPrEx>
        <w:tc>
          <w:tcPr>
            <w:tcW w:w="6552" w:type="dxa"/>
          </w:tcPr>
          <w:p w:rsidR="002E77BC" w:rsidRPr="00A71A62"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pPr>
        <w:ind w:right="23"/>
        <w:jc w:val="both"/>
        <w:rPr>
          <w:sz w:val="6"/>
          <w:szCs w:val="8"/>
        </w:rPr>
      </w:pPr>
      <w:r w:rsidRPr="00A71A62">
        <w:rPr>
          <w:sz w:val="6"/>
          <w:szCs w:val="8"/>
        </w:rPr>
        <w:br w:type="page"/>
      </w:r>
    </w:p>
    <w:p w:rsidR="002E77BC" w:rsidRPr="00A71A62">
      <w:pPr>
        <w:numPr>
          <w:ilvl w:val="0"/>
          <w:numId w:val="8"/>
        </w:numPr>
        <w:spacing w:line="312" w:lineRule="auto"/>
        <w:jc w:val="both"/>
        <w:rPr>
          <w:sz w:val="18"/>
          <w:szCs w:val="24"/>
        </w:rPr>
      </w:pPr>
      <w:r w:rsidRPr="00A71A62">
        <w:rPr>
          <w:sz w:val="18"/>
          <w:szCs w:val="24"/>
        </w:rPr>
        <w:t>Záró rendelkezések</w:t>
      </w:r>
    </w:p>
    <w:p w:rsidR="002E77BC" w:rsidRPr="00A71A62"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P="00B43D7D">
      <w:pPr>
        <w:jc w:val="both"/>
        <w:rPr>
          <w:sz w:val="18"/>
          <w:szCs w:val="24"/>
        </w:rPr>
      </w:pPr>
      <w:r w:rsidRPr="00A71A62">
        <w:rPr>
          <w:sz w:val="18"/>
          <w:szCs w:val="24"/>
        </w:rPr>
        <w:t>Rendszerhasználói leolvasás esetén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ebből eredő kárát megtéríteni, eltérés esetén korrigálásra kerül sor.</w:t>
      </w:r>
    </w:p>
    <w:p w:rsidR="002E77BC" w:rsidRPr="00A71A62" w:rsidP="00B43D7D">
      <w:pPr>
        <w:jc w:val="both"/>
        <w:rPr>
          <w:sz w:val="18"/>
          <w:szCs w:val="24"/>
        </w:rPr>
      </w:pPr>
      <w:r w:rsidRPr="00A71A62">
        <w:rPr>
          <w:sz w:val="18"/>
          <w:szCs w:val="24"/>
        </w:rPr>
        <w:t>Tudomásul veszem, hogy az igénybejelentésben szereplő adatokat a</w:t>
      </w:r>
      <w:r w:rsidRPr="00A71A62" w:rsidR="008D02AF">
        <w:rPr>
          <w:sz w:val="18"/>
          <w:szCs w:val="24"/>
        </w:rPr>
        <w:t>z</w:t>
      </w:r>
      <w:r w:rsidRPr="00A71A62">
        <w:rPr>
          <w:sz w:val="18"/>
          <w:szCs w:val="24"/>
        </w:rPr>
        <w:t xml:space="preserve"> </w:t>
      </w:r>
      <w:r w:rsidRPr="00A71A62" w:rsidR="00724E96">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pPr>
        <w:tabs>
          <w:tab w:val="left" w:pos="567"/>
          <w:tab w:val="left" w:pos="5103"/>
        </w:tabs>
        <w:rPr>
          <w:sz w:val="14"/>
          <w:szCs w:val="16"/>
        </w:rPr>
      </w:pPr>
    </w:p>
    <w:p w:rsidR="002E77BC" w:rsidRPr="00A71A62">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Kérdőív profilba soroláshoz</w:t>
      </w:r>
      <w:r w:rsidRPr="00A71A62" w:rsidR="00A83B21">
        <w:rPr>
          <w:sz w:val="18"/>
          <w:szCs w:val="24"/>
        </w:rPr>
        <w:t xml:space="preserve"> </w:t>
      </w:r>
    </w:p>
    <w:p w:rsidR="002E77BC" w:rsidRPr="00A71A62">
      <w:pPr>
        <w:ind w:right="125"/>
        <w:rPr>
          <w:sz w:val="8"/>
          <w:szCs w:val="10"/>
        </w:rPr>
      </w:pPr>
    </w:p>
    <w:p w:rsidR="002E77BC" w:rsidRPr="00A71A62">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DC6760">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pPr>
        <w:tabs>
          <w:tab w:val="left" w:pos="567"/>
          <w:tab w:val="left" w:pos="1440"/>
        </w:tabs>
        <w:rPr>
          <w:sz w:val="18"/>
          <w:szCs w:val="24"/>
        </w:rPr>
      </w:pPr>
      <w:r w:rsidRPr="00A71A62">
        <w:rPr>
          <w:noProof/>
          <w:sz w:val="18"/>
        </w:rPr>
        <w:drawing>
          <ns3:anchor distT="0" distB="0" distL="114300" distR="114300" simplePos="0" relativeHeight="251659264" behindDoc="1" locked="0" layoutInCell="1" allowOverlap="1">
            <ns3:simplePos x="0" y="0"/>
            <ns3:positionH relativeFrom="column">
              <ns3:posOffset>305100</ns3:posOffset>
            </ns3:positionH>
            <ns3:positionV relativeFrom="paragraph">
              <ns3:posOffset>36323</ns3:posOffset>
            </ns3:positionV>
            <ns3:extent cx="2369280" cy="1497821"/>
            <ns3:effectExtent l="0" t="0" r="0" b="7620"/>
            <ns3:wrapNone/>
            <ns3:docPr id="1132151855" name="Kép 3"/>
            <ns3:cNvGraphicFramePr>
              <ns4:graphicFrameLocks noChangeAspect="1"/>
            </ns3:cNvGraphicFramePr>
            <ns4:graphic>
              <ns4:graphicData uri="http://schemas.openxmlformats.org/drawingml/2006/picture">
                <ns5:pic>
                  <ns5:nvPicPr>
                    <ns5:cNvPr id="1132151855" name="image.png"/>
                    <ns5:cNvPicPr/>
                  </ns5:nvPicPr>
                  <ns5:blipFill>
                    <ns4:blip ns2:embed="rId17">
                      <ns4:extLst>
                        <ns4:ext uri="{28A0092B-C50C-407E-A947-70E740481C1C}">
                          <ns6:useLocalDpi val="0"/>
                        </ns4:ext>
                      </ns4:extLst>
                    </ns4:blip>
                    <ns4:stretch>
                      <ns4:fillRect/>
                    </ns4:stretch>
                  </ns5:blipFill>
                  <ns5:spPr>
                    <ns4:xfrm>
                      <ns4:off x="0" y="0"/>
                      <ns4:ext cx="2369280" cy="1497821"/>
                    </ns4:xfrm>
                    <ns4:prstGeom prst="rect">
                      <ns4:avLst/>
                    </ns4:prstGeom>
                  </ns5:spPr>
                </ns5:pic>
              </ns4:graphicData>
            </ns4:graphic>
            <ns7:sizeRelH relativeFrom="margin">
              <ns7:pctWidth>0</ns7:pctWidth>
            </ns7:sizeRelH>
            <ns7:sizeRelV relativeFrom="margin">
              <ns7:pctHeight>0</ns7:pctHeight>
            </ns7:sizeRelV>
          </ns3: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pPr>
        <w:tabs>
          <w:tab w:val="left" w:pos="567"/>
          <w:tab w:val="left" w:pos="5103"/>
        </w:tabs>
        <w:rPr>
          <w:sz w:val="18"/>
          <w:szCs w:val="24"/>
        </w:rPr>
      </w:pPr>
    </w:p>
    <w:p w:rsidR="002E77BC" w:rsidRPr="00A71A62">
      <w:pPr>
        <w:tabs>
          <w:tab w:val="left" w:pos="567"/>
          <w:tab w:val="left" w:pos="5103"/>
        </w:tabs>
        <w:rPr>
          <w:sz w:val="18"/>
          <w:szCs w:val="24"/>
        </w:rPr>
      </w:pPr>
      <w:r w:rsidRPr="00A71A62">
        <w:rPr>
          <w:sz w:val="18"/>
          <w:szCs w:val="24"/>
        </w:rPr>
        <w:t>Kelt: ______</w:t>
      </w:r>
      <w:r w:rsidRPr="00A71A62" w:rsidR="009E3C33">
        <w:rPr>
          <w:color w:val="0000FF"/>
          <w:sz w:val="22"/>
          <w:szCs w:val="24"/>
        </w:rPr>
        <w:t>{d.Project.Varos}</w:t>
      </w:r>
      <w:r w:rsidRPr="00A71A62">
        <w:rPr>
          <w:sz w:val="18"/>
          <w:szCs w:val="24"/>
        </w:rPr>
        <w:t xml:space="preserve">__________,   </w:t>
      </w:r>
      <w:r w:rsidR="00D70FBE">
        <w:rPr>
          <w:sz w:val="18"/>
          <w:szCs w:val="24"/>
        </w:rPr>
        <w:t>{d.</w:t>
      </w:r>
      <w:r w:rsidRPr="00D70FBE" w:rsidR="00D70FBE">
        <w:rPr>
          <w:sz w:val="18"/>
          <w:szCs w:val="24"/>
        </w:rPr>
        <w:t>Project.Datum</w:t>
      </w:r>
      <w:r w:rsidR="00D70FBE">
        <w:rPr>
          <w:sz w:val="18"/>
          <w:szCs w:val="24"/>
        </w:rPr>
        <w:t>}</w:t>
      </w:r>
    </w:p>
    <w:p w:rsidR="002E77BC" w:rsidRPr="00A71A62">
      <w:pPr>
        <w:tabs>
          <w:tab w:val="center" w:pos="3240"/>
          <w:tab w:val="left" w:pos="5400"/>
        </w:tabs>
        <w:rPr>
          <w:sz w:val="18"/>
          <w:szCs w:val="24"/>
        </w:rPr>
      </w:pPr>
      <w:r w:rsidRPr="00A71A62">
        <w:rPr>
          <w:sz w:val="18"/>
          <w:szCs w:val="24"/>
        </w:rPr>
        <w:tab/>
      </w:r>
    </w:p>
    <w:p w:rsidR="002E77BC" w:rsidRPr="00A71A62">
      <w:pPr>
        <w:tabs>
          <w:tab w:val="center" w:pos="3240"/>
          <w:tab w:val="left" w:pos="5400"/>
        </w:tabs>
        <w:ind w:firstLine="2160"/>
        <w:rPr>
          <w:sz w:val="18"/>
        </w:rPr>
      </w:pPr>
      <w:r w:rsidRPr="00A71A62">
        <w:rPr>
          <w:sz w:val="18"/>
        </w:rPr>
        <w:t>PH.</w:t>
      </w:r>
    </w:p>
    <w:p w:rsidR="002E77BC" w:rsidRPr="00A71A62">
      <w:pPr>
        <w:tabs>
          <w:tab w:val="center" w:pos="3240"/>
          <w:tab w:val="left" w:pos="5400"/>
        </w:tabs>
        <w:ind w:firstLine="2160"/>
        <w:rPr>
          <w:sz w:val="18"/>
          <w:szCs w:val="24"/>
        </w:rPr>
      </w:pPr>
      <w:r w:rsidRPr="00A71A62">
        <w:rPr>
          <w:sz w:val="18"/>
          <w:szCs w:val="24"/>
        </w:rPr>
        <w:tab/>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pPr>
        <w:tabs>
          <w:tab w:val="center" w:pos="2340"/>
          <w:tab w:val="left" w:pos="4680"/>
        </w:tabs>
        <w:spacing w:line="480" w:lineRule="auto"/>
        <w:rPr>
          <w:sz w:val="18"/>
          <w:szCs w:val="24"/>
        </w:rPr>
      </w:pPr>
      <w:r w:rsidRPr="00A71A62">
        <w:rPr>
          <w:sz w:val="18"/>
          <w:szCs w:val="24"/>
        </w:rPr>
        <w:tab/>
        <w:t>________</w:t>
      </w:r>
      <w:r w:rsidRPr="00A71A62" w:rsidR="00E306E9">
        <w:rPr>
          <w:color w:val="0000FF"/>
          <w:sz w:val="24"/>
          <w:szCs w:val="28"/>
        </w:rPr>
        <w:t>{</w:t>
      </w:r>
      <w:r w:rsidRPr="00A71A62" w:rsidR="00E306E9">
        <w:rPr>
          <w:color w:val="0000FF"/>
          <w:sz w:val="2"/>
          <w:szCs w:val="2"/>
        </w:rPr>
        <w:t>d.Project.Nev</w:t>
      </w:r>
      <w:r w:rsidRPr="00A71A62" w:rsidR="00E306E9">
        <w:rPr>
          <w:color w:val="0000FF"/>
          <w:sz w:val="24"/>
          <w:szCs w:val="28"/>
        </w:rPr>
        <w:t>}</w:t>
      </w:r>
      <w:r w:rsidRPr="00A71A62">
        <w:rPr>
          <w:sz w:val="18"/>
          <w:szCs w:val="24"/>
        </w:rPr>
        <w:t>_________________________</w:t>
      </w:r>
      <w:r w:rsidRPr="00A71A62">
        <w:rPr>
          <w:sz w:val="18"/>
          <w:szCs w:val="24"/>
        </w:rPr>
        <w:tab/>
        <w:t>(olvasható név)</w:t>
      </w:r>
    </w:p>
    <w:p w:rsidR="002E77BC" w:rsidRPr="00A71A62">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Pr="00A71A62" w:rsidR="008D02AF">
        <w:rPr>
          <w:sz w:val="16"/>
          <w:szCs w:val="18"/>
        </w:rPr>
        <w:t>z</w:t>
      </w:r>
      <w:r w:rsidRPr="00A71A62">
        <w:rPr>
          <w:sz w:val="16"/>
          <w:szCs w:val="18"/>
        </w:rPr>
        <w:t xml:space="preserve"> </w:t>
      </w:r>
      <w:r w:rsidRPr="00A71A62" w:rsidR="00724E96">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tblPr>
      <w:tblGrid>
        <w:gridCol w:w="4500"/>
        <w:gridCol w:w="5139"/>
      </w:tblGrid>
      <w:tr>
        <w:tblPrEx>
          <w:tblW w:w="9639" w:type="dxa"/>
          <w:tblInd w:w="70" w:type="dxa"/>
          <w:tblLayout w:type="fixed"/>
          <w:tblLook w:val="0000"/>
        </w:tblPrEx>
        <w:trPr>
          <w:trHeight w:val="377"/>
        </w:trPr>
        <w:tc>
          <w:tcPr>
            <w:tcW w:w="4500" w:type="dxa"/>
            <w:shd w:val="clear" w:color="auto" w:fill="E6E6E6"/>
            <w:vAlign w:val="center"/>
          </w:tcPr>
          <w:p w:rsidR="002E77BC" w:rsidRPr="00A71A62">
            <w:pPr>
              <w:ind w:right="125"/>
              <w:rPr>
                <w:sz w:val="16"/>
                <w:szCs w:val="18"/>
              </w:rPr>
            </w:pPr>
            <w:r w:rsidRPr="00A71A62">
              <w:rPr>
                <w:sz w:val="16"/>
                <w:szCs w:val="18"/>
              </w:rPr>
              <w:t>Neve:</w:t>
            </w:r>
          </w:p>
        </w:tc>
        <w:tc>
          <w:tcPr>
            <w:tcW w:w="5139" w:type="dxa"/>
            <w:vAlign w:val="center"/>
          </w:tcPr>
          <w:p w:rsidR="002E77BC" w:rsidRPr="00A71A62" w:rsidP="00135618">
            <w:pPr>
              <w:jc w:val="center"/>
              <w:rPr>
                <w:sz w:val="16"/>
                <w:szCs w:val="18"/>
              </w:rPr>
            </w:pPr>
            <w:r w:rsidRPr="00A71A62">
              <w:rPr>
                <w:sz w:val="16"/>
                <w:szCs w:val="18"/>
              </w:rPr>
              <w:t>{d.Project.N7esPontNev}</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Címe:</w:t>
            </w:r>
          </w:p>
        </w:tc>
        <w:tc>
          <w:tcPr>
            <w:tcW w:w="5139" w:type="dxa"/>
            <w:vAlign w:val="center"/>
          </w:tcPr>
          <w:p w:rsidR="002E77BC" w:rsidRPr="00A71A62" w:rsidP="00135618">
            <w:pPr>
              <w:jc w:val="center"/>
              <w:rPr>
                <w:sz w:val="16"/>
                <w:szCs w:val="18"/>
              </w:rPr>
            </w:pPr>
            <w:r w:rsidRPr="00A71A62">
              <w:rPr>
                <w:sz w:val="16"/>
                <w:szCs w:val="18"/>
              </w:rPr>
              <w:t>{d.Project.N7esPontCim}</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EIC kódja:</w:t>
            </w:r>
          </w:p>
        </w:tc>
        <w:tc>
          <w:tcPr>
            <w:tcW w:w="5139" w:type="dxa"/>
            <w:vAlign w:val="center"/>
          </w:tcPr>
          <w:p w:rsidR="002E77BC" w:rsidRPr="00A71A62">
            <w:pPr>
              <w:rPr>
                <w:sz w:val="16"/>
                <w:szCs w:val="18"/>
              </w:rPr>
            </w:pPr>
          </w:p>
        </w:tc>
      </w:tr>
      <w:tr>
        <w:tblPrEx>
          <w:tblW w:w="9639" w:type="dxa"/>
          <w:tblInd w:w="70" w:type="dxa"/>
          <w:tblLayout w:type="fixed"/>
          <w:tblLook w:val="0000"/>
        </w:tblPrEx>
        <w:trPr>
          <w:cantSplit/>
          <w:trHeight w:val="238"/>
        </w:trPr>
        <w:tc>
          <w:tcPr>
            <w:tcW w:w="4500" w:type="dxa"/>
            <w:vMerge w:val="restart"/>
            <w:shd w:val="clear" w:color="auto" w:fill="E6E6E6"/>
            <w:vAlign w:val="center"/>
          </w:tcPr>
          <w:p w:rsidR="002E77BC" w:rsidRPr="00A71A62">
            <w:pPr>
              <w:ind w:right="125"/>
              <w:rPr>
                <w:sz w:val="16"/>
                <w:szCs w:val="18"/>
              </w:rPr>
            </w:pPr>
            <w:r w:rsidRPr="00A71A62">
              <w:rPr>
                <w:sz w:val="16"/>
                <w:szCs w:val="18"/>
              </w:rPr>
              <w:t xml:space="preserve">Elérhetőségei:                                             Telefon: </w:t>
            </w:r>
          </w:p>
          <w:p w:rsidR="002E77BC" w:rsidRPr="00A71A62">
            <w:pPr>
              <w:ind w:right="125"/>
              <w:jc w:val="right"/>
              <w:rPr>
                <w:sz w:val="16"/>
                <w:szCs w:val="18"/>
              </w:rPr>
            </w:pPr>
            <w:r w:rsidRPr="00A71A62">
              <w:rPr>
                <w:sz w:val="16"/>
                <w:szCs w:val="18"/>
              </w:rPr>
              <w:t>FAX:</w:t>
            </w:r>
          </w:p>
          <w:p w:rsidR="002E77BC" w:rsidRPr="00A71A62">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pPr>
              <w:rPr>
                <w:sz w:val="16"/>
                <w:szCs w:val="18"/>
              </w:rPr>
            </w:pPr>
            <w:r w:rsidRPr="00A71A62">
              <w:rPr>
                <w:sz w:val="16"/>
                <w:szCs w:val="18"/>
                <w:u w:val="single"/>
              </w:rPr>
              <w:t xml:space="preserve">                              </w:t>
            </w: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bottom w:val="dashed" w:sz="4" w:space="0" w:color="auto"/>
            </w:tcBorders>
          </w:tcPr>
          <w:p w:rsidR="002E77BC" w:rsidRPr="00A71A62">
            <w:pPr>
              <w:rPr>
                <w:sz w:val="16"/>
                <w:szCs w:val="18"/>
                <w:u w:val="single"/>
              </w:rPr>
            </w:pPr>
          </w:p>
        </w:tc>
      </w:tr>
      <w:tr>
        <w:tblPrEx>
          <w:tblW w:w="9639" w:type="dxa"/>
          <w:tblInd w:w="70" w:type="dxa"/>
          <w:tblLayout w:type="fixed"/>
          <w:tblLook w:val="0000"/>
        </w:tblPrEx>
        <w:trPr>
          <w:cantSplit/>
          <w:trHeight w:val="238"/>
        </w:trPr>
        <w:tc>
          <w:tcPr>
            <w:tcW w:w="4500" w:type="dxa"/>
            <w:vMerge/>
            <w:shd w:val="clear" w:color="auto" w:fill="E6E6E6"/>
            <w:vAlign w:val="center"/>
          </w:tcPr>
          <w:p w:rsidR="002E77BC" w:rsidRPr="00A71A62">
            <w:pPr>
              <w:ind w:right="125"/>
              <w:rPr>
                <w:sz w:val="16"/>
                <w:szCs w:val="18"/>
              </w:rPr>
            </w:pPr>
          </w:p>
        </w:tc>
        <w:tc>
          <w:tcPr>
            <w:tcW w:w="5139" w:type="dxa"/>
            <w:tcBorders>
              <w:top w:val="dashed" w:sz="4" w:space="0" w:color="auto"/>
            </w:tcBorders>
          </w:tcPr>
          <w:p w:rsidR="002E77BC" w:rsidRPr="00A71A62">
            <w:pPr>
              <w:rPr>
                <w:sz w:val="16"/>
                <w:szCs w:val="18"/>
                <w:u w:val="single"/>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Mérlegkörfelelős megnevezése:</w:t>
            </w:r>
          </w:p>
        </w:tc>
        <w:tc>
          <w:tcPr>
            <w:tcW w:w="5139" w:type="dxa"/>
            <w:vAlign w:val="center"/>
          </w:tcPr>
          <w:p w:rsidR="002E77BC" w:rsidRPr="00A71A62">
            <w:pPr>
              <w:rPr>
                <w:sz w:val="16"/>
                <w:szCs w:val="18"/>
              </w:rPr>
            </w:pP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vételezés megkezdésének tervezett időpontja:</w:t>
            </w:r>
          </w:p>
        </w:tc>
        <w:tc>
          <w:tcPr>
            <w:tcW w:w="5139" w:type="dxa"/>
            <w:vAlign w:val="center"/>
          </w:tcPr>
          <w:p w:rsidR="002E77BC" w:rsidRPr="00A71A62" w:rsidP="00910E50">
            <w:pPr>
              <w:rPr>
                <w:sz w:val="16"/>
                <w:szCs w:val="18"/>
              </w:rPr>
            </w:pPr>
            <w:r w:rsidRPr="00A71A62">
              <w:rPr>
                <w:sz w:val="16"/>
                <w:szCs w:val="18"/>
              </w:rPr>
              <w:t>20</w:t>
            </w:r>
            <w:r w:rsidRPr="00A71A62" w:rsidR="00910E50">
              <w:rPr>
                <w:sz w:val="16"/>
                <w:szCs w:val="18"/>
              </w:rPr>
              <w:t xml:space="preserve"> </w:t>
            </w:r>
            <w:r w:rsidRPr="00A71A62">
              <w:rPr>
                <w:sz w:val="16"/>
                <w:szCs w:val="18"/>
              </w:rPr>
              <w:t>____ év   __________ hó  ____ nap</w:t>
            </w:r>
          </w:p>
        </w:tc>
      </w:tr>
      <w:tr>
        <w:tblPrEx>
          <w:tblW w:w="9639" w:type="dxa"/>
          <w:tblInd w:w="70" w:type="dxa"/>
          <w:tblLayout w:type="fixed"/>
          <w:tblLook w:val="0000"/>
        </w:tblPrEx>
        <w:trPr>
          <w:trHeight w:val="354"/>
        </w:trPr>
        <w:tc>
          <w:tcPr>
            <w:tcW w:w="4500" w:type="dxa"/>
            <w:shd w:val="clear" w:color="auto" w:fill="E6E6E6"/>
            <w:vAlign w:val="center"/>
          </w:tcPr>
          <w:p w:rsidR="002E77BC" w:rsidRPr="00A71A62">
            <w:pPr>
              <w:ind w:right="125"/>
              <w:rPr>
                <w:sz w:val="16"/>
                <w:szCs w:val="18"/>
              </w:rPr>
            </w:pPr>
            <w:r w:rsidRPr="00A71A62">
              <w:rPr>
                <w:sz w:val="16"/>
                <w:szCs w:val="18"/>
              </w:rPr>
              <w:t>A Kereskedelmi Szerződés időbeli hatálya:</w:t>
            </w:r>
          </w:p>
        </w:tc>
        <w:tc>
          <w:tcPr>
            <w:tcW w:w="5139" w:type="dxa"/>
            <w:vAlign w:val="center"/>
          </w:tcPr>
          <w:p w:rsidR="002E77BC" w:rsidRPr="00A71A62">
            <w:pPr>
              <w:spacing w:before="120" w:line="480" w:lineRule="auto"/>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pPr>
              <w:rPr>
                <w:sz w:val="16"/>
                <w:szCs w:val="18"/>
              </w:rPr>
            </w:pPr>
            <w:r w:rsidRPr="00A71A62">
              <w:rPr>
                <w:sz w:val="16"/>
                <w:szCs w:val="18"/>
              </w:rPr>
              <w:t>20</w:t>
            </w:r>
            <w:r w:rsidRPr="00A71A62" w:rsidR="00910E50">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pPr>
              <w:rPr>
                <w:sz w:val="16"/>
                <w:szCs w:val="18"/>
              </w:rPr>
            </w:pPr>
          </w:p>
        </w:tc>
      </w:tr>
      <w:tr>
        <w:tblPrEx>
          <w:tblW w:w="9639" w:type="dxa"/>
          <w:tblInd w:w="70" w:type="dxa"/>
          <w:tblLayout w:type="fixed"/>
          <w:tblLook w:val="0000"/>
        </w:tblPrEx>
        <w:trPr>
          <w:trHeight w:hRule="exact" w:val="352"/>
        </w:trPr>
        <w:tc>
          <w:tcPr>
            <w:tcW w:w="4500" w:type="dxa"/>
            <w:shd w:val="clear" w:color="auto" w:fill="E6E6E6"/>
            <w:vAlign w:val="center"/>
          </w:tcPr>
          <w:p w:rsidR="002E77BC" w:rsidRPr="00A71A62">
            <w:pPr>
              <w:ind w:right="125"/>
              <w:rPr>
                <w:sz w:val="16"/>
                <w:szCs w:val="18"/>
              </w:rPr>
            </w:pPr>
            <w:r w:rsidRPr="00A71A62">
              <w:rPr>
                <w:sz w:val="16"/>
                <w:szCs w:val="18"/>
              </w:rPr>
              <w:t>Rendszerhasználati díj fizetője:</w:t>
            </w:r>
          </w:p>
        </w:tc>
        <w:tc>
          <w:tcPr>
            <w:tcW w:w="5139" w:type="dxa"/>
            <w:vAlign w:val="center"/>
          </w:tcPr>
          <w:p w:rsidR="002E77BC" w:rsidRPr="00A71A62">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DC6760">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pPr>
        <w:rPr>
          <w:sz w:val="14"/>
          <w:szCs w:val="16"/>
        </w:rPr>
      </w:pPr>
    </w:p>
    <w:p w:rsidR="002E77BC" w:rsidRPr="00A71A62">
      <w:pPr>
        <w:rPr>
          <w:sz w:val="16"/>
          <w:szCs w:val="18"/>
        </w:rPr>
      </w:pPr>
      <w:r w:rsidRPr="00A71A62">
        <w:rPr>
          <w:sz w:val="16"/>
          <w:szCs w:val="18"/>
        </w:rPr>
        <w:t>Kelt: __________________________</w:t>
      </w:r>
      <w:r w:rsidRPr="00A71A62" w:rsidR="008B5259">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pPr>
        <w:rPr>
          <w:sz w:val="14"/>
          <w:szCs w:val="16"/>
        </w:rPr>
      </w:pPr>
      <w:r w:rsidRPr="00A71A62">
        <w:rPr>
          <w:sz w:val="16"/>
          <w:szCs w:val="18"/>
        </w:rPr>
        <w:tab/>
      </w:r>
      <w:r w:rsidRPr="00A71A62">
        <w:rPr>
          <w:sz w:val="16"/>
          <w:szCs w:val="18"/>
        </w:rPr>
        <w:tab/>
        <w:t>(település, dátum)</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pPr>
        <w:rPr>
          <w:sz w:val="14"/>
          <w:szCs w:val="16"/>
        </w:rPr>
      </w:pP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pPr>
        <w:ind w:left="4248" w:firstLine="708"/>
        <w:rPr>
          <w:sz w:val="18"/>
        </w:rPr>
      </w:pPr>
      <w:r w:rsidRPr="00A71A62">
        <w:rPr>
          <w:sz w:val="18"/>
        </w:rPr>
        <w:t>_________________________________________</w:t>
      </w:r>
    </w:p>
    <w:p w:rsidR="002E77BC" w:rsidRPr="00A71A62">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Pr="00A71A62" w:rsidR="00724E96">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Pr="00A71A62" w:rsidR="00724E96">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pPr>
    </w:p>
    <w:p w:rsidR="00AA79D7" w:rsidRPr="00A71A62" w:rsidP="000D1146">
      <w:pPr>
        <w:jc w:val="both"/>
        <w:rPr>
          <w:rFonts w:eastAsia="Calibri"/>
          <w:sz w:val="14"/>
          <w:szCs w:val="22"/>
          <w:lang w:eastAsia="en-US"/>
        </w:rPr>
        <w:sectPr w:rsidSect="00B2048E">
          <w:headerReference w:type="default" ns2:id="rId18"/>
          <w:footerReference w:type="default" ns2:id="rId19"/>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tblPr>
      <w:tblGrid>
        <w:gridCol w:w="3261"/>
        <w:gridCol w:w="3827"/>
        <w:gridCol w:w="3827"/>
      </w:tblGrid>
      <w:tr w:rsidTr="005D4C91">
        <w:tblPrEx>
          <w:tblW w:w="10915" w:type="dxa"/>
          <w:tblInd w:w="71" w:type="dxa"/>
          <w:tblLayout w:type="fixed"/>
          <w:tblLook w:val="0000"/>
        </w:tblPrEx>
        <w:tc>
          <w:tcPr>
            <w:tcW w:w="3261" w:type="dxa"/>
            <w:vAlign w:val="center"/>
          </w:tcPr>
          <w:p w:rsidR="00737184" w:rsidRPr="00A71A62" w:rsidP="009B1C09">
            <w:pPr>
              <w:overflowPunct w:val="0"/>
              <w:autoSpaceDE w:val="0"/>
              <w:autoSpaceDN w:val="0"/>
              <w:adjustRightInd w:val="0"/>
              <w:jc w:val="center"/>
              <w:textAlignment w:val="baseline"/>
              <w:rPr>
                <w:sz w:val="14"/>
              </w:rPr>
            </w:pPr>
            <w:r w:rsidRPr="00A71A62">
              <w:rPr>
                <w:noProof/>
                <w:sz w:val="14"/>
              </w:rPr>
              <w:drawing>
                <ns3:inline distT="0" distB="0" distL="0" distR="0">
                  <ns3:extent cx="1130935" cy="722630"/>
                  <ns3:effectExtent l="0" t="0" r="0" b="1270"/>
                  <ns3:docPr id="882141943" name="Kép 4"/>
                  <ns3:cNvGraphicFramePr>
                    <ns4:graphicFrameLocks noChangeAspect="1"/>
                  </ns3:cNvGraphicFramePr>
                  <ns4:graphic>
                    <ns4:graphicData uri="http://schemas.openxmlformats.org/drawingml/2006/picture">
                      <ns5:pic>
                        <ns5:nvPicPr>
                          <ns5:cNvPr id="882141943" name="Picture 4"/>
                          <ns5:cNvPicPr>
                            <ns4:picLocks noChangeAspect="1" noChangeArrowheads="1"/>
                          </ns5:cNvPicPr>
                        </ns5:nvPicPr>
                        <ns5:blipFill>
                          <ns4:blip ns2:embed="rId20">
                            <ns4:extLst>
                              <ns4:ext uri="{28A0092B-C50C-407E-A947-70E740481C1C}">
                                <ns6:useLocalDpi val="0"/>
                              </ns4:ext>
                            </ns4:extLst>
                          </ns4:blip>
                          <ns4:stretch>
                            <ns4:fillRect/>
                          </ns4:stretch>
                        </ns5:blipFill>
                        <ns5:spPr bwMode="auto">
                          <ns4:xfrm>
                            <ns4:off x="0" y="0"/>
                            <ns4:ext cx="1130935" cy="722630"/>
                          </ns4:xfrm>
                          <ns4:prstGeom prst="rect">
                            <ns4:avLst/>
                          </ns4:prstGeom>
                          <ns4:noFill/>
                        </ns5:spPr>
                      </ns5:pic>
                    </ns4:graphicData>
                  </ns4:graphic>
                </ns3:inline>
              </w:drawing>
            </w:r>
          </w:p>
        </w:tc>
        <w:tc>
          <w:tcPr>
            <w:tcW w:w="3827" w:type="dxa"/>
            <w:shd w:val="pct20" w:color="auto" w:fill="auto"/>
          </w:tcPr>
          <w:p w:rsidR="00737184" w:rsidRPr="00A71A62">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pPr>
              <w:overflowPunct w:val="0"/>
              <w:autoSpaceDE w:val="0"/>
              <w:autoSpaceDN w:val="0"/>
              <w:adjustRightInd w:val="0"/>
              <w:spacing w:before="180" w:after="60"/>
              <w:textAlignment w:val="baseline"/>
              <w:rPr>
                <w:sz w:val="14"/>
              </w:rPr>
            </w:pPr>
            <w:r w:rsidRPr="00A71A62">
              <w:rPr>
                <w:sz w:val="18"/>
              </w:rPr>
              <w:t>Érkezett: ……………………………..</w:t>
            </w:r>
          </w:p>
          <w:p w:rsidR="00737184" w:rsidRPr="00A71A62">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pPr>
              <w:overflowPunct w:val="0"/>
              <w:autoSpaceDE w:val="0"/>
              <w:autoSpaceDN w:val="0"/>
              <w:adjustRightInd w:val="0"/>
              <w:spacing w:before="120"/>
              <w:textAlignment w:val="baseline"/>
              <w:rPr>
                <w:color w:val="000000"/>
                <w:sz w:val="14"/>
              </w:rPr>
            </w:pPr>
            <w:r w:rsidRPr="00A71A62">
              <w:rPr>
                <w:sz w:val="14"/>
              </w:rPr>
              <w:t>Üzleti partner azonosító (fogyasztó):</w:t>
            </w:r>
            <w:r w:rsidRPr="00A71A62" w:rsidR="0079794E">
              <w:rPr>
                <w:sz w:val="18"/>
              </w:rPr>
              <w:t xml:space="preserve"> </w:t>
            </w:r>
          </w:p>
          <w:p w:rsidR="00737184" w:rsidRPr="00A71A62">
            <w:pPr>
              <w:overflowPunct w:val="0"/>
              <w:autoSpaceDE w:val="0"/>
              <w:autoSpaceDN w:val="0"/>
              <w:adjustRightInd w:val="0"/>
              <w:spacing w:before="120"/>
              <w:textAlignment w:val="baseline"/>
              <w:rPr>
                <w:sz w:val="14"/>
              </w:rPr>
            </w:pPr>
            <w:r w:rsidRPr="00A71A62">
              <w:rPr>
                <w:sz w:val="14"/>
              </w:rPr>
              <w:t xml:space="preserve">Ügyfélkapcsolat / ügy száma:  </w:t>
            </w:r>
            <w:r w:rsidRPr="00A71A62" w:rsidR="005D4C91">
              <w:rPr>
                <w:sz w:val="14"/>
              </w:rPr>
              <w:t xml:space="preserve">          </w:t>
            </w:r>
          </w:p>
          <w:p w:rsidR="00737184" w:rsidRPr="00A71A62" w:rsidP="006C46A0">
            <w:pPr>
              <w:overflowPunct w:val="0"/>
              <w:autoSpaceDE w:val="0"/>
              <w:autoSpaceDN w:val="0"/>
              <w:adjustRightInd w:val="0"/>
              <w:spacing w:before="120"/>
              <w:textAlignment w:val="baseline"/>
              <w:rPr>
                <w:sz w:val="14"/>
              </w:rPr>
            </w:pPr>
            <w:r w:rsidRPr="00A71A62">
              <w:rPr>
                <w:sz w:val="14"/>
              </w:rPr>
              <w:t>F</w:t>
            </w:r>
            <w:r w:rsidRPr="00A71A62" w:rsidR="009B1C09">
              <w:rPr>
                <w:sz w:val="14"/>
              </w:rPr>
              <w:t>elhasználási</w:t>
            </w:r>
            <w:r w:rsidRPr="00A71A62">
              <w:rPr>
                <w:sz w:val="14"/>
              </w:rPr>
              <w:t xml:space="preserve"> hely / bekötés azon</w:t>
            </w:r>
            <w:r w:rsidRPr="00A71A62" w:rsidR="005D4C91">
              <w:rPr>
                <w:sz w:val="14"/>
              </w:rPr>
              <w:t>.</w:t>
            </w:r>
            <w:r w:rsidRPr="00A71A62">
              <w:rPr>
                <w:sz w:val="14"/>
              </w:rPr>
              <w:t xml:space="preserve">:  </w:t>
            </w:r>
            <w:r w:rsidRPr="00A71A62" w:rsidR="005D4C91">
              <w:rPr>
                <w:sz w:val="14"/>
              </w:rPr>
              <w:t xml:space="preserve">  </w:t>
            </w:r>
          </w:p>
        </w:tc>
      </w:tr>
    </w:tbl>
    <w:p w:rsidR="00737184" w:rsidRPr="00A71A62">
      <w:pPr>
        <w:overflowPunct w:val="0"/>
        <w:autoSpaceDE w:val="0"/>
        <w:autoSpaceDN w:val="0"/>
        <w:adjustRightInd w:val="0"/>
        <w:spacing w:after="120"/>
        <w:jc w:val="both"/>
        <w:textAlignment w:val="baseline"/>
      </w:pPr>
    </w:p>
    <w:p w:rsidR="00737184" w:rsidRPr="00A71A62">
      <w:pPr>
        <w:overflowPunct w:val="0"/>
        <w:autoSpaceDE w:val="0"/>
        <w:autoSpaceDN w:val="0"/>
        <w:adjustRightInd w:val="0"/>
        <w:spacing w:after="120"/>
        <w:jc w:val="both"/>
        <w:textAlignment w:val="baseline"/>
      </w:pPr>
      <w:r w:rsidRPr="00A71A62">
        <w:t>1. F</w:t>
      </w:r>
      <w:r w:rsidRPr="00A71A62" w:rsidR="009B1C09">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3686"/>
        <w:gridCol w:w="7087"/>
      </w:tblGrid>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pPr>
              <w:overflowPunct w:val="0"/>
              <w:autoSpaceDE w:val="0"/>
              <w:autoSpaceDN w:val="0"/>
              <w:adjustRightInd w:val="0"/>
              <w:spacing w:before="40" w:after="40"/>
              <w:jc w:val="both"/>
              <w:textAlignment w:val="baseline"/>
              <w:rPr>
                <w:sz w:val="18"/>
              </w:rPr>
            </w:pPr>
            <w:r w:rsidRPr="00A71A62">
              <w:rPr>
                <w:rFonts w:eastAsia="Arial"/>
                <w:color w:val="0000FF"/>
                <w:sz w:val="18"/>
              </w:rPr>
              <w:t>{d.Project</w:t>
            </w:r>
            <w:r w:rsidRPr="00A71A62" w:rsidR="00F00954">
              <w:rPr>
                <w:rFonts w:eastAsia="Arial"/>
                <w:color w:val="0000FF"/>
                <w:sz w:val="18"/>
              </w:rPr>
              <w:t>.Nev</w:t>
            </w:r>
            <w:r w:rsidRPr="00A71A62" w:rsidR="00532CB8">
              <w:rPr>
                <w:rFonts w:eastAsia="Arial"/>
                <w:color w:val="0000FF"/>
                <w:sz w:val="18"/>
              </w:rPr>
              <w:t>}</w:t>
            </w:r>
          </w:p>
        </w:tc>
      </w:tr>
      <w:tr w:rsidTr="00932F08">
        <w:tblPrEx>
          <w:tblW w:w="0" w:type="auto"/>
          <w:tblInd w:w="70" w:type="dxa"/>
          <w:tblLayout w:type="fixed"/>
          <w:tblLook w:val="0000"/>
        </w:tblPrEx>
        <w:trPr>
          <w:cantSplit/>
          <w:trHeight w:val="340"/>
        </w:trPr>
        <w:tc>
          <w:tcPr>
            <w:tcW w:w="3686" w:type="dxa"/>
            <w:shd w:val="pct20" w:color="auto" w:fill="auto"/>
            <w:vAlign w:val="center"/>
          </w:tcPr>
          <w:p w:rsidR="00737184" w:rsidRPr="00A71A62" w:rsidP="00932F08">
            <w:pPr>
              <w:overflowPunct w:val="0"/>
              <w:autoSpaceDE w:val="0"/>
              <w:autoSpaceDN w:val="0"/>
              <w:adjustRightInd w:val="0"/>
              <w:spacing w:before="40" w:after="40"/>
              <w:textAlignment w:val="baseline"/>
              <w:rPr>
                <w:sz w:val="18"/>
              </w:rPr>
            </w:pPr>
            <w:r w:rsidRPr="00A71A62">
              <w:rPr>
                <w:sz w:val="18"/>
              </w:rPr>
              <w:t>F</w:t>
            </w:r>
            <w:r w:rsidRPr="00A71A62" w:rsidR="009B1C09">
              <w:rPr>
                <w:sz w:val="18"/>
              </w:rPr>
              <w:t xml:space="preserve">elhasználási </w:t>
            </w:r>
            <w:r w:rsidRPr="00A71A62">
              <w:rPr>
                <w:sz w:val="18"/>
              </w:rPr>
              <w:t>hely. címe</w:t>
            </w:r>
            <w:r w:rsidRPr="00A71A62" w:rsidR="00FA0CE4">
              <w:rPr>
                <w:sz w:val="18"/>
              </w:rPr>
              <w:t xml:space="preserve"> </w:t>
            </w:r>
            <w:r w:rsidRPr="00A71A62">
              <w:rPr>
                <w:sz w:val="18"/>
              </w:rPr>
              <w:t>/</w:t>
            </w:r>
            <w:r w:rsidRPr="00A71A62" w:rsidR="00FA0CE4">
              <w:rPr>
                <w:sz w:val="18"/>
              </w:rPr>
              <w:t xml:space="preserve"> </w:t>
            </w:r>
            <w:r w:rsidRPr="00A71A62">
              <w:rPr>
                <w:sz w:val="18"/>
              </w:rPr>
              <w:t>rendeltetése:</w:t>
            </w:r>
          </w:p>
        </w:tc>
        <w:tc>
          <w:tcPr>
            <w:tcW w:w="7087" w:type="dxa"/>
          </w:tcPr>
          <w:p w:rsidR="00737184" w:rsidRPr="00A71A62"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w:t>
            </w:r>
            <w:r w:rsidRPr="00A71A62">
              <w:rPr>
                <w:rFonts w:eastAsia="Arial"/>
                <w:color w:val="0000FF"/>
                <w:sz w:val="18"/>
              </w:rPr>
              <w:t>d.Project.FelhasznalasiCim}</w:t>
            </w:r>
          </w:p>
        </w:tc>
      </w:tr>
    </w:tbl>
    <w:p w:rsidR="00737184" w:rsidRPr="00A71A62">
      <w:pPr>
        <w:keepNext/>
        <w:overflowPunct w:val="0"/>
        <w:autoSpaceDE w:val="0"/>
        <w:autoSpaceDN w:val="0"/>
        <w:adjustRightInd w:val="0"/>
        <w:jc w:val="both"/>
        <w:textAlignment w:val="baseline"/>
      </w:pPr>
    </w:p>
    <w:p w:rsidR="00720181" w:rsidRPr="00A71A62" w:rsidP="00720181">
      <w:pPr>
        <w:keepNext/>
        <w:overflowPunct w:val="0"/>
        <w:autoSpaceDE w:val="0"/>
        <w:autoSpaceDN w:val="0"/>
        <w:adjustRightInd w:val="0"/>
        <w:jc w:val="both"/>
        <w:textAlignment w:val="baseline"/>
      </w:pPr>
      <w:r w:rsidRPr="00A71A62">
        <w:t>2. Vezetékjogi nyilatkozat:</w:t>
      </w:r>
    </w:p>
    <w:p w:rsidR="00720181" w:rsidRPr="00A71A62"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{d.Project.Nev}</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{d.Project.AnyjaNeve}</w:t>
      </w:r>
    </w:p>
    <w:p w:rsidR="00720181" w:rsidRPr="00A71A62"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{d.Project.SzuletesiHely}</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{d.Project.SzuletesiIdo}</w:t>
      </w:r>
      <w:r w:rsidRPr="00A71A62">
        <w:rPr>
          <w:rFonts w:ascii="Microsoft Sans Serif" w:eastAsia="Microsoft Sans Serif" w:hAnsi="Microsoft Sans Serif" w:cs="Microsoft Sans Serif"/>
          <w:spacing w:val="-10"/>
          <w:w w:val="115"/>
          <w:sz w:val="14"/>
        </w:rPr>
        <w:t>,</w:t>
      </w:r>
    </w:p>
    <w:p w:rsidR="00720181" w:rsidRPr="00A71A62"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{d.Project.IranyitoSzam}</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{d.Project.Varos}</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{d.Project.Utca}</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{d.Project.Hazszam}</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{d.Project.HelyrajziSzam}</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ns3:anchor distT="0" distB="0" distL="0" distR="0" simplePos="0" relativeHeight="251666432" behindDoc="1" locked="0" layoutInCell="1" allowOverlap="1">
            <ns3:simplePos x="0" y="0"/>
            <ns3:positionH relativeFrom="page">
              <ns3:posOffset>4791075</ns3:posOffset>
            </ns3:positionH>
            <ns3:positionV relativeFrom="paragraph">
              <ns3:posOffset>5080</ns3:posOffset>
            </ns3:positionV>
            <ns3:extent cx="1038225" cy="723900"/>
            <ns3:effectExtent l="0" t="0" r="9525" b="0"/>
            <ns3:wrapNone/>
            <ns3:docPr id="28" name="Kép 28"/>
            <ns3:cNvGraphicFramePr>
              <ns4:graphicFrameLocks noChangeAspect="1"/>
            </ns3:cNvGraphicFramePr>
            <ns4:graphic>
              <ns4:graphicData uri="http://schemas.openxmlformats.org/drawingml/2006/picture">
                <ns5:pic>
                  <ns5:nvPicPr>
                    <ns5:cNvPr id="28"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{d.Project.Varos}</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{d.</w:t>
      </w:r>
      <w:r w:rsidRPr="00D70FBE" w:rsidR="009D56B4">
        <w:rPr>
          <w:sz w:val="18"/>
          <w:szCs w:val="24"/>
        </w:rPr>
        <w:t>Project.Datum</w:t>
      </w:r>
      <w:r w:rsidR="009D56B4">
        <w:rPr>
          <w:sz w:val="18"/>
          <w:szCs w:val="24"/>
        </w:rPr>
        <w:t>}</w:t>
      </w: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ns3:anchor distT="0" distB="0" distL="0" distR="0" simplePos="0" relativeHeight="251678720" behindDoc="1" locked="0" layoutInCell="1" allowOverlap="1">
            <ns3:simplePos x="0" y="0"/>
            <ns3:positionH relativeFrom="page">
              <ns3:posOffset>4817534</ns3:posOffset>
            </ns3:positionH>
            <ns3:positionV relativeFrom="paragraph">
              <ns3:posOffset>31962</ns3:posOffset>
            </ns3:positionV>
            <ns3:extent cx="1038225" cy="723900"/>
            <ns3:effectExtent l="0" t="0" r="9525" b="0"/>
            <ns3:wrapNone/>
            <ns3:docPr id="52" name="Kép 52"/>
            <ns3:cNvGraphicFramePr>
              <ns4:graphicFrameLocks noChangeAspect="1"/>
            </ns3:cNvGraphicFramePr>
            <ns4:graphic>
              <ns4:graphicData uri="http://schemas.openxmlformats.org/drawingml/2006/picture">
                <ns5:pic>
                  <ns5:nvPicPr>
                    <ns5:cNvPr id="52"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Pr>
          <w:noProof/>
          <w:sz w:val="22"/>
          <w:szCs w:val="24"/>
        </w:rPr>
        <w:drawing>
          <ns3:anchor distT="0" distB="0" distL="114300" distR="114300" simplePos="0" relativeHeight="251667456" behindDoc="1" locked="0" layoutInCell="1" allowOverlap="1">
            <ns3:simplePos x="0" y="0"/>
            <ns3:positionH relativeFrom="column">
              <ns3:posOffset>812800</ns3:posOffset>
            </ns3:positionH>
            <ns3:positionV relativeFrom="paragraph">
              <ns3:posOffset>44450</ns3:posOffset>
            </ns3:positionV>
            <ns3:extent cx="1485900" cy="445770"/>
            <ns3:effectExtent l="0" t="0" r="0" b="0"/>
            <ns3:wrapNone/>
            <ns3:docPr id="25" name="Kép 25" descr="signature"/>
            <ns3:cNvGraphicFramePr>
              <ns4:graphicFrameLocks noChangeAspect="1"/>
            </ns3:cNvGraphicFramePr>
            <ns4:graphic>
              <ns4:graphicData uri="http://schemas.openxmlformats.org/drawingml/2006/picture">
                <ns5:pic>
                  <ns5:nvPicPr>
                    <ns5:cNvPr id="25" name="Kép 35" descr="signature"/>
                    <ns5:cNvPicPr>
                      <ns4:picLocks noChangeAspect="1" noChangeArrowheads="1"/>
                    </ns5:cNvPicPr>
                  </ns5:nvPicPr>
                  <ns5:blipFill>
                    <ns4:blip ns2:embed="rId22" cstate="print">
                      <ns4:extLst>
                        <ns4:ext uri="{28A0092B-C50C-407E-A947-70E740481C1C}">
                          <ns6:useLocalDpi val="0"/>
                        </ns4:ext>
                      </ns4:extLst>
                    </ns4:blip>
                    <ns4:stretch>
                      <ns4:fillRect/>
                    </ns4:stretch>
                  </ns5:blipFill>
                  <ns5:spPr bwMode="auto">
                    <ns4:xfrm>
                      <ns4:off x="0" y="0"/>
                      <ns4:ext cx="1485900" cy="445770"/>
                    </ns4:xfrm>
                    <ns4:prstGeom prst="rect">
                      <ns4:avLst/>
                    </ns4:prstGeom>
                    <ns4:noFill/>
                  </ns5:spPr>
                </ns5:pic>
              </ns4:graphicData>
            </ns4:graphic>
            <ns7:sizeRelH relativeFrom="margin">
              <ns7:pctWidth>0</ns7:pctWidth>
            </ns7:sizeRelH>
            <ns7:sizeRelV relativeFrom="margin">
              <ns7:pctHeight>0</ns7:pctHeight>
            </ns7:sizeRelV>
          </ns3:anchor>
        </w:drawing>
      </w:r>
    </w:p>
    <w:p w:rsidR="00720181" w:rsidRPr="00A71A62"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Pr="00A71A62" w:rsidR="00DB1729">
        <w:t xml:space="preserve"> </w:t>
      </w:r>
      <w:r w:rsidRPr="00A71A62">
        <w:t>F</w:t>
      </w:r>
      <w:r w:rsidRPr="00A71A62" w:rsidR="009B1C09">
        <w:t>elhasználó</w:t>
      </w:r>
      <w:r w:rsidRPr="00A71A62">
        <w:t>i tulajdonú, méretlen vezeték (összekötő berendezés) használati nyilatkozat:</w:t>
      </w:r>
    </w:p>
    <w:p w:rsidR="002965A9"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Pr="00A71A62" w:rsidR="009B1C09">
        <w:rPr>
          <w:sz w:val="18"/>
        </w:rPr>
        <w:t>elhasználói</w:t>
      </w:r>
      <w:r w:rsidRPr="00A71A62">
        <w:rPr>
          <w:sz w:val="18"/>
        </w:rPr>
        <w:t xml:space="preserve"> vezetékhálózatunkon keresztül történő kielégítéséhez.</w:t>
      </w:r>
    </w:p>
    <w:p w:rsidR="00737184" w:rsidRPr="00A71A62"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Pr="00A71A62" w:rsidR="00DB1729">
        <w:rPr>
          <w:sz w:val="18"/>
        </w:rPr>
        <w:t>:</w:t>
      </w:r>
      <w:r w:rsidRPr="00A71A62">
        <w:rPr>
          <w:sz w:val="18"/>
        </w:rPr>
        <w:t xml:space="preserve"> </w:t>
      </w:r>
      <w:r w:rsidRPr="00A71A62">
        <w:rPr>
          <w:sz w:val="18"/>
        </w:rPr>
        <w:tab/>
      </w:r>
    </w:p>
    <w:p w:rsidR="00737184" w:rsidRPr="00A71A62">
      <w:pPr>
        <w:overflowPunct w:val="0"/>
        <w:autoSpaceDE w:val="0"/>
        <w:autoSpaceDN w:val="0"/>
        <w:adjustRightInd w:val="0"/>
        <w:jc w:val="both"/>
        <w:textAlignment w:val="baseline"/>
        <w:rPr>
          <w:sz w:val="18"/>
        </w:rPr>
      </w:pPr>
    </w:p>
    <w:p w:rsidR="00737184" w:rsidRPr="00A71A62">
      <w:pPr>
        <w:overflowPunct w:val="0"/>
        <w:autoSpaceDE w:val="0"/>
        <w:autoSpaceDN w:val="0"/>
        <w:adjustRightInd w:val="0"/>
        <w:jc w:val="both"/>
        <w:textAlignment w:val="baseline"/>
        <w:rPr>
          <w:sz w:val="18"/>
        </w:rPr>
      </w:pPr>
      <w:r w:rsidRPr="00A71A62">
        <w:rPr>
          <w:sz w:val="18"/>
        </w:rPr>
        <w:t>Kelt: ..................................................., ............. év .............................hónap ..............nap</w:t>
      </w:r>
    </w:p>
    <w:p w:rsidR="00737184" w:rsidRPr="00A71A62">
      <w:pPr>
        <w:overflowPunct w:val="0"/>
        <w:autoSpaceDE w:val="0"/>
        <w:autoSpaceDN w:val="0"/>
        <w:adjustRightInd w:val="0"/>
        <w:jc w:val="both"/>
        <w:textAlignment w:val="baseline"/>
        <w:rPr>
          <w:sz w:val="18"/>
        </w:rPr>
      </w:pPr>
    </w:p>
    <w:p w:rsidR="00737184" w:rsidRPr="00A71A62">
      <w:pPr>
        <w:tabs>
          <w:tab w:val="center" w:pos="7938"/>
        </w:tabs>
        <w:overflowPunct w:val="0"/>
        <w:autoSpaceDE w:val="0"/>
        <w:autoSpaceDN w:val="0"/>
        <w:adjustRightInd w:val="0"/>
        <w:jc w:val="both"/>
        <w:textAlignment w:val="baseline"/>
        <w:rPr>
          <w:sz w:val="18"/>
        </w:rPr>
      </w:pPr>
      <w:r w:rsidRPr="00A71A62">
        <w:rPr>
          <w:sz w:val="18"/>
        </w:rPr>
        <w:tab/>
        <w:t>...........................................................................</w:t>
      </w:r>
    </w:p>
    <w:p w:rsidR="0005488E" w:rsidP="0005488E">
      <w:pPr>
        <w:jc w:val="both"/>
        <w:rPr>
          <w:rFonts w:eastAsia="Calibri"/>
          <w:sz w:val="16"/>
          <w:szCs w:val="18"/>
          <w:lang w:eastAsia="en-US"/>
        </w:rPr>
      </w:pPr>
      <w:ins w:id="3"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P="0005488E">
      <w:pPr>
        <w:jc w:val="both"/>
        <w:rPr>
          <w:rFonts w:eastAsia="Calibri"/>
          <w:sz w:val="16"/>
          <w:szCs w:val="18"/>
          <w:lang w:eastAsia="en-US"/>
        </w:rPr>
      </w:pPr>
    </w:p>
    <w:p w:rsidR="00BB3EF3" w:rsidRPr="00A71A62" w:rsidP="0005488E">
      <w:pPr>
        <w:jc w:val="both"/>
        <w:rPr>
          <w:ins w:id="4"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tblPr>
      <w:tblGrid>
        <w:gridCol w:w="2410"/>
        <w:gridCol w:w="4819"/>
        <w:gridCol w:w="1418"/>
        <w:gridCol w:w="2126"/>
      </w:tblGrid>
      <w:tr w:rsidTr="00532CB8">
        <w:tblPrEx>
          <w:tblW w:w="10773" w:type="dxa"/>
          <w:tblInd w:w="70" w:type="dxa"/>
          <w:tblLayout w:type="fixed"/>
          <w:tblLook w:val="0000"/>
        </w:tblPrEx>
        <w:trPr>
          <w:cantSplit/>
          <w:trHeight w:val="340"/>
        </w:trPr>
        <w:tc>
          <w:tcPr>
            <w:tcW w:w="2410"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Felhasználási hely címe:</w:t>
            </w:r>
          </w:p>
        </w:tc>
        <w:tc>
          <w:tcPr>
            <w:tcW w:w="4819" w:type="dxa"/>
            <w:vAlign w:val="center"/>
          </w:tcPr>
          <w:p w:rsidR="0089540F" w:rsidRPr="00A71A62" w:rsidP="003332ED">
            <w:pPr>
              <w:overflowPunct w:val="0"/>
              <w:autoSpaceDE w:val="0"/>
              <w:autoSpaceDN w:val="0"/>
              <w:adjustRightInd w:val="0"/>
              <w:spacing w:before="40" w:after="40"/>
              <w:textAlignment w:val="baseline"/>
              <w:rPr>
                <w:sz w:val="18"/>
              </w:rPr>
            </w:pPr>
            <w:r w:rsidRPr="00A71A62">
              <w:rPr>
                <w:rFonts w:eastAsia="Arial"/>
                <w:color w:val="0000FF"/>
                <w:szCs w:val="22"/>
              </w:rPr>
              <w:t>{</w:t>
            </w:r>
            <w:r w:rsidRPr="00A71A62">
              <w:rPr>
                <w:rFonts w:eastAsia="Arial"/>
                <w:color w:val="0000FF"/>
                <w:sz w:val="18"/>
              </w:rPr>
              <w:t>d.Project.FelhasznalasiCim}</w:t>
            </w:r>
          </w:p>
        </w:tc>
        <w:tc>
          <w:tcPr>
            <w:tcW w:w="1418" w:type="dxa"/>
            <w:shd w:val="pct20" w:color="auto" w:fill="auto"/>
            <w:vAlign w:val="center"/>
          </w:tcPr>
          <w:p w:rsidR="0089540F" w:rsidRPr="00A71A62"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P="0054252D">
            <w:pPr>
              <w:overflowPunct w:val="0"/>
              <w:autoSpaceDE w:val="0"/>
              <w:autoSpaceDN w:val="0"/>
              <w:adjustRightInd w:val="0"/>
              <w:spacing w:before="40" w:after="40"/>
              <w:jc w:val="both"/>
              <w:textAlignment w:val="baseline"/>
              <w:rPr>
                <w:sz w:val="18"/>
              </w:rPr>
            </w:pPr>
            <w:r w:rsidRPr="00A71A62">
              <w:rPr>
                <w:color w:val="0000FF"/>
                <w:szCs w:val="22"/>
              </w:rPr>
              <w:t>{d.Project.Fha}</w:t>
            </w:r>
          </w:p>
        </w:tc>
      </w:tr>
    </w:tbl>
    <w:p w:rsidR="0089540F" w:rsidRPr="00A71A62">
      <w:pPr>
        <w:keepNext/>
        <w:overflowPunct w:val="0"/>
        <w:autoSpaceDE w:val="0"/>
        <w:autoSpaceDN w:val="0"/>
        <w:adjustRightInd w:val="0"/>
        <w:spacing w:after="60"/>
        <w:jc w:val="both"/>
        <w:textAlignment w:val="baseline"/>
        <w:rPr>
          <w:sz w:val="6"/>
          <w:szCs w:val="8"/>
        </w:rPr>
      </w:pPr>
    </w:p>
    <w:p w:rsidR="000D3B22" w:rsidRPr="00A71A62">
      <w:pPr>
        <w:keepNext/>
        <w:overflowPunct w:val="0"/>
        <w:autoSpaceDE w:val="0"/>
        <w:autoSpaceDN w:val="0"/>
        <w:adjustRightInd w:val="0"/>
        <w:spacing w:after="60"/>
        <w:jc w:val="both"/>
        <w:textAlignment w:val="baseline"/>
      </w:pPr>
    </w:p>
    <w:p w:rsidR="000D3B22" w:rsidRPr="00A71A62">
      <w:pPr>
        <w:keepNext/>
        <w:overflowPunct w:val="0"/>
        <w:autoSpaceDE w:val="0"/>
        <w:autoSpaceDN w:val="0"/>
        <w:adjustRightInd w:val="0"/>
        <w:spacing w:after="60"/>
        <w:jc w:val="both"/>
        <w:textAlignment w:val="baseline"/>
      </w:pPr>
    </w:p>
    <w:p w:rsidR="00737184" w:rsidRPr="00A71A62">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Pr="00A71A62" w:rsidR="00C8006C">
        <w:rPr>
          <w:color w:val="0000FF"/>
          <w:sz w:val="16"/>
        </w:rPr>
        <w:t>{d.Project.</w:t>
      </w:r>
      <w:r w:rsidRPr="00A71A62" w:rsidR="00C8006C">
        <w:rPr>
          <w:color w:val="0000FF"/>
          <w:sz w:val="18"/>
          <w:szCs w:val="22"/>
        </w:rPr>
        <w:t xml:space="preserve"> JelenlegiMeroszekreny</w:t>
      </w:r>
      <w:r w:rsidRPr="00A71A62" w:rsidR="00C8006C">
        <w:rPr>
          <w:color w:val="0000FF"/>
          <w:sz w:val="16"/>
        </w:rPr>
        <w:t>}</w:t>
      </w:r>
      <w:r w:rsidRPr="00A71A62">
        <w:rPr>
          <w:color w:val="0000FF"/>
          <w:sz w:val="16"/>
        </w:rPr>
        <w:t>,{</w:t>
      </w:r>
      <w:r w:rsidRPr="00A71A62">
        <w:rPr>
          <w:color w:val="0000FF"/>
          <w:sz w:val="2"/>
          <w:szCs w:val="2"/>
        </w:rPr>
        <w:t>d.Project. MerooraHelyeJelenleg</w:t>
      </w:r>
      <w:r w:rsidRPr="00A71A62">
        <w:rPr>
          <w:color w:val="0000FF"/>
          <w:sz w:val="16"/>
        </w:rPr>
        <w:t>}</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Pr="00A71A62" w:rsidR="00C8006C">
        <w:rPr>
          <w:color w:val="0000FF"/>
          <w:sz w:val="16"/>
        </w:rPr>
        <w:t>Nullázás</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5648" behindDoc="1" locked="0" layoutInCell="1" allowOverlap="1">
            <ns3:simplePos x="0" y="0"/>
            <ns3:positionH relativeFrom="page">
              <ns3:posOffset>5845175</ns3:posOffset>
            </ns3:positionH>
            <ns3:positionV relativeFrom="paragraph">
              <ns3:posOffset>55245</ns3:posOffset>
            </ns3:positionV>
            <ns3:extent cx="1038225" cy="723900"/>
            <ns3:effectExtent l="0" t="0" r="9525" b="0"/>
            <ns3:wrapNone/>
            <ns3:docPr id="53" name="Kép 53"/>
            <ns3:cNvGraphicFramePr>
              <ns4:graphicFrameLocks noChangeAspect="1"/>
            </ns3:cNvGraphicFramePr>
            <ns4:graphic>
              <ns4:graphicData uri="http://schemas.openxmlformats.org/drawingml/2006/picture">
                <ns5:pic>
                  <ns5:nvPicPr>
                    <ns5:cNvPr id="53"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neve: ..............................</w:t>
      </w:r>
      <w:r w:rsidRPr="00A71A62" w:rsidR="00DB1729">
        <w:rPr>
          <w:sz w:val="16"/>
        </w:rPr>
        <w:t xml:space="preserve">.............................. </w:t>
      </w:r>
      <w:r w:rsidRPr="00A71A62" w:rsidR="00B2048E">
        <w:rPr>
          <w:sz w:val="16"/>
        </w:rPr>
        <w:t>...........................</w:t>
      </w:r>
      <w:r w:rsidRPr="00A71A62" w:rsidR="00DB1729">
        <w:rPr>
          <w:sz w:val="16"/>
        </w:rPr>
        <w:t xml:space="preserve"> </w:t>
      </w:r>
      <w:r w:rsidRPr="00A71A62" w:rsidR="00B2048E">
        <w:rPr>
          <w:sz w:val="16"/>
        </w:rPr>
        <w:t>anyja neve:</w:t>
      </w:r>
      <w:r w:rsidRPr="00A71A62" w:rsidR="00B2048E">
        <w:rPr>
          <w:sz w:val="16"/>
        </w:rPr>
        <w:tab/>
      </w:r>
    </w:p>
    <w:p w:rsidR="006C46A0" w:rsidRPr="00A71A62"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Pr="00A71A62" w:rsidR="00EB1F5F">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9D56B4">
        <w:rPr>
          <w:sz w:val="16"/>
        </w:rPr>
        <w:t xml:space="preserve"> V</w:t>
      </w:r>
      <w:r w:rsidRPr="00A71A62">
        <w:rPr>
          <w:sz w:val="16"/>
        </w:rPr>
        <w:t xml:space="preserve"> 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3840" behindDoc="0" locked="0" layoutInCell="1" allowOverlap="1">
            <ns3:simplePos x="0" y="0"/>
            <ns3:positionH relativeFrom="column">
              <ns3:posOffset>1096010</ns3:posOffset>
            </ns3:positionH>
            <ns3:positionV relativeFrom="paragraph">
              <ns3:posOffset>19685</ns3:posOffset>
            </ns3:positionV>
            <ns3:extent cx="1609725" cy="647700"/>
            <ns3:effectExtent l="0" t="0" r="9525" b="0"/>
            <ns3:wrapNone/>
            <ns3:docPr id="61" name="Kép 61"/>
            <ns3:cNvGraphicFramePr>
              <ns4:graphicFrameLocks noChangeAspect="1"/>
            </ns3:cNvGraphicFramePr>
            <ns4:graphic>
              <ns4:graphicData uri="http://schemas.openxmlformats.org/drawingml/2006/picture">
                <ns5:pic>
                  <ns5:nvPicPr>
                    <ns5:cNvPr id="61"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születési helye</w:t>
      </w:r>
      <w:r w:rsidRPr="00A71A62" w:rsidR="00E8687B">
        <w:rPr>
          <w:sz w:val="16"/>
        </w:rPr>
        <w:t xml:space="preserve">: </w:t>
      </w:r>
      <w:r w:rsidRPr="00A71A62" w:rsidR="00B2048E">
        <w:rPr>
          <w:sz w:val="16"/>
        </w:rPr>
        <w:t>............</w:t>
      </w:r>
      <w:r w:rsidRPr="00A71A62" w:rsidR="00835FCB">
        <w:rPr>
          <w:bCs/>
          <w:noProof/>
          <w:sz w:val="16"/>
        </w:rPr>
        <w:t xml:space="preserve"> </w:t>
      </w:r>
      <w:r w:rsidRPr="00A71A62" w:rsidR="00B2048E">
        <w:rPr>
          <w:sz w:val="16"/>
        </w:rPr>
        <w:t>..................</w:t>
      </w:r>
      <w:r w:rsidRPr="00507139" w:rsidR="00507139">
        <w:rPr>
          <w:bCs/>
          <w:noProof/>
          <w:color w:val="000000"/>
          <w:spacing w:val="-6"/>
          <w:sz w:val="18"/>
          <w:szCs w:val="22"/>
        </w:rPr>
        <w:t xml:space="preserve"> </w:t>
      </w:r>
      <w:r w:rsidRPr="00A71A62" w:rsidR="00B2048E">
        <w:rPr>
          <w:sz w:val="16"/>
        </w:rPr>
        <w:t>.......................................................... születési ideje</w:t>
      </w:r>
      <w:r w:rsidRPr="00A71A62" w:rsidR="00E8687B">
        <w:rPr>
          <w:sz w:val="16"/>
        </w:rPr>
        <w:t>:</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1249A3" w:rsidR="001249A3">
        <w:rPr>
          <w:bCs/>
          <w:noProof/>
          <w:sz w:val="18"/>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Pr="00A71A62" w:rsidR="00DB1729">
        <w:rPr>
          <w:sz w:val="16"/>
        </w:rPr>
        <w:t>.....</w:t>
      </w:r>
      <w:r w:rsidRPr="00A71A62">
        <w:rPr>
          <w:sz w:val="16"/>
        </w:rPr>
        <w:t>........... szakképesítő irat száma:</w:t>
      </w:r>
      <w:r w:rsidRPr="00A71A62">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4864" behindDoc="0" locked="0" layoutInCell="1" allowOverlap="1">
            <ns3:simplePos x="0" y="0"/>
            <ns3:positionH relativeFrom="column">
              <ns3:posOffset>4493260</ns3:posOffset>
            </ns3:positionH>
            <ns3:positionV relativeFrom="paragraph">
              <ns3:posOffset>17145</ns3:posOffset>
            </ns3:positionV>
            <ns3:extent cx="1609725" cy="647700"/>
            <ns3:effectExtent l="0" t="0" r="9525" b="0"/>
            <ns3:wrapNone/>
            <ns3:docPr id="62" name="Kép 62"/>
            <ns3:cNvGraphicFramePr>
              <ns4:graphicFrameLocks noChangeAspect="1"/>
            </ns3:cNvGraphicFramePr>
            <ns4:graphic>
              <ns4:graphicData uri="http://schemas.openxmlformats.org/drawingml/2006/picture">
                <ns5:pic>
                  <ns5:nvPicPr>
                    <ns5:cNvPr id="62"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adószáma:</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p>
    <w:p w:rsidR="00737184" w:rsidRPr="00A71A62">
      <w:pPr>
        <w:overflowPunct w:val="0"/>
        <w:autoSpaceDE w:val="0"/>
        <w:autoSpaceDN w:val="0"/>
        <w:adjustRightInd w:val="0"/>
        <w:jc w:val="both"/>
        <w:textAlignment w:val="baseline"/>
        <w:rPr>
          <w:sz w:val="16"/>
        </w:rPr>
      </w:pPr>
    </w:p>
    <w:p w:rsidR="00737184" w:rsidRPr="00A71A62">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5888" behindDoc="0" locked="0" layoutInCell="1" allowOverlap="1">
            <ns3:simplePos x="0" y="0"/>
            <ns3:positionH relativeFrom="column">
              <ns3:posOffset>1094740</ns3:posOffset>
            </ns3:positionH>
            <ns3:positionV relativeFrom="paragraph">
              <ns3:posOffset>123825</ns3:posOffset>
            </ns3:positionV>
            <ns3:extent cx="1609725" cy="647700"/>
            <ns3:effectExtent l="0" t="0" r="9525" b="0"/>
            <ns3:wrapNone/>
            <ns3:docPr id="63" name="Kép 63"/>
            <ns3:cNvGraphicFramePr>
              <ns4:graphicFrameLocks noChangeAspect="1"/>
            </ns3:cNvGraphicFramePr>
            <ns4:graphic>
              <ns4:graphicData uri="http://schemas.openxmlformats.org/drawingml/2006/picture">
                <ns5:pic>
                  <ns5:nvPicPr>
                    <ns5:cNvPr id="63"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1C1CE3">
        <w:rPr>
          <w:noProof/>
          <w:sz w:val="22"/>
          <w:szCs w:val="24"/>
        </w:rPr>
        <w:drawing>
          <ns3:anchor distT="0" distB="0" distL="0" distR="0" simplePos="0" relativeHeight="251676672" behindDoc="1" locked="0" layoutInCell="1" allowOverlap="1">
            <ns3:simplePos x="0" y="0"/>
            <ns3:positionH relativeFrom="page">
              <ns3:posOffset>5826125</ns3:posOffset>
            </ns3:positionH>
            <ns3:positionV relativeFrom="paragraph">
              <ns3:posOffset>46355</ns3:posOffset>
            </ns3:positionV>
            <ns3:extent cx="1038225" cy="723900"/>
            <ns3:effectExtent l="0" t="0" r="9525" b="0"/>
            <ns3:wrapNone/>
            <ns3:docPr id="54" name="Kép 54"/>
            <ns3:cNvGraphicFramePr>
              <ns4:graphicFrameLocks noChangeAspect="1"/>
            </ns3:cNvGraphicFramePr>
            <ns4:graphic>
              <ns4:graphicData uri="http://schemas.openxmlformats.org/drawingml/2006/picture">
                <ns5:pic>
                  <ns5:nvPicPr>
                    <ns5:cNvPr id="54"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038225" cy="723900"/>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legfeljebb</w:t>
      </w:r>
      <w:r w:rsidR="00FB1A00">
        <w:rPr>
          <w:sz w:val="16"/>
        </w:rPr>
        <w:t xml:space="preserve">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A</w:t>
      </w:r>
      <w:r w:rsidR="00FB1A00">
        <w:rPr>
          <w:sz w:val="16"/>
        </w:rPr>
        <w:t xml:space="preserve"> 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 xml:space="preserve"> születési ideje</w:t>
      </w:r>
      <w:r w:rsidRPr="00A71A62" w:rsidR="00E8687B">
        <w:rPr>
          <w:sz w:val="16"/>
        </w:rPr>
        <w:t>:</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Pr="00A71A62" w:rsidR="00835FCB">
        <w:rPr>
          <w:bCs/>
          <w:noProof/>
          <w:sz w:val="16"/>
        </w:rPr>
        <w:t xml:space="preserve"> </w:t>
      </w:r>
      <w:r w:rsidRPr="00A71A62">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Pr>
          <w:noProof/>
          <w:sz w:val="18"/>
        </w:rPr>
        <w:drawing>
          <ns3:anchor distT="0" distB="0" distL="114300" distR="114300" simplePos="0" relativeHeight="251686912" behindDoc="0" locked="0" layoutInCell="1" allowOverlap="1">
            <ns3:simplePos x="0" y="0"/>
            <ns3:positionH relativeFrom="column">
              <ns3:posOffset>4057015</ns3:posOffset>
            </ns3:positionH>
            <ns3:positionV relativeFrom="paragraph">
              <ns3:posOffset>108585</ns3:posOffset>
            </ns3:positionV>
            <ns3:extent cx="1609725" cy="647700"/>
            <ns3:effectExtent l="0" t="0" r="9525" b="0"/>
            <ns3:wrapNone/>
            <ns3:docPr id="1440865728" name="Kép 1440865728"/>
            <ns3:cNvGraphicFramePr>
              <ns4:graphicFrameLocks noChangeAspect="1"/>
            </ns3:cNvGraphicFramePr>
            <ns4:graphic>
              <ns4:graphicData uri="http://schemas.openxmlformats.org/drawingml/2006/picture">
                <ns5:pic>
                  <ns5:nvPicPr>
                    <ns5:cNvPr id="1440865728" name="bélyegző.png"/>
                    <ns5:cNvPicPr/>
                  </ns5:nvPicPr>
                  <ns5:blipFill>
                    <ns4:blip ns2:embed="rId12">
                      <ns4:extLst>
                        <ns4:ext uri="{28A0092B-C50C-407E-A947-70E740481C1C}">
                          <ns6:useLocalDpi val="0"/>
                        </ns4:ext>
                      </ns4:extLst>
                    </ns4:blip>
                    <ns4:stretch>
                      <ns4:fillRect/>
                    </ns4:stretch>
                  </ns5:blipFill>
                  <ns5:spPr>
                    <ns4:xfrm>
                      <ns4:off x="0" y="0"/>
                      <ns4:ext cx="1609725" cy="647700"/>
                    </ns4:xfrm>
                    <ns4:prstGeom prst="rect">
                      <ns4:avLst/>
                    </ns4:prstGeom>
                  </ns5:spPr>
                </ns5:pic>
              </ns4:graphicData>
            </ns4:graphic>
            <ns7:sizeRelH relativeFrom="margin">
              <ns7:pctWidth>0</ns7:pctWidth>
            </ns7:sizeRelH>
            <ns7:sizeRelV relativeFrom="margin">
              <ns7:pctHeight>0</ns7:pctHeight>
            </ns7:sizeRelV>
          </ns3:anchor>
        </w:drawing>
      </w:r>
      <w:r w:rsidRPr="00A71A62" w:rsidR="00B2048E">
        <w:rPr>
          <w:sz w:val="16"/>
        </w:rPr>
        <w:t>- nyilatkozattétel jogcíme: ...........................................</w:t>
      </w:r>
      <w:r w:rsidRPr="00A71A62" w:rsidR="00DB1729">
        <w:rPr>
          <w:sz w:val="16"/>
        </w:rPr>
        <w:t>...</w:t>
      </w:r>
      <w:r w:rsidRPr="00A71A62" w:rsidR="00B2048E">
        <w:rPr>
          <w:sz w:val="16"/>
        </w:rPr>
        <w:t>.......................... szakképesítő irat száma:</w:t>
      </w:r>
      <w:r w:rsidRPr="00A71A62" w:rsidR="00E8687B">
        <w:rPr>
          <w:sz w:val="16"/>
        </w:rPr>
        <w:t xml:space="preserve"> </w:t>
      </w:r>
      <w:r w:rsidRPr="00A71A62" w:rsidR="00B2048E">
        <w:rPr>
          <w:sz w:val="16"/>
        </w:rPr>
        <w:tab/>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1249A3" w:rsidR="001249A3">
        <w:rPr>
          <w:bCs/>
          <w:noProof/>
          <w:sz w:val="18"/>
        </w:rPr>
        <w:t xml:space="preserve"> </w:t>
      </w:r>
      <w:r w:rsidRPr="00A71A62">
        <w:rPr>
          <w:sz w:val="16"/>
        </w:rPr>
        <w:tab/>
      </w:r>
    </w:p>
    <w:p w:rsidR="00737184" w:rsidRPr="00A71A62"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Pr="00A71A62" w:rsidR="00A715EA">
        <w:rPr>
          <w:color w:val="0000FF"/>
          <w:sz w:val="22"/>
          <w:szCs w:val="28"/>
        </w:rPr>
        <w:t>{d.Project. Varos}{d.Project. Datum}</w:t>
      </w:r>
      <w:r w:rsidRPr="00A71A62">
        <w:rPr>
          <w:sz w:val="16"/>
        </w:rPr>
        <w:tab/>
        <w:t>...........................................................................</w:t>
      </w:r>
    </w:p>
    <w:p w:rsidR="00737184" w:rsidRPr="00A71A62">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P="001249A3">
      <w:pPr>
        <w:keepNext/>
        <w:tabs>
          <w:tab w:val="left" w:pos="8353"/>
        </w:tabs>
        <w:overflowPunct w:val="0"/>
        <w:autoSpaceDE w:val="0"/>
        <w:autoSpaceDN w:val="0"/>
        <w:adjustRightInd w:val="0"/>
        <w:spacing w:after="60"/>
        <w:jc w:val="both"/>
        <w:textAlignment w:val="baseline"/>
        <w:rPr>
          <w:sz w:val="18"/>
        </w:rPr>
      </w:pPr>
    </w:p>
    <w:p w:rsidR="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Pr="00A71A62" w:rsidR="009B1C09">
        <w:rPr>
          <w:sz w:val="18"/>
        </w:rPr>
        <w:t>elhasználói</w:t>
      </w:r>
      <w:r w:rsidRPr="00A71A62">
        <w:rPr>
          <w:sz w:val="18"/>
        </w:rPr>
        <w:t xml:space="preserve"> főelosztóról:</w:t>
      </w:r>
      <w:r w:rsidR="001249A3">
        <w:rPr>
          <w:sz w:val="18"/>
        </w:rPr>
        <w:tab/>
      </w:r>
    </w:p>
    <w:p w:rsidR="00737184" w:rsidRPr="00A71A62">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Pr="00A71A62" w:rsidR="009B1C09">
        <w:rPr>
          <w:sz w:val="16"/>
        </w:rPr>
        <w:t>elhasználói</w:t>
      </w:r>
      <w:r w:rsidRPr="00A71A62">
        <w:rPr>
          <w:sz w:val="16"/>
        </w:rPr>
        <w:t xml:space="preserve"> főelosztóró</w:t>
      </w:r>
      <w:r w:rsidRPr="00A71A62" w:rsidR="002F60C6">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Pr="00A71A62" w:rsidR="00C8006C">
        <w:rPr>
          <w:color w:val="0000FF"/>
          <w:sz w:val="16"/>
        </w:rPr>
        <w:t>Nullázás</w:t>
      </w:r>
      <w:r w:rsidRPr="00A71A62">
        <w:rPr>
          <w:sz w:val="16"/>
        </w:rPr>
        <w:t>.</w:t>
      </w:r>
      <w:r w:rsidRPr="00A71A62">
        <w:rPr>
          <w:sz w:val="16"/>
        </w:rPr>
        <w:tab/>
      </w:r>
    </w:p>
    <w:p w:rsidR="003A5733"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3600" behindDoc="1" locked="0" layoutInCell="1" allowOverlap="1">
            <ns3:simplePos x="0" y="0"/>
            <ns3:positionH relativeFrom="margin">
              <ns3:posOffset>1133475</ns3:posOffset>
            </ns3:positionH>
            <ns3:positionV relativeFrom="paragraph">
              <ns3:posOffset>7620</ns3:posOffset>
            </ns3:positionV>
            <ns3:extent cx="1676400" cy="1168866"/>
            <ns3:effectExtent l="0" t="0" r="0" b="0"/>
            <ns3:wrapNone/>
            <ns3:docPr id="30" name="Kép 30"/>
            <ns3:cNvGraphicFramePr>
              <ns4:graphicFrameLocks noChangeAspect="1"/>
            </ns3:cNvGraphicFramePr>
            <ns4:graphic>
              <ns4:graphicData uri="http://schemas.openxmlformats.org/drawingml/2006/picture">
                <ns5:pic>
                  <ns5:nvPicPr>
                    <ns5:cNvPr id="30"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xml:space="preserve">- az általam létesített berendezés károsodás nélkül </w:t>
      </w:r>
      <w:r w:rsidRPr="00A71A62" w:rsidR="000A7017">
        <w:rPr>
          <w:sz w:val="16"/>
        </w:rPr>
        <w:t xml:space="preserve">fázisonként </w:t>
      </w:r>
      <w:r w:rsidRPr="00A71A62" w:rsidR="00B2048E">
        <w:rPr>
          <w:sz w:val="16"/>
        </w:rPr>
        <w:t xml:space="preserve">legfeljebb </w:t>
      </w:r>
      <w:r w:rsidRPr="00A71A62" w:rsidR="0028049E">
        <w:rPr>
          <w:color w:val="0000FF"/>
          <w:sz w:val="16"/>
        </w:rPr>
        <w:t>{</w:t>
      </w:r>
      <w:r w:rsidRPr="00A71A62" w:rsidR="0028049E">
        <w:rPr>
          <w:color w:val="0000FF"/>
          <w:sz w:val="2"/>
          <w:szCs w:val="2"/>
        </w:rPr>
        <w:t>d.Project.Iml1</w:t>
      </w:r>
      <w:r w:rsidRPr="00A71A62" w:rsidR="0028049E">
        <w:rPr>
          <w:color w:val="0000FF"/>
          <w:sz w:val="16"/>
        </w:rPr>
        <w:t>}</w:t>
      </w:r>
      <w:r w:rsidRPr="00A71A62" w:rsidR="0028049E">
        <w:rPr>
          <w:sz w:val="16"/>
        </w:rPr>
        <w:t>. A</w:t>
      </w:r>
      <w:r w:rsidR="0028049E">
        <w:rPr>
          <w:sz w:val="16"/>
        </w:rPr>
        <w:t xml:space="preserve"> + </w:t>
      </w:r>
      <w:r w:rsidRPr="00A71A62" w:rsidR="0028049E">
        <w:rPr>
          <w:color w:val="0000FF"/>
          <w:sz w:val="16"/>
        </w:rPr>
        <w:t>{</w:t>
      </w:r>
      <w:r w:rsidRPr="000802DA" w:rsidR="0028049E">
        <w:rPr>
          <w:color w:val="0000FF"/>
          <w:sz w:val="2"/>
          <w:szCs w:val="2"/>
        </w:rPr>
        <w:t>d.</w:t>
      </w:r>
      <w:r w:rsidRPr="00FB1A00" w:rsidR="0028049E">
        <w:rPr>
          <w:color w:val="0000FF"/>
          <w:sz w:val="2"/>
          <w:szCs w:val="2"/>
        </w:rPr>
        <w:t>Project.Ihl1</w:t>
      </w:r>
      <w:r w:rsidRPr="00A71A62" w:rsidR="0028049E">
        <w:rPr>
          <w:color w:val="0000FF"/>
          <w:sz w:val="16"/>
        </w:rPr>
        <w:t>}</w:t>
      </w:r>
      <w:r w:rsidRPr="00A71A62" w:rsidR="0028049E">
        <w:rPr>
          <w:sz w:val="16"/>
        </w:rPr>
        <w:t xml:space="preserve"> </w:t>
      </w:r>
      <w:r w:rsidR="0028049E">
        <w:rPr>
          <w:sz w:val="16"/>
        </w:rPr>
        <w:t xml:space="preserve">A H + </w:t>
      </w:r>
      <w:r w:rsidRPr="00A71A62" w:rsidR="0028049E">
        <w:rPr>
          <w:color w:val="0000FF"/>
          <w:sz w:val="16"/>
        </w:rPr>
        <w:t>{</w:t>
      </w:r>
      <w:r w:rsidRPr="000802DA" w:rsidR="0028049E">
        <w:rPr>
          <w:color w:val="0000FF"/>
          <w:sz w:val="2"/>
          <w:szCs w:val="2"/>
        </w:rPr>
        <w:t>d.</w:t>
      </w:r>
      <w:r w:rsidRPr="009D56B4" w:rsidR="0028049E">
        <w:rPr>
          <w:color w:val="0000FF"/>
          <w:sz w:val="2"/>
          <w:szCs w:val="2"/>
        </w:rPr>
        <w:t>Project.Ivl1</w:t>
      </w:r>
      <w:r w:rsidRPr="00A71A62" w:rsidR="0028049E">
        <w:rPr>
          <w:color w:val="0000FF"/>
          <w:sz w:val="16"/>
        </w:rPr>
        <w:t>}</w:t>
      </w:r>
      <w:r w:rsidR="0028049E">
        <w:rPr>
          <w:sz w:val="16"/>
        </w:rPr>
        <w:t xml:space="preserve">A </w:t>
      </w:r>
      <w:r w:rsidR="00FB1A00">
        <w:rPr>
          <w:sz w:val="16"/>
        </w:rPr>
        <w:t>V</w:t>
      </w:r>
      <w:r w:rsidRPr="00A71A62" w:rsidR="00FB1A00">
        <w:rPr>
          <w:sz w:val="16"/>
        </w:rPr>
        <w:t xml:space="preserve"> </w:t>
      </w:r>
      <w:r w:rsidRPr="00A71A62" w:rsidR="00B2048E">
        <w:rPr>
          <w:sz w:val="16"/>
        </w:rPr>
        <w:t>erősségű áram átvitelére alkalmas.</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sidR="00D05FD4">
        <w:rPr>
          <w:sz w:val="16"/>
        </w:rPr>
        <w:t xml:space="preserve">   Oravecz Zsuzsanna</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Pr="00A71A62" w:rsidR="00E8687B">
        <w:rPr>
          <w:sz w:val="16"/>
        </w:rPr>
        <w:t xml:space="preserve">: </w:t>
      </w:r>
      <w:r w:rsidRPr="00A71A62">
        <w:rPr>
          <w:sz w:val="16"/>
        </w:rPr>
        <w:t>..........................................................</w:t>
      </w:r>
      <w:r w:rsidRPr="00A71A62" w:rsidR="00E8687B">
        <w:rPr>
          <w:sz w:val="16"/>
        </w:rPr>
        <w:t>...............................</w:t>
      </w:r>
      <w:r w:rsidRPr="00A71A62">
        <w:rPr>
          <w:sz w:val="16"/>
        </w:rPr>
        <w:t>születési ideje</w:t>
      </w:r>
      <w:r w:rsidRPr="00A71A62" w:rsidR="00E8687B">
        <w:rPr>
          <w:sz w:val="16"/>
        </w:rPr>
        <w:t>:</w:t>
      </w:r>
      <w:r w:rsidRPr="00A71A62" w:rsidR="00D05FD4">
        <w:rPr>
          <w:sz w:val="16"/>
        </w:rPr>
        <w:t>1971 01. 11.</w:t>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ns3:anchor distT="0" distB="0" distL="0" distR="0" simplePos="0" relativeHeight="251674624" behindDoc="1" locked="0" layoutInCell="1" allowOverlap="1">
            <ns3:simplePos x="0" y="0"/>
            <ns3:positionH relativeFrom="margin">
              <ns3:posOffset>4260850</ns3:posOffset>
            </ns3:positionH>
            <ns3:positionV relativeFrom="paragraph">
              <ns3:posOffset>118745</ns3:posOffset>
            </ns3:positionV>
            <ns3:extent cx="1676400" cy="1168866"/>
            <ns3:effectExtent l="0" t="0" r="0" b="0"/>
            <ns3:wrapNone/>
            <ns3:docPr id="31" name="Kép 31"/>
            <ns3:cNvGraphicFramePr>
              <ns4:graphicFrameLocks noChangeAspect="1"/>
            </ns3:cNvGraphicFramePr>
            <ns4:graphic>
              <ns4:graphicData uri="http://schemas.openxmlformats.org/drawingml/2006/picture">
                <ns5:pic>
                  <ns5:nvPicPr>
                    <ns5:cNvPr id="31" name="Image 35"/>
                    <ns5:cNvPicPr>
                      <ns4:picLocks noChangeAspect="1" noChangeArrowheads="1"/>
                    </ns5:cNvPicPr>
                  </ns5:nvPicPr>
                  <ns5:blipFill>
                    <ns4:blip ns2:embed="rId21" cstate="print">
                      <ns4:extLst>
                        <ns4:ext uri="{28A0092B-C50C-407E-A947-70E740481C1C}">
                          <ns6:useLocalDpi val="0"/>
                        </ns4:ext>
                      </ns4:extLst>
                    </ns4:blip>
                    <ns4:stretch>
                      <ns4:fillRect/>
                    </ns4:stretch>
                  </ns5:blipFill>
                  <ns5:spPr bwMode="auto">
                    <ns4:xfrm>
                      <ns4:off x="0" y="0"/>
                      <ns4:ext cx="1676400" cy="1168866"/>
                    </ns4:xfrm>
                    <ns4:prstGeom prst="rect">
                      <ns4:avLst/>
                    </ns4:prstGeom>
                    <ns4:noFill/>
                  </ns5:spPr>
                </ns5:pic>
              </ns4:graphicData>
            </ns4:graphic>
            <ns7:sizeRelH relativeFrom="margin">
              <ns7:pctWidth>0</ns7:pctWidth>
            </ns7:sizeRelH>
            <ns7:sizeRelV relativeFrom="margin">
              <ns7:pctHeight>0</ns7:pctHeight>
            </ns7:sizeRelV>
          </ns3:anchor>
        </w:drawing>
      </w:r>
      <w:r w:rsidRPr="00A71A62" w:rsidR="00B2048E">
        <w:rPr>
          <w:sz w:val="16"/>
        </w:rPr>
        <w:t>- kivitelező címe:</w:t>
      </w:r>
      <w:r w:rsidRPr="00A71A62" w:rsidR="00835FCB">
        <w:rPr>
          <w:bCs/>
          <w:noProof/>
          <w:sz w:val="16"/>
        </w:rPr>
        <w:t xml:space="preserve"> </w:t>
      </w:r>
      <w:r w:rsidRPr="00A71A62" w:rsidR="00B2048E">
        <w:rPr>
          <w:sz w:val="16"/>
        </w:rPr>
        <w:tab/>
      </w:r>
    </w:p>
    <w:p w:rsidR="00737184" w:rsidRPr="00A71A62">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Pr>
          <w:sz w:val="16"/>
        </w:rPr>
        <w:footnoteReference w:customMarkFollows="1" w:id="2"/>
        <w:t xml:space="preserve">*: </w:t>
      </w:r>
      <w:r w:rsidRPr="00A71A62" w:rsidR="00DB1729">
        <w:rPr>
          <w:sz w:val="16"/>
        </w:rPr>
        <w:t>….</w:t>
      </w:r>
      <w:r w:rsidRPr="00A71A62">
        <w:rPr>
          <w:sz w:val="16"/>
        </w:rPr>
        <w:t>.................................................................... szakképesítő irat száma:</w:t>
      </w:r>
      <w:r w:rsidRPr="00A71A62" w:rsidR="00E8687B">
        <w:rPr>
          <w:sz w:val="16"/>
        </w:rPr>
        <w:t xml:space="preserve"> </w:t>
      </w:r>
      <w:r w:rsidRPr="00A71A62" w:rsidR="00D05FD4">
        <w:rPr>
          <w:sz w:val="16"/>
        </w:rPr>
        <w:t>Vetr.:08371</w:t>
      </w:r>
    </w:p>
    <w:p w:rsidR="00737184" w:rsidRPr="00A71A62"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Pr="00A71A62" w:rsidR="00C8006C">
        <w:rPr>
          <w:color w:val="0000FF"/>
          <w:sz w:val="16"/>
        </w:rPr>
        <w:t xml:space="preserve"> </w:t>
      </w:r>
      <w:r w:rsidRPr="00A71A62" w:rsidR="00C8006C">
        <w:rPr>
          <w:color w:val="0000FF"/>
          <w:sz w:val="22"/>
          <w:szCs w:val="28"/>
        </w:rPr>
        <w:t>{d.Project. Varos}</w:t>
      </w:r>
      <w:r w:rsidRPr="00A71A62" w:rsidR="00C8006C">
        <w:rPr>
          <w:color w:val="0000FF"/>
          <w:sz w:val="16"/>
        </w:rPr>
        <w:t xml:space="preserve"> </w:t>
      </w:r>
      <w:r w:rsidRPr="00A71A62" w:rsidR="00C8006C">
        <w:rPr>
          <w:color w:val="0000FF"/>
          <w:sz w:val="22"/>
          <w:szCs w:val="28"/>
        </w:rPr>
        <w:t>{d.Project. Datum}</w:t>
      </w:r>
    </w:p>
    <w:p w:rsidR="00737184" w:rsidRPr="00A71A62">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pPr>
        <w:tabs>
          <w:tab w:val="center" w:pos="7938"/>
        </w:tabs>
        <w:overflowPunct w:val="0"/>
        <w:autoSpaceDE w:val="0"/>
        <w:autoSpaceDN w:val="0"/>
        <w:adjustRightInd w:val="0"/>
        <w:jc w:val="both"/>
        <w:textAlignment w:val="baseline"/>
        <w:rPr>
          <w:sz w:val="14"/>
          <w:szCs w:val="18"/>
        </w:rPr>
      </w:pPr>
    </w:p>
    <w:p w:rsidR="00CA6E98" w:rsidRPr="00A53FD8"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BB3EF3" w:rsidP="008D35C1">
      <w:pPr>
        <w:tabs>
          <w:tab w:val="left" w:pos="4320"/>
          <w:tab w:val="right" w:pos="9000"/>
        </w:tabs>
        <w:rPr>
          <w:sz w:val="18"/>
        </w:rPr>
      </w:pPr>
    </w:p>
    <w:p w:rsidR="008D35C1" w:rsidRPr="00A71A62"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P="008D35C1">
      <w:pPr>
        <w:tabs>
          <w:tab w:val="left" w:pos="4320"/>
          <w:tab w:val="right" w:pos="9000"/>
        </w:tabs>
        <w:rPr>
          <w:color w:val="0000FF"/>
          <w:sz w:val="22"/>
          <w:szCs w:val="28"/>
        </w:rPr>
      </w:pPr>
      <w:r w:rsidRPr="00A71A62">
        <w:rPr>
          <w:rFonts w:ascii="Arial" w:hAnsi="Arial" w:cs="Arial"/>
          <w:noProof/>
          <w:sz w:val="14"/>
          <w:szCs w:val="18"/>
        </w:rPr>
        <w:drawing>
          <ns3:anchor distT="0" distB="0" distL="114300" distR="114300" simplePos="0" relativeHeight="251668480" behindDoc="1" locked="0" layoutInCell="1" allowOverlap="1">
            <ns3:simplePos x="0" y="0"/>
            <ns3:positionH relativeFrom="page">
              <ns3:align>left</ns3:align>
            </ns3:positionH>
            <ns3:positionV relativeFrom="paragraph">
              <ns3:posOffset>557543</ns3:posOffset>
            </ns3:positionV>
            <ns3:extent cx="1958340" cy="1236345"/>
            <ns3:effectExtent l="0" t="0" r="3810" b="1905"/>
            <ns3:wrapNone/>
            <ns3:docPr id="3" name="Kép 3"/>
            <ns3:cNvGraphicFramePr>
              <ns4:graphicFrameLocks noChangeAspect="1"/>
            </ns3:cNvGraphicFramePr>
            <ns4:graphic>
              <ns4:graphicData uri="http://schemas.openxmlformats.org/drawingml/2006/picture">
                <ns5:pic>
                  <ns5:nvPicPr>
                    <ns5:cNvPr id="3" name="HZ aláírással.png"/>
                    <ns5:cNvPicPr/>
                  </ns5:nvPicPr>
                  <ns5:blipFill>
                    <ns4:blip ns2:embed="rId23" cstate="print">
                      <ns4:extLst>
                        <ns4:ext uri="{28A0092B-C50C-407E-A947-70E740481C1C}">
                          <ns6:useLocalDpi val="0"/>
                        </ns4:ext>
                      </ns4:extLst>
                    </ns4:blip>
                    <ns4:stretch>
                      <ns4:fillRect/>
                    </ns4:stretch>
                  </ns5:blipFill>
                  <ns5:spPr>
                    <ns4:xfrm>
                      <ns4:off x="0" y="0"/>
                      <ns4:ext cx="1958340" cy="1236345"/>
                    </ns4:xfrm>
                    <ns4:prstGeom prst="rect">
                      <ns4:avLst/>
                    </ns4:prstGeom>
                  </ns5:spPr>
                </ns5:pic>
              </ns4:graphicData>
            </ns4:graphic>
            <ns7:sizeRelH relativeFrom="page">
              <ns7:pctWidth>0</ns7:pctWidth>
            </ns7:sizeRelH>
            <ns7:sizeRelV relativeFrom="page">
              <ns7:pctHeight>0</ns7:pctHeight>
            </ns7:sizeRelV>
          </ns3: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{d.Project.</w:t>
      </w:r>
      <w:r w:rsidRPr="00A71A62">
        <w:rPr>
          <w:rFonts w:asciiTheme="minorHAnsi" w:hAnsiTheme="minorHAnsi" w:cstheme="minorBidi"/>
          <w:color w:val="0000FF"/>
          <w:sz w:val="22"/>
          <w:szCs w:val="28"/>
        </w:rPr>
        <w:t xml:space="preserve"> Varos</w:t>
      </w:r>
      <w:r w:rsidRPr="00A71A62">
        <w:rPr>
          <w:color w:val="0000FF"/>
          <w:sz w:val="22"/>
          <w:szCs w:val="28"/>
        </w:rPr>
        <w:t>}</w:t>
      </w:r>
      <w:r w:rsidRPr="00A71A62">
        <w:rPr>
          <w:color w:val="0000FF"/>
          <w:sz w:val="16"/>
        </w:rPr>
        <w:t xml:space="preserve"> </w:t>
      </w:r>
      <w:r w:rsidRPr="00A71A62">
        <w:rPr>
          <w:color w:val="0000FF"/>
          <w:sz w:val="22"/>
          <w:szCs w:val="28"/>
        </w:rPr>
        <w:t>{d.Project.</w:t>
      </w:r>
      <w:r w:rsidRPr="00A71A62">
        <w:rPr>
          <w:rFonts w:asciiTheme="minorHAnsi" w:hAnsiTheme="minorHAnsi" w:cstheme="minorBidi"/>
          <w:color w:val="0000FF"/>
          <w:sz w:val="22"/>
          <w:szCs w:val="28"/>
        </w:rPr>
        <w:t xml:space="preserve"> Datum</w:t>
      </w:r>
      <w:r w:rsidRPr="00A71A62">
        <w:rPr>
          <w:color w:val="0000FF"/>
          <w:sz w:val="22"/>
          <w:szCs w:val="28"/>
        </w:rPr>
        <w:t>}</w:t>
      </w:r>
    </w:p>
    <w:p w:rsidR="008D35C1" w:rsidRPr="00A71A62" w:rsidP="008D35C1">
      <w:pPr>
        <w:tabs>
          <w:tab w:val="left" w:pos="4320"/>
          <w:tab w:val="right" w:pos="9000"/>
        </w:tabs>
        <w:rPr>
          <w:color w:val="0000FF"/>
          <w:sz w:val="22"/>
          <w:szCs w:val="28"/>
        </w:rPr>
      </w:pPr>
    </w:p>
    <w:p w:rsidR="008D35C1" w:rsidRPr="00A71A62" w:rsidP="008D35C1">
      <w:pPr>
        <w:tabs>
          <w:tab w:val="left" w:pos="4320"/>
          <w:tab w:val="right" w:pos="9000"/>
        </w:tabs>
        <w:rPr>
          <w:sz w:val="16"/>
        </w:rPr>
      </w:pPr>
    </w:p>
    <w:p w:rsidR="008D35C1" w:rsidRPr="00A71A62" w:rsidP="008D35C1">
      <w:pPr>
        <w:tabs>
          <w:tab w:val="left" w:pos="4320"/>
          <w:tab w:val="right" w:pos="9000"/>
        </w:tabs>
        <w:rPr>
          <w:sz w:val="16"/>
        </w:rPr>
      </w:pPr>
    </w:p>
    <w:p w:rsidR="008D35C1" w:rsidRPr="00A71A62" w:rsidP="006064D0">
      <w:pPr>
        <w:tabs>
          <w:tab w:val="left" w:pos="1900"/>
        </w:tabs>
        <w:rPr>
          <w:sz w:val="16"/>
        </w:rPr>
      </w:pPr>
      <w:r w:rsidRPr="00A71A62">
        <w:rPr>
          <w:sz w:val="16"/>
        </w:rPr>
        <w:tab/>
      </w:r>
    </w:p>
    <w:p w:rsidR="008D35C1" w:rsidRPr="00A71A62" w:rsidP="008D35C1">
      <w:pPr>
        <w:tabs>
          <w:tab w:val="left" w:pos="4320"/>
          <w:tab w:val="right" w:pos="9000"/>
        </w:tabs>
        <w:rPr>
          <w:sz w:val="16"/>
        </w:rPr>
      </w:pPr>
      <w:r w:rsidRPr="00A71A62">
        <w:rPr>
          <w:sz w:val="16"/>
        </w:rPr>
        <w:t xml:space="preserve">........................................................................... kivitelező aláírása, bélyegző </w:t>
      </w:r>
    </w:p>
    <w:p w:rsidR="008D35C1" w:rsidRPr="00A71A62" w:rsidP="008D35C1">
      <w:pPr>
        <w:tabs>
          <w:tab w:val="left" w:pos="4320"/>
          <w:tab w:val="right" w:pos="9000"/>
        </w:tabs>
        <w:rPr>
          <w:sz w:val="16"/>
        </w:rPr>
      </w:pPr>
    </w:p>
    <w:p w:rsidR="005530C6" w:rsidRPr="00B71BF4" w:rsidP="00B71BF4">
      <w:pPr>
        <w:tabs>
          <w:tab w:val="left" w:pos="4320"/>
          <w:tab w:val="right" w:pos="9000"/>
        </w:tabs>
        <w:rPr>
          <w:rFonts w:ascii="Arial" w:hAnsi="Arial" w:cs="Arial"/>
          <w:sz w:val="18"/>
        </w:rPr>
        <w:sectPr w:rsidSect="00B94C3E">
          <w:headerReference w:type="default" ns2:id="rId24"/>
          <w:footerReference w:type="default" ns2:id="rId25"/>
          <w:pgSz w:w="11910" w:h="16840"/>
          <w:pgMar w:top="1120" w:right="500" w:bottom="1080" w:left="280" w:header="461" w:footer="899" w:gutter="0"/>
          <w:pgNumType w:start="1"/>
          <w:cols w:space="708"/>
        </w:sect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bookmarkStart w:id="11" w:name="_GoBack"/>
      <w:bookmarkEnd w:id="11"/>
    </w:p>
    <w:p w:rsidR="003715FA">
      <w:pPr>
        <w:widowControl w:val="0"/>
        <w:autoSpaceDE w:val="0"/>
        <w:autoSpaceDN w:val="0"/>
        <w:ind w:left="165"/>
        <w:rPr>
          <w:rFonts w:ascii="Times New Roman" w:eastAsia="Arial" w:hAnsi="Arial" w:cs="Arial"/>
          <w:sz w:val="20"/>
          <w:szCs w:val="22"/>
          <w:lang w:val="hu-HU" w:eastAsia="en-US" w:bidi="ar-SA"/>
        </w:rPr>
      </w:pPr>
      <w:r>
        <w:rPr>
          <w:rFonts w:ascii="Times New Roman"/>
          <w:noProof/>
          <w:sz w:val="20"/>
          <w:lang w:eastAsia="hu-HU"/>
        </w:rPr>
        <w:drawing>
          <ns3:inline distT="0" distB="0" distL="0" distR="0">
            <ns3:extent cx="1000546" cy="480059"/>
            <ns3:effectExtent l="0" t="0" r="0" b="0"/>
            <ns3:docPr id="1152604726" name="Image 3"/>
            <ns3:cNvGraphicFramePr/>
            <ns4:graphic>
              <ns4:graphicData uri="http://schemas.openxmlformats.org/drawingml/2006/picture">
                <ns5:pic>
                  <ns5:nvPicPr>
                    <ns5:cNvPr id="1152604726" name="Image 3"/>
                    <ns5:cNvPicPr/>
                  </ns5:nvPicPr>
                  <ns5:blipFill>
                    <ns4:blip ns2:embed="rId26" cstate="print"/>
                    <ns4:stretch>
                      <ns4:fillRect/>
                    </ns4:stretch>
                  </ns5:blipFill>
                  <ns5:spPr>
                    <ns4:xfrm>
                      <ns4:off x="0" y="0"/>
                      <ns4:ext cx="1000546" cy="480059"/>
                    </ns4:xfrm>
                    <ns4:prstGeom prst="rect">
                      <ns4:avLst/>
                    </ns4:prstGeom>
                  </ns5:spPr>
                </ns5:pic>
              </ns4:graphicData>
            </ns4:graphic>
          </ns3:inline>
        </w:drawing>
      </w:r>
    </w:p>
    <w:p w:rsidR="003715FA">
      <w:pPr>
        <w:pStyle w:val="Heading1"/>
        <w:widowControl w:val="0"/>
        <w:autoSpaceDE w:val="0"/>
        <w:autoSpaceDN w:val="0"/>
        <w:spacing w:before="247" w:line="344" w:lineRule="exact"/>
        <w:ind w:left="143" w:firstLine="0"/>
        <w:rPr>
          <w:rFonts w:ascii="Arial" w:eastAsia="Arial" w:hAnsi="Arial" w:cs="Arial"/>
          <w:b/>
          <w:bCs/>
          <w:sz w:val="30"/>
          <w:szCs w:val="30"/>
          <w:lang w:val="hu-HU" w:eastAsia="en-US" w:bidi="ar-SA"/>
        </w:rPr>
      </w:pPr>
      <w:r>
        <w:rPr>
          <w:rFonts w:ascii="Arial" w:eastAsia="Arial" w:hAnsi="Arial" w:cs="Arial"/>
          <w:b/>
          <w:bCs/>
          <w:spacing w:val="-12"/>
          <w:sz w:val="30"/>
          <w:szCs w:val="30"/>
          <w:lang w:val="hu-HU" w:eastAsia="en-US" w:bidi="ar-SA"/>
        </w:rPr>
        <w:t>ÁRAMHÁLÓZATI</w:t>
      </w:r>
      <w:r>
        <w:rPr>
          <w:rFonts w:ascii="Arial" w:eastAsia="Arial" w:hAnsi="Arial" w:cs="Arial"/>
          <w:b/>
          <w:bCs/>
          <w:sz w:val="30"/>
          <w:szCs w:val="30"/>
          <w:lang w:val="hu-HU" w:eastAsia="en-US" w:bidi="ar-SA"/>
        </w:rPr>
        <w:t xml:space="preserve"> </w:t>
      </w:r>
      <w:r>
        <w:rPr>
          <w:rFonts w:ascii="Arial" w:eastAsia="Arial" w:hAnsi="Arial" w:cs="Arial"/>
          <w:b/>
          <w:bCs/>
          <w:spacing w:val="-12"/>
          <w:sz w:val="30"/>
          <w:szCs w:val="30"/>
          <w:lang w:val="hu-HU" w:eastAsia="en-US" w:bidi="ar-SA"/>
        </w:rPr>
        <w:t>TELJESÍTMÉNYIGÉNY</w:t>
      </w:r>
      <w:r>
        <w:rPr>
          <w:rFonts w:ascii="Arial" w:eastAsia="Arial" w:hAnsi="Arial" w:cs="Arial"/>
          <w:b/>
          <w:bCs/>
          <w:spacing w:val="-6"/>
          <w:sz w:val="30"/>
          <w:szCs w:val="30"/>
          <w:lang w:val="hu-HU" w:eastAsia="en-US" w:bidi="ar-SA"/>
        </w:rPr>
        <w:t xml:space="preserve"> </w:t>
      </w:r>
      <w:r>
        <w:rPr>
          <w:rFonts w:ascii="Arial" w:eastAsia="Arial" w:hAnsi="Arial" w:cs="Arial"/>
          <w:b/>
          <w:bCs/>
          <w:spacing w:val="-12"/>
          <w:sz w:val="30"/>
          <w:szCs w:val="30"/>
          <w:lang w:val="hu-HU" w:eastAsia="en-US" w:bidi="ar-SA"/>
        </w:rPr>
        <w:t>BEJELENTÉSE</w:t>
      </w:r>
    </w:p>
    <w:p w:rsidR="003715FA">
      <w:pPr>
        <w:widowControl w:val="0"/>
        <w:autoSpaceDE w:val="0"/>
        <w:autoSpaceDN w:val="0"/>
        <w:spacing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nyomtatott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nagybetűkkel</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töltse</w:t>
      </w:r>
      <w:r>
        <w:rPr>
          <w:rFonts w:ascii="Arial" w:eastAsia="Arial" w:hAnsi="Arial" w:cs="Arial"/>
          <w:spacing w:val="-10"/>
          <w:sz w:val="22"/>
          <w:szCs w:val="22"/>
          <w:lang w:val="hu-HU" w:eastAsia="en-US" w:bidi="ar-SA"/>
        </w:rPr>
        <w:t xml:space="preserve"> </w:t>
      </w:r>
      <w:r>
        <w:rPr>
          <w:rFonts w:ascii="Arial" w:eastAsia="Arial" w:hAnsi="Arial" w:cs="Arial"/>
          <w:spacing w:val="-5"/>
          <w:sz w:val="22"/>
          <w:szCs w:val="22"/>
          <w:lang w:val="hu-HU" w:eastAsia="en-US" w:bidi="ar-SA"/>
        </w:rPr>
        <w:t>ki.</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spacing w:before="1" w:line="252" w:lineRule="exact"/>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Felhasználó</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azonosítója:</w:t>
      </w:r>
      <w:r w:rsidR="00A451FF">
        <w:rPr>
          <w:rFonts w:ascii="Arial" w:eastAsia="Arial" w:hAnsi="Arial" w:cs="Arial"/>
          <w:spacing w:val="-2"/>
          <w:sz w:val="22"/>
          <w:szCs w:val="22"/>
          <w:lang w:val="hu-HU" w:eastAsia="en-US" w:bidi="ar-SA"/>
        </w:rPr>
        <w:t xml:space="preserve">     </w:t>
      </w:r>
      <w:r w:rsidRPr="00A451FF" w:rsidR="00A451FF">
        <w:rPr>
          <w:rFonts w:ascii="Arial" w:eastAsia="Arial" w:hAnsi="Arial" w:cs="Arial"/>
          <w:color w:val="0070C0"/>
          <w:spacing w:val="-2"/>
          <w:sz w:val="28"/>
          <w:szCs w:val="28"/>
          <w:lang w:val="hu-HU" w:eastAsia="en-US" w:bidi="ar-SA"/>
        </w:rPr>
        <w:t>{</w:t>
      </w:r>
      <w:r w:rsidR="00AD1620">
        <w:rPr>
          <w:rFonts w:ascii="Arial" w:eastAsia="Arial" w:hAnsi="Arial" w:cs="Arial"/>
          <w:color w:val="0070C0"/>
          <w:spacing w:val="-2"/>
          <w:sz w:val="28"/>
          <w:szCs w:val="28"/>
          <w:lang w:val="hu-HU" w:eastAsia="en-US" w:bidi="ar-SA"/>
        </w:rPr>
        <w:t>d.</w:t>
      </w:r>
      <w:r w:rsidRPr="00A451FF" w:rsidR="00A451FF">
        <w:rPr>
          <w:rFonts w:ascii="Arial" w:eastAsia="Arial" w:hAnsi="Arial" w:cs="Arial"/>
          <w:color w:val="0070C0"/>
          <w:spacing w:val="-2"/>
          <w:sz w:val="28"/>
          <w:szCs w:val="28"/>
          <w:lang w:val="hu-HU" w:eastAsia="en-US" w:bidi="ar-SA"/>
        </w:rPr>
        <w:t>Project.Fha</w:t>
      </w:r>
      <w:r w:rsidRPr="00A451FF" w:rsidR="00A451FF">
        <w:rPr>
          <w:rFonts w:ascii="Arial" w:eastAsia="Arial" w:hAnsi="Arial" w:cs="Arial"/>
          <w:color w:val="0070C0"/>
          <w:spacing w:val="-2"/>
          <w:sz w:val="28"/>
          <w:szCs w:val="28"/>
          <w:lang w:val="hu-HU" w:eastAsia="en-US" w:bidi="ar-SA"/>
        </w:rPr>
        <w:t>}</w:t>
      </w:r>
    </w:p>
    <w:p w:rsidR="003715FA">
      <w:pPr>
        <w:widowControl w:val="0"/>
        <w:autoSpaceDE w:val="0"/>
        <w:autoSpaceDN w:val="0"/>
        <w:spacing w:line="480" w:lineRule="auto"/>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(Kérjük,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elosztói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azonosítót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adjon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hálózatcsatlakozási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vagy</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hálózathasználati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 xml:space="preserve">szerződésről.) Mérési pont azonosítója: </w:t>
      </w:r>
      <w:r>
        <w:rPr>
          <w:rFonts w:ascii="Arial" w:eastAsia="Arial" w:hAnsi="Arial" w:cs="Arial"/>
          <w:sz w:val="22"/>
          <w:szCs w:val="22"/>
          <w:lang w:val="hu-HU" w:eastAsia="en-US" w:bidi="ar-SA"/>
        </w:rPr>
        <w:t>HU000</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p>
    <w:p w:rsidR="003715FA">
      <w:pPr>
        <w:pStyle w:val="Heading3"/>
        <w:keepNext w:val="0"/>
        <w:keepLines w:val="0"/>
        <w:widowControl w:val="0"/>
        <w:numPr>
          <w:ilvl w:val="0"/>
          <w:numId w:val="15"/>
        </w:numPr>
        <w:tabs>
          <w:tab w:val="left" w:pos="575"/>
        </w:tabs>
        <w:autoSpaceDE w:val="0"/>
        <w:autoSpaceDN w:val="0"/>
        <w:spacing w:before="66" w:after="0" w:line="298" w:lineRule="exact"/>
        <w:ind w:left="575" w:hanging="432"/>
        <w:jc w:val="left"/>
        <w:rPr>
          <w:rFonts w:ascii="Arial" w:eastAsia="Arial" w:hAnsi="Arial" w:cs="Arial"/>
          <w:b/>
          <w:bCs/>
          <w:i w:val="0"/>
          <w:iCs w:val="0"/>
          <w:sz w:val="25"/>
          <w:szCs w:val="25"/>
          <w:lang w:val="hu-HU" w:eastAsia="en-US" w:bidi="ar-SA"/>
        </w:rPr>
      </w:pPr>
      <w:r>
        <w:rPr>
          <w:rFonts w:ascii="Arial" w:eastAsia="Arial" w:hAnsi="Arial" w:cs="Arial"/>
          <w:b/>
          <w:bCs/>
          <w:i w:val="0"/>
          <w:iCs w:val="0"/>
          <w:sz w:val="25"/>
          <w:szCs w:val="25"/>
          <w:lang w:val="hu-HU" w:eastAsia="en-US" w:bidi="ar-SA"/>
        </w:rPr>
        <w:t>Igénybejelentő</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adatai</w:t>
      </w:r>
      <w:r>
        <w:rPr>
          <w:rFonts w:ascii="Arial" w:eastAsia="Arial" w:hAnsi="Arial" w:cs="Arial"/>
          <w:b/>
          <w:bCs/>
          <w:i w:val="0"/>
          <w:iCs w:val="0"/>
          <w:spacing w:val="-10"/>
          <w:sz w:val="25"/>
          <w:szCs w:val="25"/>
          <w:lang w:val="hu-HU" w:eastAsia="en-US" w:bidi="ar-SA"/>
        </w:rPr>
        <w:t xml:space="preserve"> </w:t>
      </w:r>
      <w:r>
        <w:rPr>
          <w:rFonts w:ascii="Arial" w:eastAsia="Arial" w:hAnsi="Arial" w:cs="Arial"/>
          <w:b/>
          <w:bCs/>
          <w:i w:val="0"/>
          <w:iCs w:val="0"/>
          <w:sz w:val="25"/>
          <w:szCs w:val="25"/>
          <w:lang w:val="hu-HU" w:eastAsia="en-US" w:bidi="ar-SA"/>
        </w:rPr>
        <w:t>(Válasszon,</w:t>
      </w:r>
      <w:r>
        <w:rPr>
          <w:rFonts w:ascii="Arial" w:eastAsia="Arial" w:hAnsi="Arial" w:cs="Arial"/>
          <w:b/>
          <w:bCs/>
          <w:i w:val="0"/>
          <w:iCs w:val="0"/>
          <w:spacing w:val="-12"/>
          <w:sz w:val="25"/>
          <w:szCs w:val="25"/>
          <w:lang w:val="hu-HU" w:eastAsia="en-US" w:bidi="ar-SA"/>
        </w:rPr>
        <w:t xml:space="preserve"> </w:t>
      </w:r>
      <w:r>
        <w:rPr>
          <w:rFonts w:ascii="Arial" w:eastAsia="Arial" w:hAnsi="Arial" w:cs="Arial"/>
          <w:b/>
          <w:bCs/>
          <w:i w:val="0"/>
          <w:iCs w:val="0"/>
          <w:sz w:val="25"/>
          <w:szCs w:val="25"/>
          <w:lang w:val="hu-HU" w:eastAsia="en-US" w:bidi="ar-SA"/>
        </w:rPr>
        <w:t>hogy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magánszemély</w:t>
      </w:r>
      <w:r>
        <w:rPr>
          <w:rFonts w:ascii="Arial" w:eastAsia="Arial" w:hAnsi="Arial" w:cs="Arial"/>
          <w:b/>
          <w:bCs/>
          <w:i w:val="0"/>
          <w:iCs w:val="0"/>
          <w:spacing w:val="-11"/>
          <w:sz w:val="25"/>
          <w:szCs w:val="25"/>
          <w:lang w:val="hu-HU" w:eastAsia="en-US" w:bidi="ar-SA"/>
        </w:rPr>
        <w:t xml:space="preserve"> </w:t>
      </w:r>
      <w:r>
        <w:rPr>
          <w:rFonts w:ascii="Arial" w:eastAsia="Arial" w:hAnsi="Arial" w:cs="Arial"/>
          <w:b/>
          <w:bCs/>
          <w:i w:val="0"/>
          <w:iCs w:val="0"/>
          <w:sz w:val="25"/>
          <w:szCs w:val="25"/>
          <w:lang w:val="hu-HU" w:eastAsia="en-US" w:bidi="ar-SA"/>
        </w:rPr>
        <w:t>vagy</w:t>
      </w:r>
      <w:r>
        <w:rPr>
          <w:rFonts w:ascii="Arial" w:eastAsia="Arial" w:hAnsi="Arial" w:cs="Arial"/>
          <w:b/>
          <w:bCs/>
          <w:i w:val="0"/>
          <w:iCs w:val="0"/>
          <w:spacing w:val="-14"/>
          <w:sz w:val="25"/>
          <w:szCs w:val="25"/>
          <w:lang w:val="hu-HU" w:eastAsia="en-US" w:bidi="ar-SA"/>
        </w:rPr>
        <w:t xml:space="preserve"> </w:t>
      </w:r>
      <w:r>
        <w:rPr>
          <w:rFonts w:ascii="Arial" w:eastAsia="Arial" w:hAnsi="Arial" w:cs="Arial"/>
          <w:b/>
          <w:bCs/>
          <w:i w:val="0"/>
          <w:iCs w:val="0"/>
          <w:sz w:val="25"/>
          <w:szCs w:val="25"/>
          <w:lang w:val="hu-HU" w:eastAsia="en-US" w:bidi="ar-SA"/>
        </w:rPr>
        <w:t>jogi</w:t>
      </w:r>
      <w:r>
        <w:rPr>
          <w:rFonts w:ascii="Arial" w:eastAsia="Arial" w:hAnsi="Arial" w:cs="Arial"/>
          <w:b/>
          <w:bCs/>
          <w:i w:val="0"/>
          <w:iCs w:val="0"/>
          <w:spacing w:val="-13"/>
          <w:sz w:val="25"/>
          <w:szCs w:val="25"/>
          <w:lang w:val="hu-HU" w:eastAsia="en-US" w:bidi="ar-SA"/>
        </w:rPr>
        <w:t xml:space="preserve"> </w:t>
      </w:r>
      <w:r>
        <w:rPr>
          <w:rFonts w:ascii="Arial" w:eastAsia="Arial" w:hAnsi="Arial" w:cs="Arial"/>
          <w:b/>
          <w:bCs/>
          <w:i w:val="0"/>
          <w:iCs w:val="0"/>
          <w:spacing w:val="-2"/>
          <w:sz w:val="25"/>
          <w:szCs w:val="25"/>
          <w:lang w:val="hu-HU" w:eastAsia="en-US" w:bidi="ar-SA"/>
        </w:rPr>
        <w:t>személy!)</w:t>
      </w:r>
    </w:p>
    <w:p w:rsidR="003715FA">
      <w:pPr>
        <w:pStyle w:val="Heading4"/>
        <w:keepNext w:val="0"/>
        <w:widowControl w:val="0"/>
        <w:numPr>
          <w:ilvl w:val="1"/>
          <w:numId w:val="15"/>
        </w:numPr>
        <w:tabs>
          <w:tab w:val="left" w:pos="710"/>
        </w:tabs>
        <w:autoSpaceDE w:val="0"/>
        <w:autoSpaceDN w:val="0"/>
        <w:spacing w:line="252" w:lineRule="exact"/>
        <w:ind w:left="710" w:hanging="567"/>
        <w:jc w:val="left"/>
        <w:rPr>
          <w:rFonts w:ascii="Arial" w:eastAsia="Arial" w:hAnsi="Arial" w:cs="Arial"/>
          <w:b/>
          <w:bCs/>
          <w:sz w:val="22"/>
          <w:szCs w:val="22"/>
          <w:lang w:val="hu-HU" w:eastAsia="en-US" w:bidi="ar-SA"/>
        </w:rPr>
      </w:pPr>
      <w:r>
        <w:rPr>
          <w:rFonts w:ascii="Arial" w:eastAsia="Arial" w:hAnsi="Arial" w:cs="Arial"/>
          <w:b/>
          <w:bCs/>
          <w:spacing w:val="-2"/>
          <w:sz w:val="22"/>
          <w:szCs w:val="22"/>
          <w:lang w:val="hu-HU" w:eastAsia="en-US" w:bidi="ar-SA"/>
        </w:rPr>
        <w:t>Magánszemély</w:t>
      </w:r>
    </w:p>
    <w:p w:rsidR="003715FA">
      <w:pPr>
        <w:widowControl w:val="0"/>
        <w:autoSpaceDE w:val="0"/>
        <w:autoSpaceDN w:val="0"/>
        <w:rPr>
          <w:rFonts w:ascii="Arial" w:eastAsia="Arial" w:hAnsi="Arial" w:cs="Arial"/>
          <w:b/>
          <w:sz w:val="22"/>
          <w:szCs w:val="22"/>
          <w:lang w:val="hu-HU" w:eastAsia="en-US" w:bidi="ar-SA"/>
        </w:rPr>
      </w:pPr>
    </w:p>
    <w:p w:rsidR="003715FA" w:rsidRPr="00574D85" w:rsidP="00574D85">
      <w:pPr>
        <w:widowControl w:val="0"/>
        <w:tabs>
          <w:tab w:val="left" w:pos="4963"/>
        </w:tabs>
        <w:autoSpaceDE w:val="0"/>
        <w:autoSpaceDN w:val="0"/>
        <w:spacing w:before="1"/>
        <w:ind w:left="143"/>
        <w:rPr>
          <w:rFonts w:ascii="Arial" w:eastAsia="Arial" w:hAnsi="Arial" w:cs="Arial"/>
          <w:color w:val="0070C0"/>
          <w:sz w:val="22"/>
          <w:szCs w:val="22"/>
          <w:lang w:val="hu-HU" w:eastAsia="en-US" w:bidi="ar-SA"/>
        </w:rPr>
      </w:pP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pacing w:val="-23"/>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sidRPr="00574D85" w:rsidR="00574D85">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574D85">
        <w:rPr>
          <w:rFonts w:ascii="Arial" w:eastAsia="Arial" w:hAnsi="Arial" w:cs="Arial"/>
          <w:color w:val="0070C0"/>
          <w:spacing w:val="-5"/>
          <w:sz w:val="22"/>
          <w:szCs w:val="22"/>
          <w:lang w:val="hu-HU" w:eastAsia="en-US" w:bidi="ar-SA"/>
        </w:rPr>
        <w:t>Project</w:t>
      </w:r>
      <w:r w:rsidRPr="00574D85" w:rsidR="00574D85">
        <w:rPr>
          <w:rFonts w:ascii="Arial" w:eastAsia="Arial" w:hAnsi="Arial" w:cs="Arial"/>
          <w:color w:val="0070C0"/>
          <w:spacing w:val="-5"/>
          <w:sz w:val="22"/>
          <w:szCs w:val="22"/>
          <w:lang w:val="hu-HU" w:eastAsia="en-US" w:bidi="ar-SA"/>
        </w:rPr>
        <w:t>.Nev</w:t>
      </w:r>
      <w:r w:rsidRPr="00574D85" w:rsidR="00574D85">
        <w:rPr>
          <w:rFonts w:ascii="Arial" w:eastAsia="Arial" w:hAnsi="Arial" w:cs="Arial"/>
          <w:color w:val="0070C0"/>
          <w:spacing w:val="-5"/>
          <w:sz w:val="22"/>
          <w:szCs w:val="22"/>
          <w:lang w:val="hu-HU" w:eastAsia="en-US" w:bidi="ar-SA"/>
        </w:rPr>
        <w:t>}</w:t>
      </w:r>
      <w:r w:rsidR="00574D85">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Születési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45"/>
          <w:sz w:val="22"/>
          <w:szCs w:val="22"/>
          <w:lang w:val="hu-HU" w:eastAsia="en-US" w:bidi="ar-SA"/>
        </w:rPr>
        <w:t xml:space="preserve"> </w:t>
      </w:r>
      <w:r w:rsidR="00574D85">
        <w:rPr>
          <w:rFonts w:ascii="Arial" w:eastAsia="Arial" w:hAnsi="Arial" w:cs="Arial"/>
          <w:spacing w:val="45"/>
          <w:sz w:val="22"/>
          <w:szCs w:val="22"/>
          <w:lang w:val="hu-HU" w:eastAsia="en-US" w:bidi="ar-SA"/>
        </w:rPr>
        <w:t xml:space="preserve"> </w:t>
      </w:r>
      <w:r w:rsidRPr="00574D85" w:rsidR="00574D85">
        <w:rPr>
          <w:rFonts w:ascii="Arial" w:eastAsia="Arial" w:hAnsi="Arial" w:cs="Arial"/>
          <w:color w:val="0070C0"/>
          <w:spacing w:val="45"/>
          <w:sz w:val="22"/>
          <w:szCs w:val="22"/>
          <w:lang w:val="hu-HU" w:eastAsia="en-US" w:bidi="ar-SA"/>
        </w:rPr>
        <w:t>{</w:t>
      </w:r>
      <w:r w:rsidR="00AC5E1D">
        <w:rPr>
          <w:rFonts w:ascii="Arial" w:eastAsia="Arial" w:hAnsi="Arial" w:cs="Arial"/>
          <w:color w:val="0070C0"/>
          <w:spacing w:val="45"/>
          <w:sz w:val="22"/>
          <w:szCs w:val="22"/>
          <w:lang w:val="hu-HU" w:eastAsia="en-US" w:bidi="ar-SA"/>
        </w:rPr>
        <w:t>d.</w:t>
      </w:r>
      <w:r w:rsidRPr="00574D85" w:rsidR="00574D85">
        <w:rPr>
          <w:rFonts w:ascii="Arial" w:eastAsia="Arial" w:hAnsi="Arial" w:cs="Arial"/>
          <w:color w:val="0070C0"/>
          <w:spacing w:val="-2"/>
          <w:sz w:val="22"/>
          <w:szCs w:val="22"/>
          <w:lang w:val="hu-HU" w:eastAsia="en-US" w:bidi="ar-SA"/>
        </w:rPr>
        <w:t>Project.SzuletesiNev</w:t>
      </w:r>
      <w:r w:rsidRPr="00574D85" w:rsidR="00574D85">
        <w:rPr>
          <w:rFonts w:ascii="Arial" w:eastAsia="Arial" w:hAnsi="Arial" w:cs="Arial"/>
          <w:color w:val="0070C0"/>
          <w:spacing w:val="-2"/>
          <w:sz w:val="22"/>
          <w:szCs w:val="22"/>
          <w:lang w:val="hu-HU" w:eastAsia="en-US" w:bidi="ar-SA"/>
        </w:rPr>
        <w:t>}</w:t>
      </w:r>
    </w:p>
    <w:p w:rsidR="003715FA" w:rsidRPr="00574D85">
      <w:pPr>
        <w:widowControl w:val="0"/>
        <w:tabs>
          <w:tab w:val="left" w:pos="4963"/>
        </w:tabs>
        <w:autoSpaceDE w:val="0"/>
        <w:autoSpaceDN w:val="0"/>
        <w:ind w:left="143"/>
        <w:rPr>
          <w:rFonts w:ascii="Arial" w:eastAsia="Arial" w:hAnsi="Arial" w:cs="Arial"/>
          <w:b/>
          <w:sz w:val="22"/>
          <w:szCs w:val="22"/>
          <w:lang w:val="hu-HU" w:eastAsia="en-US" w:bidi="ar-SA"/>
        </w:rPr>
      </w:pPr>
      <w:r>
        <w:rPr>
          <w:rFonts w:ascii="Arial" w:eastAsia="Arial" w:hAnsi="Arial" w:cs="Arial"/>
          <w:sz w:val="22"/>
          <w:szCs w:val="22"/>
          <w:lang w:val="hu-HU" w:eastAsia="en-US" w:bidi="ar-SA"/>
        </w:rPr>
        <w:t>Anyja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1</w:t>
      </w:r>
      <w:r>
        <w:rPr>
          <w:rFonts w:ascii="Arial" w:eastAsia="Arial" w:hAnsi="Arial" w:cs="Arial"/>
          <w:sz w:val="22"/>
          <w:szCs w:val="22"/>
          <w:lang w:val="hu-HU" w:eastAsia="en-US" w:bidi="ar-SA"/>
        </w:rPr>
        <w:t>:</w:t>
      </w:r>
      <w:r>
        <w:rPr>
          <w:rFonts w:ascii="Arial" w:eastAsia="Arial" w:hAnsi="Arial" w:cs="Arial"/>
          <w:spacing w:val="31"/>
          <w:sz w:val="22"/>
          <w:szCs w:val="22"/>
          <w:lang w:val="hu-HU" w:eastAsia="en-US" w:bidi="ar-SA"/>
        </w:rPr>
        <w:t xml:space="preserve"> </w:t>
      </w:r>
      <w:r w:rsidRPr="00574D85" w:rsidR="00574D85">
        <w:rPr>
          <w:rFonts w:ascii="Arial" w:eastAsia="Arial" w:hAnsi="Arial" w:cs="Arial"/>
          <w:color w:val="0070C0"/>
          <w:spacing w:val="31"/>
          <w:sz w:val="20"/>
          <w:szCs w:val="20"/>
          <w:lang w:val="hu-HU" w:eastAsia="en-US" w:bidi="ar-SA"/>
        </w:rPr>
        <w:t>{</w:t>
      </w:r>
      <w:r w:rsidR="00AC5E1D">
        <w:rPr>
          <w:rFonts w:ascii="Arial" w:eastAsia="Arial" w:hAnsi="Arial" w:cs="Arial"/>
          <w:color w:val="0070C0"/>
          <w:spacing w:val="31"/>
          <w:sz w:val="20"/>
          <w:szCs w:val="20"/>
          <w:lang w:val="hu-HU" w:eastAsia="en-US" w:bidi="ar-SA"/>
        </w:rPr>
        <w:t>d</w:t>
      </w:r>
      <w:r w:rsidR="00AC5E1D">
        <w:rPr>
          <w:rFonts w:ascii="Arial" w:eastAsia="Arial" w:hAnsi="Arial" w:cs="Arial"/>
          <w:color w:val="0070C0"/>
          <w:spacing w:val="31"/>
          <w:sz w:val="20"/>
          <w:szCs w:val="20"/>
          <w:lang w:val="hu-HU" w:eastAsia="en-US" w:bidi="ar-SA"/>
        </w:rPr>
        <w:t>.</w:t>
      </w:r>
      <w:r w:rsidRPr="00574D85" w:rsidR="00574D85">
        <w:rPr>
          <w:rFonts w:ascii="Arial" w:eastAsia="Arial" w:hAnsi="Arial" w:cs="Arial"/>
          <w:color w:val="0070C0"/>
          <w:spacing w:val="31"/>
          <w:sz w:val="10"/>
          <w:szCs w:val="10"/>
          <w:lang w:val="hu-HU" w:eastAsia="en-US" w:bidi="ar-SA"/>
        </w:rPr>
        <w:t>Project</w:t>
      </w:r>
      <w:r w:rsidRPr="00574D85" w:rsidR="00574D85">
        <w:rPr>
          <w:rFonts w:ascii="Arial" w:eastAsia="Arial" w:hAnsi="Arial" w:cs="Arial"/>
          <w:color w:val="0070C0"/>
          <w:spacing w:val="31"/>
          <w:sz w:val="10"/>
          <w:szCs w:val="10"/>
          <w:lang w:val="hu-HU" w:eastAsia="en-US" w:bidi="ar-SA"/>
        </w:rPr>
        <w:t>.AnyjaNeve</w:t>
      </w:r>
      <w:r w:rsidRPr="00574D85" w:rsidR="00574D85">
        <w:rPr>
          <w:rFonts w:ascii="Arial" w:eastAsia="Arial" w:hAnsi="Arial" w:cs="Arial"/>
          <w:color w:val="0070C0"/>
          <w:spacing w:val="31"/>
          <w:sz w:val="20"/>
          <w:szCs w:val="20"/>
          <w:lang w:val="hu-HU" w:eastAsia="en-US" w:bidi="ar-SA"/>
        </w:rPr>
        <w:t>}</w:t>
      </w:r>
      <w:r>
        <w:rPr>
          <w:rFonts w:ascii="Arial" w:eastAsia="Arial" w:hAnsi="Arial" w:cs="Arial"/>
          <w:sz w:val="22"/>
          <w:szCs w:val="22"/>
          <w:lang w:val="hu-HU" w:eastAsia="en-US" w:bidi="ar-SA"/>
        </w:rPr>
        <w:t>Születési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helye,</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ideje</w:t>
      </w:r>
      <w:r>
        <w:rPr>
          <w:rFonts w:ascii="Arial" w:eastAsia="Arial" w:hAnsi="Arial" w:cs="Arial"/>
          <w:sz w:val="22"/>
          <w:szCs w:val="22"/>
          <w:vertAlign w:val="superscript"/>
          <w:lang w:val="hu-HU" w:eastAsia="en-US" w:bidi="ar-SA"/>
        </w:rPr>
        <w:t>1</w:t>
      </w:r>
      <w:r w:rsidRPr="00574D85">
        <w:rPr>
          <w:rFonts w:ascii="Arial" w:eastAsia="Arial" w:hAnsi="Arial" w:cs="Arial"/>
          <w:color w:val="0070C0"/>
          <w:sz w:val="22"/>
          <w:szCs w:val="22"/>
          <w:lang w:val="hu-HU" w:eastAsia="en-US" w:bidi="ar-SA"/>
        </w:rPr>
        <w:t>:</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Project.SzuletesiHely</w:t>
      </w:r>
      <w:r w:rsidRPr="00574D85" w:rsidR="00574D85">
        <w:rPr>
          <w:rFonts w:ascii="Arial" w:eastAsia="Arial" w:hAnsi="Arial" w:cs="Arial"/>
          <w:color w:val="0070C0"/>
          <w:spacing w:val="32"/>
          <w:sz w:val="20"/>
          <w:szCs w:val="20"/>
          <w:lang w:val="hu-HU" w:eastAsia="en-US" w:bidi="ar-SA"/>
        </w:rPr>
        <w:t>},{</w:t>
      </w:r>
      <w:r w:rsidR="00AC5E1D">
        <w:rPr>
          <w:rFonts w:ascii="Arial" w:eastAsia="Arial" w:hAnsi="Arial" w:cs="Arial"/>
          <w:color w:val="0070C0"/>
          <w:spacing w:val="32"/>
          <w:sz w:val="20"/>
          <w:szCs w:val="20"/>
          <w:lang w:val="hu-HU" w:eastAsia="en-US" w:bidi="ar-SA"/>
        </w:rPr>
        <w:t>d.</w:t>
      </w:r>
      <w:r w:rsidRPr="00574D85" w:rsidR="00574D85">
        <w:rPr>
          <w:rFonts w:ascii="Arial" w:eastAsia="Arial" w:hAnsi="Arial" w:cs="Arial"/>
          <w:color w:val="0070C0"/>
          <w:spacing w:val="32"/>
          <w:sz w:val="10"/>
          <w:szCs w:val="10"/>
          <w:lang w:val="hu-HU" w:eastAsia="en-US" w:bidi="ar-SA"/>
        </w:rPr>
        <w:t>Project.SzuletesiIdo</w:t>
      </w:r>
      <w:r w:rsidRPr="00574D85" w:rsidR="00574D85">
        <w:rPr>
          <w:rFonts w:ascii="Arial" w:eastAsia="Arial" w:hAnsi="Arial" w:cs="Arial"/>
          <w:color w:val="0070C0"/>
          <w:spacing w:val="32"/>
          <w:sz w:val="20"/>
          <w:szCs w:val="20"/>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Állandó</w:t>
      </w:r>
      <w:r>
        <w:rPr>
          <w:rFonts w:ascii="Arial" w:eastAsia="Arial" w:hAnsi="Arial" w:cs="Arial"/>
          <w:spacing w:val="55"/>
          <w:sz w:val="22"/>
          <w:szCs w:val="22"/>
          <w:lang w:val="hu-HU" w:eastAsia="en-US" w:bidi="ar-SA"/>
        </w:rPr>
        <w:t xml:space="preserve"> </w:t>
      </w:r>
      <w:r>
        <w:rPr>
          <w:rFonts w:ascii="Arial" w:eastAsia="Arial" w:hAnsi="Arial" w:cs="Arial"/>
          <w:sz w:val="22"/>
          <w:szCs w:val="22"/>
          <w:lang w:val="hu-HU" w:eastAsia="en-US" w:bidi="ar-SA"/>
        </w:rPr>
        <w:t>lakcíme</w:t>
      </w:r>
      <w:r>
        <w:rPr>
          <w:rFonts w:ascii="Arial" w:eastAsia="Arial" w:hAnsi="Arial" w:cs="Arial"/>
          <w:sz w:val="22"/>
          <w:szCs w:val="22"/>
          <w:vertAlign w:val="superscript"/>
          <w:lang w:val="hu-HU" w:eastAsia="en-US" w:bidi="ar-SA"/>
        </w:rPr>
        <w:t>1,</w:t>
      </w:r>
      <w:r>
        <w:rPr>
          <w:rFonts w:ascii="Arial" w:eastAsia="Arial" w:hAnsi="Arial" w:cs="Arial"/>
          <w:spacing w:val="12"/>
          <w:sz w:val="22"/>
          <w:szCs w:val="22"/>
          <w:lang w:val="hu-HU" w:eastAsia="en-US" w:bidi="ar-SA"/>
        </w:rPr>
        <w:t xml:space="preserve"> </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79"/>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9"/>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pacing w:val="57"/>
          <w:w w:val="150"/>
          <w:sz w:val="22"/>
          <w:szCs w:val="22"/>
          <w:lang w:val="hu-HU" w:eastAsia="en-US" w:bidi="ar-SA"/>
        </w:rPr>
        <w:t xml:space="preserve"> </w:t>
      </w:r>
      <w:r w:rsidRPr="004C6C63" w:rsidR="00DB44B6">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4C6C63" w:rsidR="00DB44B6">
        <w:rPr>
          <w:rFonts w:ascii="Arial" w:eastAsia="Arial" w:hAnsi="Arial" w:cs="Arial"/>
          <w:color w:val="0070C0"/>
          <w:spacing w:val="-2"/>
          <w:sz w:val="22"/>
          <w:szCs w:val="22"/>
          <w:lang w:val="hu-HU" w:eastAsia="en-US" w:bidi="ar-SA"/>
        </w:rPr>
        <w:t>Project</w:t>
      </w:r>
      <w:r w:rsidRPr="004C6C63" w:rsidR="00DB44B6">
        <w:rPr>
          <w:rFonts w:ascii="Arial" w:eastAsia="Arial" w:hAnsi="Arial" w:cs="Arial"/>
          <w:color w:val="0070C0"/>
          <w:spacing w:val="-2"/>
          <w:sz w:val="22"/>
          <w:szCs w:val="22"/>
          <w:lang w:val="hu-HU" w:eastAsia="en-US" w:bidi="ar-SA"/>
        </w:rPr>
        <w:t>.UgyfelLakcime</w:t>
      </w:r>
      <w:r w:rsidRPr="004C6C63" w:rsidR="00DB44B6">
        <w:rPr>
          <w:rFonts w:ascii="Arial" w:eastAsia="Arial" w:hAnsi="Arial" w:cs="Arial"/>
          <w:color w:val="0070C0"/>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Telefonszáma</w:t>
      </w:r>
      <w:r>
        <w:rPr>
          <w:rFonts w:ascii="Arial" w:eastAsia="Arial" w:hAnsi="Arial" w:cs="Arial"/>
          <w:sz w:val="22"/>
          <w:szCs w:val="22"/>
          <w:vertAlign w:val="superscript"/>
          <w:lang w:val="hu-HU" w:eastAsia="en-US" w:bidi="ar-SA"/>
        </w:rPr>
        <w:t>3</w:t>
      </w:r>
      <w:r>
        <w:rPr>
          <w:rFonts w:ascii="Arial" w:eastAsia="Arial" w:hAnsi="Arial" w:cs="Arial"/>
          <w:spacing w:val="-1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4"/>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Pr="004C6C63" w:rsidR="004C6C63">
        <w:rPr>
          <w:rFonts w:ascii="Arial" w:eastAsia="Arial" w:hAnsi="Arial" w:cs="Arial"/>
          <w:color w:val="0070C0"/>
          <w:sz w:val="26"/>
          <w:szCs w:val="26"/>
          <w:lang w:val="hu-HU" w:eastAsia="en-US" w:bidi="ar-SA"/>
        </w:rPr>
        <w:t>Person</w:t>
      </w:r>
      <w:r w:rsidRPr="004C6C63" w:rsidR="004C6C63">
        <w:rPr>
          <w:rFonts w:ascii="Arial" w:eastAsia="Arial" w:hAnsi="Arial" w:cs="Arial"/>
          <w:color w:val="0070C0"/>
          <w:sz w:val="26"/>
          <w:szCs w:val="26"/>
          <w:lang w:val="hu-HU" w:eastAsia="en-US" w:bidi="ar-SA"/>
        </w:rPr>
        <w:t>.Phone</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3715FA" w:rsidP="004C6C63">
      <w:pPr>
        <w:widowControl w:val="0"/>
        <w:autoSpaceDE w:val="0"/>
        <w:autoSpaceDN w:val="0"/>
        <w:ind w:left="143"/>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E-mail-címe</w:t>
      </w:r>
      <w:r>
        <w:rPr>
          <w:rFonts w:ascii="Arial" w:eastAsia="Arial" w:hAnsi="Arial" w:cs="Arial"/>
          <w:sz w:val="22"/>
          <w:szCs w:val="22"/>
          <w:vertAlign w:val="superscript"/>
          <w:lang w:val="hu-HU" w:eastAsia="en-US" w:bidi="ar-SA"/>
        </w:rPr>
        <w:t>3</w:t>
      </w:r>
      <w:r>
        <w:rPr>
          <w:rFonts w:ascii="Arial" w:eastAsia="Arial" w:hAnsi="Arial" w:cs="Arial"/>
          <w:spacing w:val="-11"/>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kényelmes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ügyintézéshez):</w:t>
      </w:r>
      <w:r>
        <w:rPr>
          <w:rFonts w:ascii="Arial" w:eastAsia="Arial" w:hAnsi="Arial" w:cs="Arial"/>
          <w:spacing w:val="25"/>
          <w:sz w:val="22"/>
          <w:szCs w:val="22"/>
          <w:lang w:val="hu-HU" w:eastAsia="en-US" w:bidi="ar-SA"/>
        </w:rPr>
        <w:t xml:space="preserve"> </w:t>
      </w:r>
      <w:r w:rsidRPr="004C6C63" w:rsid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4C6C63">
        <w:rPr>
          <w:rFonts w:ascii="Arial" w:eastAsia="Arial" w:hAnsi="Arial" w:cs="Arial"/>
          <w:color w:val="0070C0"/>
          <w:sz w:val="26"/>
          <w:szCs w:val="26"/>
          <w:lang w:val="hu-HU" w:eastAsia="en-US" w:bidi="ar-SA"/>
        </w:rPr>
        <w:t>}</w:t>
      </w:r>
    </w:p>
    <w:p w:rsidR="00A742BE" w:rsidP="004C6C63">
      <w:pPr>
        <w:widowControl w:val="0"/>
        <w:autoSpaceDE w:val="0"/>
        <w:autoSpaceDN w:val="0"/>
        <w:ind w:left="143"/>
        <w:rPr>
          <w:rFonts w:ascii="Arial" w:eastAsia="Arial" w:hAnsi="Arial" w:cs="Arial"/>
          <w:sz w:val="22"/>
          <w:szCs w:val="22"/>
          <w:lang w:val="hu-HU" w:eastAsia="en-US" w:bidi="ar-SA"/>
        </w:rPr>
      </w:pPr>
    </w:p>
    <w:p w:rsidR="004C6C63"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22"/>
          <w:szCs w:val="22"/>
          <w:lang w:val="hu-HU" w:eastAsia="en-US" w:bidi="ar-SA"/>
        </w:rPr>
        <w:t>E-mail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pacing w:val="-23"/>
          <w:sz w:val="22"/>
          <w:szCs w:val="22"/>
          <w:lang w:val="hu-HU" w:eastAsia="en-US" w:bidi="ar-SA"/>
        </w:rPr>
        <w:t xml:space="preserve"> </w:t>
      </w:r>
      <w:r>
        <w:rPr>
          <w:rFonts w:ascii="Arial" w:eastAsia="Arial" w:hAnsi="Arial" w:cs="Arial"/>
          <w:sz w:val="22"/>
          <w:szCs w:val="22"/>
          <w:lang w:val="hu-HU" w:eastAsia="en-US" w:bidi="ar-SA"/>
        </w:rPr>
        <w:t>e-számla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küldéséhez:</w:t>
      </w:r>
      <w:r>
        <w:rPr>
          <w:rFonts w:ascii="Arial" w:eastAsia="Arial" w:hAnsi="Arial" w:cs="Arial"/>
          <w:spacing w:val="53"/>
          <w:sz w:val="22"/>
          <w:szCs w:val="22"/>
          <w:lang w:val="hu-HU" w:eastAsia="en-US" w:bidi="ar-SA"/>
        </w:rPr>
        <w:t xml:space="preserve"> </w:t>
      </w:r>
      <w:r w:rsidRPr="004C6C63">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Pr>
          <w:rFonts w:ascii="Arial" w:eastAsia="Arial" w:hAnsi="Arial" w:cs="Arial"/>
          <w:color w:val="0070C0"/>
          <w:sz w:val="26"/>
          <w:szCs w:val="26"/>
          <w:lang w:val="hu-HU" w:eastAsia="en-US" w:bidi="ar-SA"/>
        </w:rPr>
        <w:t>}</w:t>
      </w:r>
      <w:r w:rsidRPr="004C6C63">
        <w:rPr>
          <w:rFonts w:ascii="Arial" w:eastAsia="Arial" w:hAnsi="Arial" w:cs="Arial"/>
          <w:color w:val="0070C0"/>
          <w:sz w:val="18"/>
          <w:szCs w:val="22"/>
          <w:lang w:val="hu-HU" w:eastAsia="en-US" w:bidi="ar-SA"/>
        </w:rPr>
        <w:t xml:space="preserve"> </w:t>
      </w:r>
    </w:p>
    <w:p w:rsidR="003715FA" w:rsidP="004C6C63">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(amennyiben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megadja</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email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címét,</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azzal</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hozzájárul,</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11"/>
          <w:sz w:val="18"/>
          <w:szCs w:val="22"/>
          <w:lang w:val="hu-HU" w:eastAsia="en-US" w:bidi="ar-SA"/>
        </w:rPr>
        <w:t xml:space="preserve"> </w:t>
      </w:r>
      <w:r>
        <w:rPr>
          <w:rFonts w:ascii="Arial" w:eastAsia="Arial" w:hAnsi="Arial" w:cs="Arial"/>
          <w:sz w:val="18"/>
          <w:szCs w:val="22"/>
          <w:lang w:val="hu-HU" w:eastAsia="en-US" w:bidi="ar-SA"/>
        </w:rPr>
        <w:t>számláit</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elektronikus</w:t>
      </w:r>
      <w:r>
        <w:rPr>
          <w:rFonts w:ascii="Arial" w:eastAsia="Arial" w:hAnsi="Arial" w:cs="Arial"/>
          <w:spacing w:val="-10"/>
          <w:sz w:val="18"/>
          <w:szCs w:val="22"/>
          <w:lang w:val="hu-HU" w:eastAsia="en-US" w:bidi="ar-SA"/>
        </w:rPr>
        <w:t xml:space="preserve"> </w:t>
      </w:r>
      <w:r>
        <w:rPr>
          <w:rFonts w:ascii="Arial" w:eastAsia="Arial" w:hAnsi="Arial" w:cs="Arial"/>
          <w:sz w:val="18"/>
          <w:szCs w:val="22"/>
          <w:lang w:val="hu-HU" w:eastAsia="en-US" w:bidi="ar-SA"/>
        </w:rPr>
        <w:t>úton</w:t>
      </w:r>
      <w:r>
        <w:rPr>
          <w:rFonts w:ascii="Arial" w:eastAsia="Arial" w:hAnsi="Arial" w:cs="Arial"/>
          <w:spacing w:val="-12"/>
          <w:sz w:val="18"/>
          <w:szCs w:val="22"/>
          <w:lang w:val="hu-HU" w:eastAsia="en-US" w:bidi="ar-SA"/>
        </w:rPr>
        <w:t xml:space="preserve"> </w:t>
      </w:r>
      <w:r>
        <w:rPr>
          <w:rFonts w:ascii="Arial" w:eastAsia="Arial" w:hAnsi="Arial" w:cs="Arial"/>
          <w:spacing w:val="-2"/>
          <w:sz w:val="18"/>
          <w:szCs w:val="22"/>
          <w:lang w:val="hu-HU" w:eastAsia="en-US" w:bidi="ar-SA"/>
        </w:rPr>
        <w:t>küldjük)</w:t>
      </w:r>
    </w:p>
    <w:p w:rsidR="003715FA">
      <w:pPr>
        <w:widowControl w:val="0"/>
        <w:autoSpaceDE w:val="0"/>
        <w:autoSpaceDN w:val="0"/>
        <w:spacing w:before="48"/>
        <w:rPr>
          <w:rFonts w:ascii="Arial" w:eastAsia="Arial" w:hAnsi="Arial" w:cs="Arial"/>
          <w:sz w:val="18"/>
          <w:szCs w:val="22"/>
          <w:lang w:val="hu-HU" w:eastAsia="en-US" w:bidi="ar-SA"/>
        </w:rPr>
      </w:pPr>
    </w:p>
    <w:p w:rsidR="00A742BE" w:rsidP="00A742BE">
      <w:pPr>
        <w:widowControl w:val="0"/>
        <w:autoSpaceDE w:val="0"/>
        <w:autoSpaceDN w:val="0"/>
        <w:spacing w:line="252" w:lineRule="exact"/>
        <w:ind w:left="143"/>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Egyéni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vállalkozó</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adószáma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Pr>
          <w:rFonts w:ascii="Arial" w:eastAsia="Arial" w:hAnsi="Arial" w:cs="Arial"/>
          <w:spacing w:val="15"/>
          <w:sz w:val="22"/>
          <w:szCs w:val="22"/>
          <w:lang w:val="hu-HU" w:eastAsia="en-US" w:bidi="ar-SA"/>
        </w:rPr>
        <w:t xml:space="preserve"> </w:t>
      </w:r>
      <w:r w:rsidRPr="00A742BE">
        <w:rPr>
          <w:rFonts w:ascii="Arial" w:eastAsia="Arial" w:hAnsi="Arial" w:cs="Arial"/>
          <w:color w:val="0070C0"/>
          <w:spacing w:val="13"/>
          <w:sz w:val="18"/>
          <w:szCs w:val="18"/>
          <w:lang w:val="hu-HU" w:eastAsia="en-US" w:bidi="ar-SA"/>
        </w:rPr>
        <w:t>{</w:t>
      </w:r>
      <w:r w:rsidR="00AC5E1D">
        <w:rPr>
          <w:rFonts w:ascii="Arial" w:eastAsia="Arial" w:hAnsi="Arial" w:cs="Arial"/>
          <w:color w:val="0070C0"/>
          <w:spacing w:val="13"/>
          <w:sz w:val="18"/>
          <w:szCs w:val="18"/>
          <w:lang w:val="hu-HU" w:eastAsia="en-US" w:bidi="ar-SA"/>
        </w:rPr>
        <w:t>d</w:t>
      </w:r>
      <w:r w:rsidR="00AC5E1D">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r>
        <w:rPr>
          <w:rFonts w:ascii="Arial" w:eastAsia="Arial" w:hAnsi="Arial" w:cs="Arial"/>
          <w:spacing w:val="-34"/>
          <w:sz w:val="22"/>
          <w:szCs w:val="22"/>
          <w:lang w:val="hu-HU" w:eastAsia="en-US" w:bidi="ar-SA"/>
        </w:rPr>
        <w:t xml:space="preserve"> </w:t>
      </w:r>
      <w:r>
        <w:rPr>
          <w:rFonts w:ascii="Arial" w:eastAsia="Arial" w:hAnsi="Arial" w:cs="Arial"/>
          <w:sz w:val="22"/>
          <w:szCs w:val="22"/>
          <w:lang w:val="hu-HU" w:eastAsia="en-US" w:bidi="ar-SA"/>
        </w:rPr>
        <w:t>nyilvántartási</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vertAlign w:val="superscript"/>
          <w:lang w:val="hu-HU" w:eastAsia="en-US" w:bidi="ar-SA"/>
        </w:rPr>
        <w:t>1a</w:t>
      </w:r>
      <w:r>
        <w:rPr>
          <w:rFonts w:ascii="Arial" w:eastAsia="Arial" w:hAnsi="Arial" w:cs="Arial"/>
          <w:sz w:val="22"/>
          <w:szCs w:val="22"/>
          <w:lang w:val="hu-HU" w:eastAsia="en-US" w:bidi="ar-SA"/>
        </w:rPr>
        <w:t>:</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3715FA" w:rsidP="00A742BE">
      <w:pPr>
        <w:widowControl w:val="0"/>
        <w:autoSpaceDE w:val="0"/>
        <w:autoSpaceDN w:val="0"/>
        <w:spacing w:line="252" w:lineRule="exact"/>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(ha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helyen</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egyéni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vállalkozóként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üzleti</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tevékenységet</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végez)</w:t>
      </w:r>
    </w:p>
    <w:p w:rsidR="003715FA">
      <w:pPr>
        <w:widowControl w:val="0"/>
        <w:autoSpaceDE w:val="0"/>
        <w:autoSpaceDN w:val="0"/>
        <w:spacing w:before="36"/>
        <w:rPr>
          <w:rFonts w:ascii="Arial" w:eastAsia="Arial" w:hAnsi="Arial" w:cs="Arial"/>
          <w:sz w:val="18"/>
          <w:szCs w:val="22"/>
          <w:lang w:val="hu-HU" w:eastAsia="en-US" w:bidi="ar-SA"/>
        </w:rPr>
      </w:pPr>
    </w:p>
    <w:p w:rsidR="003715FA">
      <w:pPr>
        <w:pStyle w:val="Heading4"/>
        <w:keepNext w:val="0"/>
        <w:widowControl w:val="0"/>
        <w:numPr>
          <w:ilvl w:val="1"/>
          <w:numId w:val="15"/>
        </w:numPr>
        <w:tabs>
          <w:tab w:val="left" w:pos="710"/>
        </w:tabs>
        <w:autoSpaceDE w:val="0"/>
        <w:autoSpaceDN w:val="0"/>
        <w:ind w:left="710" w:hanging="567"/>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2"/>
          <w:sz w:val="22"/>
          <w:szCs w:val="22"/>
          <w:lang w:val="hu-HU" w:eastAsia="en-US" w:bidi="ar-SA"/>
        </w:rPr>
        <w:t xml:space="preserve"> személy</w:t>
      </w:r>
    </w:p>
    <w:p w:rsidR="003715FA">
      <w:pPr>
        <w:widowControl w:val="0"/>
        <w:autoSpaceDE w:val="0"/>
        <w:autoSpaceDN w:val="0"/>
        <w:spacing w:before="25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Cég</w:t>
      </w:r>
      <w:r>
        <w:rPr>
          <w:rFonts w:ascii="Arial" w:eastAsia="Arial" w:hAnsi="Arial" w:cs="Arial"/>
          <w:spacing w:val="73"/>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1"/>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rPr>
          <w:rFonts w:ascii="Arial" w:eastAsia="Arial" w:hAnsi="Arial" w:cs="Arial"/>
          <w:color w:val="0070C0"/>
          <w:spacing w:val="-2"/>
          <w:sz w:val="22"/>
          <w:szCs w:val="22"/>
          <w:lang w:val="hu-HU" w:eastAsia="en-US" w:bidi="ar-SA"/>
        </w:rPr>
      </w:pPr>
      <w:r>
        <w:rPr>
          <w:rFonts w:ascii="Arial" w:eastAsia="Arial" w:hAnsi="Arial" w:cs="Arial"/>
          <w:sz w:val="22"/>
          <w:szCs w:val="22"/>
          <w:lang w:val="hu-HU" w:eastAsia="en-US" w:bidi="ar-SA"/>
        </w:rPr>
        <w:t>Székhely</w:t>
      </w:r>
      <w:r>
        <w:rPr>
          <w:rFonts w:ascii="Arial" w:eastAsia="Arial" w:hAnsi="Arial" w:cs="Arial"/>
          <w:spacing w:val="62"/>
          <w:w w:val="150"/>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2</w:t>
      </w:r>
      <w:r>
        <w:rPr>
          <w:rFonts w:ascii="Arial" w:eastAsia="Arial" w:hAnsi="Arial" w:cs="Arial"/>
          <w:sz w:val="22"/>
          <w:szCs w:val="22"/>
          <w:lang w:val="hu-HU" w:eastAsia="en-US" w:bidi="ar-SA"/>
        </w:rPr>
        <w:t>:</w:t>
      </w:r>
      <w:r>
        <w:rPr>
          <w:rFonts w:ascii="Arial" w:eastAsia="Arial" w:hAnsi="Arial" w:cs="Arial"/>
          <w:spacing w:val="78"/>
          <w:w w:val="150"/>
          <w:sz w:val="22"/>
          <w:szCs w:val="22"/>
          <w:lang w:val="hu-HU" w:eastAsia="en-US" w:bidi="ar-SA"/>
        </w:rPr>
        <w:t xml:space="preserve"> </w:t>
      </w:r>
    </w:p>
    <w:p w:rsidR="00A742BE" w:rsidP="00A742BE">
      <w:pPr>
        <w:widowControl w:val="0"/>
        <w:autoSpaceDE w:val="0"/>
        <w:autoSpaceDN w:val="0"/>
        <w:ind w:left="143"/>
        <w:rPr>
          <w:rFonts w:ascii="Arial" w:eastAsia="Arial" w:hAnsi="Arial" w:cs="Arial"/>
          <w:sz w:val="22"/>
          <w:szCs w:val="22"/>
          <w:lang w:val="hu-HU" w:eastAsia="en-US" w:bidi="ar-SA"/>
        </w:rPr>
      </w:pP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Levelezési</w:t>
      </w:r>
      <w:r>
        <w:rPr>
          <w:rFonts w:ascii="Arial" w:eastAsia="Arial" w:hAnsi="Arial" w:cs="Arial"/>
          <w:spacing w:val="27"/>
          <w:sz w:val="22"/>
          <w:szCs w:val="22"/>
          <w:lang w:val="hu-HU" w:eastAsia="en-US" w:bidi="ar-SA"/>
        </w:rPr>
        <w:t xml:space="preserve"> </w:t>
      </w:r>
      <w:r>
        <w:rPr>
          <w:rFonts w:ascii="Arial" w:eastAsia="Arial" w:hAnsi="Arial" w:cs="Arial"/>
          <w:sz w:val="22"/>
          <w:szCs w:val="22"/>
          <w:lang w:val="hu-HU" w:eastAsia="en-US" w:bidi="ar-SA"/>
        </w:rPr>
        <w:t>címe</w:t>
      </w:r>
      <w:r>
        <w:rPr>
          <w:rFonts w:ascii="Arial" w:eastAsia="Arial" w:hAnsi="Arial" w:cs="Arial"/>
          <w:sz w:val="22"/>
          <w:szCs w:val="22"/>
          <w:vertAlign w:val="superscript"/>
          <w:lang w:val="hu-HU" w:eastAsia="en-US" w:bidi="ar-SA"/>
        </w:rPr>
        <w:t>1</w:t>
      </w:r>
      <w:r>
        <w:rPr>
          <w:rFonts w:ascii="Arial" w:eastAsia="Arial" w:hAnsi="Arial" w:cs="Arial"/>
          <w:spacing w:val="28"/>
          <w:sz w:val="22"/>
          <w:szCs w:val="22"/>
          <w:lang w:val="hu-HU" w:eastAsia="en-US" w:bidi="ar-SA"/>
        </w:rPr>
        <w:t xml:space="preserve"> </w:t>
      </w:r>
      <w:r>
        <w:rPr>
          <w:rFonts w:ascii="Arial" w:eastAsia="Arial" w:hAnsi="Arial" w:cs="Arial"/>
          <w:sz w:val="22"/>
          <w:szCs w:val="22"/>
          <w:lang w:val="hu-HU" w:eastAsia="en-US" w:bidi="ar-SA"/>
        </w:rPr>
        <w:t>(ha</w:t>
      </w:r>
      <w:r>
        <w:rPr>
          <w:rFonts w:ascii="Arial" w:eastAsia="Arial" w:hAnsi="Arial" w:cs="Arial"/>
          <w:spacing w:val="25"/>
          <w:sz w:val="22"/>
          <w:szCs w:val="22"/>
          <w:lang w:val="hu-HU" w:eastAsia="en-US" w:bidi="ar-SA"/>
        </w:rPr>
        <w:t xml:space="preserve"> </w:t>
      </w:r>
      <w:r>
        <w:rPr>
          <w:rFonts w:ascii="Arial" w:eastAsia="Arial" w:hAnsi="Arial" w:cs="Arial"/>
          <w:sz w:val="22"/>
          <w:szCs w:val="22"/>
          <w:lang w:val="hu-HU" w:eastAsia="en-US" w:bidi="ar-SA"/>
        </w:rPr>
        <w:t>eltér)</w:t>
      </w:r>
      <w:r>
        <w:rPr>
          <w:rFonts w:ascii="Arial" w:eastAsia="Arial" w:hAnsi="Arial" w:cs="Arial"/>
          <w:sz w:val="22"/>
          <w:szCs w:val="22"/>
          <w:lang w:val="hu-HU" w:eastAsia="en-US" w:bidi="ar-SA"/>
        </w:rPr>
        <w:t>:</w:t>
      </w:r>
      <w:r>
        <w:rPr>
          <w:rFonts w:ascii="Arial" w:eastAsia="Arial" w:hAnsi="Arial" w:cs="Arial"/>
          <w:spacing w:val="59"/>
          <w:w w:val="15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ind w:left="143"/>
        <w:jc w:val="both"/>
        <w:rPr>
          <w:rFonts w:ascii="Arial" w:eastAsia="Arial" w:hAnsi="Arial" w:cs="Arial"/>
          <w:sz w:val="22"/>
          <w:szCs w:val="22"/>
          <w:lang w:val="hu-HU" w:eastAsia="en-US" w:bidi="ar-SA"/>
        </w:rPr>
      </w:pPr>
      <w:r>
        <w:rPr>
          <w:rFonts w:ascii="Arial" w:eastAsia="Arial" w:hAnsi="Arial" w:cs="Arial"/>
          <w:sz w:val="22"/>
          <w:szCs w:val="22"/>
          <w:lang w:val="hu-HU" w:eastAsia="en-US" w:bidi="ar-SA"/>
        </w:rPr>
        <w:t>Számlavezető pénzintézet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neve,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számlaszámuk</w:t>
      </w:r>
      <w:r>
        <w:rPr>
          <w:rFonts w:ascii="Arial" w:eastAsia="Arial" w:hAnsi="Arial" w:cs="Arial"/>
          <w:sz w:val="22"/>
          <w:szCs w:val="22"/>
          <w:lang w:val="hu-HU" w:eastAsia="en-US" w:bidi="ar-SA"/>
        </w:rPr>
        <w:t>:</w:t>
      </w:r>
      <w:r>
        <w:rPr>
          <w:rFonts w:ascii="Arial" w:eastAsia="Arial" w:hAnsi="Arial" w:cs="Arial"/>
          <w:spacing w:val="20"/>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w:t>
      </w:r>
    </w:p>
    <w:p w:rsidR="003715FA">
      <w:pPr>
        <w:widowControl w:val="0"/>
        <w:autoSpaceDE w:val="0"/>
        <w:autoSpaceDN w:val="0"/>
        <w:rPr>
          <w:rFonts w:ascii="Arial" w:eastAsia="Arial" w:hAnsi="Arial" w:cs="Arial"/>
          <w:sz w:val="22"/>
          <w:szCs w:val="22"/>
          <w:lang w:val="hu-HU" w:eastAsia="en-US" w:bidi="ar-SA"/>
        </w:rPr>
      </w:pP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Adószáma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13"/>
          <w:sz w:val="22"/>
          <w:szCs w:val="22"/>
          <w:lang w:val="hu-HU" w:eastAsia="en-US" w:bidi="ar-SA"/>
        </w:rPr>
        <w:t xml:space="preserve"> </w:t>
      </w:r>
      <w:r w:rsidRPr="00A742BE">
        <w:rPr>
          <w:rFonts w:ascii="Arial" w:eastAsia="Arial" w:hAnsi="Arial" w:cs="Arial"/>
          <w:color w:val="0070C0"/>
          <w:spacing w:val="13"/>
          <w:sz w:val="22"/>
          <w:szCs w:val="22"/>
          <w:lang w:val="hu-HU" w:eastAsia="en-US" w:bidi="ar-SA"/>
        </w:rPr>
        <w:t>{</w:t>
      </w:r>
      <w:r w:rsidR="00AC5E1D">
        <w:rPr>
          <w:rFonts w:ascii="Arial" w:eastAsia="Arial" w:hAnsi="Arial" w:cs="Arial"/>
          <w:color w:val="0070C0"/>
          <w:spacing w:val="13"/>
          <w:sz w:val="22"/>
          <w:szCs w:val="22"/>
          <w:lang w:val="hu-HU" w:eastAsia="en-US" w:bidi="ar-SA"/>
        </w:rPr>
        <w:t>d</w:t>
      </w:r>
      <w:r w:rsidR="00AC5E1D">
        <w:rPr>
          <w:rFonts w:ascii="Arial" w:eastAsia="Arial" w:hAnsi="Arial" w:cs="Arial"/>
          <w:color w:val="0070C0"/>
          <w:spacing w:val="13"/>
          <w:sz w:val="22"/>
          <w:szCs w:val="22"/>
          <w:lang w:val="hu-HU" w:eastAsia="en-US" w:bidi="ar-SA"/>
        </w:rPr>
        <w:t>.</w:t>
      </w:r>
      <w:r w:rsidRPr="00A742BE">
        <w:rPr>
          <w:rFonts w:ascii="Arial" w:eastAsia="Arial" w:hAnsi="Arial" w:cs="Arial"/>
          <w:color w:val="0070C0"/>
          <w:spacing w:val="-2"/>
          <w:sz w:val="22"/>
          <w:szCs w:val="22"/>
          <w:lang w:val="hu-HU" w:eastAsia="en-US" w:bidi="ar-SA"/>
        </w:rPr>
        <w:t>Project</w:t>
      </w:r>
      <w:r w:rsidRPr="00A742BE">
        <w:rPr>
          <w:rFonts w:ascii="Arial" w:eastAsia="Arial" w:hAnsi="Arial" w:cs="Arial"/>
          <w:color w:val="0070C0"/>
          <w:spacing w:val="-2"/>
          <w:sz w:val="22"/>
          <w:szCs w:val="22"/>
          <w:lang w:val="hu-HU" w:eastAsia="en-US" w:bidi="ar-SA"/>
        </w:rPr>
        <w:t>.Adoszam</w:t>
      </w:r>
      <w:r w:rsidRPr="00A742BE">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t>Cégjegyzék</w:t>
      </w:r>
      <w:r w:rsidR="00C400B7">
        <w:rPr>
          <w:rFonts w:ascii="Arial" w:eastAsia="Arial" w:hAnsi="Arial" w:cs="Arial"/>
          <w:spacing w:val="-9"/>
          <w:sz w:val="22"/>
          <w:szCs w:val="22"/>
          <w:lang w:val="hu-HU" w:eastAsia="en-US" w:bidi="ar-SA"/>
        </w:rPr>
        <w:t xml:space="preserve"> </w:t>
      </w:r>
      <w:r w:rsidR="00C400B7">
        <w:rPr>
          <w:rFonts w:ascii="Arial" w:eastAsia="Arial" w:hAnsi="Arial" w:cs="Arial"/>
          <w:sz w:val="22"/>
          <w:szCs w:val="22"/>
          <w:lang w:val="hu-HU" w:eastAsia="en-US" w:bidi="ar-SA"/>
        </w:rPr>
        <w:t>száma</w:t>
      </w:r>
      <w:r w:rsidR="00C400B7">
        <w:rPr>
          <w:rFonts w:ascii="Arial" w:eastAsia="Arial" w:hAnsi="Arial" w:cs="Arial"/>
          <w:sz w:val="22"/>
          <w:szCs w:val="22"/>
          <w:vertAlign w:val="superscript"/>
          <w:lang w:val="hu-HU" w:eastAsia="en-US" w:bidi="ar-SA"/>
        </w:rPr>
        <w:t>2</w:t>
      </w:r>
      <w:r w:rsidR="00C400B7">
        <w:rPr>
          <w:rFonts w:ascii="Arial" w:eastAsia="Arial" w:hAnsi="Arial" w:cs="Arial"/>
          <w:sz w:val="22"/>
          <w:szCs w:val="22"/>
          <w:lang w:val="hu-HU" w:eastAsia="en-US" w:bidi="ar-SA"/>
        </w:rPr>
        <w:t>:</w:t>
      </w:r>
      <w:r w:rsidR="00C400B7">
        <w:rPr>
          <w:rFonts w:ascii="Arial" w:eastAsia="Arial" w:hAnsi="Arial" w:cs="Arial"/>
          <w:spacing w:val="-4"/>
          <w:sz w:val="22"/>
          <w:szCs w:val="22"/>
          <w:lang w:val="hu-HU" w:eastAsia="en-US" w:bidi="ar-SA"/>
        </w:rPr>
        <w:t xml:space="preserve"> </w:t>
      </w:r>
      <w:r w:rsidRPr="00A742BE">
        <w:rPr>
          <w:rFonts w:ascii="Arial" w:eastAsia="Arial" w:hAnsi="Arial" w:cs="Arial"/>
          <w:color w:val="0070C0"/>
          <w:sz w:val="18"/>
          <w:szCs w:val="18"/>
          <w:lang w:val="hu-HU" w:eastAsia="en-US" w:bidi="ar-SA"/>
        </w:rPr>
        <w:t>{</w:t>
      </w:r>
      <w:r w:rsidR="00AC5E1D">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A742BE" w:rsidP="00A742BE">
      <w:pPr>
        <w:widowControl w:val="0"/>
        <w:tabs>
          <w:tab w:val="left" w:pos="4820"/>
        </w:tabs>
        <w:autoSpaceDE w:val="0"/>
        <w:autoSpaceDN w:val="0"/>
        <w:ind w:right="177"/>
        <w:rPr>
          <w:rFonts w:ascii="Arial" w:eastAsia="Arial" w:hAnsi="Arial" w:cs="Arial"/>
          <w:color w:val="0070C0"/>
          <w:spacing w:val="-2"/>
          <w:sz w:val="18"/>
          <w:szCs w:val="18"/>
          <w:lang w:val="hu-HU" w:eastAsia="en-US" w:bidi="ar-SA"/>
        </w:rPr>
      </w:pP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 címe</w:t>
      </w:r>
      <w:r w:rsidR="00C400B7">
        <w:rPr>
          <w:rFonts w:ascii="Arial" w:eastAsia="Arial" w:hAnsi="Arial" w:cs="Arial"/>
          <w:spacing w:val="-17"/>
          <w:sz w:val="22"/>
          <w:szCs w:val="22"/>
          <w:lang w:val="hu-HU" w:eastAsia="en-US" w:bidi="ar-SA"/>
        </w:rPr>
        <w:t xml:space="preserve"> </w:t>
      </w:r>
      <w:r w:rsidR="00C400B7">
        <w:rPr>
          <w:rFonts w:ascii="Arial" w:eastAsia="Arial" w:hAnsi="Arial" w:cs="Arial"/>
          <w:sz w:val="22"/>
          <w:szCs w:val="22"/>
          <w:lang w:val="hu-HU" w:eastAsia="en-US" w:bidi="ar-SA"/>
        </w:rPr>
        <w:t>e-számla küldéséhez (kötelező adat)</w:t>
      </w:r>
      <w:r w:rsidR="00C400B7">
        <w:rPr>
          <w:rFonts w:ascii="Arial" w:eastAsia="Arial" w:hAnsi="Arial" w:cs="Arial"/>
          <w:sz w:val="22"/>
          <w:szCs w:val="22"/>
          <w:lang w:val="hu-HU" w:eastAsia="en-US" w:bidi="ar-SA"/>
        </w:rPr>
        <w:t>:</w:t>
      </w:r>
      <w:r w:rsidR="00C400B7">
        <w:rPr>
          <w:rFonts w:ascii="Arial" w:eastAsia="Arial" w:hAnsi="Arial" w:cs="Arial"/>
          <w:spacing w:val="40"/>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z w:val="22"/>
          <w:szCs w:val="22"/>
          <w:lang w:val="hu-HU" w:eastAsia="en-US" w:bidi="ar-SA"/>
        </w:rPr>
        <w:t xml:space="preserve">.................................................................... </w:t>
      </w:r>
      <w:r>
        <w:rPr>
          <w:rFonts w:ascii="Arial" w:eastAsia="Arial" w:hAnsi="Arial" w:cs="Arial"/>
          <w:sz w:val="22"/>
          <w:szCs w:val="22"/>
          <w:lang w:val="hu-HU" w:eastAsia="en-US" w:bidi="ar-SA"/>
        </w:rPr>
        <w:t xml:space="preserve"> </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tabs>
          <w:tab w:val="left" w:pos="4820"/>
        </w:tabs>
        <w:autoSpaceDE w:val="0"/>
        <w:autoSpaceDN w:val="0"/>
        <w:ind w:right="177"/>
        <w:rPr>
          <w:rFonts w:ascii="Arial" w:eastAsia="Arial" w:hAnsi="Arial" w:cs="Arial"/>
          <w:spacing w:val="-2"/>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Kapcsolattartó</w:t>
      </w:r>
      <w:r w:rsidR="00C400B7">
        <w:rPr>
          <w:rFonts w:ascii="Arial" w:eastAsia="Arial" w:hAnsi="Arial" w:cs="Arial"/>
          <w:spacing w:val="32"/>
          <w:sz w:val="22"/>
          <w:szCs w:val="22"/>
          <w:lang w:val="hu-HU" w:eastAsia="en-US" w:bidi="ar-SA"/>
        </w:rPr>
        <w:t xml:space="preserve"> </w:t>
      </w:r>
      <w:r w:rsidR="00C400B7">
        <w:rPr>
          <w:rFonts w:ascii="Arial" w:eastAsia="Arial" w:hAnsi="Arial" w:cs="Arial"/>
          <w:sz w:val="22"/>
          <w:szCs w:val="22"/>
          <w:lang w:val="hu-HU" w:eastAsia="en-US" w:bidi="ar-SA"/>
        </w:rPr>
        <w:t>neve</w:t>
      </w:r>
      <w:r w:rsidR="00C400B7">
        <w:rPr>
          <w:rFonts w:ascii="Arial" w:eastAsia="Arial" w:hAnsi="Arial" w:cs="Arial"/>
          <w:sz w:val="22"/>
          <w:szCs w:val="22"/>
          <w:vertAlign w:val="superscript"/>
          <w:lang w:val="hu-HU" w:eastAsia="en-US" w:bidi="ar-SA"/>
        </w:rPr>
        <w:t>1a,</w:t>
      </w:r>
      <w:r w:rsidR="00C400B7">
        <w:rPr>
          <w:rFonts w:ascii="Arial" w:eastAsia="Arial" w:hAnsi="Arial" w:cs="Arial"/>
          <w:sz w:val="22"/>
          <w:szCs w:val="22"/>
          <w:lang w:val="hu-HU" w:eastAsia="en-US" w:bidi="ar-SA"/>
        </w:rPr>
        <w:t xml:space="preserve"> </w:t>
      </w:r>
      <w:r w:rsidR="00C400B7">
        <w:rPr>
          <w:rFonts w:ascii="Arial" w:eastAsia="Arial" w:hAnsi="Arial" w:cs="Arial"/>
          <w:sz w:val="22"/>
          <w:szCs w:val="22"/>
          <w:vertAlign w:val="superscript"/>
          <w:lang w:val="hu-HU" w:eastAsia="en-US" w:bidi="ar-SA"/>
        </w:rPr>
        <w:t>2,</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69"/>
          <w:w w:val="150"/>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A742BE" w:rsidP="00A742BE">
      <w:pPr>
        <w:widowControl w:val="0"/>
        <w:tabs>
          <w:tab w:val="left" w:pos="4820"/>
        </w:tabs>
        <w:autoSpaceDE w:val="0"/>
        <w:autoSpaceDN w:val="0"/>
        <w:ind w:right="177"/>
        <w:rPr>
          <w:rFonts w:ascii="Arial" w:eastAsia="Arial" w:hAnsi="Arial" w:cs="Arial"/>
          <w:sz w:val="22"/>
          <w:szCs w:val="22"/>
          <w:lang w:val="hu-HU" w:eastAsia="en-US" w:bidi="ar-SA"/>
        </w:rPr>
      </w:pPr>
    </w:p>
    <w:p w:rsidR="003715FA" w:rsidP="00A742BE">
      <w:pPr>
        <w:widowControl w:val="0"/>
        <w:autoSpaceDE w:val="0"/>
        <w:autoSpaceDN w:val="0"/>
        <w:spacing w:before="1"/>
        <w:ind w:right="177"/>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Értesítési</w:t>
      </w:r>
      <w:r w:rsidR="00C400B7">
        <w:rPr>
          <w:rFonts w:ascii="Arial" w:eastAsia="Arial" w:hAnsi="Arial" w:cs="Arial"/>
          <w:spacing w:val="-8"/>
          <w:sz w:val="22"/>
          <w:szCs w:val="22"/>
          <w:lang w:val="hu-HU" w:eastAsia="en-US" w:bidi="ar-SA"/>
        </w:rPr>
        <w:t xml:space="preserve"> </w:t>
      </w:r>
      <w:r w:rsidR="00C400B7">
        <w:rPr>
          <w:rFonts w:ascii="Arial" w:eastAsia="Arial" w:hAnsi="Arial" w:cs="Arial"/>
          <w:sz w:val="22"/>
          <w:szCs w:val="22"/>
          <w:lang w:val="hu-HU" w:eastAsia="en-US" w:bidi="ar-SA"/>
        </w:rPr>
        <w:t>címe</w:t>
      </w:r>
      <w:r w:rsidR="00C400B7">
        <w:rPr>
          <w:rFonts w:ascii="Arial" w:eastAsia="Arial" w:hAnsi="Arial" w:cs="Arial"/>
          <w:sz w:val="22"/>
          <w:szCs w:val="22"/>
          <w:vertAlign w:val="superscript"/>
          <w:lang w:val="hu-HU" w:eastAsia="en-US" w:bidi="ar-SA"/>
        </w:rPr>
        <w:t>1</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eltér</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székhely</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levelezési</w:t>
      </w:r>
      <w:r w:rsidR="00C400B7">
        <w:rPr>
          <w:rFonts w:ascii="Arial" w:eastAsia="Arial" w:hAnsi="Arial" w:cs="Arial"/>
          <w:spacing w:val="-4"/>
          <w:sz w:val="22"/>
          <w:szCs w:val="22"/>
          <w:lang w:val="hu-HU" w:eastAsia="en-US" w:bidi="ar-SA"/>
        </w:rPr>
        <w:t xml:space="preserve"> </w:t>
      </w:r>
      <w:r w:rsidR="00C400B7">
        <w:rPr>
          <w:rFonts w:ascii="Arial" w:eastAsia="Arial" w:hAnsi="Arial" w:cs="Arial"/>
          <w:sz w:val="22"/>
          <w:szCs w:val="22"/>
          <w:lang w:val="hu-HU" w:eastAsia="en-US" w:bidi="ar-SA"/>
        </w:rPr>
        <w:t>címtől)</w:t>
      </w:r>
      <w:r w:rsidR="00C400B7">
        <w:rPr>
          <w:rFonts w:ascii="Arial" w:eastAsia="Arial" w:hAnsi="Arial" w:cs="Arial"/>
          <w:sz w:val="22"/>
          <w:szCs w:val="22"/>
          <w:lang w:val="hu-HU" w:eastAsia="en-US" w:bidi="ar-SA"/>
        </w:rPr>
        <w:t>:</w:t>
      </w:r>
      <w:r w:rsidR="00C400B7">
        <w:rPr>
          <w:rFonts w:ascii="Arial" w:eastAsia="Arial" w:hAnsi="Arial" w:cs="Arial"/>
          <w:spacing w:val="34"/>
          <w:sz w:val="22"/>
          <w:szCs w:val="22"/>
          <w:lang w:val="hu-HU" w:eastAsia="en-US" w:bidi="ar-SA"/>
        </w:rPr>
        <w:t xml:space="preserve"> </w:t>
      </w:r>
      <w:r w:rsidR="00C400B7">
        <w:rPr>
          <w:rFonts w:ascii="Arial" w:eastAsia="Arial" w:hAnsi="Arial" w:cs="Arial"/>
          <w:spacing w:val="-2"/>
          <w:sz w:val="22"/>
          <w:szCs w:val="22"/>
          <w:lang w:val="hu-HU" w:eastAsia="en-US" w:bidi="ar-SA"/>
        </w:rPr>
        <w:t>..</w:t>
      </w:r>
      <w:r w:rsidR="00C400B7">
        <w:rPr>
          <w:rFonts w:ascii="Arial" w:eastAsia="Arial" w:hAnsi="Arial" w:cs="Arial"/>
          <w:spacing w:val="-2"/>
          <w:sz w:val="22"/>
          <w:szCs w:val="22"/>
          <w:lang w:val="hu-HU" w:eastAsia="en-US" w:bidi="ar-SA"/>
        </w:rPr>
        <w:t>......................................................</w:t>
      </w:r>
    </w:p>
    <w:p w:rsidR="003715FA">
      <w:pPr>
        <w:widowControl w:val="0"/>
        <w:autoSpaceDE w:val="0"/>
        <w:autoSpaceDN w:val="0"/>
        <w:spacing w:before="1"/>
        <w:rPr>
          <w:rFonts w:ascii="Arial" w:eastAsia="Arial" w:hAnsi="Arial" w:cs="Arial"/>
          <w:sz w:val="22"/>
          <w:szCs w:val="22"/>
          <w:lang w:val="hu-HU" w:eastAsia="en-US" w:bidi="ar-SA"/>
        </w:rPr>
      </w:pPr>
    </w:p>
    <w:p w:rsidR="003715FA" w:rsidP="00A742BE">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Telefonszáma</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38"/>
          <w:sz w:val="22"/>
          <w:szCs w:val="22"/>
          <w:lang w:val="hu-HU" w:eastAsia="en-US" w:bidi="ar-SA"/>
        </w:rPr>
        <w:t xml:space="preserve"> </w:t>
      </w:r>
    </w:p>
    <w:p w:rsidR="003715FA">
      <w:pPr>
        <w:widowControl w:val="0"/>
        <w:autoSpaceDE w:val="0"/>
        <w:autoSpaceDN w:val="0"/>
        <w:rPr>
          <w:rFonts w:ascii="Arial" w:eastAsia="Arial" w:hAnsi="Arial" w:cs="Arial"/>
          <w:sz w:val="22"/>
          <w:szCs w:val="22"/>
          <w:lang w:val="hu-HU" w:eastAsia="en-US" w:bidi="ar-SA"/>
        </w:rPr>
      </w:pPr>
    </w:p>
    <w:p w:rsidR="00997166" w:rsidP="00997166">
      <w:pPr>
        <w:widowControl w:val="0"/>
        <w:autoSpaceDE w:val="0"/>
        <w:autoSpaceDN w:val="0"/>
        <w:rPr>
          <w:rFonts w:ascii="Arial" w:eastAsia="Arial" w:hAnsi="Arial" w:cs="Arial"/>
          <w:color w:val="0070C0"/>
          <w:sz w:val="26"/>
          <w:szCs w:val="26"/>
          <w:lang w:val="hu-HU" w:eastAsia="en-US" w:bidi="ar-SA"/>
        </w:rPr>
      </w:pPr>
      <w:r>
        <w:rPr>
          <w:rFonts w:ascii="Arial" w:eastAsia="Arial" w:hAnsi="Arial" w:cs="Arial"/>
          <w:sz w:val="22"/>
          <w:szCs w:val="22"/>
          <w:lang w:val="hu-HU" w:eastAsia="en-US" w:bidi="ar-SA"/>
        </w:rPr>
        <w:t xml:space="preserve">  </w:t>
      </w:r>
      <w:r w:rsidR="00C400B7">
        <w:rPr>
          <w:rFonts w:ascii="Arial" w:eastAsia="Arial" w:hAnsi="Arial" w:cs="Arial"/>
          <w:sz w:val="22"/>
          <w:szCs w:val="22"/>
          <w:lang w:val="hu-HU" w:eastAsia="en-US" w:bidi="ar-SA"/>
        </w:rPr>
        <w:t>E-mail-címe</w:t>
      </w:r>
      <w:r w:rsidR="00C400B7">
        <w:rPr>
          <w:rFonts w:ascii="Arial" w:eastAsia="Arial" w:hAnsi="Arial" w:cs="Arial"/>
          <w:sz w:val="22"/>
          <w:szCs w:val="22"/>
          <w:vertAlign w:val="superscript"/>
          <w:lang w:val="hu-HU" w:eastAsia="en-US" w:bidi="ar-SA"/>
        </w:rPr>
        <w:t>4</w:t>
      </w:r>
      <w:r w:rsidR="00C400B7">
        <w:rPr>
          <w:rFonts w:ascii="Arial" w:eastAsia="Arial" w:hAnsi="Arial" w:cs="Arial"/>
          <w:sz w:val="22"/>
          <w:szCs w:val="22"/>
          <w:lang w:val="hu-HU" w:eastAsia="en-US" w:bidi="ar-SA"/>
        </w:rPr>
        <w:t>:</w:t>
      </w:r>
      <w:r w:rsidR="00C400B7">
        <w:rPr>
          <w:rFonts w:ascii="Arial" w:eastAsia="Arial" w:hAnsi="Arial" w:cs="Arial"/>
          <w:spacing w:val="71"/>
          <w:sz w:val="22"/>
          <w:szCs w:val="22"/>
          <w:lang w:val="hu-HU" w:eastAsia="en-US" w:bidi="ar-SA"/>
        </w:rPr>
        <w:t xml:space="preserve"> </w:t>
      </w:r>
      <w:r>
        <w:rPr>
          <w:rFonts w:ascii="Arial" w:eastAsia="Arial" w:hAnsi="Arial" w:cs="Arial"/>
          <w:color w:val="0070C0"/>
          <w:sz w:val="26"/>
          <w:szCs w:val="26"/>
          <w:lang w:val="hu-HU" w:eastAsia="en-US" w:bidi="ar-SA"/>
        </w:rPr>
        <w:t xml:space="preserve">                                                             </w:t>
      </w:r>
    </w:p>
    <w:p w:rsidR="00997166" w:rsidP="00997166">
      <w:pPr>
        <w:widowControl w:val="0"/>
        <w:autoSpaceDE w:val="0"/>
        <w:autoSpaceDN w:val="0"/>
        <w:rPr>
          <w:rFonts w:ascii="Arial" w:eastAsia="Arial" w:hAnsi="Arial" w:cs="Arial"/>
          <w:color w:val="0070C0"/>
          <w:sz w:val="26"/>
          <w:szCs w:val="26"/>
          <w:lang w:val="hu-HU" w:eastAsia="en-US" w:bidi="ar-SA"/>
        </w:rPr>
      </w:pPr>
    </w:p>
    <w:p w:rsidR="003715FA" w:rsidP="00997166">
      <w:pPr>
        <w:widowControl w:val="0"/>
        <w:autoSpaceDE w:val="0"/>
        <w:autoSpaceDN w:val="0"/>
        <w:rPr>
          <w:rFonts w:ascii="Arial" w:eastAsia="Arial" w:hAnsi="Arial" w:cs="Arial"/>
          <w:sz w:val="22"/>
          <w:szCs w:val="22"/>
          <w:lang w:val="hu-HU" w:eastAsia="en-US" w:bidi="ar-SA"/>
        </w:rPr>
      </w:pPr>
      <w:r>
        <w:rPr>
          <w:rFonts w:ascii="Arial" w:eastAsia="Arial" w:hAnsi="Arial" w:cs="Arial"/>
          <w:sz w:val="22"/>
          <w:szCs w:val="22"/>
          <w:lang w:val="hu-HU" w:eastAsia="en-US" w:bidi="ar-SA"/>
        </w:rPr>
        <w:t>Felhasználási</w:t>
      </w:r>
      <w:r>
        <w:rPr>
          <w:rFonts w:ascii="Arial" w:eastAsia="Arial" w:hAnsi="Arial" w:cs="Arial"/>
          <w:spacing w:val="-15"/>
          <w:sz w:val="22"/>
          <w:szCs w:val="22"/>
          <w:lang w:val="hu-HU" w:eastAsia="en-US" w:bidi="ar-SA"/>
        </w:rPr>
        <w:t xml:space="preserve"> </w:t>
      </w:r>
      <w:r>
        <w:rPr>
          <w:rFonts w:ascii="Arial" w:eastAsia="Arial" w:hAnsi="Arial" w:cs="Arial"/>
          <w:sz w:val="22"/>
          <w:szCs w:val="22"/>
          <w:lang w:val="hu-HU" w:eastAsia="en-US" w:bidi="ar-SA"/>
        </w:rPr>
        <w:t>hely</w:t>
      </w:r>
      <w:r>
        <w:rPr>
          <w:rFonts w:ascii="Arial" w:eastAsia="Arial" w:hAnsi="Arial" w:cs="Arial"/>
          <w:spacing w:val="-11"/>
          <w:sz w:val="22"/>
          <w:szCs w:val="22"/>
          <w:lang w:val="hu-HU" w:eastAsia="en-US" w:bidi="ar-SA"/>
        </w:rPr>
        <w:t xml:space="preserve"> </w:t>
      </w:r>
      <w:r>
        <w:rPr>
          <w:rFonts w:ascii="Arial" w:eastAsia="Arial" w:hAnsi="Arial" w:cs="Arial"/>
          <w:spacing w:val="-2"/>
          <w:sz w:val="22"/>
          <w:szCs w:val="22"/>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pacing w:val="-4"/>
          <w:sz w:val="22"/>
          <w:szCs w:val="22"/>
          <w:lang w:val="hu-HU" w:eastAsia="en-US" w:bidi="ar-SA"/>
        </w:rPr>
        <w:t>Címe</w:t>
      </w:r>
    </w:p>
    <w:p w:rsidR="003715FA">
      <w:pPr>
        <w:widowControl w:val="0"/>
        <w:autoSpaceDE w:val="0"/>
        <w:autoSpaceDN w:val="0"/>
        <w:spacing w:before="29"/>
        <w:rPr>
          <w:rFonts w:ascii="Arial" w:eastAsia="Arial" w:hAnsi="Arial" w:cs="Arial"/>
          <w:b/>
          <w:sz w:val="22"/>
          <w:szCs w:val="22"/>
          <w:lang w:val="hu-HU" w:eastAsia="en-US" w:bidi="ar-SA"/>
        </w:rPr>
      </w:pPr>
    </w:p>
    <w:p w:rsidR="003715FA" w:rsidRPr="00153C36" w:rsidP="00623D59">
      <w:pPr>
        <w:widowControl w:val="0"/>
        <w:tabs>
          <w:tab w:val="left" w:pos="4029"/>
          <w:tab w:val="left" w:pos="8711"/>
        </w:tabs>
        <w:autoSpaceDE w:val="0"/>
        <w:autoSpaceDN w:val="0"/>
        <w:spacing w:before="1" w:line="252" w:lineRule="exact"/>
        <w:rPr>
          <w:rFonts w:ascii="Arial" w:eastAsia="Arial" w:hAnsi="Arial" w:cs="Arial"/>
          <w:color w:val="0070C0"/>
          <w:sz w:val="22"/>
          <w:szCs w:val="22"/>
          <w:lang w:val="hu-HU" w:eastAsia="en-US" w:bidi="ar-SA"/>
        </w:rPr>
      </w:pPr>
      <w:r w:rsidRPr="00153C36">
        <w:rPr>
          <w:rFonts w:ascii="Arial" w:eastAsia="Arial" w:hAnsi="Arial" w:cs="Arial"/>
          <w:b/>
          <w:color w:val="0070C0"/>
          <w:spacing w:val="-2"/>
          <w:sz w:val="22"/>
          <w:szCs w:val="22"/>
          <w:lang w:val="hu-HU" w:eastAsia="en-US" w:bidi="ar-SA"/>
        </w:rPr>
        <w:t>{</w:t>
      </w:r>
      <w:r w:rsidR="00AC5E1D">
        <w:rPr>
          <w:rFonts w:ascii="Arial" w:eastAsia="Arial" w:hAnsi="Arial" w:cs="Arial"/>
          <w:b/>
          <w:color w:val="0070C0"/>
          <w:spacing w:val="-2"/>
          <w:sz w:val="22"/>
          <w:szCs w:val="22"/>
          <w:lang w:val="hu-HU" w:eastAsia="en-US" w:bidi="ar-SA"/>
        </w:rPr>
        <w:t>d</w:t>
      </w:r>
      <w:r w:rsidR="00AC5E1D">
        <w:rPr>
          <w:rFonts w:ascii="Arial" w:eastAsia="Arial" w:hAnsi="Arial" w:cs="Arial"/>
          <w:b/>
          <w:color w:val="0070C0"/>
          <w:spacing w:val="-2"/>
          <w:sz w:val="22"/>
          <w:szCs w:val="22"/>
          <w:lang w:val="hu-HU" w:eastAsia="en-US" w:bidi="ar-SA"/>
        </w:rPr>
        <w:t>.</w:t>
      </w:r>
      <w:r w:rsidRPr="00153C36">
        <w:rPr>
          <w:rFonts w:ascii="Arial" w:eastAsia="Arial" w:hAnsi="Arial" w:cs="Arial"/>
          <w:color w:val="0070C0"/>
          <w:spacing w:val="-2"/>
          <w:sz w:val="8"/>
          <w:szCs w:val="8"/>
          <w:lang w:val="hu-HU" w:eastAsia="en-US" w:bidi="ar-SA"/>
        </w:rPr>
        <w:t>Project</w:t>
      </w:r>
      <w:r w:rsidRPr="00153C36">
        <w:rPr>
          <w:rFonts w:ascii="Arial" w:eastAsia="Arial" w:hAnsi="Arial" w:cs="Arial"/>
          <w:color w:val="0070C0"/>
          <w:spacing w:val="-2"/>
          <w:sz w:val="8"/>
          <w:szCs w:val="8"/>
          <w:lang w:val="hu-HU" w:eastAsia="en-US" w:bidi="ar-SA"/>
        </w:rPr>
        <w:t>.IranyitoSzam</w:t>
      </w:r>
      <w:r w:rsidRPr="00153C36">
        <w:rPr>
          <w:rFonts w:ascii="Arial" w:eastAsia="Arial" w:hAnsi="Arial" w:cs="Arial"/>
          <w:color w:val="0070C0"/>
          <w:spacing w:val="-2"/>
          <w:sz w:val="22"/>
          <w:szCs w:val="22"/>
          <w:lang w:val="hu-HU" w:eastAsia="en-US" w:bidi="ar-SA"/>
        </w:rPr>
        <w:t xml:space="preserve">}           </w:t>
      </w:r>
      <w:r w:rsidR="00B0665F">
        <w:rPr>
          <w:rFonts w:ascii="Arial" w:eastAsia="Arial" w:hAnsi="Arial" w:cs="Arial"/>
          <w:color w:val="0070C0"/>
          <w:spacing w:val="-2"/>
          <w:sz w:val="22"/>
          <w:szCs w:val="22"/>
          <w:lang w:val="hu-HU" w:eastAsia="en-US" w:bidi="ar-SA"/>
        </w:rPr>
        <w:t xml:space="preserve">        </w:t>
      </w:r>
      <w:r w:rsidRPr="00153C36">
        <w:rPr>
          <w:rFonts w:ascii="Arial" w:eastAsia="Arial" w:hAnsi="Arial" w:cs="Arial"/>
          <w:color w:val="0070C0"/>
          <w:spacing w:val="-2"/>
          <w:sz w:val="22"/>
          <w:szCs w:val="22"/>
          <w:lang w:val="hu-HU" w:eastAsia="en-US" w:bidi="ar-SA"/>
        </w:rPr>
        <w:t xml:space="preserve">  {</w:t>
      </w:r>
      <w:r w:rsidR="00AC5E1D">
        <w:rPr>
          <w:rFonts w:ascii="Arial" w:eastAsia="Arial" w:hAnsi="Arial" w:cs="Arial"/>
          <w:color w:val="0070C0"/>
          <w:spacing w:val="-2"/>
          <w:sz w:val="22"/>
          <w:szCs w:val="22"/>
          <w:lang w:val="hu-HU" w:eastAsia="en-US" w:bidi="ar-SA"/>
        </w:rPr>
        <w:t>d.</w:t>
      </w:r>
      <w:r w:rsidRPr="00153C36">
        <w:rPr>
          <w:rFonts w:ascii="Arial" w:eastAsia="Arial" w:hAnsi="Arial" w:cs="Arial"/>
          <w:color w:val="0070C0"/>
          <w:spacing w:val="-2"/>
          <w:sz w:val="22"/>
          <w:szCs w:val="22"/>
          <w:lang w:val="hu-HU" w:eastAsia="en-US" w:bidi="ar-SA"/>
        </w:rPr>
        <w:t>Project.Varos</w:t>
      </w:r>
      <w:r w:rsidRPr="00153C36">
        <w:rPr>
          <w:rFonts w:ascii="Arial" w:eastAsia="Arial" w:hAnsi="Arial" w:cs="Arial"/>
          <w:color w:val="0070C0"/>
          <w:spacing w:val="-2"/>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Pr>
          <w:rFonts w:ascii="Arial" w:eastAsia="Arial" w:hAnsi="Arial" w:cs="Arial"/>
          <w:color w:val="0070C0"/>
          <w:sz w:val="22"/>
          <w:szCs w:val="22"/>
          <w:lang w:val="hu-HU" w:eastAsia="en-US" w:bidi="ar-SA"/>
        </w:rPr>
        <w:t xml:space="preserve">        {</w:t>
      </w:r>
      <w:r w:rsidR="00AC5E1D">
        <w:rPr>
          <w:rFonts w:ascii="Arial" w:eastAsia="Arial" w:hAnsi="Arial" w:cs="Arial"/>
          <w:color w:val="0070C0"/>
          <w:sz w:val="22"/>
          <w:szCs w:val="22"/>
          <w:lang w:val="hu-HU" w:eastAsia="en-US" w:bidi="ar-SA"/>
        </w:rPr>
        <w:t>d.</w:t>
      </w:r>
      <w:r w:rsidRPr="00153C36">
        <w:rPr>
          <w:rFonts w:ascii="Arial" w:eastAsia="Arial" w:hAnsi="Arial" w:cs="Arial"/>
          <w:color w:val="0070C0"/>
          <w:sz w:val="22"/>
          <w:szCs w:val="22"/>
          <w:lang w:val="hu-HU" w:eastAsia="en-US" w:bidi="ar-SA"/>
        </w:rPr>
        <w:t>Project.Utca</w:t>
      </w:r>
      <w:r w:rsidRPr="00153C36">
        <w:rPr>
          <w:rFonts w:ascii="Arial" w:eastAsia="Arial" w:hAnsi="Arial" w:cs="Arial"/>
          <w:color w:val="0070C0"/>
          <w:sz w:val="22"/>
          <w:szCs w:val="22"/>
          <w:lang w:val="hu-HU" w:eastAsia="en-US" w:bidi="ar-SA"/>
        </w:rPr>
        <w:t>}</w:t>
      </w:r>
      <w:r w:rsidRPr="00153C36" w:rsidR="00C400B7">
        <w:rPr>
          <w:rFonts w:ascii="Arial" w:eastAsia="Arial" w:hAnsi="Arial" w:cs="Arial"/>
          <w:color w:val="0070C0"/>
          <w:spacing w:val="46"/>
          <w:sz w:val="22"/>
          <w:szCs w:val="22"/>
          <w:lang w:val="hu-HU" w:eastAsia="en-US" w:bidi="ar-SA"/>
        </w:rPr>
        <w:t xml:space="preserve">  </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Project.Hazszam</w:t>
      </w:r>
      <w:r w:rsidRPr="00153C36">
        <w:rPr>
          <w:rFonts w:ascii="Arial" w:eastAsia="Arial" w:hAnsi="Arial" w:cs="Arial"/>
          <w:color w:val="0070C0"/>
          <w:spacing w:val="46"/>
          <w:sz w:val="22"/>
          <w:szCs w:val="22"/>
          <w:lang w:val="hu-HU" w:eastAsia="en-US" w:bidi="ar-SA"/>
        </w:rPr>
        <w:t>}{</w:t>
      </w:r>
      <w:r w:rsidR="00AC5E1D">
        <w:rPr>
          <w:rFonts w:ascii="Arial" w:eastAsia="Arial" w:hAnsi="Arial" w:cs="Arial"/>
          <w:color w:val="0070C0"/>
          <w:spacing w:val="46"/>
          <w:sz w:val="22"/>
          <w:szCs w:val="22"/>
          <w:lang w:val="hu-HU" w:eastAsia="en-US" w:bidi="ar-SA"/>
        </w:rPr>
        <w:t>d.</w:t>
      </w:r>
      <w:r w:rsidRPr="00153C36">
        <w:rPr>
          <w:rFonts w:ascii="Arial" w:eastAsia="Arial" w:hAnsi="Arial" w:cs="Arial"/>
          <w:color w:val="0070C0"/>
          <w:spacing w:val="46"/>
          <w:sz w:val="2"/>
          <w:szCs w:val="2"/>
          <w:lang w:val="hu-HU" w:eastAsia="en-US" w:bidi="ar-SA"/>
        </w:rPr>
        <w:t>Project.EmeletAjto</w:t>
      </w:r>
      <w:r w:rsidRPr="00153C36">
        <w:rPr>
          <w:rFonts w:ascii="Arial" w:eastAsia="Arial" w:hAnsi="Arial" w:cs="Arial"/>
          <w:color w:val="0070C0"/>
          <w:spacing w:val="46"/>
          <w:sz w:val="22"/>
          <w:szCs w:val="22"/>
          <w:lang w:val="hu-HU" w:eastAsia="en-US" w:bidi="ar-SA"/>
        </w:rPr>
        <w:t>}</w:t>
      </w:r>
      <w:r w:rsidRPr="00153C36" w:rsidR="00C400B7">
        <w:rPr>
          <w:rFonts w:ascii="Arial" w:eastAsia="Arial" w:hAnsi="Arial" w:cs="Arial"/>
          <w:color w:val="0070C0"/>
          <w:sz w:val="22"/>
          <w:szCs w:val="22"/>
          <w:lang w:val="hu-HU" w:eastAsia="en-US" w:bidi="ar-SA"/>
        </w:rPr>
        <w:tab/>
      </w:r>
      <w:r w:rsidRPr="00153C36" w:rsidR="00C400B7">
        <w:rPr>
          <w:rFonts w:ascii="Arial" w:eastAsia="Arial" w:hAnsi="Arial" w:cs="Arial"/>
          <w:color w:val="0070C0"/>
          <w:spacing w:val="-2"/>
          <w:sz w:val="22"/>
          <w:szCs w:val="22"/>
          <w:lang w:val="hu-HU" w:eastAsia="en-US" w:bidi="ar-SA"/>
        </w:rPr>
        <w:t>...</w:t>
      </w:r>
    </w:p>
    <w:p w:rsidR="003715FA" w:rsidP="00623D59">
      <w:pPr>
        <w:widowControl w:val="0"/>
        <w:tabs>
          <w:tab w:val="left" w:pos="2220"/>
          <w:tab w:val="left" w:pos="4757"/>
          <w:tab w:val="left" w:pos="6793"/>
          <w:tab w:val="left" w:pos="8838"/>
        </w:tabs>
        <w:autoSpaceDE w:val="0"/>
        <w:autoSpaceDN w:val="0"/>
        <w:spacing w:line="252" w:lineRule="exact"/>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Irsz</w:t>
      </w:r>
      <w:r>
        <w:rPr>
          <w:rFonts w:ascii="Arial" w:eastAsia="Arial" w:hAnsi="Arial" w:cs="Arial"/>
          <w:spacing w:val="-2"/>
          <w:sz w:val="22"/>
          <w:szCs w:val="22"/>
          <w:lang w:val="hu-HU" w:eastAsia="en-US" w:bidi="ar-SA"/>
        </w:rPr>
        <w:t>.</w:t>
      </w:r>
      <w:r w:rsidR="00623D59">
        <w:rPr>
          <w:rFonts w:ascii="Arial" w:eastAsia="Arial" w:hAnsi="Arial" w:cs="Arial"/>
          <w:sz w:val="22"/>
          <w:szCs w:val="22"/>
          <w:lang w:val="hu-HU" w:eastAsia="en-US" w:bidi="ar-SA"/>
        </w:rPr>
        <w:t xml:space="preserve">         </w:t>
      </w:r>
      <w:r w:rsidR="00623D59">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Település</w:t>
      </w:r>
      <w:r>
        <w:rPr>
          <w:rFonts w:ascii="Arial" w:eastAsia="Arial" w:hAnsi="Arial" w:cs="Arial"/>
          <w:sz w:val="22"/>
          <w:szCs w:val="22"/>
          <w:lang w:val="hu-HU" w:eastAsia="en-US" w:bidi="ar-SA"/>
        </w:rPr>
        <w:tab/>
      </w:r>
      <w:r>
        <w:rPr>
          <w:rFonts w:ascii="Arial" w:eastAsia="Arial" w:hAnsi="Arial" w:cs="Arial"/>
          <w:spacing w:val="-2"/>
          <w:sz w:val="22"/>
          <w:szCs w:val="22"/>
          <w:lang w:val="hu-HU" w:eastAsia="en-US" w:bidi="ar-SA"/>
        </w:rPr>
        <w:t>út/utca/</w:t>
      </w:r>
      <w:r>
        <w:rPr>
          <w:rFonts w:ascii="Arial" w:eastAsia="Arial" w:hAnsi="Arial" w:cs="Arial"/>
          <w:spacing w:val="-2"/>
          <w:sz w:val="22"/>
          <w:szCs w:val="22"/>
          <w:lang w:val="hu-HU" w:eastAsia="en-US" w:bidi="ar-SA"/>
        </w:rPr>
        <w:t>tér</w:t>
      </w:r>
      <w:r w:rsidR="00623D59">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házszám</w:t>
      </w:r>
      <w:r>
        <w:rPr>
          <w:rFonts w:ascii="Arial" w:eastAsia="Arial" w:hAnsi="Arial" w:cs="Arial"/>
          <w:spacing w:val="71"/>
          <w:w w:val="150"/>
          <w:sz w:val="22"/>
          <w:szCs w:val="22"/>
          <w:lang w:val="hu-HU" w:eastAsia="en-US" w:bidi="ar-SA"/>
        </w:rPr>
        <w:t xml:space="preserve"> </w:t>
      </w:r>
      <w:r>
        <w:rPr>
          <w:rFonts w:ascii="Arial" w:eastAsia="Arial" w:hAnsi="Arial" w:cs="Arial"/>
          <w:spacing w:val="-2"/>
          <w:sz w:val="22"/>
          <w:szCs w:val="22"/>
          <w:lang w:val="hu-HU" w:eastAsia="en-US" w:bidi="ar-SA"/>
        </w:rPr>
        <w:t>em./fsz.</w:t>
      </w:r>
      <w:r w:rsidR="00623D59">
        <w:rPr>
          <w:rFonts w:ascii="Arial" w:eastAsia="Arial" w:hAnsi="Arial" w:cs="Arial"/>
          <w:spacing w:val="-2"/>
          <w:sz w:val="22"/>
          <w:szCs w:val="22"/>
          <w:lang w:val="hu-HU" w:eastAsia="en-US" w:bidi="ar-SA"/>
        </w:rPr>
        <w:t xml:space="preserve">            </w:t>
      </w:r>
      <w:r>
        <w:rPr>
          <w:rFonts w:ascii="Arial" w:eastAsia="Arial" w:hAnsi="Arial" w:cs="Arial"/>
          <w:spacing w:val="-2"/>
          <w:sz w:val="22"/>
          <w:szCs w:val="22"/>
          <w:lang w:val="hu-HU" w:eastAsia="en-US" w:bidi="ar-SA"/>
        </w:rPr>
        <w:t>hrsz</w:t>
      </w:r>
      <w:r>
        <w:rPr>
          <w:rFonts w:ascii="Arial" w:eastAsia="Arial" w:hAnsi="Arial" w:cs="Arial"/>
          <w:spacing w:val="-2"/>
          <w:sz w:val="22"/>
          <w:szCs w:val="22"/>
          <w:lang w:val="hu-HU" w:eastAsia="en-US" w:bidi="ar-SA"/>
        </w:rPr>
        <w:t>.</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Felhasználási</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hely</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rendeltetése</w:t>
      </w:r>
    </w:p>
    <w:p w:rsidR="003715FA">
      <w:pPr>
        <w:widowControl w:val="0"/>
        <w:autoSpaceDE w:val="0"/>
        <w:autoSpaceDN w:val="0"/>
        <w:spacing w:before="2"/>
        <w:rPr>
          <w:rFonts w:ascii="Arial" w:eastAsia="Arial" w:hAnsi="Arial" w:cs="Arial"/>
          <w:b/>
          <w:sz w:val="7"/>
          <w:szCs w:val="22"/>
          <w:lang w:val="hu-HU" w:eastAsia="en-US" w:bidi="ar-SA"/>
        </w:rPr>
      </w:pPr>
    </w:p>
    <w:tbl>
      <w:tblPr>
        <w:tblStyle w:val="TableNormal00"/>
        <w:tblW w:w="0" w:type="auto"/>
        <w:tblInd w:w="101" w:type="dxa"/>
        <w:tblLayout w:type="fixed"/>
        <w:tblLook w:val="01E0"/>
      </w:tblPr>
      <w:tblGrid>
        <w:gridCol w:w="2702"/>
        <w:gridCol w:w="2916"/>
        <w:gridCol w:w="2307"/>
      </w:tblGrid>
      <w:tr>
        <w:tblPrEx>
          <w:tblW w:w="0" w:type="auto"/>
          <w:tblInd w:w="101" w:type="dxa"/>
          <w:tblLayout w:type="fixed"/>
          <w:tblLook w:val="01E0"/>
        </w:tblPrEx>
        <w:trPr>
          <w:trHeight w:val="266"/>
        </w:trPr>
        <w:tc>
          <w:tcPr>
            <w:tcW w:w="2702" w:type="dxa"/>
          </w:tcPr>
          <w:p w:rsidR="003715FA" w:rsidP="009A2079">
            <w:pPr>
              <w:tabs>
                <w:tab w:val="left" w:pos="320"/>
              </w:tabs>
              <w:spacing w:line="246" w:lineRule="exact"/>
              <w:ind w:left="49"/>
              <w:rPr>
                <w:rFonts w:ascii="Arial" w:eastAsia="Arial" w:hAnsi="Arial" w:cs="Arial"/>
                <w:lang w:val="hu-HU" w:bidi="ar-SA"/>
              </w:rPr>
            </w:pPr>
            <w:r>
              <w:rPr>
                <w:rFonts w:ascii="Arial" w:eastAsia="Arial" w:hAnsi="Arial" w:cs="Arial"/>
                <w:lang w:val="hu-HU" w:bidi="ar-SA"/>
              </w:rPr>
              <w:t>{d.Project.RendeltetesLakasHaz}</w:t>
            </w:r>
            <w:r w:rsidR="00C400B7">
              <w:rPr>
                <w:rFonts w:ascii="Arial" w:eastAsia="Arial" w:hAnsi="Arial" w:cs="Arial"/>
                <w:lang w:val="hu-HU" w:bidi="ar-SA"/>
              </w:rPr>
              <w:t>Lakás</w:t>
            </w:r>
            <w:r w:rsidR="00C400B7">
              <w:rPr>
                <w:rFonts w:ascii="Arial" w:eastAsia="Arial" w:hAnsi="Arial" w:cs="Arial"/>
                <w:spacing w:val="-3"/>
                <w:lang w:val="hu-HU" w:bidi="ar-SA"/>
              </w:rPr>
              <w:t xml:space="preserve"> </w:t>
            </w:r>
            <w:r w:rsidR="00C400B7">
              <w:rPr>
                <w:rFonts w:ascii="Arial" w:eastAsia="Arial" w:hAnsi="Arial" w:cs="Arial"/>
                <w:lang w:val="hu-HU" w:bidi="ar-SA"/>
              </w:rPr>
              <w:t>/</w:t>
            </w:r>
            <w:r w:rsidR="00C400B7">
              <w:rPr>
                <w:rFonts w:ascii="Arial" w:eastAsia="Arial" w:hAnsi="Arial" w:cs="Arial"/>
                <w:spacing w:val="1"/>
                <w:lang w:val="hu-HU" w:bidi="ar-SA"/>
              </w:rPr>
              <w:t xml:space="preserve"> </w:t>
            </w:r>
            <w:r w:rsidR="00C400B7">
              <w:rPr>
                <w:rFonts w:ascii="Arial" w:eastAsia="Arial" w:hAnsi="Arial" w:cs="Arial"/>
                <w:spacing w:val="-5"/>
                <w:lang w:val="hu-HU" w:bidi="ar-SA"/>
              </w:rPr>
              <w:t>ház</w:t>
            </w:r>
          </w:p>
        </w:tc>
        <w:tc>
          <w:tcPr>
            <w:tcW w:w="2916" w:type="dxa"/>
          </w:tcPr>
          <w:p w:rsidR="003715FA">
            <w:pPr>
              <w:numPr>
                <w:ilvl w:val="0"/>
                <w:numId w:val="16"/>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{d.Project.RendeltetesIrodaUzletRendelo}Iroda</w:t>
            </w:r>
            <w:r>
              <w:rPr>
                <w:rFonts w:ascii="Arial" w:eastAsia="Arial" w:hAnsi="Arial" w:cs="Arial"/>
                <w:spacing w:val="-4"/>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lang w:val="hu-HU" w:bidi="ar-SA"/>
              </w:rPr>
              <w:t>üzlet</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rendelő</w:t>
            </w:r>
          </w:p>
        </w:tc>
        <w:tc>
          <w:tcPr>
            <w:tcW w:w="2307" w:type="dxa"/>
          </w:tcPr>
          <w:p w:rsidR="003715FA">
            <w:pPr>
              <w:numPr>
                <w:ilvl w:val="0"/>
                <w:numId w:val="17"/>
              </w:numPr>
              <w:tabs>
                <w:tab w:val="left" w:pos="386"/>
              </w:tabs>
              <w:spacing w:line="246" w:lineRule="exact"/>
              <w:ind w:left="386" w:hanging="282"/>
              <w:rPr>
                <w:rFonts w:ascii="Arial" w:eastAsia="Arial" w:hAnsi="Arial" w:cs="Arial"/>
                <w:lang w:val="hu-HU" w:bidi="ar-SA"/>
              </w:rPr>
            </w:pPr>
            <w:r>
              <w:rPr>
                <w:rFonts w:ascii="Arial" w:eastAsia="Arial" w:hAnsi="Arial" w:cs="Arial"/>
                <w:lang w:val="hu-HU" w:bidi="ar-SA"/>
              </w:rPr>
              <w:t>{d.Project.RendeltetesIpariUzemiTerulet}Ipari</w:t>
            </w:r>
            <w:r>
              <w:rPr>
                <w:rFonts w:ascii="Arial" w:eastAsia="Arial" w:hAnsi="Arial" w:cs="Arial"/>
                <w:spacing w:val="-7"/>
                <w:lang w:val="hu-HU" w:bidi="ar-SA"/>
              </w:rPr>
              <w:t xml:space="preserve"> </w:t>
            </w:r>
            <w:r>
              <w:rPr>
                <w:rFonts w:ascii="Arial" w:eastAsia="Arial" w:hAnsi="Arial" w:cs="Arial"/>
                <w:lang w:val="hu-HU" w:bidi="ar-SA"/>
              </w:rPr>
              <w:t>/</w:t>
            </w:r>
            <w:r>
              <w:rPr>
                <w:rFonts w:ascii="Arial" w:eastAsia="Arial" w:hAnsi="Arial" w:cs="Arial"/>
                <w:spacing w:val="-2"/>
                <w:lang w:val="hu-HU" w:bidi="ar-SA"/>
              </w:rPr>
              <w:t xml:space="preserve"> </w:t>
            </w:r>
            <w:r>
              <w:rPr>
                <w:rFonts w:ascii="Arial" w:eastAsia="Arial" w:hAnsi="Arial" w:cs="Arial"/>
                <w:lang w:val="hu-HU" w:bidi="ar-SA"/>
              </w:rPr>
              <w:t>üzemi</w:t>
            </w:r>
            <w:r>
              <w:rPr>
                <w:rFonts w:ascii="Arial" w:eastAsia="Arial" w:hAnsi="Arial" w:cs="Arial"/>
                <w:spacing w:val="-6"/>
                <w:lang w:val="hu-HU" w:bidi="ar-SA"/>
              </w:rPr>
              <w:t xml:space="preserve"> </w:t>
            </w:r>
            <w:r>
              <w:rPr>
                <w:rFonts w:ascii="Arial" w:eastAsia="Arial" w:hAnsi="Arial" w:cs="Arial"/>
                <w:spacing w:val="-2"/>
                <w:lang w:val="hu-HU" w:bidi="ar-SA"/>
              </w:rPr>
              <w:t>terület</w:t>
            </w:r>
          </w:p>
        </w:tc>
      </w:tr>
      <w:tr>
        <w:tblPrEx>
          <w:tblW w:w="0" w:type="auto"/>
          <w:tblInd w:w="101" w:type="dxa"/>
          <w:tblLayout w:type="fixed"/>
          <w:tblLook w:val="01E0"/>
        </w:tblPrEx>
        <w:trPr>
          <w:trHeight w:val="285"/>
        </w:trPr>
        <w:tc>
          <w:tcPr>
            <w:tcW w:w="2702" w:type="dxa"/>
          </w:tcPr>
          <w:p w:rsidR="003715FA">
            <w:pPr>
              <w:numPr>
                <w:ilvl w:val="0"/>
                <w:numId w:val="18"/>
              </w:numPr>
              <w:tabs>
                <w:tab w:val="left" w:pos="332"/>
              </w:tabs>
              <w:spacing w:line="266" w:lineRule="exact"/>
              <w:ind w:left="332" w:hanging="282"/>
              <w:rPr>
                <w:rFonts w:ascii="Arial" w:eastAsia="Arial" w:hAnsi="Arial" w:cs="Arial"/>
                <w:lang w:val="hu-HU" w:bidi="ar-SA"/>
              </w:rPr>
            </w:pPr>
            <w:r>
              <w:rPr>
                <w:rFonts w:ascii="Arial" w:eastAsia="Arial" w:hAnsi="Arial" w:cs="Arial"/>
                <w:lang w:val="hu-HU" w:bidi="ar-SA"/>
              </w:rPr>
              <w:t>{d.Project.RendeltetesZartkertPinceTanya}Zártkert</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w:t>
            </w:r>
            <w:r>
              <w:rPr>
                <w:rFonts w:ascii="Arial" w:eastAsia="Arial" w:hAnsi="Arial" w:cs="Arial"/>
                <w:lang w:val="hu-HU" w:bidi="ar-SA"/>
              </w:rPr>
              <w:t>pince</w:t>
            </w:r>
            <w:r>
              <w:rPr>
                <w:rFonts w:ascii="Arial" w:eastAsia="Arial" w:hAnsi="Arial" w:cs="Arial"/>
                <w:spacing w:val="-5"/>
                <w:lang w:val="hu-HU" w:bidi="ar-SA"/>
              </w:rPr>
              <w:t xml:space="preserve"> </w:t>
            </w:r>
            <w:r>
              <w:rPr>
                <w:rFonts w:ascii="Arial" w:eastAsia="Arial" w:hAnsi="Arial" w:cs="Arial"/>
                <w:lang w:val="hu-HU" w:bidi="ar-SA"/>
              </w:rPr>
              <w:t>/</w:t>
            </w:r>
            <w:r>
              <w:rPr>
                <w:rFonts w:ascii="Arial" w:eastAsia="Arial" w:hAnsi="Arial" w:cs="Arial"/>
                <w:spacing w:val="-4"/>
                <w:lang w:val="hu-HU" w:bidi="ar-SA"/>
              </w:rPr>
              <w:t xml:space="preserve"> tanya</w:t>
            </w:r>
          </w:p>
        </w:tc>
        <w:tc>
          <w:tcPr>
            <w:tcW w:w="2916" w:type="dxa"/>
          </w:tcPr>
          <w:p w:rsidR="003715FA">
            <w:pPr>
              <w:numPr>
                <w:ilvl w:val="0"/>
                <w:numId w:val="19"/>
              </w:numPr>
              <w:tabs>
                <w:tab w:val="left" w:pos="464"/>
              </w:tabs>
              <w:spacing w:line="266" w:lineRule="exact"/>
              <w:ind w:left="464" w:hanging="282"/>
              <w:rPr>
                <w:rFonts w:ascii="Arial" w:eastAsia="Arial" w:hAnsi="Arial" w:cs="Arial"/>
                <w:lang w:val="hu-HU" w:bidi="ar-SA"/>
              </w:rPr>
            </w:pPr>
            <w:r>
              <w:rPr>
                <w:rFonts w:ascii="Arial" w:eastAsia="Arial" w:hAnsi="Arial" w:cs="Arial"/>
                <w:lang w:val="hu-HU" w:bidi="ar-SA"/>
              </w:rPr>
              <w:t>{d.Project.RendeltetesUduloNyaralo}Üdülő</w:t>
            </w:r>
            <w:r>
              <w:rPr>
                <w:rFonts w:ascii="Arial" w:eastAsia="Arial" w:hAnsi="Arial" w:cs="Arial"/>
                <w:spacing w:val="-3"/>
                <w:lang w:val="hu-HU" w:bidi="ar-SA"/>
              </w:rPr>
              <w:t xml:space="preserve"> </w:t>
            </w:r>
            <w:r>
              <w:rPr>
                <w:rFonts w:ascii="Arial" w:eastAsia="Arial" w:hAnsi="Arial" w:cs="Arial"/>
                <w:lang w:val="hu-HU" w:bidi="ar-SA"/>
              </w:rPr>
              <w:t>/</w:t>
            </w:r>
            <w:r>
              <w:rPr>
                <w:rFonts w:ascii="Arial" w:eastAsia="Arial" w:hAnsi="Arial" w:cs="Arial"/>
                <w:spacing w:val="-3"/>
                <w:lang w:val="hu-HU" w:bidi="ar-SA"/>
              </w:rPr>
              <w:t xml:space="preserve"> </w:t>
            </w:r>
            <w:r>
              <w:rPr>
                <w:rFonts w:ascii="Arial" w:eastAsia="Arial" w:hAnsi="Arial" w:cs="Arial"/>
                <w:spacing w:val="-2"/>
                <w:lang w:val="hu-HU" w:bidi="ar-SA"/>
              </w:rPr>
              <w:t>nyaraló</w:t>
            </w:r>
          </w:p>
        </w:tc>
        <w:tc>
          <w:tcPr>
            <w:tcW w:w="2307" w:type="dxa"/>
          </w:tcPr>
          <w:p w:rsidR="003715FA">
            <w:pPr>
              <w:numPr>
                <w:ilvl w:val="0"/>
                <w:numId w:val="20"/>
              </w:numPr>
              <w:tabs>
                <w:tab w:val="left" w:pos="384"/>
              </w:tabs>
              <w:spacing w:line="266" w:lineRule="exact"/>
              <w:ind w:left="384" w:hanging="280"/>
              <w:rPr>
                <w:rFonts w:ascii="Arial" w:eastAsia="Arial" w:hAnsi="Arial" w:cs="Arial"/>
                <w:lang w:val="hu-HU" w:bidi="ar-SA"/>
              </w:rPr>
            </w:pPr>
            <w:r>
              <w:rPr>
                <w:rFonts w:ascii="Arial" w:eastAsia="Arial" w:hAnsi="Arial" w:cs="Arial"/>
                <w:spacing w:val="-2"/>
                <w:lang w:val="hu-HU" w:bidi="ar-SA"/>
              </w:rPr>
              <w:t>{d.Project.RendeltetesGarazs}Garázs</w:t>
            </w:r>
          </w:p>
        </w:tc>
      </w:tr>
      <w:tr>
        <w:tblPrEx>
          <w:tblW w:w="0" w:type="auto"/>
          <w:tblInd w:w="101" w:type="dxa"/>
          <w:tblLayout w:type="fixed"/>
          <w:tblLook w:val="01E0"/>
        </w:tblPrEx>
        <w:trPr>
          <w:trHeight w:val="266"/>
        </w:trPr>
        <w:tc>
          <w:tcPr>
            <w:tcW w:w="2702" w:type="dxa"/>
          </w:tcPr>
          <w:p w:rsidR="003715FA">
            <w:pPr>
              <w:numPr>
                <w:ilvl w:val="0"/>
                <w:numId w:val="21"/>
              </w:numPr>
              <w:tabs>
                <w:tab w:val="left" w:pos="332"/>
              </w:tabs>
              <w:spacing w:line="246" w:lineRule="exact"/>
              <w:ind w:left="332" w:hanging="282"/>
              <w:rPr>
                <w:rFonts w:ascii="Arial" w:eastAsia="Arial" w:hAnsi="Arial" w:cs="Arial"/>
                <w:lang w:val="hu-HU" w:bidi="ar-SA"/>
              </w:rPr>
            </w:pPr>
            <w:r>
              <w:rPr>
                <w:rFonts w:ascii="Arial" w:eastAsia="Arial" w:hAnsi="Arial" w:cs="Arial"/>
                <w:lang w:val="hu-HU" w:bidi="ar-SA"/>
              </w:rPr>
              <w:t>{d.Project.RendeltetesTarsashaziKozosseg}Társasházi</w:t>
            </w:r>
            <w:r>
              <w:rPr>
                <w:rFonts w:ascii="Arial" w:eastAsia="Arial" w:hAnsi="Arial" w:cs="Arial"/>
                <w:spacing w:val="-11"/>
                <w:lang w:val="hu-HU" w:bidi="ar-SA"/>
              </w:rPr>
              <w:t xml:space="preserve"> </w:t>
            </w:r>
            <w:r>
              <w:rPr>
                <w:rFonts w:ascii="Arial" w:eastAsia="Arial" w:hAnsi="Arial" w:cs="Arial"/>
                <w:spacing w:val="-2"/>
                <w:lang w:val="hu-HU" w:bidi="ar-SA"/>
              </w:rPr>
              <w:t>közösség</w:t>
            </w:r>
          </w:p>
        </w:tc>
        <w:tc>
          <w:tcPr>
            <w:tcW w:w="2916" w:type="dxa"/>
          </w:tcPr>
          <w:p w:rsidR="003715FA">
            <w:pPr>
              <w:numPr>
                <w:ilvl w:val="0"/>
                <w:numId w:val="22"/>
              </w:numPr>
              <w:tabs>
                <w:tab w:val="left" w:pos="464"/>
              </w:tabs>
              <w:spacing w:line="246" w:lineRule="exact"/>
              <w:ind w:left="464" w:hanging="282"/>
              <w:rPr>
                <w:rFonts w:ascii="Arial" w:eastAsia="Arial" w:hAnsi="Arial" w:cs="Arial"/>
                <w:lang w:val="hu-HU" w:bidi="ar-SA"/>
              </w:rPr>
            </w:pPr>
            <w:r>
              <w:rPr>
                <w:rFonts w:ascii="Arial" w:eastAsia="Arial" w:hAnsi="Arial" w:cs="Arial"/>
                <w:lang w:val="hu-HU" w:bidi="ar-SA"/>
              </w:rPr>
              <w:t>{d.Project.RendeltetesEgyeb}Egyéb</w:t>
            </w:r>
            <w:r>
              <w:rPr>
                <w:rFonts w:ascii="Arial" w:eastAsia="Arial" w:hAnsi="Arial" w:cs="Arial"/>
                <w:lang w:val="hu-HU" w:bidi="ar-SA"/>
              </w:rPr>
              <w:t>:</w:t>
            </w:r>
            <w:r>
              <w:rPr>
                <w:rFonts w:ascii="Arial" w:eastAsia="Arial" w:hAnsi="Arial" w:cs="Arial"/>
                <w:spacing w:val="-5"/>
                <w:lang w:val="hu-HU" w:bidi="ar-SA"/>
              </w:rPr>
              <w:t xml:space="preserve"> </w:t>
            </w:r>
            <w:r>
              <w:rPr>
                <w:rFonts w:ascii="Arial" w:eastAsia="Arial" w:hAnsi="Arial" w:cs="Arial"/>
                <w:spacing w:val="-2"/>
                <w:lang w:val="hu-HU" w:bidi="ar-SA"/>
              </w:rPr>
              <w:t>…</w:t>
            </w:r>
            <w:r>
              <w:rPr>
                <w:rFonts w:ascii="Arial" w:eastAsia="Arial" w:hAnsi="Arial" w:cs="Arial"/>
                <w:spacing w:val="-2"/>
                <w:lang w:val="hu-HU" w:bidi="ar-SA"/>
              </w:rPr>
              <w:t>{d.Project.RendeltetesEgyebSzoveg}</w:t>
            </w:r>
          </w:p>
        </w:tc>
        <w:tc>
          <w:tcPr>
            <w:tcW w:w="2307" w:type="dxa"/>
          </w:tcPr>
          <w:p w:rsidR="003715FA">
            <w:pPr>
              <w:rPr>
                <w:rFonts w:ascii="Times New Roman" w:eastAsia="Arial" w:hAnsi="Arial" w:cs="Arial"/>
                <w:sz w:val="18"/>
                <w:lang w:val="hu-HU" w:bidi="ar-SA"/>
              </w:rPr>
            </w:pPr>
          </w:p>
        </w:tc>
      </w:tr>
    </w:tbl>
    <w:p w:rsidR="003715FA">
      <w:pPr>
        <w:widowControl w:val="0"/>
        <w:autoSpaceDE w:val="0"/>
        <w:autoSpaceDN w:val="0"/>
        <w:spacing w:before="76"/>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Csoportos</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mérőhely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esetén</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helyek</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száma</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{d.Project.RendeltetesCsoportosDb} db</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Igénybejelentő</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jogcíme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felhasználási</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helyen</w:t>
      </w:r>
    </w:p>
    <w:p w:rsidR="003715FA" w:rsidP="009A2079">
      <w:pPr>
        <w:pStyle w:val="ListParagraph"/>
        <w:widowControl w:val="0"/>
        <w:tabs>
          <w:tab w:val="left" w:pos="425"/>
          <w:tab w:val="left" w:pos="2978"/>
          <w:tab w:val="left" w:pos="5815"/>
        </w:tabs>
        <w:autoSpaceDE w:val="0"/>
        <w:autoSpaceDN w:val="0"/>
        <w:spacing w:before="63"/>
        <w:ind w:left="425" w:firstLine="0"/>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{d.Project.JogcimTulajdonos}</w:t>
      </w:r>
      <w:r w:rsidR="00C400B7">
        <w:rPr>
          <w:rFonts w:ascii="Arial" w:eastAsia="Arial" w:hAnsi="Arial" w:cs="Arial"/>
          <w:spacing w:val="-2"/>
          <w:sz w:val="22"/>
          <w:szCs w:val="22"/>
          <w:lang w:val="hu-HU" w:eastAsia="en-US" w:bidi="ar-SA"/>
        </w:rPr>
        <w:t>Tulajdonos</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{d.Project.JogcimBerlo}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Bérlő</w:t>
      </w:r>
      <w:r w:rsidR="00C400B7">
        <w:rPr>
          <w:rFonts w:ascii="Arial" w:eastAsia="Arial" w:hAnsi="Arial" w:cs="Arial"/>
          <w:sz w:val="22"/>
          <w:szCs w:val="22"/>
          <w:lang w:val="hu-HU" w:eastAsia="en-US" w:bidi="ar-SA"/>
        </w:rPr>
        <w:tab/>
      </w:r>
      <w:r w:rsidR="00C400B7">
        <w:rPr>
          <w:rFonts w:ascii="MS Gothic" w:eastAsia="Arial" w:hAnsi="MS Gothic" w:cs="Arial"/>
          <w:sz w:val="22"/>
          <w:szCs w:val="22"/>
          <w:lang w:val="hu-HU" w:eastAsia="en-US" w:bidi="ar-SA"/>
        </w:rPr>
        <w:t>{d.Project.JogcimHaszonelvezo}</w:t>
      </w:r>
      <w:r w:rsidR="00C400B7">
        <w:rPr>
          <w:rFonts w:ascii="MS Gothic" w:eastAsia="Arial" w:hAnsi="MS Gothic" w:cs="Arial"/>
          <w:spacing w:val="-50"/>
          <w:sz w:val="22"/>
          <w:szCs w:val="22"/>
          <w:lang w:val="hu-HU" w:eastAsia="en-US" w:bidi="ar-SA"/>
        </w:rPr>
        <w:t xml:space="preserve"> </w:t>
      </w:r>
      <w:r w:rsidR="00C400B7">
        <w:rPr>
          <w:rFonts w:ascii="Arial" w:eastAsia="Arial" w:hAnsi="Arial" w:cs="Arial"/>
          <w:spacing w:val="-2"/>
          <w:sz w:val="22"/>
          <w:szCs w:val="22"/>
          <w:lang w:val="hu-HU" w:eastAsia="en-US" w:bidi="ar-SA"/>
        </w:rPr>
        <w:t>Haszonélvező</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pacing w:val="-2"/>
          <w:sz w:val="22"/>
          <w:szCs w:val="22"/>
          <w:lang w:val="hu-HU" w:eastAsia="en-US" w:bidi="ar-SA"/>
        </w:rPr>
        <w:t>{d.Project.JogcimKezelo}Kezelő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{d.Project.JogcimEgyeb}</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Egyéb</w:t>
      </w:r>
      <w:r>
        <w:rPr>
          <w:rFonts w:ascii="Arial" w:eastAsia="Arial" w:hAnsi="Arial" w:cs="Arial"/>
          <w:sz w:val="22"/>
          <w:szCs w:val="22"/>
          <w:lang w:val="hu-HU" w:eastAsia="en-US" w:bidi="ar-SA"/>
        </w:rPr>
        <w:t>:</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w:t>
      </w:r>
      <w:r>
        <w:rPr>
          <w:rFonts w:ascii="Arial" w:eastAsia="Arial" w:hAnsi="Arial" w:cs="Arial"/>
          <w:spacing w:val="-2"/>
          <w:sz w:val="22"/>
          <w:szCs w:val="22"/>
          <w:lang w:val="hu-HU" w:eastAsia="en-US" w:bidi="ar-SA"/>
        </w:rPr>
        <w:t>{d.Project.JogcimEgyebSzoveg}</w:t>
      </w:r>
    </w:p>
    <w:p w:rsidR="003715FA">
      <w:pPr>
        <w:widowControl w:val="0"/>
        <w:autoSpaceDE w:val="0"/>
        <w:autoSpaceDN w:val="0"/>
        <w:spacing w:before="65"/>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before="1"/>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Teljesítményigény</w:t>
      </w:r>
      <w:r>
        <w:rPr>
          <w:rFonts w:ascii="Arial" w:eastAsia="Arial" w:hAnsi="Arial" w:cs="Arial"/>
          <w:b/>
          <w:bCs/>
          <w:spacing w:val="12"/>
          <w:sz w:val="26"/>
          <w:szCs w:val="26"/>
          <w:lang w:val="hu-HU" w:eastAsia="en-US" w:bidi="ar-SA"/>
        </w:rPr>
        <w:t xml:space="preserve"> </w:t>
      </w:r>
      <w:r>
        <w:rPr>
          <w:rFonts w:ascii="Arial" w:eastAsia="Arial" w:hAnsi="Arial" w:cs="Arial"/>
          <w:b/>
          <w:bCs/>
          <w:spacing w:val="-2"/>
          <w:sz w:val="26"/>
          <w:szCs w:val="26"/>
          <w:lang w:val="hu-HU" w:eastAsia="en-US" w:bidi="ar-SA"/>
        </w:rPr>
        <w:t>adatai</w:t>
      </w: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w:t>
      </w:r>
      <w:r>
        <w:rPr>
          <w:rFonts w:ascii="Arial" w:eastAsia="Arial" w:hAnsi="Arial" w:cs="Arial"/>
          <w:b/>
          <w:bCs/>
          <w:spacing w:val="-5"/>
          <w:sz w:val="22"/>
          <w:szCs w:val="22"/>
          <w:lang w:val="hu-HU" w:eastAsia="en-US" w:bidi="ar-SA"/>
        </w:rPr>
        <w:t xml:space="preserve"> </w:t>
      </w:r>
      <w:r>
        <w:rPr>
          <w:rFonts w:ascii="Arial" w:eastAsia="Arial" w:hAnsi="Arial" w:cs="Arial"/>
          <w:b/>
          <w:bCs/>
          <w:spacing w:val="-2"/>
          <w:sz w:val="22"/>
          <w:szCs w:val="22"/>
          <w:lang w:val="hu-HU" w:eastAsia="en-US" w:bidi="ar-SA"/>
        </w:rPr>
        <w:t>jellege</w:t>
      </w:r>
    </w:p>
    <w:p w:rsidR="003715FA">
      <w:pPr>
        <w:pStyle w:val="ListParagraph"/>
        <w:widowControl w:val="0"/>
        <w:numPr>
          <w:ilvl w:val="2"/>
          <w:numId w:val="15"/>
        </w:numPr>
        <w:tabs>
          <w:tab w:val="left" w:pos="425"/>
          <w:tab w:val="left" w:pos="2978"/>
          <w:tab w:val="left" w:pos="6526"/>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{d.Project.UjFogyaszto}Új</w:t>
      </w:r>
      <w:r>
        <w:rPr>
          <w:rFonts w:ascii="Arial" w:eastAsia="Arial" w:hAnsi="Arial" w:cs="Arial"/>
          <w:spacing w:val="-2"/>
          <w:sz w:val="22"/>
          <w:szCs w:val="22"/>
          <w:lang w:val="hu-HU" w:eastAsia="en-US" w:bidi="ar-SA"/>
        </w:rPr>
        <w:t xml:space="preserve"> bekapcsolás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{d.Project.Tn}Teljesítménynövelés</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bővítés</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{d.Project.TeljesitmenyCsokkentese}Teljesítmény</w:t>
      </w:r>
      <w:r>
        <w:rPr>
          <w:rFonts w:ascii="Arial" w:eastAsia="Arial" w:hAnsi="Arial" w:cs="Arial"/>
          <w:spacing w:val="-12"/>
          <w:sz w:val="22"/>
          <w:szCs w:val="22"/>
          <w:lang w:val="hu-HU" w:eastAsia="en-US" w:bidi="ar-SA"/>
        </w:rPr>
        <w:t xml:space="preserve"> </w:t>
      </w:r>
      <w:r>
        <w:rPr>
          <w:rFonts w:ascii="Arial" w:eastAsia="Arial" w:hAnsi="Arial" w:cs="Arial"/>
          <w:spacing w:val="-2"/>
          <w:sz w:val="22"/>
          <w:szCs w:val="22"/>
          <w:lang w:val="hu-HU" w:eastAsia="en-US" w:bidi="ar-SA"/>
        </w:rPr>
        <w:t>csökkentése</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{d.Project.CsatlakozovezetekAthelyezese}Csatlakozóvezeték</w:t>
      </w:r>
      <w:r>
        <w:rPr>
          <w:rFonts w:ascii="Arial" w:eastAsia="Arial" w:hAnsi="Arial" w:cs="Arial"/>
          <w:spacing w:val="-16"/>
          <w:sz w:val="22"/>
          <w:szCs w:val="22"/>
          <w:lang w:val="hu-HU" w:eastAsia="en-US" w:bidi="ar-SA"/>
        </w:rPr>
        <w:t xml:space="preserve"> </w:t>
      </w:r>
      <w:r>
        <w:rPr>
          <w:rFonts w:ascii="Arial" w:eastAsia="Arial" w:hAnsi="Arial" w:cs="Arial"/>
          <w:sz w:val="22"/>
          <w:szCs w:val="22"/>
          <w:lang w:val="hu-HU" w:eastAsia="en-US" w:bidi="ar-SA"/>
        </w:rPr>
        <w:t>áthelyezése</w:t>
      </w:r>
      <w:r>
        <w:rPr>
          <w:rFonts w:ascii="Arial" w:eastAsia="Arial" w:hAnsi="Arial" w:cs="Arial"/>
          <w:spacing w:val="-15"/>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{d.Project.CsatlakozovezetekCsereje}Csatlakozóvezeték</w:t>
      </w:r>
      <w:r>
        <w:rPr>
          <w:rFonts w:ascii="Arial" w:eastAsia="Arial" w:hAnsi="Arial" w:cs="Arial"/>
          <w:spacing w:val="-14"/>
          <w:sz w:val="22"/>
          <w:szCs w:val="22"/>
          <w:lang w:val="hu-HU" w:eastAsia="en-US" w:bidi="ar-SA"/>
        </w:rPr>
        <w:t xml:space="preserve"> </w:t>
      </w:r>
      <w:r>
        <w:rPr>
          <w:rFonts w:ascii="Arial" w:eastAsia="Arial" w:hAnsi="Arial" w:cs="Arial"/>
          <w:sz w:val="22"/>
          <w:szCs w:val="22"/>
          <w:lang w:val="hu-HU" w:eastAsia="en-US" w:bidi="ar-SA"/>
        </w:rPr>
        <w:t>cseréje</w:t>
      </w:r>
      <w:r>
        <w:rPr>
          <w:rFonts w:ascii="Arial" w:eastAsia="Arial" w:hAnsi="Arial" w:cs="Arial"/>
          <w:spacing w:val="-12"/>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{d.Project.CsatlakozasiModValtasa}Csatlakozási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mód</w:t>
      </w:r>
      <w:r>
        <w:rPr>
          <w:rFonts w:ascii="Arial" w:eastAsia="Arial" w:hAnsi="Arial" w:cs="Arial"/>
          <w:spacing w:val="-10"/>
          <w:sz w:val="22"/>
          <w:szCs w:val="22"/>
          <w:lang w:val="hu-HU" w:eastAsia="en-US" w:bidi="ar-SA"/>
        </w:rPr>
        <w:t xml:space="preserve"> </w:t>
      </w:r>
      <w:r>
        <w:rPr>
          <w:rFonts w:ascii="Arial" w:eastAsia="Arial" w:hAnsi="Arial" w:cs="Arial"/>
          <w:spacing w:val="-2"/>
          <w:sz w:val="22"/>
          <w:szCs w:val="22"/>
          <w:lang w:val="hu-HU" w:eastAsia="en-US" w:bidi="ar-SA"/>
        </w:rPr>
        <w:t>váltása</w:t>
      </w:r>
    </w:p>
    <w:p w:rsidR="003715FA">
      <w:pPr>
        <w:pStyle w:val="ListParagraph"/>
        <w:widowControl w:val="0"/>
        <w:numPr>
          <w:ilvl w:val="2"/>
          <w:numId w:val="15"/>
        </w:numPr>
        <w:tabs>
          <w:tab w:val="left" w:pos="425"/>
        </w:tabs>
        <w:autoSpaceDE w:val="0"/>
        <w:autoSpaceDN w:val="0"/>
        <w:spacing w:before="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{d.Project.MeroAthelyezese}Mérő</w:t>
      </w:r>
      <w:r>
        <w:rPr>
          <w:rFonts w:ascii="Arial" w:eastAsia="Arial" w:hAnsi="Arial" w:cs="Arial"/>
          <w:spacing w:val="-6"/>
          <w:sz w:val="22"/>
          <w:szCs w:val="22"/>
          <w:lang w:val="hu-HU" w:eastAsia="en-US" w:bidi="ar-SA"/>
        </w:rPr>
        <w:t xml:space="preserve"> </w:t>
      </w:r>
      <w:r>
        <w:rPr>
          <w:rFonts w:ascii="Arial" w:eastAsia="Arial" w:hAnsi="Arial" w:cs="Arial"/>
          <w:spacing w:val="-2"/>
          <w:sz w:val="22"/>
          <w:szCs w:val="22"/>
          <w:lang w:val="hu-HU" w:eastAsia="en-US" w:bidi="ar-SA"/>
        </w:rPr>
        <w:t>áthelyezése</w:t>
      </w:r>
    </w:p>
    <w:p w:rsidR="003715FA">
      <w:pPr>
        <w:pStyle w:val="ListParagraph"/>
        <w:widowControl w:val="0"/>
        <w:numPr>
          <w:ilvl w:val="2"/>
          <w:numId w:val="15"/>
        </w:numPr>
        <w:tabs>
          <w:tab w:val="left" w:pos="425"/>
        </w:tabs>
        <w:autoSpaceDE w:val="0"/>
        <w:autoSpaceDN w:val="0"/>
        <w:spacing w:before="62"/>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{d.Project.VezereltMeroSzerelese}Vezérelt</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7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{d.Project.HTarifaVagyMelleszereles}H</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mérő</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szerelése</w:t>
      </w:r>
      <w:r>
        <w:rPr>
          <w:rFonts w:ascii="Arial" w:eastAsia="Arial" w:hAnsi="Arial" w:cs="Arial"/>
          <w:spacing w:val="69"/>
          <w:w w:val="150"/>
          <w:sz w:val="22"/>
          <w:szCs w:val="22"/>
          <w:lang w:val="hu-HU" w:eastAsia="en-US" w:bidi="ar-SA"/>
        </w:rPr>
        <w:t xml:space="preserve"> </w:t>
      </w:r>
      <w:r>
        <w:rPr>
          <w:rFonts w:ascii="MS Gothic" w:eastAsia="Arial" w:hAnsi="MS Gothic" w:cs="Arial"/>
          <w:sz w:val="22"/>
          <w:szCs w:val="22"/>
          <w:lang w:val="hu-HU" w:eastAsia="en-US" w:bidi="ar-SA"/>
        </w:rPr>
        <w:t/>
      </w:r>
      <w:r>
        <w:rPr>
          <w:rFonts w:ascii="MS Gothic" w:eastAsia="Arial" w:hAnsi="MS Gothic" w:cs="Arial"/>
          <w:spacing w:val="-50"/>
          <w:sz w:val="22"/>
          <w:szCs w:val="22"/>
          <w:lang w:val="hu-HU" w:eastAsia="en-US" w:bidi="ar-SA"/>
        </w:rPr>
        <w:t xml:space="preserve"> </w:t>
      </w:r>
      <w:r>
        <w:rPr>
          <w:rFonts w:ascii="Arial" w:eastAsia="Arial" w:hAnsi="Arial" w:cs="Arial"/>
          <w:sz w:val="22"/>
          <w:szCs w:val="22"/>
          <w:lang w:val="hu-HU" w:eastAsia="en-US" w:bidi="ar-SA"/>
        </w:rPr>
        <w:t>{d.Project.OkosmeroSzerelese}Okosmérő</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szerelése</w:t>
      </w:r>
    </w:p>
    <w:p w:rsidR="003715FA">
      <w:pPr>
        <w:pStyle w:val="ListParagraph"/>
        <w:widowControl w:val="0"/>
        <w:numPr>
          <w:ilvl w:val="2"/>
          <w:numId w:val="15"/>
        </w:numPr>
        <w:tabs>
          <w:tab w:val="left" w:pos="425"/>
          <w:tab w:val="left" w:pos="2978"/>
        </w:tabs>
        <w:autoSpaceDE w:val="0"/>
        <w:autoSpaceDN w:val="0"/>
        <w:spacing w:before="3"/>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{d.Project.EloreFizetosMero}Előre</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fizetős</w:t>
      </w:r>
      <w:r>
        <w:rPr>
          <w:rFonts w:ascii="Arial" w:eastAsia="Arial" w:hAnsi="Arial" w:cs="Arial"/>
          <w:spacing w:val="-7"/>
          <w:sz w:val="22"/>
          <w:szCs w:val="22"/>
          <w:lang w:val="hu-HU" w:eastAsia="en-US" w:bidi="ar-SA"/>
        </w:rPr>
        <w:t xml:space="preserve"> </w:t>
      </w:r>
      <w:r>
        <w:rPr>
          <w:rFonts w:ascii="Arial" w:eastAsia="Arial" w:hAnsi="Arial" w:cs="Arial"/>
          <w:spacing w:val="-4"/>
          <w:sz w:val="22"/>
          <w:szCs w:val="22"/>
          <w:lang w:val="hu-HU" w:eastAsia="en-US" w:bidi="ar-SA"/>
        </w:rPr>
        <w:t>mérő</w:t>
      </w:r>
      <w:r>
        <w:rPr>
          <w:rFonts w:ascii="Arial" w:eastAsia="Arial" w:hAnsi="Arial" w:cs="Arial"/>
          <w:sz w:val="22"/>
          <w:szCs w:val="22"/>
          <w:lang w:val="hu-HU" w:eastAsia="en-US" w:bidi="ar-SA"/>
        </w:rPr>
        <w:tab/>
      </w:r>
      <w:r>
        <w:rPr>
          <w:rFonts w:ascii="MS Gothic" w:eastAsia="Arial" w:hAnsi="MS Gothic" w:cs="Arial"/>
          <w:sz w:val="22"/>
          <w:szCs w:val="22"/>
          <w:lang w:val="hu-HU" w:eastAsia="en-US" w:bidi="ar-SA"/>
        </w:rPr>
        <w:t/>
      </w:r>
      <w:r>
        <w:rPr>
          <w:rFonts w:ascii="MS Gothic" w:eastAsia="Arial" w:hAnsi="MS Gothic" w:cs="Arial"/>
          <w:spacing w:val="-48"/>
          <w:sz w:val="22"/>
          <w:szCs w:val="22"/>
          <w:lang w:val="hu-HU" w:eastAsia="en-US" w:bidi="ar-SA"/>
        </w:rPr>
        <w:t xml:space="preserve"> </w:t>
      </w:r>
      <w:r>
        <w:rPr>
          <w:rFonts w:ascii="Arial" w:eastAsia="Arial" w:hAnsi="Arial" w:cs="Arial"/>
          <w:sz w:val="22"/>
          <w:szCs w:val="22"/>
          <w:lang w:val="hu-HU" w:eastAsia="en-US" w:bidi="ar-SA"/>
        </w:rPr>
        <w:t>{d.Project.A2TarifasMero}A2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tarifás</w:t>
      </w:r>
      <w:r>
        <w:rPr>
          <w:rFonts w:ascii="Arial" w:eastAsia="Arial" w:hAnsi="Arial" w:cs="Arial"/>
          <w:spacing w:val="-4"/>
          <w:sz w:val="22"/>
          <w:szCs w:val="22"/>
          <w:lang w:val="hu-HU" w:eastAsia="en-US" w:bidi="ar-SA"/>
        </w:rPr>
        <w:t xml:space="preserve"> mérő</w:t>
      </w:r>
    </w:p>
    <w:p w:rsidR="003715FA">
      <w:pPr>
        <w:pStyle w:val="ListParagraph"/>
        <w:widowControl w:val="0"/>
        <w:numPr>
          <w:ilvl w:val="2"/>
          <w:numId w:val="15"/>
        </w:numPr>
        <w:tabs>
          <w:tab w:val="left" w:pos="425"/>
        </w:tabs>
        <w:autoSpaceDE w:val="0"/>
        <w:autoSpaceDN w:val="0"/>
        <w:spacing w:before="64"/>
        <w:ind w:left="425" w:hanging="282"/>
        <w:rPr>
          <w:rFonts w:ascii="MS Gothic" w:eastAsia="Arial" w:hAnsi="MS Gothic" w:cs="Arial"/>
          <w:sz w:val="22"/>
          <w:szCs w:val="22"/>
          <w:lang w:val="hu-HU" w:eastAsia="en-US" w:bidi="ar-SA"/>
        </w:rPr>
      </w:pPr>
      <w:r>
        <w:rPr>
          <w:rFonts w:ascii="Arial" w:eastAsia="Arial" w:hAnsi="Arial" w:cs="Arial"/>
          <w:sz w:val="22"/>
          <w:szCs w:val="22"/>
          <w:lang w:val="hu-HU" w:eastAsia="en-US" w:bidi="ar-SA"/>
        </w:rPr>
        <w:t>{d.Project.IdeiglenesBekapcsolas}Ideiglenes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bekapcsolás</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(maximum</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1</w:t>
      </w:r>
      <w:r>
        <w:rPr>
          <w:rFonts w:ascii="Arial" w:eastAsia="Arial" w:hAnsi="Arial" w:cs="Arial"/>
          <w:spacing w:val="-9"/>
          <w:sz w:val="22"/>
          <w:szCs w:val="22"/>
          <w:lang w:val="hu-HU" w:eastAsia="en-US" w:bidi="ar-SA"/>
        </w:rPr>
        <w:t xml:space="preserve"> </w:t>
      </w:r>
      <w:r>
        <w:rPr>
          <w:rFonts w:ascii="Arial" w:eastAsia="Arial" w:hAnsi="Arial" w:cs="Arial"/>
          <w:spacing w:val="-5"/>
          <w:sz w:val="22"/>
          <w:szCs w:val="22"/>
          <w:lang w:val="hu-HU" w:eastAsia="en-US" w:bidi="ar-SA"/>
        </w:rPr>
        <w:t>év)</w:t>
      </w:r>
    </w:p>
    <w:p w:rsidR="003715FA">
      <w:pPr>
        <w:pStyle w:val="Heading4"/>
        <w:keepNext w:val="0"/>
        <w:widowControl w:val="0"/>
        <w:autoSpaceDE w:val="0"/>
        <w:autoSpaceDN w:val="0"/>
        <w:spacing w:before="61"/>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Ideiglenes</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ellátás</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5"/>
          <w:sz w:val="22"/>
          <w:szCs w:val="22"/>
          <w:lang w:val="hu-HU" w:eastAsia="en-US" w:bidi="ar-SA"/>
        </w:rPr>
        <w:t xml:space="preserve"> </w:t>
      </w:r>
      <w:r>
        <w:rPr>
          <w:rFonts w:ascii="Arial" w:eastAsia="Arial" w:hAnsi="Arial" w:cs="Arial"/>
          <w:b/>
          <w:bCs/>
          <w:sz w:val="22"/>
          <w:szCs w:val="22"/>
          <w:lang w:val="hu-HU" w:eastAsia="en-US" w:bidi="ar-SA"/>
        </w:rPr>
        <w:t>a</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hálózathasználat</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igényelt</w:t>
      </w:r>
      <w:r>
        <w:rPr>
          <w:rFonts w:ascii="Arial" w:eastAsia="Arial" w:hAnsi="Arial" w:cs="Arial"/>
          <w:b/>
          <w:bCs/>
          <w:spacing w:val="-7"/>
          <w:sz w:val="22"/>
          <w:szCs w:val="22"/>
          <w:lang w:val="hu-HU" w:eastAsia="en-US" w:bidi="ar-SA"/>
        </w:rPr>
        <w:t xml:space="preserve"> </w:t>
      </w:r>
      <w:r>
        <w:rPr>
          <w:rFonts w:ascii="Arial" w:eastAsia="Arial" w:hAnsi="Arial" w:cs="Arial"/>
          <w:b/>
          <w:bCs/>
          <w:sz w:val="22"/>
          <w:szCs w:val="22"/>
          <w:lang w:val="hu-HU" w:eastAsia="en-US" w:bidi="ar-SA"/>
        </w:rPr>
        <w:t>kezdete</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és</w:t>
      </w:r>
      <w:r>
        <w:rPr>
          <w:rFonts w:ascii="Arial" w:eastAsia="Arial" w:hAnsi="Arial" w:cs="Arial"/>
          <w:b/>
          <w:bCs/>
          <w:spacing w:val="-6"/>
          <w:sz w:val="22"/>
          <w:szCs w:val="22"/>
          <w:lang w:val="hu-HU" w:eastAsia="en-US" w:bidi="ar-SA"/>
        </w:rPr>
        <w:t xml:space="preserve"> </w:t>
      </w:r>
      <w:r>
        <w:rPr>
          <w:rFonts w:ascii="Arial" w:eastAsia="Arial" w:hAnsi="Arial" w:cs="Arial"/>
          <w:b/>
          <w:bCs/>
          <w:spacing w:val="-2"/>
          <w:sz w:val="22"/>
          <w:szCs w:val="22"/>
          <w:lang w:val="hu-HU" w:eastAsia="en-US" w:bidi="ar-SA"/>
        </w:rPr>
        <w:t>vége:</w:t>
      </w:r>
    </w:p>
    <w:p w:rsidR="003715FA">
      <w:pPr>
        <w:widowControl w:val="0"/>
        <w:tabs>
          <w:tab w:val="left" w:leader="dot" w:pos="8963"/>
        </w:tabs>
        <w:autoSpaceDE w:val="0"/>
        <w:autoSpaceDN w:val="0"/>
        <w:spacing w:before="6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w:t>
      </w:r>
      <w:r>
        <w:rPr>
          <w:rFonts w:ascii="Arial" w:eastAsia="Arial" w:hAnsi="Arial" w:cs="Arial"/>
          <w:sz w:val="22"/>
          <w:szCs w:val="22"/>
          <w:lang w:val="hu-HU" w:eastAsia="en-US" w:bidi="ar-SA"/>
        </w:rPr>
        <w: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40"/>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8"/>
          <w:sz w:val="22"/>
          <w:szCs w:val="22"/>
          <w:lang w:val="hu-HU" w:eastAsia="en-US" w:bidi="ar-SA"/>
        </w:rPr>
        <w:t xml:space="preserve"> </w:t>
      </w:r>
      <w:r>
        <w:rPr>
          <w:rFonts w:ascii="Arial" w:eastAsia="Arial" w:hAnsi="Arial" w:cs="Arial"/>
          <w:sz w:val="22"/>
          <w:szCs w:val="22"/>
          <w:lang w:val="hu-HU" w:eastAsia="en-US" w:bidi="ar-SA"/>
        </w:rPr>
        <w:t>hónap</w:t>
      </w:r>
      <w:r>
        <w:rPr>
          <w:rFonts w:ascii="Arial" w:eastAsia="Arial" w:hAnsi="Arial" w:cs="Arial"/>
          <w:spacing w:val="54"/>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63"/>
          <w:sz w:val="22"/>
          <w:szCs w:val="22"/>
          <w:lang w:val="hu-HU" w:eastAsia="en-US" w:bidi="ar-SA"/>
        </w:rPr>
        <w:t xml:space="preserve"> </w:t>
      </w:r>
      <w:r>
        <w:rPr>
          <w:rFonts w:ascii="Arial" w:eastAsia="Arial" w:hAnsi="Arial" w:cs="Arial"/>
          <w:sz w:val="22"/>
          <w:szCs w:val="22"/>
          <w:lang w:val="hu-HU" w:eastAsia="en-US" w:bidi="ar-SA"/>
        </w:rPr>
        <w:t>naptól</w:t>
      </w:r>
      <w:r>
        <w:rPr>
          <w:rFonts w:ascii="Arial" w:eastAsia="Arial" w:hAnsi="Arial" w:cs="Arial"/>
          <w:spacing w:val="-26"/>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33"/>
          <w:sz w:val="22"/>
          <w:szCs w:val="22"/>
          <w:lang w:val="hu-HU" w:eastAsia="en-US" w:bidi="ar-SA"/>
        </w:rPr>
        <w:t xml:space="preserve"> </w:t>
      </w:r>
      <w:r>
        <w:rPr>
          <w:rFonts w:ascii="Arial" w:eastAsia="Arial" w:hAnsi="Arial" w:cs="Arial"/>
          <w:sz w:val="22"/>
          <w:szCs w:val="22"/>
          <w:lang w:val="hu-HU" w:eastAsia="en-US" w:bidi="ar-SA"/>
        </w:rPr>
        <w:t>év</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56"/>
          <w:sz w:val="22"/>
          <w:szCs w:val="22"/>
          <w:lang w:val="hu-HU" w:eastAsia="en-US" w:bidi="ar-SA"/>
        </w:rPr>
        <w:t xml:space="preserve"> </w:t>
      </w:r>
      <w:r>
        <w:rPr>
          <w:rFonts w:ascii="Arial" w:eastAsia="Arial" w:hAnsi="Arial" w:cs="Arial"/>
          <w:spacing w:val="-2"/>
          <w:sz w:val="22"/>
          <w:szCs w:val="22"/>
          <w:lang w:val="hu-HU" w:eastAsia="en-US" w:bidi="ar-SA"/>
        </w:rPr>
        <w:t>hónap</w:t>
      </w:r>
      <w:r>
        <w:rPr>
          <w:rFonts w:ascii="Times New Roman" w:eastAsia="Arial" w:hAnsi="Times New Roman" w:cs="Arial"/>
          <w:sz w:val="22"/>
          <w:szCs w:val="22"/>
          <w:lang w:val="hu-HU" w:eastAsia="en-US" w:bidi="ar-SA"/>
        </w:rPr>
        <w:tab/>
      </w:r>
      <w:r>
        <w:rPr>
          <w:rFonts w:ascii="Arial" w:eastAsia="Arial" w:hAnsi="Arial" w:cs="Arial"/>
          <w:spacing w:val="-2"/>
          <w:sz w:val="22"/>
          <w:szCs w:val="22"/>
          <w:lang w:val="hu-HU" w:eastAsia="en-US" w:bidi="ar-SA"/>
        </w:rPr>
        <w:t>napig</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spacing w:before="1" w:line="252" w:lineRule="exact"/>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Csatlakozás</w:t>
      </w:r>
      <w:r>
        <w:rPr>
          <w:rFonts w:ascii="Arial" w:eastAsia="Arial" w:hAnsi="Arial" w:cs="Arial"/>
          <w:b/>
          <w:bCs/>
          <w:spacing w:val="-11"/>
          <w:sz w:val="22"/>
          <w:szCs w:val="22"/>
          <w:lang w:val="hu-HU" w:eastAsia="en-US" w:bidi="ar-SA"/>
        </w:rPr>
        <w:t xml:space="preserve"> </w:t>
      </w:r>
      <w:r>
        <w:rPr>
          <w:rFonts w:ascii="Arial" w:eastAsia="Arial" w:hAnsi="Arial" w:cs="Arial"/>
          <w:b/>
          <w:bCs/>
          <w:spacing w:val="-2"/>
          <w:sz w:val="22"/>
          <w:szCs w:val="22"/>
          <w:lang w:val="hu-HU" w:eastAsia="en-US" w:bidi="ar-SA"/>
        </w:rPr>
        <w:t>adatai</w:t>
      </w:r>
    </w:p>
    <w:p w:rsidR="003715FA">
      <w:pPr>
        <w:widowControl w:val="0"/>
        <w:autoSpaceDE w:val="0"/>
        <w:autoSpaceDN w:val="0"/>
        <w:ind w:left="143"/>
        <w:rPr>
          <w:rFonts w:ascii="Arial" w:eastAsia="Arial" w:hAnsi="Arial" w:cs="Arial"/>
          <w:sz w:val="18"/>
          <w:szCs w:val="22"/>
          <w:lang w:val="hu-HU" w:eastAsia="en-US" w:bidi="ar-SA"/>
        </w:rPr>
      </w:pPr>
      <w:r>
        <w:rPr>
          <w:rFonts w:ascii="Arial" w:eastAsia="Arial" w:hAnsi="Arial" w:cs="Arial"/>
          <w:sz w:val="18"/>
          <w:szCs w:val="22"/>
          <w:lang w:val="hu-HU" w:eastAsia="en-US" w:bidi="ar-SA"/>
        </w:rPr>
        <w:t>Kérjük,</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hogy</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21"/>
          <w:sz w:val="18"/>
          <w:szCs w:val="22"/>
          <w:lang w:val="hu-HU" w:eastAsia="en-US" w:bidi="ar-SA"/>
        </w:rPr>
        <w:t xml:space="preserve"> </w:t>
      </w:r>
      <w:r>
        <w:rPr>
          <w:rFonts w:ascii="Arial" w:eastAsia="Arial" w:hAnsi="Arial" w:cs="Arial"/>
          <w:sz w:val="18"/>
          <w:szCs w:val="22"/>
          <w:lang w:val="hu-HU" w:eastAsia="en-US" w:bidi="ar-SA"/>
        </w:rPr>
        <w:t>minden napszakban</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3x80</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ampert</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meghaladó</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teljesítményű</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igények esetén</w:t>
      </w:r>
      <w:r>
        <w:rPr>
          <w:rFonts w:ascii="Arial" w:eastAsia="Arial" w:hAnsi="Arial" w:cs="Arial"/>
          <w:spacing w:val="23"/>
          <w:sz w:val="18"/>
          <w:szCs w:val="22"/>
          <w:lang w:val="hu-HU" w:eastAsia="en-US" w:bidi="ar-SA"/>
        </w:rPr>
        <w:t xml:space="preserve"> </w:t>
      </w:r>
      <w:r>
        <w:rPr>
          <w:rFonts w:ascii="Arial" w:eastAsia="Arial" w:hAnsi="Arial" w:cs="Arial"/>
          <w:sz w:val="18"/>
          <w:szCs w:val="22"/>
          <w:lang w:val="hu-HU" w:eastAsia="en-US" w:bidi="ar-SA"/>
        </w:rPr>
        <w:t>amperban</w:t>
      </w:r>
      <w:r>
        <w:rPr>
          <w:rFonts w:ascii="Arial" w:eastAsia="Arial" w:hAnsi="Arial" w:cs="Arial"/>
          <w:sz w:val="18"/>
          <w:szCs w:val="22"/>
          <w:lang w:val="hu-HU" w:eastAsia="en-US" w:bidi="ar-SA"/>
        </w:rPr>
        <w:t>, az</w:t>
      </w:r>
      <w:r>
        <w:rPr>
          <w:rFonts w:ascii="Arial" w:eastAsia="Arial" w:hAnsi="Arial" w:cs="Arial"/>
          <w:spacing w:val="22"/>
          <w:sz w:val="18"/>
          <w:szCs w:val="22"/>
          <w:lang w:val="hu-HU" w:eastAsia="en-US" w:bidi="ar-SA"/>
        </w:rPr>
        <w:t xml:space="preserve"> </w:t>
      </w:r>
      <w:r>
        <w:rPr>
          <w:rFonts w:ascii="Arial" w:eastAsia="Arial" w:hAnsi="Arial" w:cs="Arial"/>
          <w:sz w:val="18"/>
          <w:szCs w:val="22"/>
          <w:lang w:val="hu-HU" w:eastAsia="en-US" w:bidi="ar-SA"/>
        </w:rPr>
        <w:t xml:space="preserve">azt meghaladó igények esetében </w:t>
      </w:r>
      <w:r>
        <w:rPr>
          <w:rFonts w:ascii="Arial" w:eastAsia="Arial" w:hAnsi="Arial" w:cs="Arial"/>
          <w:sz w:val="18"/>
          <w:szCs w:val="22"/>
          <w:lang w:val="hu-HU" w:eastAsia="en-US" w:bidi="ar-SA"/>
        </w:rPr>
        <w:t>kVA-ban</w:t>
      </w:r>
      <w:r>
        <w:rPr>
          <w:rFonts w:ascii="Arial" w:eastAsia="Arial" w:hAnsi="Arial" w:cs="Arial"/>
          <w:sz w:val="18"/>
          <w:szCs w:val="22"/>
          <w:lang w:val="hu-HU" w:eastAsia="en-US" w:bidi="ar-SA"/>
        </w:rPr>
        <w:t xml:space="preserve"> adja meg az adatokat.</w:t>
      </w:r>
    </w:p>
    <w:tbl>
      <w:tblPr>
        <w:tblW w:w="8720" w:type="dxa"/>
        <w:tblLayout w:type="fixed"/>
        <w:tblBorders>
          <w:top w:val="nil"/>
          <w:left w:val="nil"/>
          <w:bottom w:val="nil"/>
          <w:right w:val="nil"/>
          <w:insideH w:val="nil"/>
          <w:insideV w:val="nil"/>
        </w:tblBorders>
      </w:tblPr>
      <w:tblGrid>
        <w:gridCol w:w="4250"/>
        <w:gridCol w:w="220"/>
        <w:gridCol w:w="4250"/>
      </w:tblGrid>
      <w:tr>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Meglévő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Meglévő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Meglévő</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{d.Project.JelenlegiHL3}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Rendelkezésre álló</w:t>
                  </w:r>
                  <w:r>
                    <w:br/>
                  </w:r>
                  <w:r>
                    <w:rPr>
                      <w:sz w:val="16"/>
                      <w:szCs w:val="16"/>
                    </w:rPr>
                    <w:t xml:space="preserve">teljesítmény</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{d.Project.MeglevoOsszesKva} kVA</w:t>
                  </w:r>
                </w:p>
              </w:tc>
            </w:tr>
          </w:tbl>
          <w:p>
            <w:pPr>
              <w:spacing w:before="0" w:after="0" w:line="220" w:lineRule="auto"/>
            </w:pPr>
            <w:r>
              <w:rPr>
                <w:sz w:val="2"/>
                <w:szCs w:val="2"/>
              </w:rPr>
              <w:t xml:space="preserve"/>
            </w:r>
          </w:p>
        </w:tc>
        <w:tc>
          <w:tcPr>
            <w:tcW w:w="22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w:r>
          </w:p>
        </w:tc>
        <w:tc>
          <w:tcPr>
            <w:tcW w:w="42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b/>
                <w:sz w:val="18"/>
                <w:szCs w:val="18"/>
              </w:rPr>
              <w:t xml:space="preserve">Igényelt csatlakozás adatai</w:t>
            </w:r>
          </w:p>
          <w:tbl>
            <w:tblPr>
              <w:tblW w:w="4310" w:type="dxa"/>
              <w:tblLayout w:type="fixed"/>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blGrid>
              <w:gridCol w:w="1550"/>
              <w:gridCol w:w="690"/>
              <w:gridCol w:w="690"/>
              <w:gridCol w:w="690"/>
              <w:gridCol w:w="690"/>
            </w:tblGrid>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csatlakozás</w:t>
                  </w:r>
                  <w:r>
                    <w:br/>
                  </w:r>
                  <w:r>
                    <w:rPr>
                      <w:sz w:val="16"/>
                      <w:szCs w:val="16"/>
                    </w:rPr>
                    <w:t xml:space="preserve">módja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{d.Project.Legvezetekes} Szabadvezeték    {d.Project.Foldkabeles} Földkábel</w:t>
                  </w:r>
                  <w:r>
                    <w:br/>
                  </w:r>
                  <w:r>
                    <w:rPr>
                      <w:sz w:val="16"/>
                      <w:szCs w:val="16"/>
                    </w:rPr>
                    <w:t xml:space="preserve">Egyéb:</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Feszültségszint</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Kisfeszültség    ☐ Középfeszültség</w:t>
                  </w:r>
                  <w:r>
                    <w:br/>
                  </w:r>
                  <w:r>
                    <w:rPr>
                      <w:sz w:val="16"/>
                      <w:szCs w:val="16"/>
                    </w:rPr>
                    <w:t xml:space="preserve">☐ Nagyfeszültség</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Üzembiztonság</w:t>
                  </w:r>
                  <w:r>
                    <w:br/>
                  </w:r>
                  <w:r>
                    <w:rPr>
                      <w:sz w:val="16"/>
                      <w:szCs w:val="16"/>
                    </w:rPr>
                    <w:t xml:space="preserve">típusa</w:t>
                  </w:r>
                </w:p>
              </w:tc>
              <w:tc>
                <w:tcPr>
                  <w:tcW w:w="2760" w:type="dxa"/>
                  <w:gridSpan w:val="4"/>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Normál</w:t>
                  </w:r>
                  <w:r>
                    <w:br/>
                  </w:r>
                  <w:r>
                    <w:rPr>
                      <w:sz w:val="16"/>
                      <w:szCs w:val="16"/>
                    </w:rPr>
                    <w:t xml:space="preserve">☐ Emelt</w:t>
                  </w:r>
                </w:p>
              </w:tc>
            </w:tr>
            <w:tr>
              <w:trPr>
                <w:trHeight w:val="44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pPr>
                  <w:r>
                    <w:rPr>
                      <w:b/>
                      <w:sz w:val="16"/>
                      <w:szCs w:val="16"/>
                    </w:rPr>
                    <w:t xml:space="preserve">Igényelt</w:t>
                  </w:r>
                  <w:r>
                    <w:br/>
                  </w:r>
                  <w:r>
                    <w:rPr>
                      <w:b/>
                      <w:sz w:val="16"/>
                      <w:szCs w:val="16"/>
                    </w:rPr>
                    <w:t xml:space="preserve">teljesítmény</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1.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2.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3. fázis</w:t>
                  </w:r>
                  <w:r>
                    <w:br/>
                  </w:r>
                  <w:r>
                    <w:rPr>
                      <w:b/>
                      <w:sz w:val="16"/>
                      <w:szCs w:val="16"/>
                    </w:rPr>
                    <w:t xml:space="preserve">amper</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shd w:val="clear" w:color="auto" w:fill="F2F2F2"/>
                </w:tcPr>
                <w:p>
                  <w:pPr>
                    <w:spacing w:before="0" w:after="0" w:line="220" w:lineRule="auto"/>
                    <w:jc w:val="center"/>
                  </w:pPr>
                  <w:r>
                    <w:rPr>
                      <w:b/>
                      <w:sz w:val="16"/>
                      <w:szCs w:val="16"/>
                    </w:rPr>
                    <w:t xml:space="preserve">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Minden napszakban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{d.Project.Iml3}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{d.Project.IgenyeltMindennapszakiKva}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Vezérelt időszakban</w:t>
                  </w:r>
                  <w:r>
                    <w:br/>
                  </w:r>
                  <w:r>
                    <w:rPr>
                      <w:sz w:val="16"/>
                      <w:szCs w:val="16"/>
                    </w:rPr>
                    <w:t xml:space="preserve">fázisonként</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{d.Project.Ivl3}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{d.Project.IgenyeltVezereltKva}</w:t>
                  </w:r>
                </w:p>
              </w:tc>
            </w:tr>
            <w:tr>
              <w:trPr>
                <w:trHeight w:val="52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 H tarifa*</w:t>
                  </w:r>
                  <w:r>
                    <w:br/>
                  </w:r>
                  <w:r>
                    <w:rPr>
                      <w:sz w:val="16"/>
                      <w:szCs w:val="16"/>
                    </w:rPr>
                    <w:t xml:space="preserve">☐ A2 tarifa*</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{d.Project.Ihl1}</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{d.Project.Ihl2}</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{d.Project.Ihl3}</w:t>
                  </w:r>
                </w:p>
              </w:tc>
              <w:tc>
                <w:tcPr>
                  <w:tcW w:w="69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{d.Project.IgenyeltHKva}</w:t>
                  </w:r>
                </w:p>
              </w:tc>
            </w:tr>
            <w:tr>
              <w:trPr>
                <w:trHeight w:val="470" w:hRule="atLeast"/>
              </w:trPr>
              <w:tc>
                <w:tcPr>
                  <w:tcW w:w="1550" w:type="dxa"/>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pPr>
                  <w:r>
                    <w:rPr>
                      <w:sz w:val="16"/>
                      <w:szCs w:val="16"/>
                    </w:rPr>
                    <w:t xml:space="preserve">Igényelt teljesítmény</w:t>
                  </w:r>
                  <w:r>
                    <w:br/>
                  </w:r>
                  <w:r>
                    <w:rPr>
                      <w:sz w:val="16"/>
                      <w:szCs w:val="16"/>
                    </w:rPr>
                    <w:t xml:space="preserve">összesen</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{d.Project.IgenyeltOsszesTeljesitmeny} A</w:t>
                  </w:r>
                </w:p>
              </w:tc>
              <w:tc>
                <w:tcPr>
                  <w:tcW w:w="1380" w:type="dxa"/>
                  <w:gridSpan w:val="2"/>
                  <w:tcMar>
                    <w:top w:w="55" w:type="dxa"/>
                    <w:left w:w="55" w:type="dxa"/>
                    <w:bottom w:w="55" w:type="dxa"/>
                    <w:right w:w="55" w:type="dxa"/>
                  </w:tcMar>
                  <w:vAlign w:val="center"/>
                  <w:tcBorders>
                    <w:top w:val="single" w:sz="6" w:space="0" w:color="000000"/>
                    <w:left w:val="single" w:sz="6" w:space="0" w:color="000000"/>
                    <w:bottom w:val="single" w:sz="6" w:space="0" w:color="000000"/>
                    <w:right w:val="single" w:sz="6" w:space="0" w:color="000000"/>
                  </w:tcBorders>
                </w:tcPr>
                <w:p>
                  <w:pPr>
                    <w:spacing w:before="0" w:after="0" w:line="220" w:lineRule="auto"/>
                    <w:jc w:val="center"/>
                  </w:pPr>
                  <w:r>
                    <w:rPr>
                      <w:sz w:val="16"/>
                      <w:szCs w:val="16"/>
                    </w:rPr>
                    <w:t xml:space="preserve">{d.Project.IgenyeltOsszesKva} kVA</w:t>
                  </w:r>
                </w:p>
              </w:tc>
            </w:tr>
          </w:tbl>
          <w:p>
            <w:pPr>
              <w:spacing w:before="0" w:after="0" w:line="220" w:lineRule="auto"/>
            </w:pPr>
            <w:r>
              <w:rPr>
                <w:sz w:val="2"/>
                <w:szCs w:val="2"/>
              </w:rPr>
              <w:t xml:space="preserve"/>
            </w:r>
          </w:p>
        </w:tc>
      </w:tr>
    </w:tbl>
    <w:p w:rsidR="003715FA">
      <w:pPr>
        <w:widowControl w:val="0"/>
        <w:autoSpaceDE w:val="0"/>
        <w:autoSpaceDN w:val="0"/>
        <w:spacing w:before="60"/>
        <w:ind w:left="141"/>
        <w:rPr>
          <w:rFonts w:ascii="Arial" w:eastAsia="Arial" w:hAnsi="Arial" w:cs="Arial"/>
          <w:sz w:val="13"/>
          <w:szCs w:val="22"/>
          <w:lang w:val="hu-HU" w:eastAsia="en-US" w:bidi="ar-SA"/>
        </w:rPr>
      </w:pPr>
      <w:r>
        <w:rPr>
          <w:rFonts w:ascii="Arial" w:eastAsia="Arial" w:hAnsi="Arial" w:cs="Arial"/>
          <w:sz w:val="13"/>
          <w:szCs w:val="22"/>
          <w:lang w:val="hu-HU" w:eastAsia="en-US" w:bidi="ar-SA"/>
        </w:rPr>
        <w:t>*</w:t>
      </w:r>
      <w:r>
        <w:rPr>
          <w:rFonts w:ascii="Arial" w:eastAsia="Arial" w:hAnsi="Arial" w:cs="Arial"/>
          <w:spacing w:val="32"/>
          <w:sz w:val="13"/>
          <w:szCs w:val="22"/>
          <w:lang w:val="hu-HU" w:eastAsia="en-US" w:bidi="ar-SA"/>
        </w:rPr>
        <w:t xml:space="preserve"> </w:t>
      </w:r>
      <w:r>
        <w:rPr>
          <w:rFonts w:ascii="Arial" w:eastAsia="Arial" w:hAnsi="Arial" w:cs="Arial"/>
          <w:sz w:val="13"/>
          <w:szCs w:val="22"/>
          <w:lang w:val="hu-HU" w:eastAsia="en-US" w:bidi="ar-SA"/>
        </w:rPr>
        <w:t>Kérjük,</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egyeztessen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egyetemes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szolgáltatójával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vagy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választott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villamosenergia-kereskedőjével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arról,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hogy</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milyen</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tarifára</w:t>
      </w:r>
      <w:r>
        <w:rPr>
          <w:rFonts w:ascii="Arial" w:eastAsia="Arial" w:hAnsi="Arial" w:cs="Arial"/>
          <w:spacing w:val="-9"/>
          <w:sz w:val="13"/>
          <w:szCs w:val="22"/>
          <w:lang w:val="hu-HU" w:eastAsia="en-US" w:bidi="ar-SA"/>
        </w:rPr>
        <w:t xml:space="preserve"> </w:t>
      </w:r>
      <w:r>
        <w:rPr>
          <w:rFonts w:ascii="Arial" w:eastAsia="Arial" w:hAnsi="Arial" w:cs="Arial"/>
          <w:spacing w:val="-2"/>
          <w:sz w:val="13"/>
          <w:szCs w:val="22"/>
          <w:lang w:val="hu-HU" w:eastAsia="en-US" w:bidi="ar-SA"/>
        </w:rPr>
        <w:t>jogosult.</w:t>
      </w:r>
    </w:p>
    <w:p w:rsidR="003715FA">
      <w:pPr>
        <w:widowControl w:val="0"/>
        <w:autoSpaceDE w:val="0"/>
        <w:autoSpaceDN w:val="0"/>
        <w:rPr>
          <w:rFonts w:ascii="Arial" w:eastAsia="Arial" w:hAnsi="Arial" w:cs="Arial"/>
          <w:sz w:val="13"/>
          <w:szCs w:val="22"/>
          <w:lang w:val="hu-HU" w:eastAsia="en-US" w:bidi="ar-SA"/>
        </w:rPr>
        <w:sectPr w:rsidSect="00997166">
          <w:headerReference w:type="default" ns2:id="rId27"/>
          <w:footerReference w:type="default" ns2:id="rId28"/>
          <w:type w:val="nextPage"/>
          <w:pgSz w:w="11910" w:h="16850"/>
          <w:pgMar w:top="1340" w:right="992" w:bottom="1260" w:left="1275" w:header="0" w:footer="1078" w:gutter="0"/>
          <w:pgNumType w:start="1"/>
          <w:cols w:space="708"/>
        </w:sectPr>
      </w:pPr>
    </w:p>
    <w:p w:rsidR="003715FA">
      <w:pPr>
        <w:pStyle w:val="Heading4"/>
        <w:keepNext w:val="0"/>
        <w:widowControl w:val="0"/>
        <w:numPr>
          <w:ilvl w:val="1"/>
          <w:numId w:val="15"/>
        </w:numPr>
        <w:tabs>
          <w:tab w:val="left" w:pos="851"/>
        </w:tabs>
        <w:autoSpaceDE w:val="0"/>
        <w:autoSpaceDN w:val="0"/>
        <w:spacing w:before="78"/>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Fogyasztásmérő(</w:t>
      </w:r>
      <w:r>
        <w:rPr>
          <w:rFonts w:ascii="Arial" w:eastAsia="Arial" w:hAnsi="Arial" w:cs="Arial"/>
          <w:b/>
          <w:bCs/>
          <w:sz w:val="22"/>
          <w:szCs w:val="22"/>
          <w:lang w:val="hu-HU" w:eastAsia="en-US" w:bidi="ar-SA"/>
        </w:rPr>
        <w:t>k)</w:t>
      </w:r>
      <w:r>
        <w:rPr>
          <w:rFonts w:ascii="Arial" w:eastAsia="Arial" w:hAnsi="Arial" w:cs="Arial"/>
          <w:b/>
          <w:bCs/>
          <w:spacing w:val="-8"/>
          <w:sz w:val="22"/>
          <w:szCs w:val="22"/>
          <w:lang w:val="hu-HU" w:eastAsia="en-US" w:bidi="ar-SA"/>
        </w:rPr>
        <w:t xml:space="preserve"> </w:t>
      </w:r>
      <w:r>
        <w:rPr>
          <w:rFonts w:ascii="Arial" w:eastAsia="Arial" w:hAnsi="Arial" w:cs="Arial"/>
          <w:b/>
          <w:bCs/>
          <w:sz w:val="22"/>
          <w:szCs w:val="22"/>
          <w:lang w:val="hu-HU" w:eastAsia="en-US" w:bidi="ar-SA"/>
        </w:rPr>
        <w:t>gyártási</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számának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megadása</w:t>
      </w:r>
      <w:r>
        <w:rPr>
          <w:rFonts w:ascii="Arial" w:eastAsia="Arial" w:hAnsi="Arial" w:cs="Arial"/>
          <w:b/>
          <w:bCs/>
          <w:spacing w:val="-10"/>
          <w:sz w:val="22"/>
          <w:szCs w:val="22"/>
          <w:lang w:val="hu-HU" w:eastAsia="en-US" w:bidi="ar-SA"/>
        </w:rPr>
        <w:t xml:space="preserve"> </w:t>
      </w:r>
      <w:r>
        <w:rPr>
          <w:rFonts w:ascii="Arial" w:eastAsia="Arial" w:hAnsi="Arial" w:cs="Arial"/>
          <w:b/>
          <w:bCs/>
          <w:sz w:val="22"/>
          <w:szCs w:val="22"/>
          <w:lang w:val="hu-HU" w:eastAsia="en-US" w:bidi="ar-SA"/>
        </w:rPr>
        <w:t>meglévő</w:t>
      </w:r>
      <w:r>
        <w:rPr>
          <w:rFonts w:ascii="Arial" w:eastAsia="Arial" w:hAnsi="Arial" w:cs="Arial"/>
          <w:b/>
          <w:bCs/>
          <w:spacing w:val="-9"/>
          <w:sz w:val="22"/>
          <w:szCs w:val="22"/>
          <w:lang w:val="hu-HU" w:eastAsia="en-US" w:bidi="ar-SA"/>
        </w:rPr>
        <w:t xml:space="preserve"> </w:t>
      </w:r>
      <w:r>
        <w:rPr>
          <w:rFonts w:ascii="Arial" w:eastAsia="Arial" w:hAnsi="Arial" w:cs="Arial"/>
          <w:b/>
          <w:bCs/>
          <w:sz w:val="22"/>
          <w:szCs w:val="22"/>
          <w:lang w:val="hu-HU" w:eastAsia="en-US" w:bidi="ar-SA"/>
        </w:rPr>
        <w:t>csatlakozás</w:t>
      </w:r>
      <w:r>
        <w:rPr>
          <w:rFonts w:ascii="Arial" w:eastAsia="Arial" w:hAnsi="Arial" w:cs="Arial"/>
          <w:b/>
          <w:bCs/>
          <w:spacing w:val="-9"/>
          <w:sz w:val="22"/>
          <w:szCs w:val="22"/>
          <w:lang w:val="hu-HU" w:eastAsia="en-US" w:bidi="ar-SA"/>
        </w:rPr>
        <w:t xml:space="preserve"> </w:t>
      </w:r>
      <w:r>
        <w:rPr>
          <w:rFonts w:ascii="Arial" w:eastAsia="Arial" w:hAnsi="Arial" w:cs="Arial"/>
          <w:b/>
          <w:bCs/>
          <w:spacing w:val="-2"/>
          <w:sz w:val="22"/>
          <w:szCs w:val="22"/>
          <w:lang w:val="hu-HU" w:eastAsia="en-US" w:bidi="ar-SA"/>
        </w:rPr>
        <w:t>esetén</w:t>
      </w:r>
    </w:p>
    <w:p w:rsidR="003715FA">
      <w:pPr>
        <w:widowControl w:val="0"/>
        <w:tabs>
          <w:tab w:val="left" w:pos="3405"/>
          <w:tab w:val="left" w:pos="6589"/>
        </w:tabs>
        <w:autoSpaceDE w:val="0"/>
        <w:autoSpaceDN w:val="0"/>
        <w:spacing w:before="205"/>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 xml:space="preserve">        </w:t>
      </w:r>
      <w:r w:rsidRPr="00A2632A">
        <w:rPr>
          <w:rFonts w:ascii="Arial" w:eastAsia="Arial" w:hAnsi="Arial" w:cs="Arial"/>
          <w:color w:val="0070C0"/>
          <w:spacing w:val="-2"/>
          <w:sz w:val="22"/>
          <w:szCs w:val="22"/>
          <w:lang w:val="hu-HU" w:eastAsia="en-US" w:bidi="ar-SA"/>
        </w:rPr>
        <w:t>{</w:t>
      </w:r>
      <w:r w:rsidR="00AC5E1D">
        <w:rPr>
          <w:rFonts w:ascii="Arial" w:eastAsia="Arial" w:hAnsi="Arial" w:cs="Arial"/>
          <w:color w:val="0070C0"/>
          <w:spacing w:val="-2"/>
          <w:sz w:val="22"/>
          <w:szCs w:val="22"/>
          <w:lang w:val="hu-HU" w:eastAsia="en-US" w:bidi="ar-SA"/>
        </w:rPr>
        <w:t>d</w:t>
      </w:r>
      <w:r w:rsidR="00AC5E1D">
        <w:rPr>
          <w:rFonts w:ascii="Arial" w:eastAsia="Arial" w:hAnsi="Arial" w:cs="Arial"/>
          <w:color w:val="0070C0"/>
          <w:spacing w:val="-2"/>
          <w:sz w:val="22"/>
          <w:szCs w:val="22"/>
          <w:lang w:val="hu-HU" w:eastAsia="en-US" w:bidi="ar-SA"/>
        </w:rPr>
        <w:t>.</w:t>
      </w:r>
      <w:r w:rsidRPr="00A2632A">
        <w:rPr>
          <w:rFonts w:ascii="Arial" w:eastAsia="Arial" w:hAnsi="Arial" w:cs="Arial"/>
          <w:color w:val="0070C0"/>
          <w:spacing w:val="-2"/>
          <w:sz w:val="22"/>
          <w:szCs w:val="22"/>
          <w:lang w:val="hu-HU" w:eastAsia="en-US" w:bidi="ar-SA"/>
        </w:rPr>
        <w:t>Project</w:t>
      </w:r>
      <w:r w:rsidRPr="00A2632A">
        <w:rPr>
          <w:rFonts w:ascii="Arial" w:eastAsia="Arial" w:hAnsi="Arial" w:cs="Arial"/>
          <w:color w:val="0070C0"/>
          <w:spacing w:val="-2"/>
          <w:sz w:val="22"/>
          <w:szCs w:val="22"/>
          <w:lang w:val="hu-HU" w:eastAsia="en-US" w:bidi="ar-SA"/>
        </w:rPr>
        <w:t>.Mogysz</w:t>
      </w:r>
      <w:r w:rsidRPr="00A2632A">
        <w:rPr>
          <w:rFonts w:ascii="Arial" w:eastAsia="Arial" w:hAnsi="Arial" w:cs="Arial"/>
          <w:color w:val="0070C0"/>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r w:rsidR="00C400B7">
        <w:rPr>
          <w:rFonts w:ascii="Arial" w:eastAsia="Arial" w:hAnsi="Arial" w:cs="Arial"/>
          <w:sz w:val="22"/>
          <w:szCs w:val="22"/>
          <w:lang w:val="hu-HU" w:eastAsia="en-US" w:bidi="ar-SA"/>
        </w:rPr>
        <w:tab/>
      </w:r>
      <w:r w:rsidR="00C400B7">
        <w:rPr>
          <w:rFonts w:ascii="Arial" w:eastAsia="Arial" w:hAnsi="Arial" w:cs="Arial"/>
          <w:spacing w:val="-2"/>
          <w:sz w:val="22"/>
          <w:szCs w:val="22"/>
          <w:lang w:val="hu-HU" w:eastAsia="en-US" w:bidi="ar-SA"/>
        </w:rPr>
        <w:t>..............................................</w:t>
      </w:r>
    </w:p>
    <w:p w:rsidR="003715FA">
      <w:pPr>
        <w:widowControl w:val="0"/>
        <w:tabs>
          <w:tab w:val="left" w:pos="3801"/>
          <w:tab w:val="left" w:pos="6781"/>
        </w:tabs>
        <w:autoSpaceDE w:val="0"/>
        <w:autoSpaceDN w:val="0"/>
        <w:spacing w:before="2"/>
        <w:ind w:left="542"/>
        <w:rPr>
          <w:rFonts w:ascii="Arial" w:eastAsia="Arial" w:hAnsi="Arial" w:cs="Arial"/>
          <w:sz w:val="22"/>
          <w:szCs w:val="22"/>
          <w:lang w:val="hu-HU" w:eastAsia="en-US" w:bidi="ar-SA"/>
        </w:rPr>
      </w:pPr>
      <w:r>
        <w:rPr>
          <w:rFonts w:ascii="Arial" w:eastAsia="Arial" w:hAnsi="Arial" w:cs="Arial"/>
          <w:sz w:val="22"/>
          <w:szCs w:val="22"/>
          <w:lang w:val="hu-HU" w:eastAsia="en-US" w:bidi="ar-SA"/>
        </w:rPr>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4"/>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r>
        <w:rPr>
          <w:rFonts w:ascii="Arial" w:eastAsia="Arial" w:hAnsi="Arial" w:cs="Arial"/>
          <w:sz w:val="22"/>
          <w:szCs w:val="22"/>
          <w:lang w:val="hu-HU" w:eastAsia="en-US" w:bidi="ar-SA"/>
        </w:rPr>
        <w:tab/>
        <w:t>mérő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gyártási</w:t>
      </w:r>
      <w:r>
        <w:rPr>
          <w:rFonts w:ascii="Arial" w:eastAsia="Arial" w:hAnsi="Arial" w:cs="Arial"/>
          <w:spacing w:val="-5"/>
          <w:sz w:val="22"/>
          <w:szCs w:val="22"/>
          <w:lang w:val="hu-HU" w:eastAsia="en-US" w:bidi="ar-SA"/>
        </w:rPr>
        <w:t xml:space="preserve"> </w:t>
      </w:r>
      <w:r>
        <w:rPr>
          <w:rFonts w:ascii="Arial" w:eastAsia="Arial" w:hAnsi="Arial" w:cs="Arial"/>
          <w:spacing w:val="-2"/>
          <w:sz w:val="22"/>
          <w:szCs w:val="22"/>
          <w:lang w:val="hu-HU" w:eastAsia="en-US" w:bidi="ar-SA"/>
        </w:rPr>
        <w:t>száma</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4"/>
        <w:keepNext w:val="0"/>
        <w:widowControl w:val="0"/>
        <w:numPr>
          <w:ilvl w:val="1"/>
          <w:numId w:val="15"/>
        </w:numPr>
        <w:tabs>
          <w:tab w:val="left" w:pos="851"/>
        </w:tabs>
        <w:autoSpaceDE w:val="0"/>
        <w:autoSpaceDN w:val="0"/>
        <w:ind w:left="851" w:hanging="708"/>
        <w:jc w:val="left"/>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Igénybejelentés</w:t>
      </w:r>
      <w:r>
        <w:rPr>
          <w:rFonts w:ascii="Arial" w:eastAsia="Arial" w:hAnsi="Arial" w:cs="Arial"/>
          <w:b/>
          <w:bCs/>
          <w:spacing w:val="-13"/>
          <w:sz w:val="22"/>
          <w:szCs w:val="22"/>
          <w:lang w:val="hu-HU" w:eastAsia="en-US" w:bidi="ar-SA"/>
        </w:rPr>
        <w:t xml:space="preserve"> </w:t>
      </w:r>
      <w:r>
        <w:rPr>
          <w:rFonts w:ascii="Arial" w:eastAsia="Arial" w:hAnsi="Arial" w:cs="Arial"/>
          <w:b/>
          <w:bCs/>
          <w:sz w:val="22"/>
          <w:szCs w:val="22"/>
          <w:lang w:val="hu-HU" w:eastAsia="en-US" w:bidi="ar-SA"/>
        </w:rPr>
        <w:t>ügyintézésének</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kapcsolattartási</w:t>
      </w:r>
      <w:r>
        <w:rPr>
          <w:rFonts w:ascii="Arial" w:eastAsia="Arial" w:hAnsi="Arial" w:cs="Arial"/>
          <w:b/>
          <w:bCs/>
          <w:spacing w:val="-11"/>
          <w:sz w:val="22"/>
          <w:szCs w:val="22"/>
          <w:lang w:val="hu-HU" w:eastAsia="en-US" w:bidi="ar-SA"/>
        </w:rPr>
        <w:t xml:space="preserve"> </w:t>
      </w:r>
      <w:r>
        <w:rPr>
          <w:rFonts w:ascii="Arial" w:eastAsia="Arial" w:hAnsi="Arial" w:cs="Arial"/>
          <w:b/>
          <w:bCs/>
          <w:sz w:val="22"/>
          <w:szCs w:val="22"/>
          <w:lang w:val="hu-HU" w:eastAsia="en-US" w:bidi="ar-SA"/>
        </w:rPr>
        <w:t>módja,</w:t>
      </w:r>
      <w:r>
        <w:rPr>
          <w:rFonts w:ascii="Arial" w:eastAsia="Arial" w:hAnsi="Arial" w:cs="Arial"/>
          <w:b/>
          <w:bCs/>
          <w:spacing w:val="-9"/>
          <w:sz w:val="22"/>
          <w:szCs w:val="22"/>
          <w:lang w:val="hu-HU" w:eastAsia="en-US" w:bidi="ar-SA"/>
        </w:rPr>
        <w:t xml:space="preserve"> </w:t>
      </w:r>
      <w:r>
        <w:rPr>
          <w:rFonts w:ascii="Arial" w:eastAsia="Arial" w:hAnsi="Arial" w:cs="Arial"/>
          <w:b/>
          <w:bCs/>
          <w:spacing w:val="-4"/>
          <w:sz w:val="22"/>
          <w:szCs w:val="22"/>
          <w:lang w:val="hu-HU" w:eastAsia="en-US" w:bidi="ar-SA"/>
        </w:rPr>
        <w:t>címe</w:t>
      </w:r>
    </w:p>
    <w:p w:rsidR="003715FA">
      <w:pPr>
        <w:pStyle w:val="ListParagraph"/>
        <w:widowControl w:val="0"/>
        <w:numPr>
          <w:ilvl w:val="2"/>
          <w:numId w:val="15"/>
        </w:numPr>
        <w:tabs>
          <w:tab w:val="left" w:pos="394"/>
        </w:tabs>
        <w:autoSpaceDE w:val="0"/>
        <w:autoSpaceDN w:val="0"/>
        <w:spacing w:before="251"/>
        <w:ind w:left="394" w:hanging="251"/>
        <w:rPr>
          <w:rFonts w:ascii="Segoe UI Symbol" w:eastAsia="Arial" w:hAnsi="Segoe UI Symbol" w:cs="Arial"/>
          <w:sz w:val="22"/>
          <w:szCs w:val="22"/>
          <w:lang w:val="hu-HU" w:eastAsia="en-US" w:bidi="ar-SA"/>
        </w:rPr>
      </w:pPr>
      <w:r>
        <w:rPr>
          <w:rFonts w:ascii="Arial" w:eastAsia="Arial" w:hAnsi="Arial" w:cs="Arial"/>
          <w:sz w:val="22"/>
          <w:szCs w:val="22"/>
          <w:lang w:val="hu-HU" w:eastAsia="en-US" w:bidi="ar-SA"/>
        </w:rPr>
        <w:t>E-mail-címen:</w:t>
      </w:r>
      <w:r>
        <w:rPr>
          <w:rFonts w:ascii="Arial" w:eastAsia="Arial" w:hAnsi="Arial" w:cs="Arial"/>
          <w:spacing w:val="50"/>
          <w:w w:val="150"/>
          <w:sz w:val="22"/>
          <w:szCs w:val="22"/>
          <w:lang w:val="hu-HU" w:eastAsia="en-US" w:bidi="ar-SA"/>
        </w:rPr>
        <w:t xml:space="preserve"> </w:t>
      </w:r>
      <w:r w:rsidRPr="004C6C63" w:rsidR="00A2632A">
        <w:rPr>
          <w:rFonts w:ascii="Arial" w:eastAsia="Arial" w:hAnsi="Arial" w:cs="Arial"/>
          <w:color w:val="0070C0"/>
          <w:sz w:val="26"/>
          <w:szCs w:val="26"/>
          <w:lang w:val="hu-HU" w:eastAsia="en-US" w:bidi="ar-SA"/>
        </w:rPr>
        <w:t>{</w:t>
      </w:r>
      <w:r w:rsidR="00950287">
        <w:rPr>
          <w:rFonts w:ascii="Arial" w:eastAsia="Arial" w:hAnsi="Arial" w:cs="Arial"/>
          <w:color w:val="0070C0"/>
          <w:sz w:val="26"/>
          <w:szCs w:val="26"/>
          <w:lang w:val="hu-HU" w:eastAsia="en-US" w:bidi="ar-SA"/>
        </w:rPr>
        <w:t>d</w:t>
      </w:r>
      <w:r w:rsidR="00950287">
        <w:rPr>
          <w:rFonts w:ascii="Arial" w:eastAsia="Arial" w:hAnsi="Arial" w:cs="Arial"/>
          <w:color w:val="0070C0"/>
          <w:sz w:val="26"/>
          <w:szCs w:val="26"/>
          <w:lang w:val="hu-HU" w:eastAsia="en-US" w:bidi="ar-SA"/>
        </w:rPr>
        <w:t>.</w:t>
      </w:r>
      <w:r w:rsidR="00B0665F">
        <w:rPr>
          <w:rFonts w:ascii="Arial" w:eastAsia="Arial" w:hAnsi="Arial" w:cs="Arial"/>
          <w:color w:val="0070C0"/>
          <w:sz w:val="26"/>
          <w:szCs w:val="26"/>
          <w:lang w:val="hu-HU" w:eastAsia="en-US" w:bidi="ar-SA"/>
        </w:rPr>
        <w:t>Person</w:t>
      </w:r>
      <w:r w:rsidR="00B0665F">
        <w:rPr>
          <w:rFonts w:ascii="Arial" w:eastAsia="Arial" w:hAnsi="Arial" w:cs="Arial"/>
          <w:color w:val="0070C0"/>
          <w:sz w:val="26"/>
          <w:szCs w:val="26"/>
          <w:lang w:val="hu-HU" w:eastAsia="en-US" w:bidi="ar-SA"/>
        </w:rPr>
        <w:t>.Email</w:t>
      </w:r>
      <w:r w:rsidRPr="004C6C63" w:rsidR="00A2632A">
        <w:rPr>
          <w:rFonts w:ascii="Arial" w:eastAsia="Arial" w:hAnsi="Arial" w:cs="Arial"/>
          <w:color w:val="0070C0"/>
          <w:sz w:val="26"/>
          <w:szCs w:val="26"/>
          <w:lang w:val="hu-HU" w:eastAsia="en-US" w:bidi="ar-SA"/>
        </w:rPr>
        <w:t>}</w:t>
      </w:r>
      <w:r>
        <w:rPr>
          <w:rFonts w:ascii="Arial" w:eastAsia="Arial" w:hAnsi="Arial" w:cs="Arial"/>
          <w:spacing w:val="50"/>
          <w:w w:val="150"/>
          <w:sz w:val="22"/>
          <w:szCs w:val="22"/>
          <w:lang w:val="hu-HU" w:eastAsia="en-US" w:bidi="ar-SA"/>
        </w:rPr>
        <w:t xml:space="preserve"> </w:t>
      </w:r>
    </w:p>
    <w:p w:rsidR="003715FA">
      <w:pPr>
        <w:widowControl w:val="0"/>
        <w:autoSpaceDE w:val="0"/>
        <w:autoSpaceDN w:val="0"/>
        <w:spacing w:before="2"/>
        <w:rPr>
          <w:rFonts w:ascii="Arial" w:eastAsia="Arial" w:hAnsi="Arial" w:cs="Arial"/>
          <w:sz w:val="22"/>
          <w:szCs w:val="22"/>
          <w:lang w:val="hu-HU" w:eastAsia="en-US" w:bidi="ar-SA"/>
        </w:rPr>
      </w:pPr>
    </w:p>
    <w:p w:rsidR="003715FA">
      <w:pPr>
        <w:pStyle w:val="ListParagraph"/>
        <w:widowControl w:val="0"/>
        <w:numPr>
          <w:ilvl w:val="2"/>
          <w:numId w:val="15"/>
        </w:numPr>
        <w:tabs>
          <w:tab w:val="left" w:pos="394"/>
          <w:tab w:val="left" w:leader="dot" w:pos="9148"/>
        </w:tabs>
        <w:autoSpaceDE w:val="0"/>
        <w:autoSpaceDN w:val="0"/>
        <w:ind w:left="394" w:hanging="251"/>
        <w:rPr>
          <w:rFonts w:ascii="Segoe UI Symbol" w:eastAsia="Arial" w:hAnsi="Segoe UI Symbol" w:cs="Arial"/>
          <w:sz w:val="22"/>
          <w:szCs w:val="22"/>
          <w:lang w:val="hu-HU" w:eastAsia="en-US" w:bidi="ar-SA"/>
        </w:rPr>
      </w:pPr>
      <w:r>
        <w:rPr>
          <w:rFonts w:ascii="Arial" w:eastAsia="Arial" w:hAnsi="Arial" w:cs="Arial"/>
          <w:spacing w:val="-2"/>
          <w:sz w:val="22"/>
          <w:szCs w:val="22"/>
          <w:lang w:val="hu-HU" w:eastAsia="en-US" w:bidi="ar-SA"/>
        </w:rPr>
        <w:t>Postacímen:</w:t>
      </w:r>
      <w:r w:rsidRPr="00A2632A" w:rsidR="00A2632A">
        <w:rPr>
          <w:rFonts w:ascii="Arial" w:eastAsia="Arial" w:hAnsi="Arial" w:cs="Arial"/>
          <w:color w:val="0070C0"/>
          <w:spacing w:val="-5"/>
          <w:sz w:val="22"/>
          <w:szCs w:val="22"/>
          <w:lang w:val="hu-HU" w:eastAsia="en-US" w:bidi="ar-SA"/>
        </w:rPr>
        <w:t xml:space="preserve"> </w:t>
      </w:r>
      <w:r w:rsidRPr="00574D85" w:rsidR="00A2632A">
        <w:rPr>
          <w:rFonts w:ascii="Arial" w:eastAsia="Arial" w:hAnsi="Arial" w:cs="Arial"/>
          <w:color w:val="0070C0"/>
          <w:spacing w:val="-5"/>
          <w:sz w:val="22"/>
          <w:szCs w:val="22"/>
          <w:lang w:val="hu-HU" w:eastAsia="en-US" w:bidi="ar-SA"/>
        </w:rPr>
        <w:t>{</w:t>
      </w:r>
      <w:r w:rsidR="00AC5E1D">
        <w:rPr>
          <w:rFonts w:ascii="Arial" w:eastAsia="Arial" w:hAnsi="Arial" w:cs="Arial"/>
          <w:color w:val="0070C0"/>
          <w:spacing w:val="-5"/>
          <w:sz w:val="22"/>
          <w:szCs w:val="22"/>
          <w:lang w:val="hu-HU" w:eastAsia="en-US" w:bidi="ar-SA"/>
        </w:rPr>
        <w:t>d</w:t>
      </w:r>
      <w:r w:rsidR="00AC5E1D">
        <w:rPr>
          <w:rFonts w:ascii="Arial" w:eastAsia="Arial" w:hAnsi="Arial" w:cs="Arial"/>
          <w:color w:val="0070C0"/>
          <w:spacing w:val="-5"/>
          <w:sz w:val="22"/>
          <w:szCs w:val="22"/>
          <w:lang w:val="hu-HU" w:eastAsia="en-US" w:bidi="ar-SA"/>
        </w:rPr>
        <w:t>.</w:t>
      </w:r>
      <w:r w:rsidRPr="00574D85" w:rsidR="00A2632A">
        <w:rPr>
          <w:rFonts w:ascii="Arial" w:eastAsia="Arial" w:hAnsi="Arial" w:cs="Arial"/>
          <w:color w:val="0070C0"/>
          <w:spacing w:val="-5"/>
          <w:sz w:val="22"/>
          <w:szCs w:val="22"/>
          <w:lang w:val="hu-HU" w:eastAsia="en-US" w:bidi="ar-SA"/>
        </w:rPr>
        <w:t>Project</w:t>
      </w:r>
      <w:r w:rsidRPr="00574D85" w:rsidR="00A2632A">
        <w:rPr>
          <w:rFonts w:ascii="Arial" w:eastAsia="Arial" w:hAnsi="Arial" w:cs="Arial"/>
          <w:color w:val="0070C0"/>
          <w:spacing w:val="-5"/>
          <w:sz w:val="22"/>
          <w:szCs w:val="22"/>
          <w:lang w:val="hu-HU" w:eastAsia="en-US" w:bidi="ar-SA"/>
        </w:rPr>
        <w:t>.Nev</w:t>
      </w:r>
      <w:r w:rsidRPr="00574D85" w:rsidR="00A2632A">
        <w:rPr>
          <w:rFonts w:ascii="Arial" w:eastAsia="Arial" w:hAnsi="Arial" w:cs="Arial"/>
          <w:color w:val="0070C0"/>
          <w:spacing w:val="-5"/>
          <w:sz w:val="22"/>
          <w:szCs w:val="22"/>
          <w:lang w:val="hu-HU" w:eastAsia="en-US" w:bidi="ar-SA"/>
        </w:rPr>
        <w:t>}</w:t>
      </w:r>
      <w:r w:rsidR="00A2632A">
        <w:rPr>
          <w:rFonts w:ascii="Arial" w:eastAsia="Arial" w:hAnsi="Arial" w:cs="Arial"/>
          <w:color w:val="0070C0"/>
          <w:spacing w:val="-5"/>
          <w:sz w:val="22"/>
          <w:szCs w:val="22"/>
          <w:lang w:val="hu-HU" w:eastAsia="en-US" w:bidi="ar-SA"/>
        </w:rPr>
        <w:t xml:space="preserve">    </w:t>
      </w:r>
      <w:r>
        <w:rPr>
          <w:rFonts w:ascii="Arial" w:eastAsia="Arial" w:hAnsi="Arial" w:cs="Arial"/>
          <w:spacing w:val="-5"/>
          <w:sz w:val="22"/>
          <w:szCs w:val="22"/>
          <w:lang w:val="hu-HU" w:eastAsia="en-US" w:bidi="ar-SA"/>
        </w:rPr>
        <w:t>név</w:t>
      </w:r>
    </w:p>
    <w:p w:rsidR="003715FA">
      <w:pPr>
        <w:widowControl w:val="0"/>
        <w:tabs>
          <w:tab w:val="left" w:leader="dot" w:pos="9148"/>
        </w:tabs>
        <w:autoSpaceDE w:val="0"/>
        <w:autoSpaceDN w:val="0"/>
        <w:spacing w:before="252"/>
        <w:ind w:left="160"/>
        <w:rPr>
          <w:rFonts w:ascii="Arial" w:eastAsia="Arial" w:hAnsi="Arial" w:cs="Arial"/>
          <w:sz w:val="22"/>
          <w:szCs w:val="22"/>
          <w:lang w:val="hu-HU" w:eastAsia="en-US" w:bidi="ar-SA"/>
        </w:rPr>
      </w:pPr>
      <w:r w:rsidRPr="00A2632A">
        <w:rPr>
          <w:rFonts w:ascii="Arial" w:eastAsia="Arial" w:hAnsi="Arial" w:cs="Arial"/>
          <w:color w:val="0070C0"/>
          <w:spacing w:val="-10"/>
          <w:sz w:val="22"/>
          <w:szCs w:val="22"/>
          <w:lang w:val="hu-HU" w:eastAsia="en-US" w:bidi="ar-SA"/>
        </w:rPr>
        <w:t>{</w:t>
      </w:r>
      <w:r w:rsidR="00AC5E1D">
        <w:rPr>
          <w:rFonts w:ascii="Arial" w:eastAsia="Arial" w:hAnsi="Arial" w:cs="Arial"/>
          <w:color w:val="0070C0"/>
          <w:spacing w:val="-10"/>
          <w:sz w:val="22"/>
          <w:szCs w:val="22"/>
          <w:lang w:val="hu-HU" w:eastAsia="en-US" w:bidi="ar-SA"/>
        </w:rPr>
        <w:t>d</w:t>
      </w:r>
      <w:r w:rsidR="00AC5E1D">
        <w:rPr>
          <w:rFonts w:ascii="Arial" w:eastAsia="Arial" w:hAnsi="Arial" w:cs="Arial"/>
          <w:color w:val="0070C0"/>
          <w:spacing w:val="-10"/>
          <w:sz w:val="22"/>
          <w:szCs w:val="22"/>
          <w:lang w:val="hu-HU" w:eastAsia="en-US" w:bidi="ar-SA"/>
        </w:rPr>
        <w:t>.</w:t>
      </w:r>
      <w:r w:rsidRPr="00A2632A">
        <w:rPr>
          <w:rFonts w:ascii="Arial" w:eastAsia="Arial" w:hAnsi="Arial" w:cs="Arial"/>
          <w:color w:val="0070C0"/>
          <w:spacing w:val="-10"/>
          <w:sz w:val="22"/>
          <w:szCs w:val="22"/>
          <w:lang w:val="hu-HU" w:eastAsia="en-US" w:bidi="ar-SA"/>
        </w:rPr>
        <w:t>Project</w:t>
      </w:r>
      <w:r w:rsidRPr="00A2632A">
        <w:rPr>
          <w:rFonts w:ascii="Arial" w:eastAsia="Arial" w:hAnsi="Arial" w:cs="Arial"/>
          <w:color w:val="0070C0"/>
          <w:spacing w:val="-10"/>
          <w:sz w:val="22"/>
          <w:szCs w:val="22"/>
          <w:lang w:val="hu-HU" w:eastAsia="en-US" w:bidi="ar-SA"/>
        </w:rPr>
        <w:t>.UgyfelLakcime</w:t>
      </w:r>
      <w:r w:rsidRPr="00A2632A">
        <w:rPr>
          <w:rFonts w:ascii="Arial" w:eastAsia="Arial" w:hAnsi="Arial" w:cs="Arial"/>
          <w:color w:val="0070C0"/>
          <w:spacing w:val="-10"/>
          <w:sz w:val="22"/>
          <w:szCs w:val="22"/>
          <w:lang w:val="hu-HU" w:eastAsia="en-US" w:bidi="ar-SA"/>
        </w:rPr>
        <w:t>}</w:t>
      </w:r>
      <w:r>
        <w:rPr>
          <w:rFonts w:ascii="Arial" w:eastAsia="Arial" w:hAnsi="Arial" w:cs="Arial"/>
          <w:spacing w:val="-10"/>
          <w:sz w:val="22"/>
          <w:szCs w:val="22"/>
          <w:lang w:val="hu-HU" w:eastAsia="en-US" w:bidi="ar-SA"/>
        </w:rPr>
        <w:t xml:space="preserve">                 </w:t>
      </w:r>
      <w:r w:rsidR="00C400B7">
        <w:rPr>
          <w:rFonts w:ascii="Arial" w:eastAsia="Arial" w:hAnsi="Arial" w:cs="Arial"/>
          <w:spacing w:val="-5"/>
          <w:sz w:val="22"/>
          <w:szCs w:val="22"/>
          <w:lang w:val="hu-HU" w:eastAsia="en-US" w:bidi="ar-SA"/>
        </w:rPr>
        <w:t>cím</w:t>
      </w:r>
    </w:p>
    <w:p w:rsidR="003715FA">
      <w:pPr>
        <w:widowControl w:val="0"/>
        <w:autoSpaceDE w:val="0"/>
        <w:autoSpaceDN w:val="0"/>
        <w:spacing w:before="67"/>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Egyéb</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megjegyzés</w:t>
      </w:r>
    </w:p>
    <w:p w:rsidR="003715FA">
      <w:pPr>
        <w:widowControl w:val="0"/>
        <w:autoSpaceDE w:val="0"/>
        <w:autoSpaceDN w:val="0"/>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Pl.</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felhasználási</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helyre</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kiegészítő</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információ</w:t>
      </w:r>
      <w:r>
        <w:rPr>
          <w:rFonts w:ascii="Arial" w:eastAsia="Arial" w:hAnsi="Arial" w:cs="Arial"/>
          <w:sz w:val="22"/>
          <w:szCs w:val="22"/>
          <w:lang w:val="hu-HU" w:eastAsia="en-US" w:bidi="ar-SA"/>
        </w:rPr>
        <w:t>,</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műszaki</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megjegyzés.</w:t>
      </w:r>
    </w:p>
    <w:p w:rsidR="003715FA">
      <w:pPr>
        <w:widowControl w:val="0"/>
        <w:autoSpaceDE w:val="0"/>
        <w:autoSpaceDN w:val="0"/>
        <w:spacing w:before="1"/>
        <w:ind w:left="143"/>
        <w:rPr>
          <w:rFonts w:ascii="Arial" w:eastAsia="Arial" w:hAnsi="Arial" w:cs="Arial"/>
          <w:sz w:val="22"/>
          <w:szCs w:val="22"/>
          <w:lang w:val="hu-HU" w:eastAsia="en-US" w:bidi="ar-SA"/>
        </w:rPr>
      </w:pPr>
      <w:r>
        <w:rPr>
          <w:rFonts w:ascii="Arial" w:eastAsia="Arial" w:hAnsi="Arial" w:cs="Arial"/>
          <w:sz w:val="22"/>
          <w:szCs w:val="22"/>
          <w:lang w:val="hu-HU" w:eastAsia="en-US" w:bidi="ar-SA"/>
        </w:rPr>
        <w:t>További</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csatlakozási</w:t>
      </w:r>
      <w:r>
        <w:rPr>
          <w:rFonts w:ascii="Arial" w:eastAsia="Arial" w:hAnsi="Arial" w:cs="Arial"/>
          <w:spacing w:val="-10"/>
          <w:sz w:val="22"/>
          <w:szCs w:val="22"/>
          <w:lang w:val="hu-HU" w:eastAsia="en-US" w:bidi="ar-SA"/>
        </w:rPr>
        <w:t xml:space="preserve"> </w:t>
      </w:r>
      <w:r>
        <w:rPr>
          <w:rFonts w:ascii="Arial" w:eastAsia="Arial" w:hAnsi="Arial" w:cs="Arial"/>
          <w:sz w:val="22"/>
          <w:szCs w:val="22"/>
          <w:lang w:val="hu-HU" w:eastAsia="en-US" w:bidi="ar-SA"/>
        </w:rPr>
        <w:t>pontok</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adatainak</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megadása</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kizárólag</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2.</w:t>
      </w:r>
      <w:r>
        <w:rPr>
          <w:rFonts w:ascii="Arial" w:eastAsia="Arial" w:hAnsi="Arial" w:cs="Arial"/>
          <w:spacing w:val="-8"/>
          <w:sz w:val="22"/>
          <w:szCs w:val="22"/>
          <w:lang w:val="hu-HU" w:eastAsia="en-US" w:bidi="ar-SA"/>
        </w:rPr>
        <w:t xml:space="preserve"> </w:t>
      </w:r>
      <w:r>
        <w:rPr>
          <w:rFonts w:ascii="Arial" w:eastAsia="Arial" w:hAnsi="Arial" w:cs="Arial"/>
          <w:sz w:val="22"/>
          <w:szCs w:val="22"/>
          <w:lang w:val="hu-HU" w:eastAsia="en-US" w:bidi="ar-SA"/>
        </w:rPr>
        <w:t>számú</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mellékleten</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lehetséges!</w:t>
      </w:r>
    </w:p>
    <w:p w:rsidR="003715FA">
      <w:pPr>
        <w:widowControl w:val="0"/>
        <w:autoSpaceDE w:val="0"/>
        <w:autoSpaceDN w:val="0"/>
        <w:spacing w:before="1"/>
        <w:rPr>
          <w:rFonts w:ascii="Arial" w:eastAsia="Arial" w:hAnsi="Arial" w:cs="Arial"/>
          <w:sz w:val="22"/>
          <w:szCs w:val="22"/>
          <w:lang w:val="hu-HU" w:eastAsia="en-US" w:bidi="ar-SA"/>
        </w:rPr>
      </w:pPr>
    </w:p>
    <w:p w:rsidR="003715FA">
      <w:pPr>
        <w:widowControl w:val="0"/>
        <w:autoSpaceDE w:val="0"/>
        <w:autoSpaceDN w:val="0"/>
        <w:ind w:left="160"/>
        <w:rPr>
          <w:rFonts w:ascii="Arial" w:eastAsia="Arial" w:hAnsi="Arial" w:cs="Arial"/>
          <w:sz w:val="22"/>
          <w:szCs w:val="22"/>
          <w:lang w:val="hu-HU" w:eastAsia="en-US" w:bidi="ar-SA"/>
        </w:rPr>
      </w:pPr>
      <w:r>
        <w:rPr>
          <w:rFonts w:ascii="Arial" w:eastAsia="Arial" w:hAnsi="Arial" w:cs="Arial"/>
          <w:spacing w:val="-2"/>
          <w:sz w:val="22"/>
          <w:szCs w:val="22"/>
          <w:lang w:val="hu-HU" w:eastAsia="en-US" w:bidi="ar-SA"/>
        </w:rPr>
        <w:t>.....................................................................................................................................................</w:t>
      </w:r>
    </w:p>
    <w:p w:rsidR="003715FA">
      <w:pPr>
        <w:widowControl w:val="0"/>
        <w:autoSpaceDE w:val="0"/>
        <w:autoSpaceDN w:val="0"/>
        <w:spacing w:before="251"/>
        <w:ind w:left="160"/>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2032" behindDoc="0" locked="0" layoutInCell="1" allowOverlap="1">
            <ns3:simplePos x="0" y="0"/>
            <ns3:positionH relativeFrom="column">
              <ns3:posOffset>3326130</ns3:posOffset>
            </ns3:positionH>
            <ns3:positionV relativeFrom="paragraph">
              <ns3:posOffset>217805</ns3:posOffset>
            </ns3:positionV>
            <ns3:extent cx="1971675" cy="1245870"/>
            <ns3:effectExtent l="0" t="0" r="0" b="0"/>
            <ns3:wrapNone/>
            <ns3:docPr id="20" name="Kép 20"/>
            <ns3:cNvGraphicFramePr>
              <ns4:graphicFrameLocks noChangeAspect="1"/>
            </ns3:cNvGraphicFramePr>
            <ns4:graphic>
              <ns4:graphicData uri="http://schemas.openxmlformats.org/drawingml/2006/picture">
                <ns5:pic>
                  <ns5:nvPicPr>
                    <ns5:cNvPr id="2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pacing w:val="-2"/>
          <w:sz w:val="22"/>
          <w:szCs w:val="22"/>
          <w:lang w:val="hu-HU" w:eastAsia="en-US" w:bidi="ar-SA"/>
        </w:rPr>
        <w:t>.....................................................................................................................................................</w:t>
      </w:r>
    </w:p>
    <w:p w:rsidR="003715FA">
      <w:pPr>
        <w:widowControl w:val="0"/>
        <w:autoSpaceDE w:val="0"/>
        <w:autoSpaceDN w:val="0"/>
        <w:spacing w:before="68"/>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ind w:left="575" w:hanging="432"/>
        <w:jc w:val="left"/>
        <w:rPr>
          <w:rFonts w:ascii="Arial" w:eastAsia="Arial" w:hAnsi="Arial" w:cs="Arial"/>
          <w:b/>
          <w:bCs/>
          <w:sz w:val="26"/>
          <w:szCs w:val="26"/>
          <w:lang w:val="hu-HU" w:eastAsia="en-US" w:bidi="ar-SA"/>
        </w:rPr>
      </w:pPr>
      <w:r>
        <w:rPr>
          <w:rFonts w:ascii="Arial" w:eastAsia="Arial" w:hAnsi="Arial" w:cs="Arial"/>
          <w:b/>
          <w:bCs/>
          <w:sz w:val="26"/>
          <w:szCs w:val="26"/>
          <w:lang w:val="hu-HU" w:eastAsia="en-US" w:bidi="ar-SA"/>
        </w:rPr>
        <w:t>Dátum</w:t>
      </w:r>
      <w:r>
        <w:rPr>
          <w:rFonts w:ascii="Arial" w:eastAsia="Arial" w:hAnsi="Arial" w:cs="Arial"/>
          <w:b/>
          <w:bCs/>
          <w:sz w:val="26"/>
          <w:szCs w:val="26"/>
          <w:lang w:val="hu-HU" w:eastAsia="en-US" w:bidi="ar-SA"/>
        </w:rPr>
        <w:t>,</w:t>
      </w:r>
      <w:r>
        <w:rPr>
          <w:rFonts w:ascii="Arial" w:eastAsia="Arial" w:hAnsi="Arial" w:cs="Arial"/>
          <w:b/>
          <w:bCs/>
          <w:spacing w:val="-8"/>
          <w:sz w:val="26"/>
          <w:szCs w:val="26"/>
          <w:lang w:val="hu-HU" w:eastAsia="en-US" w:bidi="ar-SA"/>
        </w:rPr>
        <w:t xml:space="preserve"> </w:t>
      </w:r>
      <w:r>
        <w:rPr>
          <w:rFonts w:ascii="Arial" w:eastAsia="Arial" w:hAnsi="Arial" w:cs="Arial"/>
          <w:b/>
          <w:bCs/>
          <w:spacing w:val="-2"/>
          <w:sz w:val="26"/>
          <w:szCs w:val="26"/>
          <w:lang w:val="hu-HU" w:eastAsia="en-US" w:bidi="ar-SA"/>
        </w:rPr>
        <w:t>aláírás</w:t>
      </w:r>
    </w:p>
    <w:p w:rsidR="003715FA">
      <w:pPr>
        <w:widowControl w:val="0"/>
        <w:tabs>
          <w:tab w:val="left" w:pos="4824"/>
        </w:tabs>
        <w:autoSpaceDE w:val="0"/>
        <w:autoSpaceDN w:val="0"/>
        <w:spacing w:before="252"/>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.Datum</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860"/>
        </w:tabs>
        <w:autoSpaceDE w:val="0"/>
        <w:autoSpaceDN w:val="0"/>
        <w:ind w:left="710"/>
        <w:rPr>
          <w:rFonts w:ascii="Arial" w:eastAsia="Arial" w:hAnsi="Arial" w:cs="Arial"/>
          <w:sz w:val="22"/>
          <w:szCs w:val="22"/>
          <w:lang w:val="hu-HU" w:eastAsia="en-US" w:bidi="ar-SA"/>
        </w:rPr>
      </w:pPr>
      <w:r>
        <w:rPr>
          <w:rFonts w:ascii="Arial" w:eastAsia="Arial" w:hAnsi="Arial" w:cs="Arial"/>
          <w:sz w:val="22"/>
          <w:szCs w:val="22"/>
          <w:lang w:val="hu-HU" w:eastAsia="en-US" w:bidi="ar-SA"/>
        </w:rPr>
        <w:t>Igénybejelentés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Igénybejelentő</w:t>
      </w:r>
      <w:r>
        <w:rPr>
          <w:rFonts w:ascii="Arial" w:eastAsia="Arial" w:hAnsi="Arial" w:cs="Arial"/>
          <w:spacing w:val="-13"/>
          <w:sz w:val="22"/>
          <w:szCs w:val="22"/>
          <w:lang w:val="hu-HU" w:eastAsia="en-US" w:bidi="ar-SA"/>
        </w:rPr>
        <w:t xml:space="preserve"> </w:t>
      </w:r>
      <w:r>
        <w:rPr>
          <w:rFonts w:ascii="Arial" w:eastAsia="Arial" w:hAnsi="Arial" w:cs="Arial"/>
          <w:sz w:val="22"/>
          <w:szCs w:val="22"/>
          <w:lang w:val="hu-HU" w:eastAsia="en-US" w:bidi="ar-SA"/>
        </w:rPr>
        <w: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képviseletében</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eljáró</w:t>
      </w:r>
      <w:r>
        <w:rPr>
          <w:rFonts w:ascii="Arial" w:eastAsia="Arial" w:hAnsi="Arial" w:cs="Arial"/>
          <w:spacing w:val="-9"/>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69"/>
        <w:rPr>
          <w:rFonts w:ascii="Arial" w:eastAsia="Arial" w:hAnsi="Arial" w:cs="Arial"/>
          <w:sz w:val="22"/>
          <w:szCs w:val="22"/>
          <w:lang w:val="hu-HU" w:eastAsia="en-US" w:bidi="ar-SA"/>
        </w:rPr>
      </w:pPr>
    </w:p>
    <w:p w:rsidR="003715FA">
      <w:pPr>
        <w:pStyle w:val="Heading2"/>
        <w:widowControl w:val="0"/>
        <w:numPr>
          <w:ilvl w:val="0"/>
          <w:numId w:val="15"/>
        </w:numPr>
        <w:tabs>
          <w:tab w:val="left" w:pos="575"/>
        </w:tabs>
        <w:autoSpaceDE w:val="0"/>
        <w:autoSpaceDN w:val="0"/>
        <w:spacing w:line="299" w:lineRule="exact"/>
        <w:ind w:left="575" w:hanging="432"/>
        <w:jc w:val="left"/>
        <w:rPr>
          <w:rFonts w:ascii="Arial" w:eastAsia="Arial" w:hAnsi="Arial" w:cs="Arial"/>
          <w:b/>
          <w:bCs/>
          <w:sz w:val="26"/>
          <w:szCs w:val="26"/>
          <w:lang w:val="hu-HU" w:eastAsia="en-US" w:bidi="ar-SA"/>
        </w:rPr>
      </w:pPr>
      <w:r>
        <w:rPr>
          <w:rFonts w:ascii="Arial" w:eastAsia="Arial" w:hAnsi="Arial" w:cs="Arial"/>
          <w:b/>
          <w:bCs/>
          <w:spacing w:val="-2"/>
          <w:sz w:val="26"/>
          <w:szCs w:val="26"/>
          <w:lang w:val="hu-HU" w:eastAsia="en-US" w:bidi="ar-SA"/>
        </w:rPr>
        <w:t>Igénybejelentéshez</w:t>
      </w:r>
      <w:r>
        <w:rPr>
          <w:rFonts w:ascii="Arial" w:eastAsia="Arial" w:hAnsi="Arial" w:cs="Arial"/>
          <w:b/>
          <w:bCs/>
          <w:spacing w:val="6"/>
          <w:sz w:val="26"/>
          <w:szCs w:val="26"/>
          <w:lang w:val="hu-HU" w:eastAsia="en-US" w:bidi="ar-SA"/>
        </w:rPr>
        <w:t xml:space="preserve"> </w:t>
      </w:r>
      <w:r>
        <w:rPr>
          <w:rFonts w:ascii="Arial" w:eastAsia="Arial" w:hAnsi="Arial" w:cs="Arial"/>
          <w:b/>
          <w:bCs/>
          <w:spacing w:val="-2"/>
          <w:sz w:val="26"/>
          <w:szCs w:val="26"/>
          <w:lang w:val="hu-HU" w:eastAsia="en-US" w:bidi="ar-SA"/>
        </w:rPr>
        <w:t>mellékelendő</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további</w:t>
      </w:r>
      <w:r>
        <w:rPr>
          <w:rFonts w:ascii="Arial" w:eastAsia="Arial" w:hAnsi="Arial" w:cs="Arial"/>
          <w:b/>
          <w:bCs/>
          <w:spacing w:val="5"/>
          <w:sz w:val="26"/>
          <w:szCs w:val="26"/>
          <w:lang w:val="hu-HU" w:eastAsia="en-US" w:bidi="ar-SA"/>
        </w:rPr>
        <w:t xml:space="preserve"> </w:t>
      </w:r>
      <w:r>
        <w:rPr>
          <w:rFonts w:ascii="Arial" w:eastAsia="Arial" w:hAnsi="Arial" w:cs="Arial"/>
          <w:b/>
          <w:bCs/>
          <w:spacing w:val="-2"/>
          <w:sz w:val="26"/>
          <w:szCs w:val="26"/>
          <w:lang w:val="hu-HU" w:eastAsia="en-US" w:bidi="ar-SA"/>
        </w:rPr>
        <w:t>dokumentumok</w:t>
      </w:r>
      <w:r>
        <w:rPr>
          <w:rFonts w:ascii="Arial" w:eastAsia="Arial" w:hAnsi="Arial" w:cs="Arial"/>
          <w:b/>
          <w:bCs/>
          <w:spacing w:val="7"/>
          <w:sz w:val="26"/>
          <w:szCs w:val="26"/>
          <w:lang w:val="hu-HU" w:eastAsia="en-US" w:bidi="ar-SA"/>
        </w:rPr>
        <w:t xml:space="preserve"> </w:t>
      </w:r>
      <w:r>
        <w:rPr>
          <w:rFonts w:ascii="Arial" w:eastAsia="Arial" w:hAnsi="Arial" w:cs="Arial"/>
          <w:b/>
          <w:bCs/>
          <w:spacing w:val="-2"/>
          <w:sz w:val="26"/>
          <w:szCs w:val="26"/>
          <w:lang w:val="hu-HU" w:eastAsia="en-US" w:bidi="ar-SA"/>
        </w:rPr>
        <w:t>listája</w:t>
      </w:r>
    </w:p>
    <w:p w:rsidR="003715FA">
      <w:pPr>
        <w:pStyle w:val="ListParagraph"/>
        <w:widowControl w:val="0"/>
        <w:numPr>
          <w:ilvl w:val="0"/>
          <w:numId w:val="31"/>
        </w:numPr>
        <w:tabs>
          <w:tab w:val="left" w:pos="425"/>
          <w:tab w:val="left" w:pos="427"/>
        </w:tabs>
        <w:autoSpaceDE w:val="0"/>
        <w:autoSpaceDN w:val="0"/>
        <w:spacing w:before="2" w:line="237" w:lineRule="auto"/>
        <w:ind w:left="427" w:right="441"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1</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évnél</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az</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aktuális</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állapotot</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tartalmazó</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földhivatali</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térképmásolat</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tervezett csatlakozási pont helyének egyértelmű bejelölésével.</w:t>
      </w:r>
    </w:p>
    <w:p w:rsidR="003715FA">
      <w:pPr>
        <w:pStyle w:val="ListParagraph"/>
        <w:widowControl w:val="0"/>
        <w:numPr>
          <w:ilvl w:val="0"/>
          <w:numId w:val="31"/>
        </w:numPr>
        <w:tabs>
          <w:tab w:val="left" w:pos="425"/>
          <w:tab w:val="left" w:pos="427"/>
        </w:tabs>
        <w:autoSpaceDE w:val="0"/>
        <w:autoSpaceDN w:val="0"/>
        <w:spacing w:before="3" w:line="237" w:lineRule="auto"/>
        <w:ind w:left="427" w:right="776"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30</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napnál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régebbi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lap</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oldala 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vételezés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jogcímének</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 xml:space="preserve">igazolására (a </w:t>
      </w:r>
      <w:r>
        <w:rPr>
          <w:rFonts w:ascii="Arial" w:eastAsia="Arial" w:hAnsi="Arial" w:cs="Arial"/>
          <w:sz w:val="22"/>
          <w:szCs w:val="22"/>
          <w:lang w:val="hu-HU" w:eastAsia="en-US" w:bidi="ar-SA"/>
        </w:rPr>
        <w:t>Takarnet</w:t>
      </w:r>
      <w:r>
        <w:rPr>
          <w:rFonts w:ascii="Arial" w:eastAsia="Arial" w:hAnsi="Arial" w:cs="Arial"/>
          <w:sz w:val="22"/>
          <w:szCs w:val="22"/>
          <w:lang w:val="hu-HU" w:eastAsia="en-US" w:bidi="ar-SA"/>
        </w:rPr>
        <w:t xml:space="preserve"> által szolgáltatott „nem hiteles” jelzéssel ellátott tulajdoni lap is megfelelő).</w:t>
      </w:r>
    </w:p>
    <w:p w:rsidR="003715FA">
      <w:pPr>
        <w:pStyle w:val="ListParagraph"/>
        <w:widowControl w:val="0"/>
        <w:numPr>
          <w:ilvl w:val="0"/>
          <w:numId w:val="31"/>
        </w:numPr>
        <w:tabs>
          <w:tab w:val="left" w:pos="425"/>
          <w:tab w:val="left" w:pos="427"/>
        </w:tabs>
        <w:autoSpaceDE w:val="0"/>
        <w:autoSpaceDN w:val="0"/>
        <w:spacing w:before="4" w:line="237" w:lineRule="auto"/>
        <w:ind w:left="427" w:right="80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tulajdoni</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lapon,</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annak</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széljegyén</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feltüntetett</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összes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tulajdonos,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és</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haszonélvező hozzájáruló nyilatkozata.</w:t>
      </w:r>
    </w:p>
    <w:p w:rsidR="003715FA">
      <w:pPr>
        <w:pStyle w:val="ListParagraph"/>
        <w:widowControl w:val="0"/>
        <w:numPr>
          <w:ilvl w:val="0"/>
          <w:numId w:val="31"/>
        </w:numPr>
        <w:tabs>
          <w:tab w:val="left" w:pos="425"/>
          <w:tab w:val="left" w:pos="427"/>
        </w:tabs>
        <w:autoSpaceDE w:val="0"/>
        <w:autoSpaceDN w:val="0"/>
        <w:spacing w:before="3" w:line="237" w:lineRule="auto"/>
        <w:ind w:left="427" w:right="879" w:hanging="284"/>
        <w:rPr>
          <w:rFonts w:ascii="Arial" w:eastAsia="Arial" w:hAnsi="Arial" w:cs="Arial"/>
          <w:sz w:val="22"/>
          <w:szCs w:val="22"/>
          <w:lang w:val="hu-HU" w:eastAsia="en-US" w:bidi="ar-SA"/>
        </w:rPr>
      </w:pPr>
      <w:r>
        <w:rPr>
          <w:rFonts w:ascii="Arial" w:eastAsia="Arial" w:hAnsi="Arial" w:cs="Arial"/>
          <w:sz w:val="22"/>
          <w:szCs w:val="22"/>
          <w:lang w:val="hu-HU" w:eastAsia="en-US" w:bidi="ar-SA"/>
        </w:rPr>
        <w:t>Az</w:t>
      </w:r>
      <w:r>
        <w:rPr>
          <w:rFonts w:ascii="Arial" w:eastAsia="Arial" w:hAnsi="Arial" w:cs="Arial"/>
          <w:spacing w:val="-1"/>
          <w:sz w:val="22"/>
          <w:szCs w:val="22"/>
          <w:lang w:val="hu-HU" w:eastAsia="en-US" w:bidi="ar-SA"/>
        </w:rPr>
        <w:t xml:space="preserve"> </w:t>
      </w:r>
      <w:r>
        <w:rPr>
          <w:rFonts w:ascii="Arial" w:eastAsia="Arial" w:hAnsi="Arial" w:cs="Arial"/>
          <w:sz w:val="22"/>
          <w:szCs w:val="22"/>
          <w:lang w:val="hu-HU" w:eastAsia="en-US" w:bidi="ar-SA"/>
        </w:rPr>
        <w:t>ügyintézésre</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vonatkozó</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meghatalmazás</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(amennyiben</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nem</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w:t>
      </w:r>
      <w:r>
        <w:rPr>
          <w:rFonts w:ascii="Arial" w:eastAsia="Arial" w:hAnsi="Arial" w:cs="Arial"/>
          <w:spacing w:val="-2"/>
          <w:sz w:val="22"/>
          <w:szCs w:val="22"/>
          <w:lang w:val="hu-HU" w:eastAsia="en-US" w:bidi="ar-SA"/>
        </w:rPr>
        <w:t xml:space="preserve"> </w:t>
      </w:r>
      <w:r>
        <w:rPr>
          <w:rFonts w:ascii="Arial" w:eastAsia="Arial" w:hAnsi="Arial" w:cs="Arial"/>
          <w:sz w:val="22"/>
          <w:szCs w:val="22"/>
          <w:lang w:val="hu-HU" w:eastAsia="en-US" w:bidi="ar-SA"/>
        </w:rPr>
        <w:t>szerződő</w:t>
      </w:r>
      <w:r>
        <w:rPr>
          <w:rFonts w:ascii="Arial" w:eastAsia="Arial" w:hAnsi="Arial" w:cs="Arial"/>
          <w:spacing w:val="-4"/>
          <w:sz w:val="22"/>
          <w:szCs w:val="22"/>
          <w:lang w:val="hu-HU" w:eastAsia="en-US" w:bidi="ar-SA"/>
        </w:rPr>
        <w:t xml:space="preserve"> </w:t>
      </w:r>
      <w:r>
        <w:rPr>
          <w:rFonts w:ascii="Arial" w:eastAsia="Arial" w:hAnsi="Arial" w:cs="Arial"/>
          <w:sz w:val="22"/>
          <w:szCs w:val="22"/>
          <w:lang w:val="hu-HU" w:eastAsia="en-US" w:bidi="ar-SA"/>
        </w:rPr>
        <w:t>fél</w:t>
      </w:r>
      <w:r>
        <w:rPr>
          <w:rFonts w:ascii="Arial" w:eastAsia="Arial" w:hAnsi="Arial" w:cs="Arial"/>
          <w:spacing w:val="-5"/>
          <w:sz w:val="22"/>
          <w:szCs w:val="22"/>
          <w:lang w:val="hu-HU" w:eastAsia="en-US" w:bidi="ar-SA"/>
        </w:rPr>
        <w:t xml:space="preserve"> </w:t>
      </w:r>
      <w:r>
        <w:rPr>
          <w:rFonts w:ascii="Arial" w:eastAsia="Arial" w:hAnsi="Arial" w:cs="Arial"/>
          <w:sz w:val="22"/>
          <w:szCs w:val="22"/>
          <w:lang w:val="hu-HU" w:eastAsia="en-US" w:bidi="ar-SA"/>
        </w:rPr>
        <w:t>jár</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el</w:t>
      </w:r>
      <w:r>
        <w:rPr>
          <w:rFonts w:ascii="Arial" w:eastAsia="Arial" w:hAnsi="Arial" w:cs="Arial"/>
          <w:spacing w:val="-3"/>
          <w:sz w:val="22"/>
          <w:szCs w:val="22"/>
          <w:lang w:val="hu-HU" w:eastAsia="en-US" w:bidi="ar-SA"/>
        </w:rPr>
        <w:t xml:space="preserve"> </w:t>
      </w:r>
      <w:r>
        <w:rPr>
          <w:rFonts w:ascii="Arial" w:eastAsia="Arial" w:hAnsi="Arial" w:cs="Arial"/>
          <w:sz w:val="22"/>
          <w:szCs w:val="22"/>
          <w:lang w:val="hu-HU" w:eastAsia="en-US" w:bidi="ar-SA"/>
        </w:rPr>
        <w:t>az ügyintézés folyamán).</w:t>
      </w:r>
    </w:p>
    <w:p w:rsidR="003715FA">
      <w:pPr>
        <w:pStyle w:val="Heading4"/>
        <w:keepNext w:val="0"/>
        <w:widowControl w:val="0"/>
        <w:autoSpaceDE w:val="0"/>
        <w:autoSpaceDN w:val="0"/>
        <w:spacing w:before="3"/>
        <w:ind w:left="143" w:firstLine="0"/>
        <w:rPr>
          <w:rFonts w:ascii="Arial" w:eastAsia="Arial" w:hAnsi="Arial" w:cs="Arial"/>
          <w:b/>
          <w:bCs/>
          <w:sz w:val="22"/>
          <w:szCs w:val="22"/>
          <w:lang w:val="hu-HU" w:eastAsia="en-US" w:bidi="ar-SA"/>
        </w:rPr>
      </w:pPr>
      <w:r>
        <w:rPr>
          <w:rFonts w:ascii="Arial" w:eastAsia="Arial" w:hAnsi="Arial" w:cs="Arial"/>
          <w:b/>
          <w:bCs/>
          <w:sz w:val="22"/>
          <w:szCs w:val="22"/>
          <w:lang w:val="hu-HU" w:eastAsia="en-US" w:bidi="ar-SA"/>
        </w:rPr>
        <w:t>Jogi</w:t>
      </w:r>
      <w:r>
        <w:rPr>
          <w:rFonts w:ascii="Arial" w:eastAsia="Arial" w:hAnsi="Arial" w:cs="Arial"/>
          <w:b/>
          <w:bCs/>
          <w:spacing w:val="-3"/>
          <w:sz w:val="22"/>
          <w:szCs w:val="22"/>
          <w:lang w:val="hu-HU" w:eastAsia="en-US" w:bidi="ar-SA"/>
        </w:rPr>
        <w:t xml:space="preserve"> </w:t>
      </w:r>
      <w:r>
        <w:rPr>
          <w:rFonts w:ascii="Arial" w:eastAsia="Arial" w:hAnsi="Arial" w:cs="Arial"/>
          <w:b/>
          <w:bCs/>
          <w:sz w:val="22"/>
          <w:szCs w:val="22"/>
          <w:lang w:val="hu-HU" w:eastAsia="en-US" w:bidi="ar-SA"/>
        </w:rPr>
        <w:t>személyek</w:t>
      </w:r>
      <w:r>
        <w:rPr>
          <w:rFonts w:ascii="Arial" w:eastAsia="Arial" w:hAnsi="Arial" w:cs="Arial"/>
          <w:b/>
          <w:bCs/>
          <w:spacing w:val="-6"/>
          <w:sz w:val="22"/>
          <w:szCs w:val="22"/>
          <w:lang w:val="hu-HU" w:eastAsia="en-US" w:bidi="ar-SA"/>
        </w:rPr>
        <w:t xml:space="preserve"> </w:t>
      </w:r>
      <w:r>
        <w:rPr>
          <w:rFonts w:ascii="Arial" w:eastAsia="Arial" w:hAnsi="Arial" w:cs="Arial"/>
          <w:b/>
          <w:bCs/>
          <w:sz w:val="22"/>
          <w:szCs w:val="22"/>
          <w:lang w:val="hu-HU" w:eastAsia="en-US" w:bidi="ar-SA"/>
        </w:rPr>
        <w:t>esetén</w:t>
      </w:r>
      <w:r>
        <w:rPr>
          <w:rFonts w:ascii="Arial" w:eastAsia="Arial" w:hAnsi="Arial" w:cs="Arial"/>
          <w:b/>
          <w:bCs/>
          <w:spacing w:val="-7"/>
          <w:sz w:val="22"/>
          <w:szCs w:val="22"/>
          <w:lang w:val="hu-HU" w:eastAsia="en-US" w:bidi="ar-SA"/>
        </w:rPr>
        <w:t xml:space="preserve"> </w:t>
      </w:r>
      <w:r>
        <w:rPr>
          <w:rFonts w:ascii="Arial" w:eastAsia="Arial" w:hAnsi="Arial" w:cs="Arial"/>
          <w:b/>
          <w:bCs/>
          <w:spacing w:val="-2"/>
          <w:sz w:val="22"/>
          <w:szCs w:val="22"/>
          <w:lang w:val="hu-HU" w:eastAsia="en-US" w:bidi="ar-SA"/>
        </w:rPr>
        <w:t>továbbá:</w:t>
      </w:r>
    </w:p>
    <w:p w:rsidR="003715FA">
      <w:pPr>
        <w:pStyle w:val="ListParagraph"/>
        <w:widowControl w:val="0"/>
        <w:numPr>
          <w:ilvl w:val="0"/>
          <w:numId w:val="31"/>
        </w:numPr>
        <w:tabs>
          <w:tab w:val="left" w:pos="425"/>
        </w:tabs>
        <w:autoSpaceDE w:val="0"/>
        <w:autoSpaceDN w:val="0"/>
        <w:spacing w:before="1" w:line="268" w:lineRule="exact"/>
        <w:ind w:left="425" w:hanging="282"/>
        <w:rPr>
          <w:rFonts w:ascii="Arial" w:eastAsia="Arial" w:hAnsi="Arial" w:cs="Arial"/>
          <w:sz w:val="22"/>
          <w:szCs w:val="22"/>
          <w:lang w:val="hu-HU" w:eastAsia="en-US" w:bidi="ar-SA"/>
        </w:rPr>
      </w:pPr>
      <w:r>
        <w:rPr>
          <w:rFonts w:ascii="Arial" w:eastAsia="Arial" w:hAnsi="Arial" w:cs="Arial"/>
          <w:sz w:val="22"/>
          <w:szCs w:val="22"/>
          <w:lang w:val="hu-HU" w:eastAsia="en-US" w:bidi="ar-SA"/>
        </w:rPr>
        <w:t>A</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cégjegyzésre</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jogosult</w:t>
      </w:r>
      <w:r>
        <w:rPr>
          <w:rFonts w:ascii="Arial" w:eastAsia="Arial" w:hAnsi="Arial" w:cs="Arial"/>
          <w:spacing w:val="-7"/>
          <w:sz w:val="22"/>
          <w:szCs w:val="22"/>
          <w:lang w:val="hu-HU" w:eastAsia="en-US" w:bidi="ar-SA"/>
        </w:rPr>
        <w:t xml:space="preserve"> </w:t>
      </w:r>
      <w:r>
        <w:rPr>
          <w:rFonts w:ascii="Arial" w:eastAsia="Arial" w:hAnsi="Arial" w:cs="Arial"/>
          <w:sz w:val="22"/>
          <w:szCs w:val="22"/>
          <w:lang w:val="hu-HU" w:eastAsia="en-US" w:bidi="ar-SA"/>
        </w:rPr>
        <w:t>személy</w:t>
      </w:r>
      <w:r>
        <w:rPr>
          <w:rFonts w:ascii="Arial" w:eastAsia="Arial" w:hAnsi="Arial" w:cs="Arial"/>
          <w:spacing w:val="-6"/>
          <w:sz w:val="22"/>
          <w:szCs w:val="22"/>
          <w:lang w:val="hu-HU" w:eastAsia="en-US" w:bidi="ar-SA"/>
        </w:rPr>
        <w:t xml:space="preserve"> </w:t>
      </w:r>
      <w:r>
        <w:rPr>
          <w:rFonts w:ascii="Arial" w:eastAsia="Arial" w:hAnsi="Arial" w:cs="Arial"/>
          <w:sz w:val="22"/>
          <w:szCs w:val="22"/>
          <w:lang w:val="hu-HU" w:eastAsia="en-US" w:bidi="ar-SA"/>
        </w:rPr>
        <w:t>aláírási</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címpéldánya.</w:t>
      </w:r>
    </w:p>
    <w:p w:rsidR="003715FA">
      <w:pPr>
        <w:pStyle w:val="ListParagraph"/>
        <w:widowControl w:val="0"/>
        <w:numPr>
          <w:ilvl w:val="0"/>
          <w:numId w:val="31"/>
        </w:numPr>
        <w:tabs>
          <w:tab w:val="left" w:pos="425"/>
        </w:tabs>
        <w:autoSpaceDE w:val="0"/>
        <w:autoSpaceDN w:val="0"/>
        <w:spacing w:line="268" w:lineRule="exact"/>
        <w:ind w:left="425" w:hanging="282"/>
        <w:rPr>
          <w:rFonts w:ascii="Arial" w:eastAsia="Arial" w:hAnsi="Arial" w:cs="Arial"/>
          <w:sz w:val="22"/>
          <w:szCs w:val="22"/>
          <w:lang w:val="hu-HU" w:eastAsia="en-US" w:bidi="ar-SA"/>
        </w:rPr>
      </w:pPr>
      <w:r w:rsidRPr="00A71A62">
        <w:rPr>
          <w:noProof/>
          <w:spacing w:val="-1"/>
          <w:lang w:eastAsia="hu-HU"/>
        </w:rPr>
        <w:drawing>
          <ns3:anchor distT="0" distB="0" distL="114300" distR="114300" simplePos="0" relativeHeight="251693056" behindDoc="0" locked="0" layoutInCell="1" allowOverlap="1">
            <ns3:simplePos x="0" y="0"/>
            <ns3:positionH relativeFrom="column">
              <ns3:posOffset>3421380</ns3:posOffset>
            </ns3:positionH>
            <ns3:positionV relativeFrom="paragraph">
              <ns3:posOffset>119380</ns3:posOffset>
            </ns3:positionV>
            <ns3:extent cx="1971675" cy="1245870"/>
            <ns3:effectExtent l="0" t="0" r="0" b="0"/>
            <ns3:wrapNone/>
            <ns3:docPr id="21" name="Kép 21"/>
            <ns3:cNvGraphicFramePr>
              <ns4:graphicFrameLocks noChangeAspect="1"/>
            </ns3:cNvGraphicFramePr>
            <ns4:graphic>
              <ns4:graphicData uri="http://schemas.openxmlformats.org/drawingml/2006/picture">
                <ns5:pic>
                  <ns5:nvPicPr>
                    <ns5:cNvPr id="21"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r w:rsidR="00C400B7">
        <w:rPr>
          <w:rFonts w:ascii="Arial" w:eastAsia="Arial" w:hAnsi="Arial" w:cs="Arial"/>
          <w:sz w:val="22"/>
          <w:szCs w:val="22"/>
          <w:lang w:val="hu-HU" w:eastAsia="en-US" w:bidi="ar-SA"/>
        </w:rPr>
        <w:t>Szabályos</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meghatalmazás,</w:t>
      </w:r>
      <w:r w:rsidR="00C400B7">
        <w:rPr>
          <w:rFonts w:ascii="Arial" w:eastAsia="Arial" w:hAnsi="Arial" w:cs="Arial"/>
          <w:spacing w:val="-3"/>
          <w:sz w:val="22"/>
          <w:szCs w:val="22"/>
          <w:lang w:val="hu-HU" w:eastAsia="en-US" w:bidi="ar-SA"/>
        </w:rPr>
        <w:t xml:space="preserve"> </w:t>
      </w:r>
      <w:r w:rsidR="00C400B7">
        <w:rPr>
          <w:rFonts w:ascii="Arial" w:eastAsia="Arial" w:hAnsi="Arial" w:cs="Arial"/>
          <w:sz w:val="22"/>
          <w:szCs w:val="22"/>
          <w:lang w:val="hu-HU" w:eastAsia="en-US" w:bidi="ar-SA"/>
        </w:rPr>
        <w:t>ha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nem</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a</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cégjegyzésre</w:t>
      </w:r>
      <w:r w:rsidR="00C400B7">
        <w:rPr>
          <w:rFonts w:ascii="Arial" w:eastAsia="Arial" w:hAnsi="Arial" w:cs="Arial"/>
          <w:spacing w:val="-7"/>
          <w:sz w:val="22"/>
          <w:szCs w:val="22"/>
          <w:lang w:val="hu-HU" w:eastAsia="en-US" w:bidi="ar-SA"/>
        </w:rPr>
        <w:t xml:space="preserve"> </w:t>
      </w:r>
      <w:r w:rsidR="00C400B7">
        <w:rPr>
          <w:rFonts w:ascii="Arial" w:eastAsia="Arial" w:hAnsi="Arial" w:cs="Arial"/>
          <w:sz w:val="22"/>
          <w:szCs w:val="22"/>
          <w:lang w:val="hu-HU" w:eastAsia="en-US" w:bidi="ar-SA"/>
        </w:rPr>
        <w:t>jogosult</w:t>
      </w:r>
      <w:r w:rsidR="00C400B7">
        <w:rPr>
          <w:rFonts w:ascii="Arial" w:eastAsia="Arial" w:hAnsi="Arial" w:cs="Arial"/>
          <w:spacing w:val="-6"/>
          <w:sz w:val="22"/>
          <w:szCs w:val="22"/>
          <w:lang w:val="hu-HU" w:eastAsia="en-US" w:bidi="ar-SA"/>
        </w:rPr>
        <w:t xml:space="preserve"> </w:t>
      </w:r>
      <w:r w:rsidR="00C400B7">
        <w:rPr>
          <w:rFonts w:ascii="Arial" w:eastAsia="Arial" w:hAnsi="Arial" w:cs="Arial"/>
          <w:sz w:val="22"/>
          <w:szCs w:val="22"/>
          <w:lang w:val="hu-HU" w:eastAsia="en-US" w:bidi="ar-SA"/>
        </w:rPr>
        <w:t>jár</w:t>
      </w:r>
      <w:r w:rsidR="00C400B7">
        <w:rPr>
          <w:rFonts w:ascii="Arial" w:eastAsia="Arial" w:hAnsi="Arial" w:cs="Arial"/>
          <w:spacing w:val="-4"/>
          <w:sz w:val="22"/>
          <w:szCs w:val="22"/>
          <w:lang w:val="hu-HU" w:eastAsia="en-US" w:bidi="ar-SA"/>
        </w:rPr>
        <w:t xml:space="preserve"> </w:t>
      </w:r>
      <w:r w:rsidR="00C400B7">
        <w:rPr>
          <w:rFonts w:ascii="Arial" w:eastAsia="Arial" w:hAnsi="Arial" w:cs="Arial"/>
          <w:spacing w:val="-5"/>
          <w:sz w:val="22"/>
          <w:szCs w:val="22"/>
          <w:lang w:val="hu-HU" w:eastAsia="en-US" w:bidi="ar-SA"/>
        </w:rPr>
        <w:t>el.</w:t>
      </w:r>
    </w:p>
    <w:p w:rsidR="003715FA">
      <w:pPr>
        <w:widowControl w:val="0"/>
        <w:autoSpaceDE w:val="0"/>
        <w:autoSpaceDN w:val="0"/>
        <w:spacing w:before="64"/>
        <w:rPr>
          <w:rFonts w:ascii="Arial" w:eastAsia="Arial" w:hAnsi="Arial" w:cs="Arial"/>
          <w:sz w:val="22"/>
          <w:szCs w:val="22"/>
          <w:lang w:val="hu-HU" w:eastAsia="en-US" w:bidi="ar-SA"/>
        </w:rPr>
      </w:pPr>
    </w:p>
    <w:p w:rsidR="003715FA">
      <w:pPr>
        <w:pStyle w:val="ListParagraph"/>
        <w:widowControl w:val="0"/>
        <w:numPr>
          <w:ilvl w:val="0"/>
          <w:numId w:val="15"/>
        </w:numPr>
        <w:tabs>
          <w:tab w:val="left" w:pos="575"/>
        </w:tabs>
        <w:autoSpaceDE w:val="0"/>
        <w:autoSpaceDN w:val="0"/>
        <w:ind w:left="575" w:hanging="432"/>
        <w:jc w:val="left"/>
        <w:rPr>
          <w:rFonts w:ascii="Arial" w:eastAsia="Arial" w:hAnsi="Arial" w:cs="Arial"/>
          <w:sz w:val="26"/>
          <w:szCs w:val="22"/>
          <w:lang w:val="hu-HU" w:eastAsia="en-US" w:bidi="ar-SA"/>
        </w:rPr>
      </w:pPr>
      <w:r>
        <w:rPr>
          <w:rFonts w:ascii="Arial" w:eastAsia="Arial" w:hAnsi="Arial" w:cs="Arial"/>
          <w:b/>
          <w:sz w:val="26"/>
          <w:szCs w:val="22"/>
          <w:lang w:val="hu-HU" w:eastAsia="en-US" w:bidi="ar-SA"/>
        </w:rPr>
        <w:t>Ügyfélszolgálati</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iroda</w:t>
      </w:r>
      <w:r>
        <w:rPr>
          <w:rFonts w:ascii="Arial" w:eastAsia="Arial" w:hAnsi="Arial" w:cs="Arial"/>
          <w:b/>
          <w:spacing w:val="-8"/>
          <w:sz w:val="26"/>
          <w:szCs w:val="22"/>
          <w:lang w:val="hu-HU" w:eastAsia="en-US" w:bidi="ar-SA"/>
        </w:rPr>
        <w:t xml:space="preserve"> </w:t>
      </w:r>
      <w:r>
        <w:rPr>
          <w:rFonts w:ascii="Arial" w:eastAsia="Arial" w:hAnsi="Arial" w:cs="Arial"/>
          <w:b/>
          <w:sz w:val="26"/>
          <w:szCs w:val="22"/>
          <w:lang w:val="hu-HU" w:eastAsia="en-US" w:bidi="ar-SA"/>
        </w:rPr>
        <w:t>aláírása</w:t>
      </w:r>
      <w:r>
        <w:rPr>
          <w:rFonts w:ascii="Arial" w:eastAsia="Arial" w:hAnsi="Arial" w:cs="Arial"/>
          <w:b/>
          <w:spacing w:val="-8"/>
          <w:sz w:val="26"/>
          <w:szCs w:val="22"/>
          <w:lang w:val="hu-HU" w:eastAsia="en-US" w:bidi="ar-SA"/>
        </w:rPr>
        <w:t xml:space="preserve"> </w:t>
      </w:r>
      <w:r>
        <w:rPr>
          <w:rFonts w:ascii="Arial" w:eastAsia="Arial" w:hAnsi="Arial" w:cs="Arial"/>
          <w:sz w:val="26"/>
          <w:szCs w:val="22"/>
          <w:lang w:val="hu-HU" w:eastAsia="en-US" w:bidi="ar-SA"/>
        </w:rPr>
        <w:t>(ha</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ott</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adják</w:t>
      </w:r>
      <w:r>
        <w:rPr>
          <w:rFonts w:ascii="Arial" w:eastAsia="Arial" w:hAnsi="Arial" w:cs="Arial"/>
          <w:spacing w:val="-8"/>
          <w:sz w:val="26"/>
          <w:szCs w:val="22"/>
          <w:lang w:val="hu-HU" w:eastAsia="en-US" w:bidi="ar-SA"/>
        </w:rPr>
        <w:t xml:space="preserve"> </w:t>
      </w:r>
      <w:r>
        <w:rPr>
          <w:rFonts w:ascii="Arial" w:eastAsia="Arial" w:hAnsi="Arial" w:cs="Arial"/>
          <w:sz w:val="26"/>
          <w:szCs w:val="22"/>
          <w:lang w:val="hu-HU" w:eastAsia="en-US" w:bidi="ar-SA"/>
        </w:rPr>
        <w:t>le</w:t>
      </w:r>
      <w:r>
        <w:rPr>
          <w:rFonts w:ascii="Arial" w:eastAsia="Arial" w:hAnsi="Arial" w:cs="Arial"/>
          <w:spacing w:val="-6"/>
          <w:sz w:val="26"/>
          <w:szCs w:val="22"/>
          <w:lang w:val="hu-HU" w:eastAsia="en-US" w:bidi="ar-SA"/>
        </w:rPr>
        <w:t xml:space="preserve"> </w:t>
      </w:r>
      <w:r>
        <w:rPr>
          <w:rFonts w:ascii="Arial" w:eastAsia="Arial" w:hAnsi="Arial" w:cs="Arial"/>
          <w:sz w:val="26"/>
          <w:szCs w:val="22"/>
          <w:lang w:val="hu-HU" w:eastAsia="en-US" w:bidi="ar-SA"/>
        </w:rPr>
        <w:t>a</w:t>
      </w:r>
      <w:r>
        <w:rPr>
          <w:rFonts w:ascii="Arial" w:eastAsia="Arial" w:hAnsi="Arial" w:cs="Arial"/>
          <w:spacing w:val="-8"/>
          <w:sz w:val="26"/>
          <w:szCs w:val="22"/>
          <w:lang w:val="hu-HU" w:eastAsia="en-US" w:bidi="ar-SA"/>
        </w:rPr>
        <w:t xml:space="preserve"> </w:t>
      </w:r>
      <w:r>
        <w:rPr>
          <w:rFonts w:ascii="Arial" w:eastAsia="Arial" w:hAnsi="Arial" w:cs="Arial"/>
          <w:spacing w:val="-2"/>
          <w:sz w:val="26"/>
          <w:szCs w:val="22"/>
          <w:lang w:val="hu-HU" w:eastAsia="en-US" w:bidi="ar-SA"/>
        </w:rPr>
        <w:t>dokumentumokat</w:t>
      </w:r>
      <w:r>
        <w:rPr>
          <w:rFonts w:ascii="Arial" w:eastAsia="Arial" w:hAnsi="Arial" w:cs="Arial"/>
          <w:spacing w:val="-2"/>
          <w:sz w:val="26"/>
          <w:szCs w:val="22"/>
          <w:lang w:val="hu-HU" w:eastAsia="en-US" w:bidi="ar-SA"/>
        </w:rPr>
        <w:t>)</w:t>
      </w:r>
    </w:p>
    <w:p w:rsidR="003715FA">
      <w:pPr>
        <w:widowControl w:val="0"/>
        <w:tabs>
          <w:tab w:val="left" w:pos="4824"/>
        </w:tabs>
        <w:autoSpaceDE w:val="0"/>
        <w:autoSpaceDN w:val="0"/>
        <w:spacing w:before="206"/>
        <w:ind w:left="187"/>
        <w:rPr>
          <w:rFonts w:ascii="Arial" w:eastAsia="Arial" w:hAnsi="Arial" w:cs="Arial"/>
          <w:sz w:val="18"/>
          <w:szCs w:val="22"/>
          <w:lang w:val="hu-HU" w:eastAsia="en-US" w:bidi="ar-SA"/>
        </w:rPr>
      </w:pPr>
      <w:r>
        <w:rPr>
          <w:rFonts w:ascii="Arial" w:eastAsia="Arial" w:hAnsi="Arial" w:cs="Arial"/>
          <w:spacing w:val="-2"/>
          <w:sz w:val="18"/>
          <w:szCs w:val="22"/>
          <w:lang w:val="hu-HU" w:eastAsia="en-US" w:bidi="ar-SA"/>
        </w:rPr>
        <w:t xml:space="preserve">                      </w:t>
      </w:r>
      <w:r w:rsidRPr="001C40F4">
        <w:rPr>
          <w:rFonts w:ascii="Arial" w:eastAsia="Arial" w:hAnsi="Arial" w:cs="Arial"/>
          <w:color w:val="0070C0"/>
          <w:spacing w:val="-2"/>
          <w:sz w:val="18"/>
          <w:szCs w:val="22"/>
          <w:lang w:val="hu-HU" w:eastAsia="en-US" w:bidi="ar-SA"/>
        </w:rPr>
        <w:t>{</w:t>
      </w:r>
      <w:r w:rsidR="00AC5E1D">
        <w:rPr>
          <w:rFonts w:ascii="Arial" w:eastAsia="Arial" w:hAnsi="Arial" w:cs="Arial"/>
          <w:color w:val="0070C0"/>
          <w:spacing w:val="-2"/>
          <w:sz w:val="18"/>
          <w:szCs w:val="22"/>
          <w:lang w:val="hu-HU" w:eastAsia="en-US" w:bidi="ar-SA"/>
        </w:rPr>
        <w:t>d</w:t>
      </w:r>
      <w:r w:rsidR="00AC5E1D">
        <w:rPr>
          <w:rFonts w:ascii="Arial" w:eastAsia="Arial" w:hAnsi="Arial" w:cs="Arial"/>
          <w:color w:val="0070C0"/>
          <w:spacing w:val="-2"/>
          <w:sz w:val="18"/>
          <w:szCs w:val="22"/>
          <w:lang w:val="hu-HU" w:eastAsia="en-US" w:bidi="ar-SA"/>
        </w:rPr>
        <w:t>.</w:t>
      </w:r>
      <w:r w:rsidRPr="001C40F4">
        <w:rPr>
          <w:rFonts w:ascii="Arial" w:eastAsia="Arial" w:hAnsi="Arial" w:cs="Arial"/>
          <w:color w:val="0070C0"/>
          <w:spacing w:val="-2"/>
          <w:sz w:val="18"/>
          <w:szCs w:val="22"/>
          <w:lang w:val="hu-HU" w:eastAsia="en-US" w:bidi="ar-SA"/>
        </w:rPr>
        <w:t>Project</w:t>
      </w:r>
      <w:r w:rsidRPr="001C40F4">
        <w:rPr>
          <w:rFonts w:ascii="Arial" w:eastAsia="Arial" w:hAnsi="Arial" w:cs="Arial"/>
          <w:color w:val="0070C0"/>
          <w:spacing w:val="-2"/>
          <w:sz w:val="18"/>
          <w:szCs w:val="22"/>
          <w:lang w:val="hu-HU" w:eastAsia="en-US" w:bidi="ar-SA"/>
        </w:rPr>
        <w:t>.Laed</w:t>
      </w:r>
      <w:r w:rsidRPr="001C40F4">
        <w:rPr>
          <w:rFonts w:ascii="Arial" w:eastAsia="Arial" w:hAnsi="Arial" w:cs="Arial"/>
          <w:color w:val="0070C0"/>
          <w:spacing w:val="-2"/>
          <w:sz w:val="18"/>
          <w:szCs w:val="22"/>
          <w:lang w:val="hu-HU" w:eastAsia="en-US" w:bidi="ar-SA"/>
        </w:rPr>
        <w:t>}</w:t>
      </w:r>
      <w:r w:rsidR="00C400B7">
        <w:rPr>
          <w:rFonts w:ascii="Arial" w:eastAsia="Arial" w:hAnsi="Arial" w:cs="Arial"/>
          <w:sz w:val="18"/>
          <w:szCs w:val="22"/>
          <w:lang w:val="hu-HU" w:eastAsia="en-US" w:bidi="ar-SA"/>
        </w:rPr>
        <w:tab/>
      </w:r>
      <w:r w:rsidR="00C400B7">
        <w:rPr>
          <w:rFonts w:ascii="Arial" w:eastAsia="Arial" w:hAnsi="Arial" w:cs="Arial"/>
          <w:spacing w:val="-2"/>
          <w:sz w:val="18"/>
          <w:szCs w:val="22"/>
          <w:lang w:val="hu-HU" w:eastAsia="en-US" w:bidi="ar-SA"/>
        </w:rPr>
        <w:t>....</w:t>
      </w:r>
      <w:r w:rsidRPr="001C40F4">
        <w:rPr>
          <w:rFonts w:ascii="Arial" w:eastAsia="Arial" w:hAnsi="Arial" w:cs="Arial"/>
          <w:noProof/>
          <w:spacing w:val="-1"/>
          <w:sz w:val="22"/>
          <w:szCs w:val="22"/>
          <w:lang w:val="hu-HU" w:eastAsia="en-US" w:bidi="ar-SA"/>
        </w:rPr>
        <w:t xml:space="preserve"> </w:t>
      </w:r>
      <w:r w:rsidR="00C400B7">
        <w:rPr>
          <w:rFonts w:ascii="Arial" w:eastAsia="Arial" w:hAnsi="Arial" w:cs="Arial"/>
          <w:spacing w:val="-2"/>
          <w:sz w:val="18"/>
          <w:szCs w:val="22"/>
          <w:lang w:val="hu-HU" w:eastAsia="en-US" w:bidi="ar-SA"/>
        </w:rPr>
        <w:t>........................................................................................</w:t>
      </w:r>
    </w:p>
    <w:p w:rsidR="003715FA">
      <w:pPr>
        <w:widowControl w:val="0"/>
        <w:tabs>
          <w:tab w:val="left" w:pos="4752"/>
        </w:tabs>
        <w:autoSpaceDE w:val="0"/>
        <w:autoSpaceDN w:val="0"/>
        <w:spacing w:before="3"/>
        <w:ind w:right="66"/>
        <w:jc w:val="center"/>
        <w:rPr>
          <w:rFonts w:ascii="Arial" w:eastAsia="Arial" w:hAnsi="Arial" w:cs="Arial"/>
          <w:sz w:val="22"/>
          <w:szCs w:val="22"/>
          <w:lang w:val="hu-HU" w:eastAsia="en-US" w:bidi="ar-SA"/>
        </w:rPr>
      </w:pPr>
      <w:r>
        <w:rPr>
          <w:rFonts w:ascii="Arial" w:eastAsia="Arial" w:hAnsi="Arial" w:cs="Arial"/>
          <w:sz w:val="22"/>
          <w:szCs w:val="22"/>
          <w:lang w:val="hu-HU" w:eastAsia="en-US" w:bidi="ar-SA"/>
        </w:rPr>
        <w:t>Leadás</w:t>
      </w:r>
      <w:r>
        <w:rPr>
          <w:rFonts w:ascii="Arial" w:eastAsia="Arial" w:hAnsi="Arial" w:cs="Arial"/>
          <w:spacing w:val="-4"/>
          <w:sz w:val="22"/>
          <w:szCs w:val="22"/>
          <w:lang w:val="hu-HU" w:eastAsia="en-US" w:bidi="ar-SA"/>
        </w:rPr>
        <w:t xml:space="preserve"> </w:t>
      </w:r>
      <w:r>
        <w:rPr>
          <w:rFonts w:ascii="Arial" w:eastAsia="Arial" w:hAnsi="Arial" w:cs="Arial"/>
          <w:spacing w:val="-2"/>
          <w:sz w:val="22"/>
          <w:szCs w:val="22"/>
          <w:lang w:val="hu-HU" w:eastAsia="en-US" w:bidi="ar-SA"/>
        </w:rPr>
        <w:t>időpontja</w:t>
      </w:r>
      <w:r>
        <w:rPr>
          <w:rFonts w:ascii="Arial" w:eastAsia="Arial" w:hAnsi="Arial" w:cs="Arial"/>
          <w:sz w:val="22"/>
          <w:szCs w:val="22"/>
          <w:lang w:val="hu-HU" w:eastAsia="en-US" w:bidi="ar-SA"/>
        </w:rPr>
        <w:tab/>
        <w:t>Átvevő</w:t>
      </w:r>
      <w:r>
        <w:rPr>
          <w:rFonts w:ascii="Arial" w:eastAsia="Arial" w:hAnsi="Arial" w:cs="Arial"/>
          <w:spacing w:val="-9"/>
          <w:sz w:val="22"/>
          <w:szCs w:val="22"/>
          <w:lang w:val="hu-HU" w:eastAsia="en-US" w:bidi="ar-SA"/>
        </w:rPr>
        <w:t xml:space="preserve"> </w:t>
      </w:r>
      <w:r>
        <w:rPr>
          <w:rFonts w:ascii="Arial" w:eastAsia="Arial" w:hAnsi="Arial" w:cs="Arial"/>
          <w:sz w:val="22"/>
          <w:szCs w:val="22"/>
          <w:lang w:val="hu-HU" w:eastAsia="en-US" w:bidi="ar-SA"/>
        </w:rPr>
        <w:t>ügyintéző</w:t>
      </w:r>
      <w:r>
        <w:rPr>
          <w:rFonts w:ascii="Arial" w:eastAsia="Arial" w:hAnsi="Arial" w:cs="Arial"/>
          <w:spacing w:val="-7"/>
          <w:sz w:val="22"/>
          <w:szCs w:val="22"/>
          <w:lang w:val="hu-HU" w:eastAsia="en-US" w:bidi="ar-SA"/>
        </w:rPr>
        <w:t xml:space="preserve"> </w:t>
      </w:r>
      <w:r>
        <w:rPr>
          <w:rFonts w:ascii="Arial" w:eastAsia="Arial" w:hAnsi="Arial" w:cs="Arial"/>
          <w:spacing w:val="-2"/>
          <w:sz w:val="22"/>
          <w:szCs w:val="22"/>
          <w:lang w:val="hu-HU" w:eastAsia="en-US" w:bidi="ar-SA"/>
        </w:rPr>
        <w:t>aláírása</w:t>
      </w:r>
    </w:p>
    <w:p w:rsidR="003715FA">
      <w:pPr>
        <w:widowControl w:val="0"/>
        <w:autoSpaceDE w:val="0"/>
        <w:autoSpaceDN w:val="0"/>
        <w:spacing w:before="239"/>
        <w:ind w:left="143" w:right="137"/>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A villamosenergia-elosztás biztosítása, a csatlakozási és elosztóhálózat-használati szerződés teljesítése keretében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 az Általános Adatkezelési Tájékoztatóban; az ügyintézés során készített hangfelvétellel összefüggésben kezelt személyes adatokra vonatkozó</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Hangfelvétel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Rögzítésére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Vonatkozó</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Tájékoztatóban;</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míg</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MVM</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Vállalkozáscsoport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tagvállalatai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kötött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szerződésekben,</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illetve</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más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dokumentumokban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kapcsolattartóként</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megjelölt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természetes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személyes</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adatainak</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kezeléséről</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tájékoztatást</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ezen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című</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Adatkezelési</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Tájékoztatóban találhatja </w:t>
      </w:r>
      <w:r>
        <w:rPr>
          <w:rFonts w:ascii="Arial" w:eastAsia="Arial" w:hAnsi="Arial" w:cs="Arial"/>
          <w:sz w:val="13"/>
          <w:szCs w:val="22"/>
          <w:lang w:val="hu-HU" w:eastAsia="en-US" w:bidi="ar-SA"/>
        </w:rPr>
        <w:t>meg.A</w:t>
      </w:r>
      <w:r>
        <w:rPr>
          <w:rFonts w:ascii="Arial" w:eastAsia="Arial" w:hAnsi="Arial" w:cs="Arial"/>
          <w:sz w:val="13"/>
          <w:szCs w:val="22"/>
          <w:lang w:val="hu-HU" w:eastAsia="en-US" w:bidi="ar-SA"/>
        </w:rPr>
        <w:t xml:space="preserve"> tájékoztatók az</w:t>
      </w:r>
      <w:hyperlink ns2:id="rId29">
        <w:r>
          <w:rPr>
            <w:rFonts w:ascii="Arial" w:eastAsia="Arial" w:hAnsi="Arial" w:cs="Arial"/>
            <w:color w:val="0000FF"/>
            <w:sz w:val="13"/>
            <w:szCs w:val="22"/>
            <w:u w:val="single" w:color="0000FF"/>
            <w:lang w:val="hu-HU" w:eastAsia="en-US" w:bidi="ar-SA"/>
          </w:rPr>
          <w:t xml:space="preserve"> mvmnext.hu/</w:t>
        </w:r>
        <w:r>
          <w:rPr>
            <w:rFonts w:ascii="Arial" w:eastAsia="Arial" w:hAnsi="Arial" w:cs="Arial"/>
            <w:color w:val="0000FF"/>
            <w:sz w:val="13"/>
            <w:szCs w:val="22"/>
            <w:u w:val="single" w:color="0000FF"/>
            <w:lang w:val="hu-HU" w:eastAsia="en-US" w:bidi="ar-SA"/>
          </w:rPr>
          <w:t>Adatvedelem</w:t>
        </w:r>
        <w:r>
          <w:rPr>
            <w:rFonts w:ascii="Arial" w:eastAsia="Arial" w:hAnsi="Arial" w:cs="Arial"/>
            <w:color w:val="0000FF"/>
            <w:sz w:val="13"/>
            <w:szCs w:val="22"/>
            <w:u w:val="single" w:color="0000FF"/>
            <w:lang w:val="hu-HU" w:eastAsia="en-US" w:bidi="ar-SA"/>
          </w:rPr>
          <w:t>/</w:t>
        </w:r>
        <w:r>
          <w:rPr>
            <w:rFonts w:ascii="Arial" w:eastAsia="Arial" w:hAnsi="Arial" w:cs="Arial"/>
            <w:color w:val="0000FF"/>
            <w:sz w:val="13"/>
            <w:szCs w:val="22"/>
            <w:u w:val="single" w:color="0000FF"/>
            <w:lang w:val="hu-HU" w:eastAsia="en-US" w:bidi="ar-SA"/>
          </w:rPr>
          <w:t>Tajekoztatok</w:t>
        </w:r>
      </w:hyperlink>
      <w:r>
        <w:rPr>
          <w:rFonts w:ascii="Arial" w:eastAsia="Arial" w:hAnsi="Arial" w:cs="Arial"/>
          <w:color w:val="0000FF"/>
          <w:sz w:val="13"/>
          <w:szCs w:val="22"/>
          <w:lang w:val="hu-HU" w:eastAsia="en-US" w:bidi="ar-SA"/>
        </w:rPr>
        <w:t xml:space="preserve"> </w:t>
      </w:r>
      <w:r>
        <w:rPr>
          <w:rFonts w:ascii="Arial" w:eastAsia="Arial" w:hAnsi="Arial" w:cs="Arial"/>
          <w:sz w:val="13"/>
          <w:szCs w:val="22"/>
          <w:lang w:val="hu-HU" w:eastAsia="en-US" w:bidi="ar-SA"/>
        </w:rPr>
        <w:t>oldalon és az ügyfélszolgálati irodáinkban érhetők el.</w:t>
      </w:r>
    </w:p>
    <w:p w:rsidR="003715FA">
      <w:pPr>
        <w:widowControl w:val="0"/>
        <w:autoSpaceDE w:val="0"/>
        <w:autoSpaceDN w:val="0"/>
        <w:spacing w:before="2"/>
        <w:ind w:left="143"/>
        <w:jc w:val="both"/>
        <w:rPr>
          <w:rFonts w:ascii="Arial" w:eastAsia="Arial" w:hAnsi="Arial" w:cs="Arial"/>
          <w:sz w:val="13"/>
          <w:szCs w:val="22"/>
          <w:lang w:val="hu-HU" w:eastAsia="en-US" w:bidi="ar-SA"/>
        </w:rPr>
      </w:pP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elosztói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engedélyes</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megbízásából</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ügyfélszolgálati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feladatokat</w:t>
      </w:r>
      <w:r>
        <w:rPr>
          <w:rFonts w:ascii="Arial" w:eastAsia="Arial" w:hAnsi="Arial" w:cs="Arial"/>
          <w:spacing w:val="8"/>
          <w:sz w:val="13"/>
          <w:szCs w:val="22"/>
          <w:lang w:val="hu-HU" w:eastAsia="en-US" w:bidi="ar-SA"/>
        </w:rPr>
        <w:t xml:space="preserve"> </w:t>
      </w:r>
      <w:r>
        <w:rPr>
          <w:rFonts w:ascii="Arial" w:eastAsia="Arial" w:hAnsi="Arial" w:cs="Arial"/>
          <w:spacing w:val="-2"/>
          <w:sz w:val="13"/>
          <w:szCs w:val="22"/>
          <w:lang w:val="hu-HU" w:eastAsia="en-US" w:bidi="ar-SA"/>
        </w:rPr>
        <w:t>az</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MVM</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Ügyfélkapcsolati</w:t>
      </w:r>
      <w:r>
        <w:rPr>
          <w:rFonts w:ascii="Arial" w:eastAsia="Arial" w:hAnsi="Arial" w:cs="Arial"/>
          <w:spacing w:val="4"/>
          <w:sz w:val="13"/>
          <w:szCs w:val="22"/>
          <w:lang w:val="hu-HU" w:eastAsia="en-US" w:bidi="ar-SA"/>
        </w:rPr>
        <w:t xml:space="preserve"> </w:t>
      </w:r>
      <w:r>
        <w:rPr>
          <w:rFonts w:ascii="Arial" w:eastAsia="Arial" w:hAnsi="Arial" w:cs="Arial"/>
          <w:spacing w:val="-2"/>
          <w:sz w:val="13"/>
          <w:szCs w:val="22"/>
          <w:lang w:val="hu-HU" w:eastAsia="en-US" w:bidi="ar-SA"/>
        </w:rPr>
        <w:t>Kft.</w:t>
      </w:r>
      <w:r>
        <w:rPr>
          <w:rFonts w:ascii="Arial" w:eastAsia="Arial" w:hAnsi="Arial" w:cs="Arial"/>
          <w:spacing w:val="5"/>
          <w:sz w:val="13"/>
          <w:szCs w:val="22"/>
          <w:lang w:val="hu-HU" w:eastAsia="en-US" w:bidi="ar-SA"/>
        </w:rPr>
        <w:t xml:space="preserve"> </w:t>
      </w:r>
      <w:r>
        <w:rPr>
          <w:rFonts w:ascii="Arial" w:eastAsia="Arial" w:hAnsi="Arial" w:cs="Arial"/>
          <w:spacing w:val="-2"/>
          <w:sz w:val="13"/>
          <w:szCs w:val="22"/>
          <w:lang w:val="hu-HU" w:eastAsia="en-US" w:bidi="ar-SA"/>
        </w:rPr>
        <w:t>látja</w:t>
      </w:r>
      <w:r>
        <w:rPr>
          <w:rFonts w:ascii="Arial" w:eastAsia="Arial" w:hAnsi="Arial" w:cs="Arial"/>
          <w:spacing w:val="4"/>
          <w:sz w:val="13"/>
          <w:szCs w:val="22"/>
          <w:lang w:val="hu-HU" w:eastAsia="en-US" w:bidi="ar-SA"/>
        </w:rPr>
        <w:t xml:space="preserve"> </w:t>
      </w:r>
      <w:r>
        <w:rPr>
          <w:rFonts w:ascii="Arial" w:eastAsia="Arial" w:hAnsi="Arial" w:cs="Arial"/>
          <w:spacing w:val="-5"/>
          <w:sz w:val="13"/>
          <w:szCs w:val="22"/>
          <w:lang w:val="hu-HU" w:eastAsia="en-US" w:bidi="ar-SA"/>
        </w:rPr>
        <w:t>el.</w:t>
      </w:r>
    </w:p>
    <w:p w:rsidR="003715FA">
      <w:pPr>
        <w:widowControl w:val="0"/>
        <w:autoSpaceDE w:val="0"/>
        <w:autoSpaceDN w:val="0"/>
        <w:spacing w:before="119" w:line="149" w:lineRule="exact"/>
        <w:ind w:left="143"/>
        <w:jc w:val="both"/>
        <w:rPr>
          <w:rFonts w:ascii="Arial" w:eastAsia="Arial" w:hAnsi="Arial" w:cs="Arial"/>
          <w:sz w:val="13"/>
          <w:szCs w:val="22"/>
          <w:lang w:val="hu-HU" w:eastAsia="en-US" w:bidi="ar-SA"/>
        </w:rPr>
      </w:pPr>
      <w:r>
        <w:rPr>
          <w:rFonts w:ascii="Arial" w:eastAsia="Arial" w:hAnsi="Arial" w:cs="Arial"/>
          <w:i/>
          <w:sz w:val="13"/>
          <w:szCs w:val="22"/>
          <w:lang w:val="hu-HU" w:eastAsia="en-US" w:bidi="ar-SA"/>
        </w:rPr>
        <w:t>1,</w:t>
      </w:r>
      <w:r>
        <w:rPr>
          <w:rFonts w:ascii="Arial" w:eastAsia="Arial" w:hAnsi="Arial" w:cs="Arial"/>
          <w:i/>
          <w:spacing w:val="-4"/>
          <w:sz w:val="13"/>
          <w:szCs w:val="22"/>
          <w:lang w:val="hu-HU" w:eastAsia="en-US" w:bidi="ar-SA"/>
        </w:rPr>
        <w:t xml:space="preserve"> </w:t>
      </w:r>
      <w:r>
        <w:rPr>
          <w:rFonts w:ascii="Arial" w:eastAsia="Arial" w:hAnsi="Arial" w:cs="Arial"/>
          <w:i/>
          <w:sz w:val="13"/>
          <w:szCs w:val="22"/>
          <w:lang w:val="hu-HU" w:eastAsia="en-US" w:bidi="ar-SA"/>
        </w:rPr>
        <w:t>1a,</w:t>
      </w:r>
      <w:r>
        <w:rPr>
          <w:rFonts w:ascii="Arial" w:eastAsia="Arial" w:hAnsi="Arial" w:cs="Arial"/>
          <w:i/>
          <w:spacing w:val="-3"/>
          <w:sz w:val="13"/>
          <w:szCs w:val="22"/>
          <w:lang w:val="hu-HU" w:eastAsia="en-US" w:bidi="ar-SA"/>
        </w:rPr>
        <w:t xml:space="preserve"> </w:t>
      </w:r>
      <w:r>
        <w:rPr>
          <w:rFonts w:ascii="Arial" w:eastAsia="Arial" w:hAnsi="Arial" w:cs="Arial"/>
          <w:i/>
          <w:sz w:val="13"/>
          <w:szCs w:val="22"/>
          <w:lang w:val="hu-HU" w:eastAsia="en-US" w:bidi="ar-SA"/>
        </w:rPr>
        <w:t>2</w:t>
      </w:r>
      <w:r>
        <w:rPr>
          <w:rFonts w:ascii="Arial" w:eastAsia="Arial" w:hAnsi="Arial" w:cs="Arial"/>
          <w:i/>
          <w:spacing w:val="-3"/>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csatlakozási</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elosztóhálózat-használati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szerződés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megkötéséhez</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szükséges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ezért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e</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célból</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az</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Általános</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Adatvédelmi</w:t>
      </w:r>
      <w:r>
        <w:rPr>
          <w:rFonts w:ascii="Arial" w:eastAsia="Arial" w:hAnsi="Arial" w:cs="Arial"/>
          <w:spacing w:val="-4"/>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3"/>
          <w:sz w:val="13"/>
          <w:szCs w:val="22"/>
          <w:lang w:val="hu-HU" w:eastAsia="en-US" w:bidi="ar-SA"/>
        </w:rPr>
        <w:t xml:space="preserve"> </w:t>
      </w:r>
      <w:r>
        <w:rPr>
          <w:rFonts w:ascii="Arial" w:eastAsia="Arial" w:hAnsi="Arial" w:cs="Arial"/>
          <w:sz w:val="13"/>
          <w:szCs w:val="22"/>
          <w:lang w:val="hu-HU" w:eastAsia="en-US" w:bidi="ar-SA"/>
        </w:rPr>
        <w:t>(GDPR)</w:t>
      </w:r>
      <w:r>
        <w:rPr>
          <w:rFonts w:ascii="Arial" w:eastAsia="Arial" w:hAnsi="Arial" w:cs="Arial"/>
          <w:spacing w:val="-1"/>
          <w:sz w:val="13"/>
          <w:szCs w:val="22"/>
          <w:lang w:val="hu-HU" w:eastAsia="en-US" w:bidi="ar-SA"/>
        </w:rPr>
        <w:t xml:space="preserve"> </w:t>
      </w:r>
      <w:r>
        <w:rPr>
          <w:rFonts w:ascii="Arial" w:eastAsia="Arial" w:hAnsi="Arial" w:cs="Arial"/>
          <w:sz w:val="13"/>
          <w:szCs w:val="22"/>
          <w:lang w:val="hu-HU" w:eastAsia="en-US" w:bidi="ar-SA"/>
        </w:rPr>
        <w:t>6.</w:t>
      </w:r>
      <w:r>
        <w:rPr>
          <w:rFonts w:ascii="Arial" w:eastAsia="Arial" w:hAnsi="Arial" w:cs="Arial"/>
          <w:spacing w:val="-3"/>
          <w:sz w:val="13"/>
          <w:szCs w:val="22"/>
          <w:lang w:val="hu-HU" w:eastAsia="en-US" w:bidi="ar-SA"/>
        </w:rPr>
        <w:t xml:space="preserve"> </w:t>
      </w:r>
      <w:r>
        <w:rPr>
          <w:rFonts w:ascii="Arial" w:eastAsia="Arial" w:hAnsi="Arial" w:cs="Arial"/>
          <w:spacing w:val="-2"/>
          <w:sz w:val="13"/>
          <w:szCs w:val="22"/>
          <w:lang w:val="hu-HU" w:eastAsia="en-US" w:bidi="ar-SA"/>
        </w:rPr>
        <w:t>cikk.</w:t>
      </w:r>
    </w:p>
    <w:p w:rsidR="003715FA">
      <w:pPr>
        <w:widowControl w:val="0"/>
        <w:autoSpaceDE w:val="0"/>
        <w:autoSpaceDN w:val="0"/>
        <w:spacing w:line="149" w:lineRule="exact"/>
        <w:ind w:left="143"/>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(1)</w:t>
      </w:r>
      <w:r>
        <w:rPr>
          <w:rFonts w:ascii="Arial" w:eastAsia="Arial" w:hAnsi="Arial" w:cs="Arial"/>
          <w:spacing w:val="-10"/>
          <w:sz w:val="13"/>
          <w:szCs w:val="22"/>
          <w:lang w:val="hu-HU" w:eastAsia="en-US" w:bidi="ar-SA"/>
        </w:rPr>
        <w:t xml:space="preserve"> </w:t>
      </w:r>
      <w:r>
        <w:rPr>
          <w:rFonts w:ascii="Arial" w:eastAsia="Arial" w:hAnsi="Arial" w:cs="Arial"/>
          <w:sz w:val="13"/>
          <w:szCs w:val="22"/>
          <w:lang w:val="hu-HU" w:eastAsia="en-US" w:bidi="ar-SA"/>
        </w:rPr>
        <w:t>bek</w:t>
      </w:r>
      <w:r>
        <w:rPr>
          <w:rFonts w:ascii="Arial" w:eastAsia="Arial" w:hAnsi="Arial" w:cs="Arial"/>
          <w:sz w:val="13"/>
          <w:szCs w:val="22"/>
          <w:lang w:val="hu-HU" w:eastAsia="en-US" w:bidi="ar-SA"/>
        </w:rPr>
        <w:t>.</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b)</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pontjában</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és/vagy</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a</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villamos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energiáról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2007.</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évi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LXXXVI.</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törvény</w:t>
      </w:r>
      <w:r>
        <w:rPr>
          <w:rFonts w:ascii="Arial" w:eastAsia="Arial" w:hAnsi="Arial" w:cs="Arial"/>
          <w:spacing w:val="-7"/>
          <w:sz w:val="13"/>
          <w:szCs w:val="22"/>
          <w:lang w:val="hu-HU" w:eastAsia="en-US" w:bidi="ar-SA"/>
        </w:rPr>
        <w:t xml:space="preserve"> </w:t>
      </w:r>
      <w:r>
        <w:rPr>
          <w:rFonts w:ascii="Arial" w:eastAsia="Arial" w:hAnsi="Arial" w:cs="Arial"/>
          <w:sz w:val="13"/>
          <w:szCs w:val="22"/>
          <w:lang w:val="hu-HU" w:eastAsia="en-US" w:bidi="ar-SA"/>
        </w:rPr>
        <w:t>egyes</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rendelkezéseink</w:t>
      </w:r>
      <w:r>
        <w:rPr>
          <w:rFonts w:ascii="Arial" w:eastAsia="Arial" w:hAnsi="Arial" w:cs="Arial"/>
          <w:spacing w:val="-8"/>
          <w:sz w:val="13"/>
          <w:szCs w:val="22"/>
          <w:lang w:val="hu-HU" w:eastAsia="en-US" w:bidi="ar-SA"/>
        </w:rPr>
        <w:t xml:space="preserve"> </w:t>
      </w:r>
      <w:r>
        <w:rPr>
          <w:rFonts w:ascii="Arial" w:eastAsia="Arial" w:hAnsi="Arial" w:cs="Arial"/>
          <w:sz w:val="13"/>
          <w:szCs w:val="22"/>
          <w:lang w:val="hu-HU" w:eastAsia="en-US" w:bidi="ar-SA"/>
        </w:rPr>
        <w:t>végrehajtásáról</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szóló</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273/</w:t>
      </w:r>
      <w:r>
        <w:rPr>
          <w:rFonts w:ascii="Arial" w:eastAsia="Arial" w:hAnsi="Arial" w:cs="Arial"/>
          <w:sz w:val="13"/>
          <w:szCs w:val="22"/>
          <w:lang w:val="hu-HU" w:eastAsia="en-US" w:bidi="ar-SA"/>
        </w:rPr>
        <w:t>2007(</w:t>
      </w:r>
      <w:r>
        <w:rPr>
          <w:rFonts w:ascii="Arial" w:eastAsia="Arial" w:hAnsi="Arial" w:cs="Arial"/>
          <w:sz w:val="13"/>
          <w:szCs w:val="22"/>
          <w:lang w:val="hu-HU" w:eastAsia="en-US" w:bidi="ar-SA"/>
        </w:rPr>
        <w:t>X.</w:t>
      </w:r>
      <w:r>
        <w:rPr>
          <w:rFonts w:ascii="Times New Roman" w:eastAsia="Arial" w:hAnsi="Times New Roman" w:cs="Arial"/>
          <w:spacing w:val="-33"/>
          <w:sz w:val="13"/>
          <w:szCs w:val="22"/>
          <w:lang w:val="hu-HU" w:eastAsia="en-US" w:bidi="ar-SA"/>
        </w:rPr>
        <w:t xml:space="preserve"> </w:t>
      </w:r>
      <w:r>
        <w:rPr>
          <w:rFonts w:ascii="Arial" w:eastAsia="Arial" w:hAnsi="Arial" w:cs="Arial"/>
          <w:sz w:val="13"/>
          <w:szCs w:val="22"/>
          <w:lang w:val="hu-HU" w:eastAsia="en-US" w:bidi="ar-SA"/>
        </w:rPr>
        <w:t>19.)</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Korm</w:t>
      </w:r>
      <w:r>
        <w:rPr>
          <w:rFonts w:ascii="Arial" w:eastAsia="Arial" w:hAnsi="Arial" w:cs="Arial"/>
          <w:spacing w:val="-9"/>
          <w:sz w:val="13"/>
          <w:szCs w:val="22"/>
          <w:lang w:val="hu-HU" w:eastAsia="en-US" w:bidi="ar-SA"/>
        </w:rPr>
        <w:t xml:space="preserve"> </w:t>
      </w:r>
      <w:r>
        <w:rPr>
          <w:rFonts w:ascii="Arial" w:eastAsia="Arial" w:hAnsi="Arial" w:cs="Arial"/>
          <w:sz w:val="13"/>
          <w:szCs w:val="22"/>
          <w:lang w:val="hu-HU" w:eastAsia="en-US" w:bidi="ar-SA"/>
        </w:rPr>
        <w:t>rendelet</w:t>
      </w:r>
      <w:r>
        <w:rPr>
          <w:rFonts w:ascii="Arial" w:eastAsia="Arial" w:hAnsi="Arial" w:cs="Arial"/>
          <w:spacing w:val="-9"/>
          <w:sz w:val="13"/>
          <w:szCs w:val="22"/>
          <w:lang w:val="hu-HU" w:eastAsia="en-US" w:bidi="ar-SA"/>
        </w:rPr>
        <w:t xml:space="preserve"> </w:t>
      </w:r>
      <w:r>
        <w:rPr>
          <w:rFonts w:ascii="Arial" w:eastAsia="Arial" w:hAnsi="Arial" w:cs="Arial"/>
          <w:spacing w:val="-5"/>
          <w:sz w:val="13"/>
          <w:szCs w:val="22"/>
          <w:lang w:val="hu-HU" w:eastAsia="en-US" w:bidi="ar-SA"/>
        </w:rPr>
        <w:t>2.</w:t>
      </w:r>
    </w:p>
    <w:p w:rsidR="003715FA">
      <w:pPr>
        <w:widowControl w:val="0"/>
        <w:autoSpaceDE w:val="0"/>
        <w:autoSpaceDN w:val="0"/>
        <w:ind w:left="143" w:right="136"/>
        <w:jc w:val="both"/>
        <w:rPr>
          <w:rFonts w:ascii="Arial" w:eastAsia="Arial" w:hAnsi="Arial" w:cs="Arial"/>
          <w:sz w:val="13"/>
          <w:szCs w:val="22"/>
          <w:lang w:val="hu-HU" w:eastAsia="en-US" w:bidi="ar-SA"/>
        </w:rPr>
      </w:pPr>
      <w:r>
        <w:rPr>
          <w:rFonts w:ascii="Arial" w:eastAsia="Arial" w:hAnsi="Arial" w:cs="Arial"/>
          <w:sz w:val="13"/>
          <w:szCs w:val="22"/>
          <w:lang w:val="hu-HU" w:eastAsia="en-US" w:bidi="ar-SA"/>
        </w:rPr>
        <w:t>sz.</w:t>
      </w:r>
      <w:r>
        <w:rPr>
          <w:rFonts w:ascii="Arial" w:eastAsia="Arial" w:hAnsi="Arial" w:cs="Arial"/>
          <w:sz w:val="13"/>
          <w:szCs w:val="22"/>
          <w:lang w:val="hu-HU" w:eastAsia="en-US" w:bidi="ar-SA"/>
        </w:rPr>
        <w:t xml:space="preserve"> melléklet 6.1. a) és d) pontjában foglaltakra figyelemmel ezen adatot kérjük megadni (</w:t>
      </w:r>
      <w:r>
        <w:rPr>
          <w:rFonts w:ascii="Arial" w:eastAsia="Arial" w:hAnsi="Arial" w:cs="Arial"/>
          <w:i/>
          <w:sz w:val="13"/>
          <w:szCs w:val="22"/>
          <w:lang w:val="hu-HU" w:eastAsia="en-US" w:bidi="ar-SA"/>
        </w:rPr>
        <w:t xml:space="preserve">1 </w:t>
      </w:r>
      <w:r>
        <w:rPr>
          <w:rFonts w:ascii="Arial" w:eastAsia="Arial" w:hAnsi="Arial" w:cs="Arial"/>
          <w:sz w:val="13"/>
          <w:szCs w:val="22"/>
          <w:lang w:val="hu-HU" w:eastAsia="en-US" w:bidi="ar-SA"/>
        </w:rPr>
        <w:t xml:space="preserve">természetes személyek, </w:t>
      </w:r>
      <w:r>
        <w:rPr>
          <w:rFonts w:ascii="Arial" w:eastAsia="Arial" w:hAnsi="Arial" w:cs="Arial"/>
          <w:i/>
          <w:sz w:val="13"/>
          <w:szCs w:val="22"/>
          <w:lang w:val="hu-HU" w:eastAsia="en-US" w:bidi="ar-SA"/>
        </w:rPr>
        <w:t xml:space="preserve">1a </w:t>
      </w:r>
      <w:r>
        <w:rPr>
          <w:rFonts w:ascii="Arial" w:eastAsia="Arial" w:hAnsi="Arial" w:cs="Arial"/>
          <w:sz w:val="13"/>
          <w:szCs w:val="22"/>
          <w:lang w:val="hu-HU" w:eastAsia="en-US" w:bidi="ar-SA"/>
        </w:rPr>
        <w:t xml:space="preserve">egyéni vállalkozók, </w:t>
      </w:r>
      <w:r>
        <w:rPr>
          <w:rFonts w:ascii="Arial" w:eastAsia="Arial" w:hAnsi="Arial" w:cs="Arial"/>
          <w:i/>
          <w:sz w:val="13"/>
          <w:szCs w:val="22"/>
          <w:lang w:val="hu-HU" w:eastAsia="en-US" w:bidi="ar-SA"/>
        </w:rPr>
        <w:t xml:space="preserve">2 </w:t>
      </w:r>
      <w:r>
        <w:rPr>
          <w:rFonts w:ascii="Arial" w:eastAsia="Arial" w:hAnsi="Arial" w:cs="Arial"/>
          <w:sz w:val="13"/>
          <w:szCs w:val="22"/>
          <w:lang w:val="hu-HU" w:eastAsia="en-US" w:bidi="ar-SA"/>
        </w:rPr>
        <w:t>nem természetes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 xml:space="preserve">személyek esetén). | </w:t>
      </w:r>
      <w:r>
        <w:rPr>
          <w:rFonts w:ascii="Arial" w:eastAsia="Arial" w:hAnsi="Arial" w:cs="Arial"/>
          <w:i/>
          <w:sz w:val="13"/>
          <w:szCs w:val="22"/>
          <w:lang w:val="hu-HU" w:eastAsia="en-US" w:bidi="ar-SA"/>
        </w:rPr>
        <w:t xml:space="preserve">3 </w:t>
      </w:r>
      <w:r>
        <w:rPr>
          <w:rFonts w:ascii="Arial" w:eastAsia="Arial" w:hAnsi="Arial" w:cs="Arial"/>
          <w:sz w:val="13"/>
          <w:szCs w:val="22"/>
          <w:lang w:val="hu-HU" w:eastAsia="en-US" w:bidi="ar-SA"/>
        </w:rPr>
        <w:t xml:space="preserve">Önkéntesen megadható, az érintett személy hozzájárulásával kezelt adat. | </w:t>
      </w:r>
      <w:r>
        <w:rPr>
          <w:rFonts w:ascii="Arial" w:eastAsia="Arial" w:hAnsi="Arial" w:cs="Arial"/>
          <w:i/>
          <w:sz w:val="13"/>
          <w:szCs w:val="22"/>
          <w:lang w:val="hu-HU" w:eastAsia="en-US" w:bidi="ar-SA"/>
        </w:rPr>
        <w:t xml:space="preserve">4 </w:t>
      </w:r>
      <w:r>
        <w:rPr>
          <w:rFonts w:ascii="Arial" w:eastAsia="Arial" w:hAnsi="Arial" w:cs="Arial"/>
          <w:sz w:val="13"/>
          <w:szCs w:val="22"/>
          <w:lang w:val="hu-HU" w:eastAsia="en-US" w:bidi="ar-SA"/>
        </w:rPr>
        <w:t>A</w:t>
      </w:r>
      <w:r>
        <w:rPr>
          <w:rFonts w:ascii="Arial" w:eastAsia="Arial" w:hAnsi="Arial" w:cs="Arial"/>
          <w:sz w:val="13"/>
          <w:szCs w:val="22"/>
          <w:lang w:val="hu-HU" w:eastAsia="en-US" w:bidi="ar-SA"/>
        </w:rPr>
        <w:t xml:space="preserve"> GDPR 6. cikk (1) bekezdés f) pontja, az adatkezelő jogos</w:t>
      </w:r>
      <w:r>
        <w:rPr>
          <w:rFonts w:ascii="Arial" w:eastAsia="Arial" w:hAnsi="Arial" w:cs="Arial"/>
          <w:spacing w:val="40"/>
          <w:sz w:val="13"/>
          <w:szCs w:val="22"/>
          <w:lang w:val="hu-HU" w:eastAsia="en-US" w:bidi="ar-SA"/>
        </w:rPr>
        <w:t xml:space="preserve"> </w:t>
      </w:r>
      <w:r>
        <w:rPr>
          <w:rFonts w:ascii="Arial" w:eastAsia="Arial" w:hAnsi="Arial" w:cs="Arial"/>
          <w:sz w:val="13"/>
          <w:szCs w:val="22"/>
          <w:lang w:val="hu-HU" w:eastAsia="en-US" w:bidi="ar-SA"/>
        </w:rPr>
        <w:t>érdeke alapján kezelt adat.</w:t>
      </w:r>
    </w:p>
    <w:p>
      <w:pPr>
        <w:widowControl w:val="0"/>
        <w:autoSpaceDE w:val="0"/>
        <w:autoSpaceDN w:val="0"/>
        <w:spacing w:before="0" w:after="0"/>
        <w:rPr>
          <w:rFonts w:ascii="Arial" w:eastAsia="Arial" w:hAnsi="Arial" w:cs="Arial"/>
          <w:sz w:val="0"/>
          <w:szCs w:val="0"/>
          <w:lang w:val="hu-HU" w:eastAsia="en-US" w:bidi="ar-SA"/>
        </w:rPr>
        <w:sectPr>
          <w:pgSz w:w="11910" w:h="16850"/>
          <w:pgMar w:top="1340" w:right="992" w:bottom="1260" w:left="1275" w:header="0" w:footer="1078" w:gutter="0"/>
          <w:cols w:space="708"/>
        </w:sectPr>
      </w:pPr>
    </w:p>
    <w:p w:rsidR="005616CF">
      <w:pPr>
        <w:widowControl w:val="0"/>
        <w:tabs>
          <w:tab w:val="left" w:pos="7580"/>
        </w:tabs>
        <w:autoSpaceDE w:val="0"/>
        <w:autoSpaceDN w:val="0"/>
        <w:spacing w:line="181" w:lineRule="exact"/>
        <w:ind w:left="144"/>
        <w:rPr>
          <w:rFonts w:ascii="Arial" w:eastAsia="Arial" w:hAnsi="Arial" w:cs="Arial"/>
          <w:b/>
          <w:i/>
          <w:sz w:val="16"/>
          <w:szCs w:val="22"/>
          <w:lang w:val="hu-HU" w:eastAsia="en-US" w:bidi="ar-SA"/>
        </w:rPr>
      </w:pPr>
      <w:r>
        <w:rPr>
          <w:rFonts w:ascii="Arial" w:eastAsia="Arial" w:hAnsi="Arial" w:cs="Arial"/>
          <w:b/>
          <w:sz w:val="16"/>
          <w:szCs w:val="22"/>
          <w:lang w:val="hu-HU" w:eastAsia="en-US" w:bidi="ar-SA"/>
        </w:rPr>
        <w:t>Felhasználó</w:t>
      </w:r>
      <w:r>
        <w:rPr>
          <w:rFonts w:ascii="Arial" w:eastAsia="Arial" w:hAnsi="Arial" w:cs="Arial"/>
          <w:b/>
          <w:spacing w:val="-8"/>
          <w:sz w:val="16"/>
          <w:szCs w:val="22"/>
          <w:lang w:val="hu-HU" w:eastAsia="en-US" w:bidi="ar-SA"/>
        </w:rPr>
        <w:t xml:space="preserve"> </w:t>
      </w:r>
      <w:r>
        <w:rPr>
          <w:rFonts w:ascii="Arial" w:eastAsia="Arial" w:hAnsi="Arial" w:cs="Arial"/>
          <w:b/>
          <w:sz w:val="16"/>
          <w:szCs w:val="22"/>
          <w:lang w:val="hu-HU" w:eastAsia="en-US" w:bidi="ar-SA"/>
        </w:rPr>
        <w:t>azonosító</w:t>
      </w:r>
      <w:r>
        <w:rPr>
          <w:rFonts w:ascii="Arial" w:eastAsia="Arial" w:hAnsi="Arial" w:cs="Arial"/>
          <w:b/>
          <w:spacing w:val="-4"/>
          <w:sz w:val="16"/>
          <w:szCs w:val="22"/>
          <w:lang w:val="hu-HU" w:eastAsia="en-US" w:bidi="ar-SA"/>
        </w:rPr>
        <w:t xml:space="preserve"> </w:t>
      </w:r>
      <w:r>
        <w:rPr>
          <w:rFonts w:ascii="Arial" w:eastAsia="Arial" w:hAnsi="Arial" w:cs="Arial"/>
          <w:b/>
          <w:sz w:val="16"/>
          <w:szCs w:val="22"/>
          <w:lang w:val="hu-HU" w:eastAsia="en-US" w:bidi="ar-SA"/>
        </w:rPr>
        <w:t>száma</w:t>
      </w:r>
      <w:r>
        <w:rPr>
          <w:rFonts w:ascii="Arial" w:eastAsia="Arial" w:hAnsi="Arial" w:cs="Arial"/>
          <w:b/>
          <w:spacing w:val="-9"/>
          <w:sz w:val="16"/>
          <w:szCs w:val="22"/>
          <w:lang w:val="hu-HU" w:eastAsia="en-US" w:bidi="ar-SA"/>
        </w:rPr>
        <w:t xml:space="preserve"> </w:t>
      </w:r>
      <w:r>
        <w:rPr>
          <w:rFonts w:ascii="Arial" w:eastAsia="Arial" w:hAnsi="Arial" w:cs="Arial"/>
          <w:b/>
          <w:sz w:val="16"/>
          <w:szCs w:val="22"/>
          <w:lang w:val="hu-HU" w:eastAsia="en-US" w:bidi="ar-SA"/>
        </w:rPr>
        <w:t>/</w:t>
      </w:r>
      <w:r>
        <w:rPr>
          <w:rFonts w:ascii="Arial" w:eastAsia="Arial" w:hAnsi="Arial" w:cs="Arial"/>
          <w:b/>
          <w:spacing w:val="-7"/>
          <w:sz w:val="16"/>
          <w:szCs w:val="22"/>
          <w:lang w:val="hu-HU" w:eastAsia="en-US" w:bidi="ar-SA"/>
        </w:rPr>
        <w:t xml:space="preserve"> </w:t>
      </w:r>
      <w:r>
        <w:rPr>
          <w:rFonts w:ascii="Arial" w:eastAsia="Arial" w:hAnsi="Arial" w:cs="Arial"/>
          <w:b/>
          <w:sz w:val="16"/>
          <w:szCs w:val="22"/>
          <w:lang w:val="hu-HU" w:eastAsia="en-US" w:bidi="ar-SA"/>
        </w:rPr>
        <w:t>Felhasználási</w:t>
      </w:r>
      <w:r>
        <w:rPr>
          <w:rFonts w:ascii="Arial" w:eastAsia="Arial" w:hAnsi="Arial" w:cs="Arial"/>
          <w:b/>
          <w:spacing w:val="-6"/>
          <w:sz w:val="16"/>
          <w:szCs w:val="22"/>
          <w:lang w:val="hu-HU" w:eastAsia="en-US" w:bidi="ar-SA"/>
        </w:rPr>
        <w:t xml:space="preserve"> </w:t>
      </w:r>
      <w:r>
        <w:rPr>
          <w:rFonts w:ascii="Arial" w:eastAsia="Arial" w:hAnsi="Arial" w:cs="Arial"/>
          <w:b/>
          <w:sz w:val="16"/>
          <w:szCs w:val="22"/>
          <w:lang w:val="hu-HU" w:eastAsia="en-US" w:bidi="ar-SA"/>
        </w:rPr>
        <w:t>hely</w:t>
      </w:r>
      <w:r>
        <w:rPr>
          <w:rFonts w:ascii="Arial" w:eastAsia="Arial" w:hAnsi="Arial" w:cs="Arial"/>
          <w:b/>
          <w:spacing w:val="-11"/>
          <w:sz w:val="16"/>
          <w:szCs w:val="22"/>
          <w:lang w:val="hu-HU" w:eastAsia="en-US" w:bidi="ar-SA"/>
        </w:rPr>
        <w:t xml:space="preserve"> </w:t>
      </w:r>
      <w:r>
        <w:rPr>
          <w:rFonts w:ascii="Arial" w:eastAsia="Arial" w:hAnsi="Arial" w:cs="Arial"/>
          <w:b/>
          <w:spacing w:val="-2"/>
          <w:sz w:val="16"/>
          <w:szCs w:val="22"/>
          <w:lang w:val="hu-HU" w:eastAsia="en-US" w:bidi="ar-SA"/>
        </w:rPr>
        <w:t>azonosítója:</w:t>
      </w:r>
      <w:r>
        <w:rPr>
          <w:rFonts w:ascii="Times New Roman" w:eastAsia="Arial" w:hAnsi="Times New Roman" w:cs="Arial"/>
          <w:sz w:val="16"/>
          <w:szCs w:val="22"/>
          <w:u w:val="single"/>
          <w:lang w:val="hu-HU" w:eastAsia="en-US" w:bidi="ar-SA"/>
        </w:rPr>
        <w:tab/>
      </w:r>
      <w:r>
        <w:rPr>
          <w:rFonts w:ascii="Arial" w:eastAsia="Arial" w:hAnsi="Arial" w:cs="Arial"/>
          <w:b/>
          <w:i/>
          <w:sz w:val="16"/>
          <w:szCs w:val="22"/>
          <w:lang w:val="hu-HU" w:eastAsia="en-US" w:bidi="ar-SA"/>
        </w:rPr>
        <w:t>(ügyfélszolgálat</w:t>
      </w:r>
      <w:r>
        <w:rPr>
          <w:rFonts w:ascii="Arial" w:eastAsia="Arial" w:hAnsi="Arial" w:cs="Arial"/>
          <w:b/>
          <w:i/>
          <w:spacing w:val="-9"/>
          <w:sz w:val="16"/>
          <w:szCs w:val="22"/>
          <w:lang w:val="hu-HU" w:eastAsia="en-US" w:bidi="ar-SA"/>
        </w:rPr>
        <w:t xml:space="preserve"> </w:t>
      </w:r>
      <w:r>
        <w:rPr>
          <w:rFonts w:ascii="Arial" w:eastAsia="Arial" w:hAnsi="Arial" w:cs="Arial"/>
          <w:b/>
          <w:i/>
          <w:sz w:val="16"/>
          <w:szCs w:val="22"/>
          <w:lang w:val="hu-HU" w:eastAsia="en-US" w:bidi="ar-SA"/>
        </w:rPr>
        <w:t>tölti</w:t>
      </w:r>
      <w:r>
        <w:rPr>
          <w:rFonts w:ascii="Arial" w:eastAsia="Arial" w:hAnsi="Arial" w:cs="Arial"/>
          <w:b/>
          <w:i/>
          <w:spacing w:val="-7"/>
          <w:sz w:val="16"/>
          <w:szCs w:val="22"/>
          <w:lang w:val="hu-HU" w:eastAsia="en-US" w:bidi="ar-SA"/>
        </w:rPr>
        <w:t xml:space="preserve"> </w:t>
      </w:r>
      <w:r>
        <w:rPr>
          <w:rFonts w:ascii="Arial" w:eastAsia="Arial" w:hAnsi="Arial" w:cs="Arial"/>
          <w:b/>
          <w:i/>
          <w:spacing w:val="-5"/>
          <w:sz w:val="16"/>
          <w:szCs w:val="22"/>
          <w:lang w:val="hu-HU" w:eastAsia="en-US" w:bidi="ar-SA"/>
        </w:rPr>
        <w:t>ki)</w:t>
      </w:r>
    </w:p>
    <w:p w:rsidR="005616CF">
      <w:pPr>
        <w:pStyle w:val="Heading1"/>
        <w:widowControl w:val="0"/>
        <w:autoSpaceDE w:val="0"/>
        <w:autoSpaceDN w:val="0"/>
        <w:spacing w:before="122" w:line="240" w:lineRule="auto"/>
        <w:ind w:left="144" w:firstLine="0"/>
        <w:rPr>
          <w:rFonts w:ascii="Arial" w:eastAsia="Arial" w:hAnsi="Arial" w:cs="Arial"/>
          <w:b/>
          <w:bCs/>
          <w:sz w:val="24"/>
          <w:szCs w:val="24"/>
          <w:lang w:val="hu-HU" w:eastAsia="en-US" w:bidi="ar-SA"/>
        </w:rPr>
      </w:pPr>
      <w:r>
        <w:rPr>
          <w:rFonts w:ascii="Arial" w:eastAsia="Arial" w:hAnsi="Arial" w:cs="Arial"/>
          <w:b/>
          <w:bCs/>
          <w:sz w:val="24"/>
          <w:szCs w:val="24"/>
          <w:lang w:val="hu-HU" w:eastAsia="en-US" w:bidi="ar-SA"/>
        </w:rPr>
        <w:t>FELHASZNÁLÓI</w:t>
      </w:r>
      <w:r>
        <w:rPr>
          <w:rFonts w:ascii="Arial" w:eastAsia="Arial" w:hAnsi="Arial" w:cs="Arial"/>
          <w:b/>
          <w:bCs/>
          <w:spacing w:val="-12"/>
          <w:sz w:val="24"/>
          <w:szCs w:val="24"/>
          <w:lang w:val="hu-HU" w:eastAsia="en-US" w:bidi="ar-SA"/>
        </w:rPr>
        <w:t xml:space="preserve"> </w:t>
      </w:r>
      <w:r>
        <w:rPr>
          <w:rFonts w:ascii="Arial" w:eastAsia="Arial" w:hAnsi="Arial" w:cs="Arial"/>
          <w:b/>
          <w:bCs/>
          <w:spacing w:val="-2"/>
          <w:sz w:val="24"/>
          <w:szCs w:val="24"/>
          <w:lang w:val="hu-HU" w:eastAsia="en-US" w:bidi="ar-SA"/>
        </w:rPr>
        <w:t>JOGNYILATKOZAT</w:t>
      </w:r>
    </w:p>
    <w:p w:rsidR="005616CF">
      <w:pPr>
        <w:widowControl w:val="0"/>
        <w:autoSpaceDE w:val="0"/>
        <w:autoSpaceDN w:val="0"/>
        <w:spacing w:before="2"/>
        <w:ind w:left="144"/>
        <w:rPr>
          <w:rFonts w:ascii="Arial" w:eastAsia="Arial" w:hAnsi="Arial" w:cs="Arial"/>
          <w:sz w:val="22"/>
          <w:szCs w:val="22"/>
          <w:lang w:val="hu-HU" w:eastAsia="en-US" w:bidi="ar-SA"/>
        </w:rPr>
      </w:pPr>
      <w:r>
        <w:rPr>
          <w:noProof/>
          <w:lang w:eastAsia="hu-HU"/>
        </w:rPr>
        <ns1:AlternateContent>
          <ns1:Choice Requires="wps">
            <w:drawing>
              <ns3:anchor distT="0" distB="0" distL="0" distR="0" simplePos="0" relativeHeight="251716608" behindDoc="1" locked="0" layoutInCell="1" allowOverlap="1">
                <ns3:simplePos x="0" y="0"/>
                <ns3:positionH relativeFrom="page">
                  <ns3:posOffset>792784</ns3:posOffset>
                </ns3:positionH>
                <ns3:positionV relativeFrom="paragraph">
                  <ns3:posOffset>175334</ns3:posOffset>
                </ns3:positionV>
                <ns3:extent cx="5888990" cy="6350"/>
                <ns3:effectExtent l="0" t="0" r="0" b="0"/>
                <ns3:wrapTopAndBottom/>
                <ns3:docPr id="1348159871" name="Graphic 4"/>
                <ns3:cNvGraphicFramePr/>
                <ns4:graphic>
                  <ns4:graphicData uri="http://schemas.microsoft.com/office/word/2010/wordprocessingShape">
                    <ns9:wsp>
                      <ns9:cNvSpPr/>
                      <ns9:spPr>
                        <ns4:xfrm>
                          <ns4:off x="0" y="0"/>
                          <ns4:ext cx="5888990" cy="6350"/>
                        </ns4:xfrm>
                        <ns4:custGeom>
                          <ns4:avLst/>
                          <ns4:gdLst/>
                          <ns4:rect l="l" t="t" r="r" b="b"/>
                          <ns4:pathLst>
                            <ns4:path fill="norm" h="6350" w="5888990" stroke="1">
                              <ns4:moveTo>
                                <ns4:pt x="5888482" y="0"/>
                              </ns4:moveTo>
                              <ns4:lnTo>
                                <ns4:pt x="0" y="0"/>
                              </ns4:lnTo>
                              <ns4:lnTo>
                                <ns4:pt x="0" y="6096"/>
                              </ns4:lnTo>
                              <ns4:lnTo>
                                <ns4:pt x="5888482" y="6096"/>
                              </ns4:lnTo>
                              <ns4:lnTo>
                                <ns4:pt x="5888482" y="0"/>
                              </ns4:lnTo>
                              <ns4:close/>
                            </ns4:path>
                          </ns4:pathLst>
                        </ns4:custGeom>
                        <ns4:solidFill>
                          <ns4:srgbClr val="000000"/>
                        </ns4:solidFill>
                      </ns9:spPr>
                      <ns9:bodyPr wrap="square" lIns="0" tIns="0" rIns="0" bIns="0" rtlCol="0">
                        <ns4:prstTxWarp prst="textNoShape">
                          <ns4:avLst/>
                        </ns4:prstTxWarp>
                      </ns9:bodyPr>
                    </ns9:wsp>
                  </ns4:graphicData>
                </ns4:graphic>
              </ns3:anchor>
            </w:drawing>
          </ns1:Choice>
          <ns1:Fallback>
            <w:pict>
              <ns10:shape id="Graphic 4" ns11:spid="_x0000_s1032" style="width:463.7pt;height:0.5pt;margin-top:13.81pt;margin-left:62.42pt;mso-position-horizontal-relative:page;mso-wrap-distance-bottom:0;mso-wrap-distance-left:0;mso-wrap-distance-right:0;mso-wrap-distance-top:0;position:absolute;v-text-anchor:top;z-index:-251600896" coordsize="21600,21600" path="m21598,l,l,l,20736l,20736l21598,20736l21598,20736l21598,xe" fillcolor="black">
                <ns12:wrap type="topAndBottom"/>
              </ns10:shape>
            </w:pict>
          </ns1:Fallback>
        </ns1:AlternateContent>
      </w:r>
      <w:r>
        <w:rPr>
          <w:rFonts w:ascii="Arial" w:eastAsia="Arial" w:hAnsi="Arial" w:cs="Arial"/>
          <w:spacing w:val="-2"/>
          <w:sz w:val="22"/>
          <w:szCs w:val="22"/>
          <w:lang w:val="hu-HU" w:eastAsia="en-US" w:bidi="ar-SA"/>
        </w:rPr>
        <w:t>egyetemes</w:t>
      </w:r>
      <w:r>
        <w:rPr>
          <w:rFonts w:ascii="Arial" w:eastAsia="Arial" w:hAnsi="Arial" w:cs="Arial"/>
          <w:spacing w:val="18"/>
          <w:sz w:val="22"/>
          <w:szCs w:val="22"/>
          <w:lang w:val="hu-HU" w:eastAsia="en-US" w:bidi="ar-SA"/>
        </w:rPr>
        <w:t xml:space="preserve"> </w:t>
      </w:r>
      <w:r>
        <w:rPr>
          <w:rFonts w:ascii="Arial" w:eastAsia="Arial" w:hAnsi="Arial" w:cs="Arial"/>
          <w:spacing w:val="-2"/>
          <w:sz w:val="22"/>
          <w:szCs w:val="22"/>
          <w:lang w:val="hu-HU" w:eastAsia="en-US" w:bidi="ar-SA"/>
        </w:rPr>
        <w:t>villamosenergia-szolgáltatás</w:t>
      </w:r>
      <w:r>
        <w:rPr>
          <w:rFonts w:ascii="Arial" w:eastAsia="Arial" w:hAnsi="Arial" w:cs="Arial"/>
          <w:spacing w:val="14"/>
          <w:sz w:val="22"/>
          <w:szCs w:val="22"/>
          <w:lang w:val="hu-HU" w:eastAsia="en-US" w:bidi="ar-SA"/>
        </w:rPr>
        <w:t xml:space="preserve"> </w:t>
      </w:r>
      <w:r>
        <w:rPr>
          <w:rFonts w:ascii="Arial" w:eastAsia="Arial" w:hAnsi="Arial" w:cs="Arial"/>
          <w:spacing w:val="-2"/>
          <w:sz w:val="22"/>
          <w:szCs w:val="22"/>
          <w:lang w:val="hu-HU" w:eastAsia="en-US" w:bidi="ar-SA"/>
        </w:rPr>
        <w:t>igénybevétele</w:t>
      </w:r>
      <w:r>
        <w:rPr>
          <w:rFonts w:ascii="Arial" w:eastAsia="Arial" w:hAnsi="Arial" w:cs="Arial"/>
          <w:spacing w:val="17"/>
          <w:sz w:val="22"/>
          <w:szCs w:val="22"/>
          <w:lang w:val="hu-HU" w:eastAsia="en-US" w:bidi="ar-SA"/>
        </w:rPr>
        <w:t xml:space="preserve"> </w:t>
      </w:r>
      <w:r>
        <w:rPr>
          <w:rFonts w:ascii="Arial" w:eastAsia="Arial" w:hAnsi="Arial" w:cs="Arial"/>
          <w:spacing w:val="-2"/>
          <w:sz w:val="22"/>
          <w:szCs w:val="22"/>
          <w:lang w:val="hu-HU" w:eastAsia="en-US" w:bidi="ar-SA"/>
        </w:rPr>
        <w:t>céljából</w:t>
      </w:r>
    </w:p>
    <w:p w:rsidR="005616CF">
      <w:pPr>
        <w:widowControl w:val="0"/>
        <w:autoSpaceDE w:val="0"/>
        <w:autoSpaceDN w:val="0"/>
        <w:spacing w:before="95"/>
        <w:ind w:left="144"/>
        <w:rPr>
          <w:rFonts w:ascii="Arial" w:eastAsia="Arial" w:hAnsi="Arial" w:cs="Arial"/>
          <w:b/>
          <w:sz w:val="18"/>
          <w:szCs w:val="22"/>
          <w:lang w:val="hu-HU" w:eastAsia="en-US" w:bidi="ar-SA"/>
        </w:rPr>
      </w:pPr>
      <w:r>
        <w:rPr>
          <w:rFonts w:ascii="Arial" w:eastAsia="Arial" w:hAnsi="Arial" w:cs="Arial"/>
          <w:sz w:val="18"/>
          <w:szCs w:val="22"/>
          <w:lang w:val="hu-HU" w:eastAsia="en-US" w:bidi="ar-SA"/>
        </w:rPr>
        <w:t>Alulírott</w:t>
      </w:r>
      <w:r>
        <w:rPr>
          <w:rFonts w:ascii="Arial" w:eastAsia="Arial" w:hAnsi="Arial" w:cs="Arial"/>
          <w:spacing w:val="-5"/>
          <w:sz w:val="18"/>
          <w:szCs w:val="22"/>
          <w:lang w:val="hu-HU" w:eastAsia="en-US" w:bidi="ar-SA"/>
        </w:rPr>
        <w:t xml:space="preserve"> </w:t>
      </w:r>
      <w:r>
        <w:rPr>
          <w:rFonts w:ascii="Arial" w:eastAsia="Arial" w:hAnsi="Arial" w:cs="Arial"/>
          <w:spacing w:val="-2"/>
          <w:sz w:val="18"/>
          <w:szCs w:val="22"/>
          <w:lang w:val="hu-HU" w:eastAsia="en-US" w:bidi="ar-SA"/>
        </w:rPr>
        <w:t>(</w:t>
      </w:r>
      <w:r>
        <w:rPr>
          <w:rFonts w:ascii="Arial" w:eastAsia="Arial" w:hAnsi="Arial" w:cs="Arial"/>
          <w:b/>
          <w:spacing w:val="-2"/>
          <w:sz w:val="18"/>
          <w:szCs w:val="22"/>
          <w:lang w:val="hu-HU" w:eastAsia="en-US" w:bidi="ar-SA"/>
        </w:rPr>
        <w:t>Nyilatkozattevő)</w:t>
      </w:r>
    </w:p>
    <w:p w:rsidR="006F3364" w:rsidP="006F3364">
      <w:pPr>
        <w:widowControl w:val="0"/>
        <w:autoSpaceDE w:val="0"/>
        <w:autoSpaceDN w:val="0"/>
        <w:spacing w:before="80"/>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1"/>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4"/>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6F3364" w:rsidP="006F3364">
      <w:pPr>
        <w:widowControl w:val="0"/>
        <w:autoSpaceDE w:val="0"/>
        <w:autoSpaceDN w:val="0"/>
        <w:spacing w:before="80"/>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5"/>
          <w:sz w:val="18"/>
          <w:szCs w:val="18"/>
          <w:lang w:val="hu-HU" w:eastAsia="en-US" w:bidi="ar-SA"/>
        </w:rPr>
        <w:t xml:space="preserve"> </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Pr>
          <w:rFonts w:ascii="Arial" w:eastAsia="Arial" w:hAnsi="Arial" w:cs="Arial"/>
          <w:color w:val="0070C0"/>
          <w:spacing w:val="32"/>
          <w:sz w:val="20"/>
          <w:szCs w:val="20"/>
          <w:lang w:val="hu-HU" w:eastAsia="en-US" w:bidi="ar-SA"/>
        </w:rPr>
        <w:t>.</w:t>
      </w:r>
      <w:r w:rsidRPr="00574D85">
        <w:rPr>
          <w:rFonts w:ascii="Arial" w:eastAsia="Arial" w:hAnsi="Arial" w:cs="Arial"/>
          <w:color w:val="0070C0"/>
          <w:spacing w:val="32"/>
          <w:sz w:val="10"/>
          <w:szCs w:val="10"/>
          <w:lang w:val="hu-HU" w:eastAsia="en-US" w:bidi="ar-SA"/>
        </w:rPr>
        <w:t>Project</w:t>
      </w:r>
      <w:r w:rsidRPr="00574D85">
        <w:rPr>
          <w:rFonts w:ascii="Arial" w:eastAsia="Arial" w:hAnsi="Arial" w:cs="Arial"/>
          <w:color w:val="0070C0"/>
          <w:spacing w:val="32"/>
          <w:sz w:val="10"/>
          <w:szCs w:val="10"/>
          <w:lang w:val="hu-HU" w:eastAsia="en-US" w:bidi="ar-SA"/>
        </w:rPr>
        <w: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6F3364" w:rsidP="006F3364">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3"/>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77"/>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xml:space="preserve">: </w:t>
      </w:r>
      <w:r w:rsidRPr="00A742BE">
        <w:rPr>
          <w:rFonts w:ascii="Arial" w:eastAsia="Arial" w:hAnsi="Arial" w:cs="Arial"/>
          <w:color w:val="0070C0"/>
          <w:spacing w:val="13"/>
          <w:sz w:val="18"/>
          <w:szCs w:val="18"/>
          <w:lang w:val="hu-HU" w:eastAsia="en-US" w:bidi="ar-SA"/>
        </w:rPr>
        <w:t>{</w:t>
      </w:r>
      <w:r>
        <w:rPr>
          <w:rFonts w:ascii="Arial" w:eastAsia="Arial" w:hAnsi="Arial" w:cs="Arial"/>
          <w:color w:val="0070C0"/>
          <w:spacing w:val="13"/>
          <w:sz w:val="18"/>
          <w:szCs w:val="18"/>
          <w:lang w:val="hu-HU" w:eastAsia="en-US" w:bidi="ar-SA"/>
        </w:rPr>
        <w:t>d</w:t>
      </w:r>
      <w:r>
        <w:rPr>
          <w:rFonts w:ascii="Arial" w:eastAsia="Arial" w:hAnsi="Arial" w:cs="Arial"/>
          <w:color w:val="0070C0"/>
          <w:spacing w:val="13"/>
          <w:sz w:val="18"/>
          <w:szCs w:val="18"/>
          <w:lang w:val="hu-HU" w:eastAsia="en-US" w:bidi="ar-SA"/>
        </w:rPr>
        <w:t>.</w:t>
      </w:r>
      <w:r w:rsidRPr="00A742BE">
        <w:rPr>
          <w:rFonts w:ascii="Arial" w:eastAsia="Arial" w:hAnsi="Arial" w:cs="Arial"/>
          <w:color w:val="0070C0"/>
          <w:spacing w:val="-2"/>
          <w:sz w:val="18"/>
          <w:szCs w:val="18"/>
          <w:lang w:val="hu-HU" w:eastAsia="en-US" w:bidi="ar-SA"/>
        </w:rPr>
        <w:t>Project</w:t>
      </w:r>
      <w:r w:rsidRPr="00A742BE">
        <w:rPr>
          <w:rFonts w:ascii="Arial" w:eastAsia="Arial" w:hAnsi="Arial" w:cs="Arial"/>
          <w:color w:val="0070C0"/>
          <w:spacing w:val="-2"/>
          <w:sz w:val="18"/>
          <w:szCs w:val="18"/>
          <w:lang w:val="hu-HU" w:eastAsia="en-US" w:bidi="ar-SA"/>
        </w:rPr>
        <w:t>.Adoszam</w:t>
      </w:r>
      <w:r w:rsidRPr="00A742BE">
        <w:rPr>
          <w:rFonts w:ascii="Arial" w:eastAsia="Arial" w:hAnsi="Arial" w:cs="Arial"/>
          <w:color w:val="0070C0"/>
          <w:spacing w:val="-2"/>
          <w:sz w:val="18"/>
          <w:szCs w:val="18"/>
          <w:lang w:val="hu-HU" w:eastAsia="en-US" w:bidi="ar-SA"/>
        </w:rPr>
        <w:t>}</w:t>
      </w:r>
    </w:p>
    <w:p w:rsidR="001253EA" w:rsidP="001253EA">
      <w:pPr>
        <w:widowControl w:val="0"/>
        <w:autoSpaceDE w:val="0"/>
        <w:autoSpaceDN w:val="0"/>
        <w:spacing w:before="80"/>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A742BE">
        <w:rPr>
          <w:rFonts w:ascii="Arial" w:eastAsia="Arial" w:hAnsi="Arial" w:cs="Arial"/>
          <w:color w:val="0070C0"/>
          <w:sz w:val="18"/>
          <w:szCs w:val="18"/>
          <w:lang w:val="hu-HU" w:eastAsia="en-US" w:bidi="ar-SA"/>
        </w:rPr>
        <w:t>{</w:t>
      </w:r>
      <w:r>
        <w:rPr>
          <w:rFonts w:ascii="Arial" w:eastAsia="Arial" w:hAnsi="Arial" w:cs="Arial"/>
          <w:color w:val="0070C0"/>
          <w:sz w:val="18"/>
          <w:szCs w:val="18"/>
          <w:lang w:val="hu-HU" w:eastAsia="en-US" w:bidi="ar-SA"/>
        </w:rPr>
        <w:t>d.</w:t>
      </w:r>
      <w:r w:rsidRPr="00A742BE">
        <w:rPr>
          <w:rFonts w:ascii="Arial" w:eastAsia="Arial" w:hAnsi="Arial" w:cs="Arial"/>
          <w:color w:val="0070C0"/>
          <w:spacing w:val="-2"/>
          <w:sz w:val="18"/>
          <w:szCs w:val="18"/>
          <w:lang w:val="hu-HU" w:eastAsia="en-US" w:bidi="ar-SA"/>
        </w:rPr>
        <w:t>Project.Cegjegyzekszam</w:t>
      </w:r>
      <w:r w:rsidRPr="00A742BE">
        <w:rPr>
          <w:rFonts w:ascii="Arial" w:eastAsia="Arial" w:hAnsi="Arial" w:cs="Arial"/>
          <w:color w:val="0070C0"/>
          <w:spacing w:val="-2"/>
          <w:sz w:val="18"/>
          <w:szCs w:val="18"/>
          <w:lang w:val="hu-HU" w:eastAsia="en-US" w:bidi="ar-SA"/>
        </w:rPr>
        <w:t>}</w:t>
      </w:r>
    </w:p>
    <w:p w:rsidR="005616CF" w:rsidP="001253EA">
      <w:pPr>
        <w:widowControl w:val="0"/>
        <w:autoSpaceDE w:val="0"/>
        <w:autoSpaceDN w:val="0"/>
        <w:spacing w:before="80"/>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10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ezúton</w:t>
      </w:r>
      <w:r>
        <w:rPr>
          <w:rFonts w:ascii="Arial" w:eastAsia="Arial" w:hAnsi="Arial" w:cs="Arial"/>
          <w:sz w:val="18"/>
          <w:szCs w:val="18"/>
          <w:lang w:val="hu-HU" w:eastAsia="en-US" w:bidi="ar-SA"/>
        </w:rPr>
        <w:t xml:space="preserve"> nyilatkozom, hogy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w:t>
      </w:r>
      <w:r>
        <w:rPr>
          <w:rFonts w:ascii="Arial" w:eastAsia="Arial" w:hAnsi="Arial" w:cs="Arial"/>
          <w:sz w:val="18"/>
          <w:szCs w:val="18"/>
          <w:lang w:val="hu-HU" w:eastAsia="en-US" w:bidi="ar-SA"/>
        </w:rPr>
        <w:t>től</w:t>
      </w:r>
      <w:r>
        <w:rPr>
          <w:rFonts w:ascii="Arial" w:eastAsia="Arial" w:hAnsi="Arial" w:cs="Arial"/>
          <w:sz w:val="18"/>
          <w:szCs w:val="18"/>
          <w:lang w:val="hu-HU" w:eastAsia="en-US" w:bidi="ar-SA"/>
        </w:rPr>
        <w:t xml:space="preserve"> egyetemes villamosenergia-szolgáltatást kívánok igénybe venni, ennek érdekében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xml:space="preserve">. egyetemes villamosenergia- szolgáltatói üzletszabályzatának közzétételével meghatározott ajánlatot elfogadom. A hálózathasználati szerződésem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mint megbízott által történő kezelését kérem.</w:t>
      </w:r>
    </w:p>
    <w:p w:rsidR="005616CF">
      <w:pPr>
        <w:widowControl w:val="0"/>
        <w:autoSpaceDE w:val="0"/>
        <w:autoSpaceDN w:val="0"/>
        <w:spacing w:before="41"/>
        <w:ind w:left="144"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kéréssel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 amennyiben a Nyilatkozattevő a nyilatkozattal érintett felhasználási hely tekintetében megkötött hálózathasználati szerződéssel nem rendelkezik – a hálózathasználati szerződés megkötésével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kapcsolatos</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ügyintézés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területileg</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illetékes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elosztónál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nevében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teljes</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jogkörrel</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eljárjon,</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ennek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során</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szerződés megkötéséhez szükséges személyes adatait átadja.)</w:t>
      </w:r>
    </w:p>
    <w:p w:rsidR="005616CF">
      <w:pPr>
        <w:widowControl w:val="0"/>
        <w:autoSpaceDE w:val="0"/>
        <w:autoSpaceDN w:val="0"/>
        <w:spacing w:before="71"/>
        <w:ind w:left="571" w:right="136"/>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695104" behindDoc="0" locked="0" layoutInCell="1" allowOverlap="1">
                <ns3:simplePos x="0" y="0"/>
                <ns3:positionH relativeFrom="page">
                  <ns3:posOffset>879276</ns3:posOffset>
                </ns3:positionH>
                <ns3:positionV relativeFrom="paragraph">
                  <ns3:posOffset>29718</ns3:posOffset>
                </ns3:positionV>
                <ns3:extent cx="144145" cy="149860"/>
                <ns3:effectExtent l="0" t="0" r="0" b="0"/>
                <ns3:wrapNone/>
                <ns3:docPr id="5" name="Group 5"/>
                <ns3:cNvGraphicFramePr/>
                <ns4:graphic>
                  <ns4:graphicData uri="http://schemas.microsoft.com/office/word/2010/wordprocessingGroup">
                    <ns13:wgp>
                      <ns13:cNvGrpSpPr/>
                      <ns13:grpSpPr>
                        <ns4:xfrm>
                          <ns4:off x="0" y="0"/>
                          <ns4:ext cx="144145" cy="149860"/>
                          <ns4:chOff x="0" y="0"/>
                          <ns4:chExt cx="144145" cy="149860"/>
                        </ns4:xfrm>
                      </ns13:grpSpPr>
                      <ns9:wsp>
                        <ns9:cNvPr id="6" name="Graphic 6"/>
                        <ns9:cNvSpPr/>
                        <ns9:spPr>
                          <ns4:xfrm>
                            <ns4:off x="0" y="0"/>
                            <ns4:ext cx="144145" cy="144145"/>
                          </ns4:xfrm>
                          <ns4:custGeom>
                            <ns4:avLst/>
                            <ns4:gdLst/>
                            <ns4:rect l="l" t="t" r="r" b="b"/>
                            <ns4:pathLst>
                              <ns4:path fill="norm" h="144145" w="144145" stroke="1">
                                <ns4:moveTo>
                                  <ns4:pt x="144000" y="0"/>
                                </ns4:moveTo>
                                <ns4:lnTo>
                                  <ns4:pt x="0" y="0"/>
                                </ns4:lnTo>
                                <ns4:lnTo>
                                  <ns4:pt x="0" y="144005"/>
                                </ns4:lnTo>
                                <ns4:lnTo>
                                  <ns4:pt x="144000" y="144005"/>
                                </ns4:lnTo>
                                <ns4:lnTo>
                                  <ns4:pt x="144000" y="0"/>
                                </ns4:lnTo>
                                <ns4:close/>
                              </ns4:path>
                            </ns4:pathLst>
                          </ns4:custGeom>
                          <ns4:solidFill>
                            <ns4:srgbClr val="FFFFFF"/>
                          </ns4:solidFill>
                        </ns9:spPr>
                        <ns9:bodyPr wrap="square" lIns="0" tIns="0" rIns="0" bIns="0" rtlCol="0">
                          <ns4:prstTxWarp prst="textNoShape">
                            <ns4:avLst/>
                          </ns4:prstTxWarp>
                        </ns9:bodyPr>
                      </ns9:wsp>
                      <ns9:wsp>
                        <ns9:cNvPr id="7" name="Graphic 7"/>
                        <ns9:cNvSpPr/>
                        <ns9:spPr>
                          <ns4:xfrm>
                            <ns4:off x="4000" y="4000"/>
                            <ns4:ext cx="136525" cy="136525"/>
                          </ns4:xfrm>
                          <ns4:custGeom>
                            <ns4:avLst/>
                            <ns4:gdLst/>
                            <ns4:rect l="l" t="t" r="r" b="b"/>
                            <ns4:pathLst>
                              <ns4:path fill="norm" h="136525" w="136525" stroke="1">
                                <ns4:moveTo>
                                  <ns4:pt x="0" y="136005"/>
                                </ns4:moveTo>
                                <ns4:lnTo>
                                  <ns4:pt x="136000" y="136005"/>
                                </ns4:lnTo>
                                <ns4:lnTo>
                                  <ns4:pt x="136000" y="0"/>
                                </ns4:lnTo>
                                <ns4:lnTo>
                                  <ns4:pt x="0" y="0"/>
                                </ns4:lnTo>
                                <ns4:lnTo>
                                  <ns4:pt x="0" y="136005"/>
                                </ns4:lnTo>
                                <ns4:close/>
                              </ns4:path>
                            </ns4:pathLst>
                          </ns4:custGeom>
                          <ns4:ln w="8000">
                            <ns4:solidFill>
                              <ns4:srgbClr val="000000"/>
                            </ns4:solidFill>
                            <ns4:prstDash val="solid"/>
                          </ns4:ln>
                        </ns9:spPr>
                        <ns9:bodyPr wrap="square" lIns="0" tIns="0" rIns="0" bIns="0" rtlCol="0">
                          <ns4:prstTxWarp prst="textNoShape">
                            <ns4:avLst/>
                          </ns4:prstTxWarp>
                        </ns9:bodyPr>
                      </ns9:wsp>
                      <ns9:wsp>
                        <ns9:cNvPr id="1321799741" name="Textbox 8"/>
                        <ns9:cNvSpPr txBox="1"/>
                        <ns9:spPr>
                          <ns4:xfrm>
                            <ns4:off x="0" y="0"/>
                            <ns4:ext cx="144145" cy="149860"/>
                          </ns4:xfrm>
                          <ns4:prstGeom prst="rect">
                            <ns4:avLst/>
                          </ns4:prstGeom>
                        </ns9:spPr>
                        <ns9:txbx>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5" ns11:spid="_x0000_s1033" style="width:11.35pt;height:11.8pt;margin-top:2.34pt;margin-left:69.23pt;mso-position-horizontal-relative:page;mso-wrap-distance-bottom:0;mso-wrap-distance-left:0;mso-wrap-distance-right:0;mso-wrap-distance-top:0;position:absolute;z-index:251694080" coordorigin="0,0" coordsize="21600,21600">
                <ns10:shape id="_x0000_s1034" style="width:21600;height:20776;position:absolute;v-text-anchor:top" coordsize="21600,21600" path="m21578,l,l,l,21579l,21579l21578,21579l21578,21579l21578,xe" fillcolor="white"/>
                <ns10:shape id="_x0000_s1035" style="width:20458;height:19678;left:599;position:absolute;top:577;v-text-anchor:top" coordsize="21600,21600" path="m,21518l21517,21518l21517,21518l21517,l21517,l,l,l,21518xe" fillcolor="this" stroked="t" strokecolor="black" strokeweight="0.63pt"/>
                <ns10:shape id="_x0000_s1036" type="#_x0000_t202" style="width:21600;height:21600;position:absolute;v-text-anchor:top" fillcolor="this">
                  <ns10:textbox inset="0,0,0,0">
                    <w:txbxContent>
                      <w:p w:rsidR="005616CF">
                        <w:pPr>
                          <w:widowControl w:val="0"/>
                          <w:autoSpaceDE w:val="0"/>
                          <w:autoSpaceDN w:val="0"/>
                          <w:spacing w:before="13"/>
                          <w:ind w:left="34"/>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 xml:space="preserve">Kérjük, jelezze X-szel, ha már rendelkezik hálózathasználati szerződéssel az igénybejelentéssel érintett felhasználási hely tekintetében. Kérjük, a szerződést felhasználóváltozás miatti igénybejelentés esetén </w:t>
      </w:r>
      <w:r>
        <w:rPr>
          <w:rFonts w:ascii="Arial" w:eastAsia="Arial" w:hAnsi="Arial" w:cs="Arial"/>
          <w:spacing w:val="-2"/>
          <w:sz w:val="18"/>
          <w:szCs w:val="18"/>
          <w:lang w:val="hu-HU" w:eastAsia="en-US" w:bidi="ar-SA"/>
        </w:rPr>
        <w:t>mellékelje.</w:t>
      </w:r>
    </w:p>
    <w:p w:rsidR="005616CF">
      <w:pPr>
        <w:pStyle w:val="Heading2"/>
        <w:widowControl w:val="0"/>
        <w:numPr>
          <w:ilvl w:val="0"/>
          <w:numId w:val="32"/>
        </w:numPr>
        <w:tabs>
          <w:tab w:val="left" w:pos="568"/>
        </w:tabs>
        <w:autoSpaceDE w:val="0"/>
        <w:autoSpaceDN w:val="0"/>
        <w:spacing w:before="157"/>
        <w:ind w:left="568" w:hanging="424"/>
        <w:jc w:val="left"/>
        <w:rPr>
          <w:rFonts w:ascii="Arial" w:eastAsia="Arial" w:hAnsi="Arial" w:cs="Arial"/>
          <w:b/>
          <w:bCs/>
          <w:sz w:val="18"/>
          <w:szCs w:val="18"/>
          <w:lang w:val="hu-HU" w:eastAsia="en-US" w:bidi="ar-SA"/>
        </w:rPr>
      </w:pPr>
      <w:r>
        <w:rPr>
          <w:noProof/>
          <w:lang w:eastAsia="hu-HU"/>
        </w:rPr>
        <ns1:AlternateContent>
          <ns1:Choice Requires="wps">
            <w:drawing>
              <ns3:anchor distT="0" distB="0" distL="0" distR="0" simplePos="0" relativeHeight="251697152" behindDoc="0" locked="0" layoutInCell="1" allowOverlap="1">
                <ns3:simplePos x="0" y="0"/>
                <ns3:positionH relativeFrom="page">
                  <ns3:posOffset>1058392</ns3:posOffset>
                </ns3:positionH>
                <ns3:positionV relativeFrom="paragraph">
                  <ns3:posOffset>212517</ns3:posOffset>
                </ns3:positionV>
                <ns3:extent cx="144145" cy="587375"/>
                <ns3:effectExtent l="0" t="0" r="0" b="0"/>
                <ns3:wrapNone/>
                <ns3:docPr id="9" name="Graphic 9"/>
                <ns3:cNvGraphicFramePr/>
                <ns4:graphic>
                  <ns4:graphicData uri="http://schemas.microsoft.com/office/word/2010/wordprocessingShape">
                    <ns9:wsp>
                      <ns9:cNvSpPr/>
                      <ns9:spPr>
                        <ns4:xfrm>
                          <ns4:off x="0" y="0"/>
                          <ns4:ext cx="144145" cy="587375"/>
                        </ns4:xfrm>
                        <ns4:custGeom>
                          <ns4:avLst/>
                          <ns4:gdLst/>
                          <ns4:rect l="l" t="t" r="r" b="b"/>
                          <ns4:pathLst>
                            <ns4:path fill="norm" h="587375" w="144145" stroke="1">
                              <ns4:moveTo>
                                <ns4:pt x="144005" y="295376"/>
                              </ns4:moveTo>
                              <ns4:lnTo>
                                <ns4:pt x="0" y="295376"/>
                              </ns4:lnTo>
                              <ns4:lnTo>
                                <ns4:pt x="0" y="439369"/>
                              </ns4:lnTo>
                              <ns4:lnTo>
                                <ns4:pt x="144005" y="439369"/>
                              </ns4:lnTo>
                              <ns4:lnTo>
                                <ns4:pt x="144005" y="295376"/>
                              </ns4:lnTo>
                              <ns4:close/>
                            </ns4:path>
                            <ns4:path fill="norm" h="587375" w="144145" stroke="1">
                              <ns4:moveTo>
                                <ns4:pt x="144068" y="442963"/>
                              </ns4:moveTo>
                              <ns4:lnTo>
                                <ns4:pt x="63" y="442963"/>
                              </ns4:lnTo>
                              <ns4:lnTo>
                                <ns4:pt x="63" y="586981"/>
                              </ns4:lnTo>
                              <ns4:lnTo>
                                <ns4:pt x="144068" y="586981"/>
                              </ns4:lnTo>
                              <ns4:lnTo>
                                <ns4:pt x="144068" y="442963"/>
                              </ns4:lnTo>
                              <ns4:close/>
                            </ns4:path>
                            <ns4:path fill="norm" h="587375" w="144145" stroke="1">
                              <ns4:moveTo>
                                <ns4:pt x="144068" y="147764"/>
                              </ns4:moveTo>
                              <ns4:lnTo>
                                <ns4:pt x="63" y="147764"/>
                              </ns4:lnTo>
                              <ns4:lnTo>
                                <ns4:pt x="63" y="291769"/>
                              </ns4:lnTo>
                              <ns4:lnTo>
                                <ns4:pt x="144068" y="291769"/>
                              </ns4:lnTo>
                              <ns4:lnTo>
                                <ns4:pt x="144068" y="147764"/>
                              </ns4:lnTo>
                              <ns4:close/>
                            </ns4:path>
                            <ns4:path fill="norm" h="587375" w="144145" stroke="1">
                              <ns4:moveTo>
                                <ns4:pt x="144068" y="0"/>
                              </ns4:moveTo>
                              <ns4:lnTo>
                                <ns4:pt x="63" y="0"/>
                              </ns4:lnTo>
                              <ns4:lnTo>
                                <ns4:pt x="63" y="144005"/>
                              </ns4:lnTo>
                              <ns4:lnTo>
                                <ns4:pt x="144068" y="144005"/>
                              </ns4:lnTo>
                              <ns4:lnTo>
                                <ns4:pt x="144068" y="0"/>
                              </ns4:lnTo>
                              <ns4:close/>
                            </ns4:path>
                          </ns4:pathLst>
                        </ns4:custGeom>
                        <ns4:solidFill>
                          <ns4:srgbClr val="FFFFFF"/>
                        </ns4:solidFill>
                      </ns9:spPr>
                      <ns9:bodyPr wrap="square" lIns="0" tIns="0" rIns="0" bIns="0" rtlCol="0">
                        <ns4:prstTxWarp prst="textNoShape">
                          <ns4:avLst/>
                        </ns4:prstTxWarp>
                      </ns9:bodyPr>
                    </ns9:wsp>
                  </ns4:graphicData>
                </ns4:graphic>
              </ns3:anchor>
            </w:drawing>
          </ns1:Choice>
          <ns1:Fallback>
            <w:pict>
              <ns10:shape id="Graphic 9" ns11:spid="_x0000_s1037" style="width:11.35pt;height:46.25pt;margin-top:16.73pt;margin-left:83.34pt;mso-position-horizontal-relative:page;mso-wrap-distance-bottom:0;mso-wrap-distance-left:0;mso-wrap-distance-right:0;mso-wrap-distance-top:0;position:absolute;v-text-anchor:top;z-index:251696128" coordsize="21600,21600" path="m21579,10862l,10862l,10862l,16157l,16157l21579,16157l21579,16157l21579,10862xem21588,16289l9,16289l9,16289l9,21586l9,21586l21588,21586l21588,21586l21588,16289xem21588,5434l9,5434l9,5434l9,10729l9,10729l21588,10729l21588,10729l21588,5434xem21588,l9,l9,l9,5296l9,5296l21588,5296l21588,5296l21588,xe" fillcolor="white"/>
            </w:pict>
          </ns1:Fallback>
        </ns1:AlternateContent>
      </w:r>
      <w:r>
        <w:rPr>
          <w:noProof/>
          <w:lang w:eastAsia="hu-HU"/>
        </w:rPr>
        <ns1:AlternateContent>
          <ns1:Choice Requires="wpg">
            <w:drawing>
              <ns3:anchor distT="0" distB="0" distL="0" distR="0" simplePos="0" relativeHeight="251711488" behindDoc="1" locked="0" layoutInCell="1" allowOverlap="1">
                <ns3:simplePos x="0" y="0"/>
                <ns3:positionH relativeFrom="page">
                  <ns3:posOffset>2407335</ns3:posOffset>
                </ns3:positionH>
                <ns3:positionV relativeFrom="paragraph">
                  <ns3:posOffset>212505</ns3:posOffset>
                </ns3:positionV>
                <ns3:extent cx="144145" cy="144145"/>
                <ns3:effectExtent l="0" t="0" r="0" b="0"/>
                <ns3:wrapNone/>
                <ns3:docPr id="10" name="Group 10"/>
                <ns3:cNvGraphicFramePr/>
                <ns4:graphic>
                  <ns4:graphicData uri="http://schemas.microsoft.com/office/word/2010/wordprocessingGroup">
                    <ns13:wgp>
                      <ns13:cNvGrpSpPr/>
                      <ns13:grpSpPr>
                        <ns4:xfrm>
                          <ns4:off x="0" y="0"/>
                          <ns4:ext cx="144145" cy="144145"/>
                          <ns4:chOff x="0" y="0"/>
                          <ns4:chExt cx="144145" cy="144145"/>
                        </ns4:xfrm>
                      </ns13:grpSpPr>
                      <ns9:wsp>
                        <ns9:cNvPr id="11" name="Graphic 11"/>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2" name="Graphic 12"/>
                        <ns9:cNvSpPr/>
                        <ns9:spPr>
                          <ns4:xfrm>
                            <ns4:off x="3999" y="4000"/>
                            <ns4:ext cx="136525" cy="136525"/>
                          </ns4:xfrm>
                          <ns4:custGeom>
                            <ns4:avLst/>
                            <ns4:gdLst/>
                            <ns4:rect l="l" t="t" r="r" b="b"/>
                            <ns4:pathLst>
                              <ns4:path fill="norm" h="136525" w="136525" stroke="1">
                                <ns4:moveTo>
                                  <ns4:pt x="0" y="136004"/>
                                </ns4:moveTo>
                                <ns4:lnTo>
                                  <ns4:pt x="135992" y="136004"/>
                                </ns4:lnTo>
                                <ns4:lnTo>
                                  <ns4:pt x="135992" y="0"/>
                                </ns4:lnTo>
                                <ns4:lnTo>
                                  <ns4:pt x="0" y="0"/>
                                </ns4:lnTo>
                                <ns4:lnTo>
                                  <ns4:pt x="0" y="136004"/>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0" ns11:spid="_x0000_s1038" style="width:11.35pt;height:11.35pt;margin-top:16.73pt;margin-left:189.55pt;mso-position-horizontal-relative:page;mso-wrap-distance-bottom:0;mso-wrap-distance-left:0;mso-wrap-distance-right:0;mso-wrap-distance-top:0;position:absolute;z-index:-251606016" coordorigin="0,0" coordsize="21600,21600">
                <ns10:shape id="_x0000_s1039" style="width:21600;height:21600;position:absolute;v-text-anchor:top" coordsize="21600,21600" path="m21577,l,l,l,21579l,21579l21577,21579l21577,21579l21577,xe" fillcolor="white"/>
                <ns10:shape id="_x0000_s1040" style="width:20458;height:20458;left:599;position:absolute;top:599;v-text-anchor:top" coordsize="21600,21600" path="m,21518l21516,21518l21516,21518l21516,l21516,l,l,l,21518xe" fillcolor="this" stroked="t" strokecolor="black" strokeweight="0.63pt"/>
              </ns10:group>
            </w:pict>
          </ns1:Fallback>
        </ns1:AlternateContent>
      </w:r>
      <w:r>
        <w:rPr>
          <w:noProof/>
          <w:lang w:eastAsia="hu-HU"/>
        </w:rPr>
        <w:drawing>
          <ns3:anchor distT="0" distB="0" distL="0" distR="0" simplePos="0" relativeHeight="251712512" behindDoc="1" locked="0" layoutInCell="1" allowOverlap="1">
            <ns3:simplePos x="0" y="0"/>
            <ns3:positionH relativeFrom="page">
              <ns3:posOffset>3945344</ns3:posOffset>
            </ns3:positionH>
            <ns3:positionV relativeFrom="paragraph">
              <ns3:posOffset>212683</ns3:posOffset>
            </ns3:positionV>
            <ns3:extent cx="143992" cy="291604"/>
            <ns3:effectExtent l="0" t="0" r="0" b="0"/>
            <ns3:wrapNone/>
            <ns3:docPr id="13" name="Image 13"/>
            <ns3:cNvGraphicFramePr/>
            <ns4:graphic>
              <ns4:graphicData uri="http://schemas.openxmlformats.org/drawingml/2006/picture">
                <ns5:pic>
                  <ns5:nvPicPr>
                    <ns5:cNvPr id="13" name="Image 13"/>
                    <ns5:cNvPicPr/>
                  </ns5:nvPicPr>
                  <ns5:blipFill>
                    <ns4:blip ns2:embed="rId30" cstate="print"/>
                    <ns4:stretch>
                      <ns4:fillRect/>
                    </ns4:stretch>
                  </ns5:blipFill>
                  <ns5:spPr>
                    <ns4:xfrm>
                      <ns4:off x="0" y="0"/>
                      <ns4:ext cx="143992" cy="291604"/>
                    </ns4:xfrm>
                    <ns4:prstGeom prst="rect">
                      <ns4:avLst/>
                    </ns4:prstGeom>
                  </ns5:spPr>
                </ns5:pic>
              </ns4:graphicData>
            </ns4:graphic>
          </ns3:anchor>
        </w:drawing>
      </w:r>
      <w:r>
        <w:rPr>
          <w:noProof/>
          <w:lang w:eastAsia="hu-HU"/>
        </w:rPr>
        <ns1:AlternateContent>
          <ns1:Choice Requires="wps">
            <w:drawing>
              <ns3:anchor distT="0" distB="0" distL="0" distR="0" simplePos="0" relativeHeight="251703296" behindDoc="0" locked="0" layoutInCell="1" allowOverlap="1">
                <ns3:simplePos x="0" y="0"/>
                <ns3:positionH relativeFrom="page">
                  <ns3:posOffset>1020362</ns3:posOffset>
                </ns3:positionH>
                <ns3:positionV relativeFrom="paragraph">
                  <ns3:posOffset>212505</ns3:posOffset>
                </ns3:positionV>
                <ns3:extent cx="220345" cy="587375"/>
                <ns3:effectExtent l="0" t="0" r="0" b="0"/>
                <ns3:wrapNone/>
                <ns3:docPr id="14" name="Textbox 14"/>
                <ns3:cNvGraphicFramePr/>
                <ns4:graphic>
                  <ns4:graphicData uri="http://schemas.microsoft.com/office/word/2010/wordprocessingShape">
                    <ns9:wsp>
                      <ns9:cNvSpPr txBox="1"/>
                      <ns9:spPr>
                        <ns4:xfrm>
                          <ns4:off x="0" y="0"/>
                          <ns4:ext cx="220345" cy="587375"/>
                        </ns4:xfrm>
                        <ns4:prstGeom prst="rect">
                          <ns4:avLst/>
                        </ns4:prstGeom>
                      </ns9:spPr>
                      <ns9:txbx>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9:txbx>
                      <ns9:bodyPr wrap="square" lIns="0" tIns="0" rIns="0" bIns="0" rtlCol="0"/>
                    </ns9:wsp>
                  </ns4:graphicData>
                </ns4:graphic>
              </ns3:anchor>
            </w:drawing>
          </ns1:Choice>
          <ns1:Fallback>
            <w:pict>
              <ns10:shape id="Textbox 14" ns11:spid="_x0000_s1041" type="#_x0000_t202" style="width:17.35pt;height:46.25pt;margin-top:16.73pt;margin-left:80.34pt;mso-position-horizontal-relative:page;mso-wrap-distance-bottom:0;mso-wrap-distance-left:0;mso-wrap-distance-right:0;mso-wrap-distance-top:0;position:absolute;v-text-anchor:top;z-index:251702272" fillcolor="this">
                <ns10:textbox inset="0,0,0,0">
                  <w:txbxContent>
                    <w:tbl>
                      <w:tblPr>
                        <w:tblStyle w:val="TableNormal000"/>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214"/>
                      </w:tblGrid>
                      <w:tr>
                        <w:tblPrEx>
                          <w:tblW w:w="0" w:type="auto"/>
                          <w:tblInd w:w="67" w:type="dxa"/>
                          <w:tblLayout w:type="fixed"/>
                          <w:tblLook w:val="01E0"/>
                        </w:tblPrEx>
                        <w:trPr>
                          <w:trHeight w:val="193"/>
                        </w:trPr>
                        <w:tc>
                          <w:tcPr>
                            <w:tcW w:w="214" w:type="dxa"/>
                            <w:tcBorders>
                              <w:bottom w:val="double" w:sz="6" w:space="0" w:color="000000"/>
                            </w:tcBorders>
                          </w:tcPr>
                          <w:p w:rsidR="005616CF">
                            <w:pPr>
                              <w:spacing w:before="29" w:line="144"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6" w:line="151"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87"/>
                        </w:trPr>
                        <w:tc>
                          <w:tcPr>
                            <w:tcW w:w="214" w:type="dxa"/>
                            <w:tcBorders>
                              <w:top w:val="double" w:sz="6" w:space="0" w:color="000000"/>
                              <w:bottom w:val="double" w:sz="6" w:space="0" w:color="000000"/>
                            </w:tcBorders>
                          </w:tcPr>
                          <w:p w:rsidR="005616CF">
                            <w:pPr>
                              <w:spacing w:before="12" w:line="156" w:lineRule="exact"/>
                              <w:ind w:left="16"/>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r>
                        <w:tblPrEx>
                          <w:tblW w:w="0" w:type="auto"/>
                          <w:tblInd w:w="67" w:type="dxa"/>
                          <w:tblLayout w:type="fixed"/>
                          <w:tblLook w:val="01E0"/>
                        </w:tblPrEx>
                        <w:trPr>
                          <w:trHeight w:val="193"/>
                        </w:trPr>
                        <w:tc>
                          <w:tcPr>
                            <w:tcW w:w="214" w:type="dxa"/>
                            <w:tcBorders>
                              <w:top w:val="double" w:sz="6" w:space="0" w:color="000000"/>
                            </w:tcBorders>
                          </w:tcPr>
                          <w:p w:rsidR="005616CF">
                            <w:pPr>
                              <w:spacing w:before="2" w:line="171" w:lineRule="exact"/>
                              <w:ind w:left="21"/>
                              <w:jc w:val="center"/>
                              <w:rPr>
                                <w:rFonts w:ascii="Wingdings" w:eastAsia="Arial" w:hAnsi="Wingdings" w:cs="Arial"/>
                                <w:sz w:val="18"/>
                                <w:lang w:val="hu-HU" w:bidi="ar-SA"/>
                              </w:rPr>
                            </w:pPr>
                            <w:r>
                              <w:rPr>
                                <w:rFonts w:ascii="Wingdings" w:eastAsia="Arial" w:hAnsi="Wingdings" w:cs="Arial"/>
                                <w:spacing w:val="-10"/>
                                <w:sz w:val="18"/>
                                <w:lang w:val="hu-HU" w:bidi="ar-SA"/>
                              </w:rPr>
                              <w:sym w:font="Wingdings" w:char="F06F"/>
                            </w:r>
                          </w:p>
                        </w:tc>
                      </w:tr>
                    </w:tbl>
                    <w:p w:rsidR="005616CF">
                      <w:pPr>
                        <w:widowControl w:val="0"/>
                        <w:autoSpaceDE w:val="0"/>
                        <w:autoSpaceDN w:val="0"/>
                        <w:ind w:left="0"/>
                        <w:rPr>
                          <w:rFonts w:ascii="Arial" w:eastAsia="Arial" w:hAnsi="Arial" w:cs="Arial"/>
                          <w:sz w:val="18"/>
                          <w:szCs w:val="18"/>
                          <w:lang w:val="hu-HU" w:eastAsia="en-US" w:bidi="ar-SA"/>
                        </w:rPr>
                      </w:pPr>
                    </w:p>
                  </w:txbxContent>
                </ns10:textbox>
              </ns10:shape>
            </w:pict>
          </ns1:Fallback>
        </ns1:AlternateContent>
      </w:r>
      <w:r>
        <w:rPr>
          <w:rFonts w:ascii="Arial" w:eastAsia="Arial" w:hAnsi="Arial" w:cs="Arial"/>
          <w:b/>
          <w:bCs/>
          <w:sz w:val="18"/>
          <w:szCs w:val="18"/>
          <w:lang w:val="hu-HU" w:eastAsia="en-US" w:bidi="ar-SA"/>
        </w:rPr>
        <w:t>Nyilatkozattétel</w:t>
      </w:r>
      <w:r>
        <w:rPr>
          <w:rFonts w:ascii="Arial" w:eastAsia="Arial" w:hAnsi="Arial" w:cs="Arial"/>
          <w:b/>
          <w:bCs/>
          <w:spacing w:val="-8"/>
          <w:sz w:val="18"/>
          <w:szCs w:val="18"/>
          <w:lang w:val="hu-HU" w:eastAsia="en-US" w:bidi="ar-SA"/>
        </w:rPr>
        <w:t xml:space="preserve"> </w:t>
      </w:r>
      <w:r>
        <w:rPr>
          <w:rFonts w:ascii="Arial" w:eastAsia="Arial" w:hAnsi="Arial" w:cs="Arial"/>
          <w:b/>
          <w:bCs/>
          <w:spacing w:val="-5"/>
          <w:sz w:val="18"/>
          <w:szCs w:val="18"/>
          <w:lang w:val="hu-HU" w:eastAsia="en-US" w:bidi="ar-SA"/>
        </w:rPr>
        <w:t>oka</w:t>
      </w:r>
    </w:p>
    <w:p w:rsidR="005616CF">
      <w:pPr>
        <w:widowControl w:val="0"/>
        <w:tabs>
          <w:tab w:val="left" w:pos="2695"/>
          <w:tab w:val="left" w:pos="5108"/>
        </w:tabs>
        <w:autoSpaceDE w:val="0"/>
        <w:autoSpaceDN w:val="0"/>
        <w:spacing w:before="6"/>
        <w:ind w:left="780"/>
        <w:rPr>
          <w:rFonts w:ascii="Arial" w:eastAsia="Arial" w:hAnsi="Arial" w:cs="Arial"/>
          <w:sz w:val="18"/>
          <w:szCs w:val="18"/>
          <w:lang w:val="hu-HU" w:eastAsia="en-US" w:bidi="ar-SA"/>
        </w:rPr>
      </w:pPr>
      <w:r>
        <w:rPr>
          <w:rFonts w:ascii="Arial" w:eastAsia="Arial" w:hAnsi="Arial" w:cs="Arial"/>
          <w:sz w:val="18"/>
          <w:szCs w:val="18"/>
          <w:lang w:val="hu-HU" w:eastAsia="en-US" w:bidi="ar-SA"/>
        </w:rPr>
        <w:t>új</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bekapcsolás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5"/>
          <w:sz w:val="18"/>
          <w:szCs w:val="18"/>
          <w:lang w:val="hu-HU" w:eastAsia="en-US" w:bidi="ar-SA"/>
        </w:rPr>
        <w:t xml:space="preserve"> </w:t>
      </w:r>
      <w:r>
        <w:rPr>
          <w:rFonts w:ascii="Arial" w:eastAsia="Arial" w:hAnsi="Arial" w:cs="Arial"/>
          <w:spacing w:val="-2"/>
          <w:sz w:val="18"/>
          <w:szCs w:val="18"/>
          <w:lang w:val="hu-HU" w:eastAsia="en-US" w:bidi="ar-SA"/>
        </w:rPr>
        <w:t>felhasználóváltozás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szolgáltatás</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újraindítása</w:t>
      </w:r>
    </w:p>
    <w:p w:rsidR="005616CF">
      <w:pPr>
        <w:widowControl w:val="0"/>
        <w:tabs>
          <w:tab w:val="left" w:pos="5108"/>
        </w:tabs>
        <w:autoSpaceDE w:val="0"/>
        <w:autoSpaceDN w:val="0"/>
        <w:spacing w:before="19" w:line="264" w:lineRule="auto"/>
        <w:ind w:left="780" w:right="436"/>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14560" behindDoc="1" locked="0" layoutInCell="1" allowOverlap="1">
                <ns3:simplePos x="0" y="0"/>
                <ns3:positionH relativeFrom="page">
                  <ns3:posOffset>2407335</ns3:posOffset>
                </ns3:positionH>
                <ns3:positionV relativeFrom="paragraph">
                  <ns3:posOffset>289108</ns3:posOffset>
                </ns3:positionV>
                <ns3:extent cx="144145" cy="144145"/>
                <ns3:effectExtent l="0" t="0" r="0" b="0"/>
                <ns3:wrapNone/>
                <ns3:docPr id="15" name="Group 15"/>
                <ns3:cNvGraphicFramePr/>
                <ns4:graphic>
                  <ns4:graphicData uri="http://schemas.microsoft.com/office/word/2010/wordprocessingGroup">
                    <ns13:wgp>
                      <ns13:cNvGrpSpPr/>
                      <ns13:grpSpPr>
                        <ns4:xfrm>
                          <ns4:off x="0" y="0"/>
                          <ns4:ext cx="144145" cy="144145"/>
                          <ns4:chOff x="0" y="0"/>
                          <ns4:chExt cx="144145" cy="144145"/>
                        </ns4:xfrm>
                      </ns13:grpSpPr>
                      <ns9:wsp>
                        <ns9:cNvPr id="16" name="Graphic 16"/>
                        <ns9:cNvSpPr/>
                        <ns9:spPr>
                          <ns4:xfrm>
                            <ns4:off x="0" y="0"/>
                            <ns4:ext cx="144145" cy="144145"/>
                          </ns4:xfrm>
                          <ns4:custGeom>
                            <ns4:avLst/>
                            <ns4:gdLst/>
                            <ns4:rect l="l" t="t" r="r" b="b"/>
                            <ns4:pathLst>
                              <ns4:path fill="norm" h="144145" w="144145" stroke="1">
                                <ns4:moveTo>
                                  <ns4:pt x="143992" y="0"/>
                                </ns4:moveTo>
                                <ns4:lnTo>
                                  <ns4:pt x="0" y="0"/>
                                </ns4:lnTo>
                                <ns4:lnTo>
                                  <ns4:pt x="0" y="144005"/>
                                </ns4:lnTo>
                                <ns4:lnTo>
                                  <ns4:pt x="143992" y="144005"/>
                                </ns4:lnTo>
                                <ns4:lnTo>
                                  <ns4:pt x="143992" y="0"/>
                                </ns4:lnTo>
                                <ns4:close/>
                              </ns4:path>
                            </ns4:pathLst>
                          </ns4:custGeom>
                          <ns4:solidFill>
                            <ns4:srgbClr val="FFFFFF"/>
                          </ns4:solidFill>
                        </ns9:spPr>
                        <ns9:bodyPr wrap="square" lIns="0" tIns="0" rIns="0" bIns="0" rtlCol="0">
                          <ns4:prstTxWarp prst="textNoShape">
                            <ns4:avLst/>
                          </ns4:prstTxWarp>
                        </ns9:bodyPr>
                      </ns9:wsp>
                      <ns9:wsp>
                        <ns9:cNvPr id="17" name="Graphic 17"/>
                        <ns9:cNvSpPr/>
                        <ns9:spPr>
                          <ns4:xfrm>
                            <ns4:off x="3999" y="4000"/>
                            <ns4:ext cx="136525" cy="136525"/>
                          </ns4:xfrm>
                          <ns4:custGeom>
                            <ns4:avLst/>
                            <ns4:gdLst/>
                            <ns4:rect l="l" t="t" r="r" b="b"/>
                            <ns4:pathLst>
                              <ns4:path fill="norm" h="136525" w="136525" stroke="1">
                                <ns4:moveTo>
                                  <ns4:pt x="0" y="136005"/>
                                </ns4:moveTo>
                                <ns4:lnTo>
                                  <ns4:pt x="135992" y="136005"/>
                                </ns4:lnTo>
                                <ns4:lnTo>
                                  <ns4:pt x="135992" y="0"/>
                                </ns4:lnTo>
                                <ns4:lnTo>
                                  <ns4:pt x="0" y="0"/>
                                </ns4:lnTo>
                                <ns4:lnTo>
                                  <ns4:pt x="0" y="136005"/>
                                </ns4:lnTo>
                                <ns4:close/>
                              </ns4:path>
                            </ns4:pathLst>
                          </ns4:custGeom>
                          <ns4:ln w="7999">
                            <ns4:solidFill>
                              <ns4:srgbClr val="000000"/>
                            </ns4:solidFill>
                            <ns4:prstDash val="solid"/>
                          </ns4:ln>
                        </ns9:spPr>
                        <ns9:bodyPr wrap="square" lIns="0" tIns="0" rIns="0" bIns="0" rtlCol="0">
                          <ns4:prstTxWarp prst="textNoShape">
                            <ns4:avLst/>
                          </ns4:prstTxWarp>
                        </ns9:bodyPr>
                      </ns9:wsp>
                    </ns13:wgp>
                  </ns4:graphicData>
                </ns4:graphic>
              </ns3:anchor>
            </w:drawing>
          </ns1:Choice>
          <ns1:Fallback>
            <w:pict>
              <ns10:group id="Group 15" ns11:spid="_x0000_s1042" style="width:11.35pt;height:11.35pt;margin-top:22.76pt;margin-left:189.55pt;mso-position-horizontal-relative:page;mso-wrap-distance-bottom:0;mso-wrap-distance-left:0;mso-wrap-distance-right:0;mso-wrap-distance-top:0;position:absolute;z-index:-251602944" coordorigin="0,0" coordsize="21600,21600">
                <ns10:shape id="_x0000_s1043" style="width:21600;height:21600;position:absolute;v-text-anchor:top" coordsize="21600,21600" path="m21577,l,l,l,21579l,21579l21577,21579l21577,21579l21577,xe" fillcolor="white"/>
                <ns10:shape id="_x0000_s1044" style="width:20458;height:20458;left:599;position:absolute;top:599;v-text-anchor:top" coordsize="21600,21600" path="m,21518l21516,21518l21516,21518l21516,l21516,l,l,l,21518xe" fillcolor="this" stroked="t" strokecolor="black" strokeweight="0.63pt"/>
              </ns10:group>
            </w:pict>
          </ns1:Fallback>
        </ns1:AlternateContent>
      </w:r>
      <w:r>
        <w:rPr>
          <w:rFonts w:ascii="Arial" w:eastAsia="Arial" w:hAnsi="Arial" w:cs="Arial"/>
          <w:sz w:val="18"/>
          <w:szCs w:val="18"/>
          <w:lang w:val="hu-HU" w:eastAsia="en-US" w:bidi="ar-SA"/>
        </w:rPr>
        <w:t>ideiglenes</w:t>
      </w:r>
      <w:r>
        <w:rPr>
          <w:rFonts w:ascii="Arial" w:eastAsia="Arial" w:hAnsi="Arial" w:cs="Arial"/>
          <w:sz w:val="18"/>
          <w:szCs w:val="18"/>
          <w:lang w:val="hu-HU" w:eastAsia="en-US" w:bidi="ar-SA"/>
        </w:rPr>
        <w:t xml:space="preserve"> bekapcsolás (legfeljebb 60 nap)</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ideiglenes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(61</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nap</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1</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év</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között) további mérő felszerelése</w:t>
      </w:r>
    </w:p>
    <w:p w:rsidR="005616CF">
      <w:pPr>
        <w:widowControl w:val="0"/>
        <w:tabs>
          <w:tab w:val="left" w:pos="2695"/>
        </w:tabs>
        <w:autoSpaceDE w:val="0"/>
        <w:autoSpaceDN w:val="0"/>
        <w:spacing w:line="242" w:lineRule="auto"/>
        <w:ind w:left="2695" w:right="248" w:hanging="191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kereskedőváltás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z w:val="18"/>
          <w:szCs w:val="18"/>
          <w:lang w:val="hu-HU" w:eastAsia="en-US" w:bidi="ar-SA"/>
        </w:rPr>
        <w:t xml:space="preserve"> </w:t>
      </w:r>
      <w:r>
        <w:rPr>
          <w:rFonts w:ascii="Arial" w:eastAsia="Arial" w:hAnsi="Arial" w:cs="Arial"/>
          <w:sz w:val="18"/>
          <w:szCs w:val="18"/>
          <w:lang w:val="hu-HU" w:eastAsia="en-US" w:bidi="ar-SA"/>
        </w:rPr>
        <w:t xml:space="preserve">Kérjük, jelezze X-szel, ha az érintett felhasználási hely tekintetében nem rendelkezik hatályos </w:t>
      </w:r>
      <w:r>
        <w:rPr>
          <w:rFonts w:ascii="Arial" w:eastAsia="Arial" w:hAnsi="Arial" w:cs="Arial"/>
          <w:sz w:val="18"/>
          <w:szCs w:val="18"/>
          <w:lang w:val="hu-HU" w:eastAsia="en-US" w:bidi="ar-SA"/>
        </w:rPr>
        <w:t>villamosenergia-vásárlási szerződéssel</w:t>
      </w:r>
      <w:r>
        <w:rPr>
          <w:rFonts w:ascii="Arial" w:eastAsia="Arial" w:hAnsi="Arial" w:cs="Arial"/>
          <w:sz w:val="18"/>
          <w:szCs w:val="18"/>
          <w:lang w:val="hu-HU" w:eastAsia="en-US" w:bidi="ar-SA"/>
        </w:rPr>
        <w:t xml:space="preserve"> (ellátatlan) vagy hatályos</w:t>
      </w:r>
      <w:r>
        <w:rPr>
          <w:rFonts w:ascii="Arial" w:eastAsia="Arial" w:hAnsi="Arial" w:cs="Arial"/>
          <w:spacing w:val="-6"/>
          <w:sz w:val="18"/>
          <w:szCs w:val="18"/>
          <w:lang w:val="hu-HU" w:eastAsia="en-US" w:bidi="ar-SA"/>
        </w:rPr>
        <w:t xml:space="preserve"> </w:t>
      </w:r>
      <w:r>
        <w:rPr>
          <w:rFonts w:ascii="Arial" w:eastAsia="Arial" w:hAnsi="Arial" w:cs="Arial"/>
          <w:sz w:val="18"/>
          <w:szCs w:val="18"/>
          <w:lang w:val="hu-HU" w:eastAsia="en-US" w:bidi="ar-SA"/>
        </w:rPr>
        <w:t>villamosenergia-vásárlási</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szerződésének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megszűnéséről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 xml:space="preserve">felmondása </w:t>
      </w:r>
      <w:r>
        <w:rPr>
          <w:rFonts w:ascii="Arial" w:eastAsia="Arial" w:hAnsi="Arial" w:cs="Arial"/>
          <w:sz w:val="18"/>
          <w:szCs w:val="18"/>
          <w:lang w:val="hu-HU" w:eastAsia="en-US" w:bidi="ar-SA"/>
        </w:rPr>
        <w:t>hatályosulásáról</w:t>
      </w:r>
      <w:r>
        <w:rPr>
          <w:rFonts w:ascii="Arial" w:eastAsia="Arial" w:hAnsi="Arial" w:cs="Arial"/>
          <w:sz w:val="18"/>
          <w:szCs w:val="18"/>
          <w:lang w:val="hu-HU" w:eastAsia="en-US" w:bidi="ar-SA"/>
        </w:rPr>
        <w:t>) kereskedője tájékoztatta.</w:t>
      </w:r>
    </w:p>
    <w:p w:rsidR="005616CF">
      <w:pPr>
        <w:pStyle w:val="Heading2"/>
        <w:widowControl w:val="0"/>
        <w:numPr>
          <w:ilvl w:val="0"/>
          <w:numId w:val="32"/>
        </w:numPr>
        <w:tabs>
          <w:tab w:val="left" w:pos="567"/>
        </w:tabs>
        <w:autoSpaceDE w:val="0"/>
        <w:autoSpaceDN w:val="0"/>
        <w:spacing w:before="144"/>
        <w:ind w:left="567" w:hanging="423"/>
        <w:jc w:val="both"/>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Villamosenergia-felhasználás</w:t>
      </w:r>
      <w:r>
        <w:rPr>
          <w:rFonts w:ascii="Arial" w:eastAsia="Arial" w:hAnsi="Arial" w:cs="Arial"/>
          <w:b/>
          <w:bCs/>
          <w:spacing w:val="42"/>
          <w:sz w:val="18"/>
          <w:szCs w:val="18"/>
          <w:lang w:val="hu-HU" w:eastAsia="en-US" w:bidi="ar-SA"/>
        </w:rPr>
        <w:t xml:space="preserve"> </w:t>
      </w:r>
      <w:r>
        <w:rPr>
          <w:rFonts w:ascii="Arial" w:eastAsia="Arial" w:hAnsi="Arial" w:cs="Arial"/>
          <w:b/>
          <w:bCs/>
          <w:spacing w:val="-4"/>
          <w:sz w:val="18"/>
          <w:szCs w:val="18"/>
          <w:lang w:val="hu-HU" w:eastAsia="en-US" w:bidi="ar-SA"/>
        </w:rPr>
        <w:t>célja</w:t>
      </w:r>
    </w:p>
    <w:p w:rsidR="005616CF">
      <w:pPr>
        <w:widowControl w:val="0"/>
        <w:autoSpaceDE w:val="0"/>
        <w:autoSpaceDN w:val="0"/>
        <w:spacing w:before="81"/>
        <w:ind w:left="569"/>
        <w:jc w:val="both"/>
        <w:rPr>
          <w:rFonts w:ascii="Arial" w:eastAsia="Arial" w:hAnsi="Arial" w:cs="Arial"/>
          <w:i/>
          <w:sz w:val="18"/>
          <w:szCs w:val="22"/>
          <w:lang w:val="hu-HU" w:eastAsia="en-US" w:bidi="ar-SA"/>
        </w:rPr>
      </w:pPr>
      <w:r>
        <w:rPr>
          <w:i/>
          <w:noProof/>
          <w:sz w:val="18"/>
          <w:lang w:eastAsia="hu-HU"/>
        </w:rPr>
        <ns1:AlternateContent>
          <ns1:Choice Requires="wpg">
            <w:drawing>
              <ns3:anchor distT="0" distB="0" distL="0" distR="0" simplePos="0" relativeHeight="251699200" behindDoc="0" locked="0" layoutInCell="1" allowOverlap="1">
                <ns3:simplePos x="0" y="0"/>
                <ns3:positionH relativeFrom="page">
                  <ns3:posOffset>1030316</ns3:posOffset>
                </ns3:positionH>
                <ns3:positionV relativeFrom="paragraph">
                  <ns3:posOffset>198448</ns3:posOffset>
                </ns3:positionV>
                <ns3:extent cx="228600" cy="228600"/>
                <ns3:effectExtent l="0" t="0" r="0" b="0"/>
                <ns3:wrapNone/>
                <ns3:docPr id="1180853161" name="Group 18"/>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1938806067" name="Image 19"/>
                          <ns5:cNvPicPr/>
                        </ns5:nvPicPr>
                        <ns5:blipFill>
                          <ns4:blip ns2:embed="rId31" cstate="print"/>
                          <ns4:stretch>
                            <ns4:fillRect/>
                          </ns4:stretch>
                        </ns5:blipFill>
                        <ns5:spPr>
                          <ns4:xfrm>
                            <ns4:off x="0" y="0"/>
                            <ns4:ext cx="228600" cy="228600"/>
                          </ns4:xfrm>
                          <ns4:prstGeom prst="rect">
                            <ns4:avLst/>
                          </ns4:prstGeom>
                        </ns5:spPr>
                      </ns5:pic>
                      <ns9:wsp>
                        <ns9:cNvPr id="572522390" name="Textbox 20"/>
                        <ns9:cNvSpPr txBox="1"/>
                        <ns9:spPr>
                          <ns4:xfrm>
                            <ns4:off x="0" y="0"/>
                            <ns4:ext cx="228600" cy="228600"/>
                          </ns4:xfrm>
                          <ns4:prstGeom prst="rect">
                            <ns4:avLst/>
                          </ns4:prstGeom>
                        </ns9:spPr>
                        <ns9:txbx>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18" ns11:spid="_x0000_s1045" style="width:18pt;height:18pt;margin-top:15.63pt;margin-left:81.13pt;mso-position-horizontal-relative:page;mso-wrap-distance-bottom:0;mso-wrap-distance-left:0;mso-wrap-distance-right:0;mso-wrap-distance-top:0;position:absolute;z-index:251698176" coordorigin="0,0" coordsize="21600,2160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_x0000_s1046" type="#_x0000_t75" style="width:21600;height:21600;position:absolute">
                  <ns10:imagedata ns2:id="rId31" ns11:title=""/>
                </ns10:shape>
                <ns10:shape id="_x0000_s1047" type="#_x0000_t202" style="width:21600;height:21600;position:absolute;v-text-anchor:top" fillcolor="this">
                  <ns10:textbox inset="0,0,0,0">
                    <w:txbxContent>
                      <w:p w:rsidR="005616CF">
                        <w:pPr>
                          <w:widowControl w:val="0"/>
                          <w:autoSpaceDE w:val="0"/>
                          <w:autoSpaceDN w:val="0"/>
                          <w:spacing w:before="55"/>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sz w:val="18"/>
          <w:szCs w:val="22"/>
          <w:lang w:val="hu-HU" w:eastAsia="en-US" w:bidi="ar-SA"/>
        </w:rPr>
        <w:t>Lakossági</w:t>
      </w:r>
      <w:r>
        <w:rPr>
          <w:rFonts w:ascii="Arial" w:eastAsia="Arial" w:hAnsi="Arial" w:cs="Arial"/>
          <w:b/>
          <w:spacing w:val="-9"/>
          <w:sz w:val="18"/>
          <w:szCs w:val="22"/>
          <w:lang w:val="hu-HU" w:eastAsia="en-US" w:bidi="ar-SA"/>
        </w:rPr>
        <w:t xml:space="preserve"> </w:t>
      </w:r>
      <w:r>
        <w:rPr>
          <w:rFonts w:ascii="Arial" w:eastAsia="Arial" w:hAnsi="Arial" w:cs="Arial"/>
          <w:b/>
          <w:sz w:val="18"/>
          <w:szCs w:val="22"/>
          <w:lang w:val="hu-HU" w:eastAsia="en-US" w:bidi="ar-SA"/>
        </w:rPr>
        <w:t>célú</w:t>
      </w:r>
      <w:r>
        <w:rPr>
          <w:rFonts w:ascii="Arial" w:eastAsia="Arial" w:hAnsi="Arial" w:cs="Arial"/>
          <w:b/>
          <w:spacing w:val="-5"/>
          <w:sz w:val="18"/>
          <w:szCs w:val="22"/>
          <w:lang w:val="hu-HU" w:eastAsia="en-US" w:bidi="ar-SA"/>
        </w:rPr>
        <w:t xml:space="preserve"> </w:t>
      </w:r>
      <w:r>
        <w:rPr>
          <w:rFonts w:ascii="Arial" w:eastAsia="Arial" w:hAnsi="Arial" w:cs="Arial"/>
          <w:b/>
          <w:sz w:val="18"/>
          <w:szCs w:val="22"/>
          <w:lang w:val="hu-HU" w:eastAsia="en-US" w:bidi="ar-SA"/>
        </w:rPr>
        <w:t>felhasználás</w:t>
      </w:r>
      <w:r>
        <w:rPr>
          <w:rFonts w:ascii="Arial" w:eastAsia="Arial" w:hAnsi="Arial" w:cs="Arial"/>
          <w:b/>
          <w:spacing w:val="-4"/>
          <w:sz w:val="18"/>
          <w:szCs w:val="22"/>
          <w:lang w:val="hu-HU" w:eastAsia="en-US" w:bidi="ar-SA"/>
        </w:rPr>
        <w:t xml:space="preserve"> </w:t>
      </w:r>
      <w:r>
        <w:rPr>
          <w:rFonts w:ascii="Arial" w:eastAsia="Arial" w:hAnsi="Arial" w:cs="Arial"/>
          <w:i/>
          <w:sz w:val="18"/>
          <w:szCs w:val="22"/>
          <w:lang w:val="hu-HU" w:eastAsia="en-US" w:bidi="ar-SA"/>
        </w:rPr>
        <w:t>(egyetemes</w:t>
      </w:r>
      <w:r>
        <w:rPr>
          <w:rFonts w:ascii="Arial" w:eastAsia="Arial" w:hAnsi="Arial" w:cs="Arial"/>
          <w:i/>
          <w:spacing w:val="-6"/>
          <w:sz w:val="18"/>
          <w:szCs w:val="22"/>
          <w:lang w:val="hu-HU" w:eastAsia="en-US" w:bidi="ar-SA"/>
        </w:rPr>
        <w:t xml:space="preserve"> </w:t>
      </w:r>
      <w:r>
        <w:rPr>
          <w:rFonts w:ascii="Arial" w:eastAsia="Arial" w:hAnsi="Arial" w:cs="Arial"/>
          <w:i/>
          <w:sz w:val="18"/>
          <w:szCs w:val="22"/>
          <w:lang w:val="hu-HU" w:eastAsia="en-US" w:bidi="ar-SA"/>
        </w:rPr>
        <w:t>szolgáltatásra</w:t>
      </w:r>
      <w:r>
        <w:rPr>
          <w:rFonts w:ascii="Arial" w:eastAsia="Arial" w:hAnsi="Arial" w:cs="Arial"/>
          <w:i/>
          <w:spacing w:val="-5"/>
          <w:sz w:val="18"/>
          <w:szCs w:val="22"/>
          <w:lang w:val="hu-HU" w:eastAsia="en-US" w:bidi="ar-SA"/>
        </w:rPr>
        <w:t xml:space="preserve"> </w:t>
      </w:r>
      <w:r>
        <w:rPr>
          <w:rFonts w:ascii="Arial" w:eastAsia="Arial" w:hAnsi="Arial" w:cs="Arial"/>
          <w:i/>
          <w:sz w:val="18"/>
          <w:szCs w:val="22"/>
          <w:lang w:val="hu-HU" w:eastAsia="en-US" w:bidi="ar-SA"/>
        </w:rPr>
        <w:t>jogosult</w:t>
      </w:r>
      <w:r>
        <w:rPr>
          <w:rFonts w:ascii="Arial" w:eastAsia="Arial" w:hAnsi="Arial" w:cs="Arial"/>
          <w:i/>
          <w:spacing w:val="-4"/>
          <w:sz w:val="18"/>
          <w:szCs w:val="22"/>
          <w:lang w:val="hu-HU" w:eastAsia="en-US" w:bidi="ar-SA"/>
        </w:rPr>
        <w:t xml:space="preserve"> </w:t>
      </w:r>
      <w:r>
        <w:rPr>
          <w:rFonts w:ascii="Arial" w:eastAsia="Arial" w:hAnsi="Arial" w:cs="Arial"/>
          <w:i/>
          <w:spacing w:val="-2"/>
          <w:sz w:val="18"/>
          <w:szCs w:val="22"/>
          <w:lang w:val="hu-HU" w:eastAsia="en-US" w:bidi="ar-SA"/>
        </w:rPr>
        <w:t>felhasználó)</w:t>
      </w:r>
    </w:p>
    <w:p w:rsidR="005616CF">
      <w:pPr>
        <w:pStyle w:val="Heading2"/>
        <w:widowControl w:val="0"/>
        <w:autoSpaceDE w:val="0"/>
        <w:autoSpaceDN w:val="0"/>
        <w:spacing w:before="91"/>
        <w:ind w:left="993" w:firstLine="0"/>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háztartási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1"/>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pStyle w:val="ListParagraph"/>
        <w:widowControl w:val="0"/>
        <w:numPr>
          <w:ilvl w:val="1"/>
          <w:numId w:val="32"/>
        </w:numPr>
        <w:tabs>
          <w:tab w:val="left" w:pos="1275"/>
          <w:tab w:val="left" w:pos="1277"/>
        </w:tabs>
        <w:autoSpaceDE w:val="0"/>
        <w:autoSpaceDN w:val="0"/>
        <w:spacing w:before="12" w:line="228" w:lineRule="auto"/>
        <w:ind w:left="1277" w:right="14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természetes szermély saját háztartása (egy felhasználási helyet képező lakóépület, lakás, üdülő, hétvégi ház, lakossági célra használt garázs) fogyasztása céljára vásárol villamos energiát,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jövedelemszerzés céljából gazdasági tevékenységet</w:t>
      </w:r>
    </w:p>
    <w:p w:rsidR="005616CF">
      <w:pPr>
        <w:pStyle w:val="ListParagraph"/>
        <w:widowControl w:val="0"/>
        <w:numPr>
          <w:ilvl w:val="1"/>
          <w:numId w:val="32"/>
        </w:numPr>
        <w:tabs>
          <w:tab w:val="left" w:pos="1275"/>
          <w:tab w:val="left" w:pos="1277"/>
        </w:tabs>
        <w:autoSpaceDE w:val="0"/>
        <w:autoSpaceDN w:val="0"/>
        <w:spacing w:before="6" w:line="235" w:lineRule="auto"/>
        <w:ind w:left="1277" w:right="139"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jogi személyiséggel rendelkező vallási közösség, jogi személyiséggel rendelkező vallási közösség belső egyházi jogi személye vagy jogi személyiséggel rendelkező szervezeti egysége kizárólag a tulajdonában</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álló,</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helyet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képező,</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egy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több</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9"/>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parókia, rendház, üdülő vagy hétvégi ház, továbbá a hozzá kapcsolódó garázs fogyasztása céljára vásárol 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energiát,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ÉS az</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érintett</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lakás,</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plébánia,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parókia,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rendház,</w:t>
      </w:r>
      <w:r>
        <w:rPr>
          <w:rFonts w:ascii="Arial" w:eastAsia="Arial" w:hAnsi="Arial" w:cs="Arial"/>
          <w:spacing w:val="-2"/>
          <w:sz w:val="18"/>
          <w:szCs w:val="22"/>
          <w:lang w:val="hu-HU" w:eastAsia="en-US" w:bidi="ar-SA"/>
        </w:rPr>
        <w:t xml:space="preserve"> </w:t>
      </w:r>
      <w:r>
        <w:rPr>
          <w:rFonts w:ascii="Arial" w:eastAsia="Arial" w:hAnsi="Arial" w:cs="Arial"/>
          <w:sz w:val="18"/>
          <w:szCs w:val="22"/>
          <w:lang w:val="hu-HU" w:eastAsia="en-US" w:bidi="ar-SA"/>
        </w:rPr>
        <w:t>üdülő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vagy</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hétvégi</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ház a 2011. évi CCVI. törvény 12.</w:t>
      </w:r>
      <w:r>
        <w:rPr>
          <w:rFonts w:ascii="Arial" w:eastAsia="Arial" w:hAnsi="Arial" w:cs="Arial"/>
          <w:sz w:val="18"/>
          <w:szCs w:val="22"/>
          <w:lang w:val="hu-HU" w:eastAsia="en-US" w:bidi="ar-SA"/>
        </w:rPr>
        <w:t xml:space="preserve"> § (1) bekezdésében vagy 12/</w:t>
      </w:r>
      <w:r>
        <w:rPr>
          <w:rFonts w:ascii="Arial" w:eastAsia="Arial" w:hAnsi="Arial" w:cs="Arial"/>
          <w:sz w:val="18"/>
          <w:szCs w:val="22"/>
          <w:lang w:val="hu-HU" w:eastAsia="en-US" w:bidi="ar-SA"/>
        </w:rPr>
        <w:t>A</w:t>
      </w:r>
      <w:r>
        <w:rPr>
          <w:rFonts w:ascii="Arial" w:eastAsia="Arial" w:hAnsi="Arial" w:cs="Arial"/>
          <w:sz w:val="18"/>
          <w:szCs w:val="22"/>
          <w:lang w:val="hu-HU" w:eastAsia="en-US" w:bidi="ar-SA"/>
        </w:rPr>
        <w:t xml:space="preserve">. § (1) bekezdésében meghatározott személy életvitelszerű lakhatására szolgál, </w:t>
      </w:r>
      <w:r>
        <w:rPr>
          <w:rFonts w:ascii="Arial" w:eastAsia="Arial" w:hAnsi="Arial" w:cs="Arial"/>
          <w:sz w:val="18"/>
          <w:szCs w:val="22"/>
          <w:lang w:val="hu-HU" w:eastAsia="en-US" w:bidi="ar-SA"/>
        </w:rPr>
        <w:t>ÉS</w:t>
      </w:r>
      <w:r>
        <w:rPr>
          <w:rFonts w:ascii="Arial" w:eastAsia="Arial" w:hAnsi="Arial" w:cs="Arial"/>
          <w:sz w:val="18"/>
          <w:szCs w:val="22"/>
          <w:lang w:val="hu-HU" w:eastAsia="en-US" w:bidi="ar-SA"/>
        </w:rPr>
        <w:t xml:space="preserve"> a vásárolt villamos energiával nem folytat jövedelemszerző (gazdasági-vállalkozási) tevékenységet</w:t>
      </w:r>
    </w:p>
    <w:p w:rsidR="005616CF">
      <w:pPr>
        <w:pStyle w:val="ListParagraph"/>
        <w:widowControl w:val="0"/>
        <w:numPr>
          <w:ilvl w:val="1"/>
          <w:numId w:val="32"/>
        </w:numPr>
        <w:tabs>
          <w:tab w:val="left" w:pos="1275"/>
          <w:tab w:val="left" w:pos="1277"/>
        </w:tabs>
        <w:autoSpaceDE w:val="0"/>
        <w:autoSpaceDN w:val="0"/>
        <w:spacing w:before="17" w:line="228" w:lineRule="auto"/>
        <w:ind w:left="1277" w:right="148" w:hanging="284"/>
        <w:jc w:val="both"/>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1248" behindDoc="0" locked="0" layoutInCell="1" allowOverlap="1">
                <ns3:simplePos x="0" y="0"/>
                <ns3:positionH relativeFrom="page">
                  <ns3:posOffset>1025339</ns3:posOffset>
                </ns3:positionH>
                <ns3:positionV relativeFrom="paragraph">
                  <ns3:posOffset>413723</ns3:posOffset>
                </ns3:positionV>
                <ns3:extent cx="228600" cy="228600"/>
                <ns3:effectExtent l="0" t="0" r="0" b="0"/>
                <ns3:wrapNone/>
                <ns3:docPr id="1234665148" name="Group 21"/>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22" name="Image 22"/>
                          <ns5:cNvPicPr/>
                        </ns5:nvPicPr>
                        <ns5:blipFill>
                          <ns4:blip ns2:embed="rId31" cstate="print"/>
                          <ns4:stretch>
                            <ns4:fillRect/>
                          </ns4:stretch>
                        </ns5:blipFill>
                        <ns5:spPr>
                          <ns4:xfrm>
                            <ns4:off x="0" y="0"/>
                            <ns4:ext cx="228600" cy="228600"/>
                          </ns4:xfrm>
                          <ns4:prstGeom prst="rect">
                            <ns4:avLst/>
                          </ns4:prstGeom>
                        </ns5:spPr>
                      </ns5:pic>
                      <ns9:wsp>
                        <ns9:cNvPr id="23" name="Textbox 23"/>
                        <ns9:cNvSpPr txBox="1"/>
                        <ns9:spPr>
                          <ns4:xfrm>
                            <ns4:off x="0" y="0"/>
                            <ns4:ext cx="228600" cy="228600"/>
                          </ns4:xfrm>
                          <ns4:prstGeom prst="rect">
                            <ns4:avLst/>
                          </ns4:prstGeom>
                        </ns9:spPr>
                        <ns9:txbx>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1" ns11:spid="_x0000_s1048" style="width:18pt;height:18pt;margin-top:32.58pt;margin-left:80.74pt;mso-position-horizontal-relative:page;mso-wrap-distance-bottom:0;mso-wrap-distance-left:0;mso-wrap-distance-right:0;mso-wrap-distance-top:0;position:absolute;z-index:251700224" coordorigin="0,0" coordsize="21600,21600">
                <ns10:shape id="_x0000_s1049" type="#_x0000_t75" style="width:21600;height:21600;position:absolute">
                  <ns10:imagedata ns2:id="rId31" ns11:title=""/>
                </ns10:shape>
                <ns10:shape id="_x0000_s1050" type="#_x0000_t202" style="width:21600;height:21600;position:absolute;v-text-anchor:top" fillcolor="this">
                  <ns10:textbox inset="0,0,0,0">
                    <w:txbxContent>
                      <w:p w:rsidR="005616CF">
                        <w:pPr>
                          <w:widowControl w:val="0"/>
                          <w:autoSpaceDE w:val="0"/>
                          <w:autoSpaceDN w:val="0"/>
                          <w:spacing w:before="52"/>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 xml:space="preserve">helyi önkormányzat az önkormányzati bérlakásban élők, illetve állami bérlakás vagy szállóférőhely üzemeltetője az állami bérlakásban vagy szállóférőhelyen élők fogyasztása céljára vásárol villamos </w:t>
      </w:r>
      <w:r>
        <w:rPr>
          <w:rFonts w:ascii="Arial" w:eastAsia="Arial" w:hAnsi="Arial" w:cs="Arial"/>
          <w:spacing w:val="-2"/>
          <w:sz w:val="18"/>
          <w:szCs w:val="22"/>
          <w:lang w:val="hu-HU" w:eastAsia="en-US" w:bidi="ar-SA"/>
        </w:rPr>
        <w:t>energiát</w:t>
      </w:r>
    </w:p>
    <w:p w:rsidR="005616CF">
      <w:pPr>
        <w:widowControl w:val="0"/>
        <w:autoSpaceDE w:val="0"/>
        <w:autoSpaceDN w:val="0"/>
        <w:spacing w:before="87" w:line="247" w:lineRule="auto"/>
        <w:ind w:left="993" w:right="62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lakóépület</w:t>
      </w:r>
      <w:r>
        <w:rPr>
          <w:rFonts w:ascii="Arial" w:eastAsia="Arial" w:hAnsi="Arial" w:cs="Arial"/>
          <w:b/>
          <w:spacing w:val="-3"/>
          <w:sz w:val="18"/>
          <w:szCs w:val="22"/>
          <w:lang w:val="hu-HU" w:eastAsia="en-US" w:bidi="ar-SA"/>
        </w:rPr>
        <w:t xml:space="preserve"> </w:t>
      </w:r>
      <w:r>
        <w:rPr>
          <w:rFonts w:ascii="Arial" w:eastAsia="Arial" w:hAnsi="Arial" w:cs="Arial"/>
          <w:b/>
          <w:sz w:val="18"/>
          <w:szCs w:val="22"/>
          <w:lang w:val="hu-HU" w:eastAsia="en-US" w:bidi="ar-SA"/>
        </w:rPr>
        <w:t>közös</w:t>
      </w:r>
      <w:r>
        <w:rPr>
          <w:rFonts w:ascii="Arial" w:eastAsia="Arial" w:hAnsi="Arial" w:cs="Arial"/>
          <w:b/>
          <w:spacing w:val="-4"/>
          <w:sz w:val="18"/>
          <w:szCs w:val="22"/>
          <w:lang w:val="hu-HU" w:eastAsia="en-US" w:bidi="ar-SA"/>
        </w:rPr>
        <w:t xml:space="preserve"> </w:t>
      </w:r>
      <w:r>
        <w:rPr>
          <w:rFonts w:ascii="Arial" w:eastAsia="Arial" w:hAnsi="Arial" w:cs="Arial"/>
          <w:b/>
          <w:sz w:val="18"/>
          <w:szCs w:val="22"/>
          <w:lang w:val="hu-HU" w:eastAsia="en-US" w:bidi="ar-SA"/>
        </w:rPr>
        <w:t>felhasználása</w:t>
      </w:r>
      <w:r>
        <w:rPr>
          <w:rFonts w:ascii="Arial" w:eastAsia="Arial" w:hAnsi="Arial" w:cs="Arial"/>
          <w:sz w:val="18"/>
          <w:szCs w:val="22"/>
          <w:lang w:val="hu-HU" w:eastAsia="en-US" w:bidi="ar-SA"/>
        </w:rPr>
        <w: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villamos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energia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vásárlása</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lakóépület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közös</w:t>
      </w:r>
      <w:r>
        <w:rPr>
          <w:rFonts w:ascii="Arial" w:eastAsia="Arial" w:hAnsi="Arial" w:cs="Arial"/>
          <w:spacing w:val="-3"/>
          <w:sz w:val="18"/>
          <w:szCs w:val="22"/>
          <w:lang w:val="hu-HU" w:eastAsia="en-US" w:bidi="ar-SA"/>
        </w:rPr>
        <w:t xml:space="preserve"> </w:t>
      </w:r>
      <w:r>
        <w:rPr>
          <w:rFonts w:ascii="Arial" w:eastAsia="Arial" w:hAnsi="Arial" w:cs="Arial"/>
          <w:sz w:val="18"/>
          <w:szCs w:val="22"/>
          <w:lang w:val="hu-HU" w:eastAsia="en-US" w:bidi="ar-SA"/>
        </w:rPr>
        <w:t>fogyasztásának céljára történik ÉS</w:t>
      </w:r>
    </w:p>
    <w:p w:rsidR="005616CF">
      <w:pPr>
        <w:pStyle w:val="ListParagraph"/>
        <w:widowControl w:val="0"/>
        <w:numPr>
          <w:ilvl w:val="1"/>
          <w:numId w:val="32"/>
        </w:numPr>
        <w:tabs>
          <w:tab w:val="left" w:pos="1275"/>
          <w:tab w:val="left" w:pos="1277"/>
        </w:tabs>
        <w:autoSpaceDE w:val="0"/>
        <w:autoSpaceDN w:val="0"/>
        <w:spacing w:before="10" w:line="216" w:lineRule="auto"/>
        <w:ind w:left="1277" w:right="146"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 lakóépületben a műszakilag megosztott, önálló lakások száma meghaladja a nem lakás céljára szolgáló helyiségek számát, vagy</w:t>
      </w:r>
    </w:p>
    <w:p w:rsidR="005616CF">
      <w:pPr>
        <w:pStyle w:val="ListParagraph"/>
        <w:widowControl w:val="0"/>
        <w:numPr>
          <w:ilvl w:val="1"/>
          <w:numId w:val="32"/>
        </w:numPr>
        <w:tabs>
          <w:tab w:val="left" w:pos="1277"/>
          <w:tab w:val="left" w:pos="1279"/>
        </w:tabs>
        <w:autoSpaceDE w:val="0"/>
        <w:autoSpaceDN w:val="0"/>
        <w:spacing w:before="12" w:line="228" w:lineRule="auto"/>
        <w:ind w:left="1279" w:right="138"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 xml:space="preserve">összes felhasználási helye tekintetében együttesen 3x63 A-nál nem nagyobb csatlakozási teljesítményű lakóépület </w:t>
      </w:r>
      <w:r>
        <w:rPr>
          <w:rFonts w:ascii="Arial" w:eastAsia="Arial" w:hAnsi="Arial" w:cs="Arial"/>
          <w:sz w:val="18"/>
          <w:szCs w:val="22"/>
          <w:lang w:val="hu-HU" w:eastAsia="en-US" w:bidi="ar-SA"/>
        </w:rPr>
        <w:t>ÉS</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a lakóépületben a műszakilag megosztott, önálló lakások száma azonos vagy alacsonyabb, mint az önálló, nem lakás céljára szolgáló helyiségek száma</w:t>
      </w:r>
    </w:p>
    <w:p w:rsidR="005616CF">
      <w:pPr>
        <w:widowControl w:val="0"/>
        <w:tabs>
          <w:tab w:val="left" w:leader="dot" w:pos="6828"/>
        </w:tabs>
        <w:autoSpaceDE w:val="0"/>
        <w:autoSpaceDN w:val="0"/>
        <w:spacing w:before="62"/>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Műszakilag</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megosztott,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önálló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lakás:</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tabs>
          <w:tab w:val="left" w:leader="dot" w:pos="6828"/>
        </w:tabs>
        <w:autoSpaceDE w:val="0"/>
        <w:autoSpaceDN w:val="0"/>
        <w:spacing w:before="60"/>
        <w:ind w:left="1562"/>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Önálló,</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lakás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céljára</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szolgáló</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helyiség:</w:t>
      </w:r>
      <w:r>
        <w:rPr>
          <w:rFonts w:ascii="Times New Roman" w:eastAsia="Arial" w:hAnsi="Times New Roman" w:cs="Arial"/>
          <w:sz w:val="18"/>
          <w:szCs w:val="18"/>
          <w:lang w:val="hu-HU" w:eastAsia="en-US" w:bidi="ar-SA"/>
        </w:rPr>
        <w:tab/>
      </w:r>
      <w:r>
        <w:rPr>
          <w:rFonts w:ascii="Arial" w:eastAsia="Arial" w:hAnsi="Arial" w:cs="Arial"/>
          <w:spacing w:val="-5"/>
          <w:sz w:val="18"/>
          <w:szCs w:val="18"/>
          <w:lang w:val="hu-HU" w:eastAsia="en-US" w:bidi="ar-SA"/>
        </w:rPr>
        <w:t>db</w:t>
      </w:r>
    </w:p>
    <w:p w:rsidR="005616CF">
      <w:pPr>
        <w:widowControl w:val="0"/>
        <w:autoSpaceDE w:val="0"/>
        <w:autoSpaceDN w:val="0"/>
        <w:ind w:left="569"/>
        <w:jc w:val="both"/>
        <w:rPr>
          <w:rFonts w:ascii="Arial" w:eastAsia="Arial" w:hAnsi="Arial" w:cs="Arial"/>
          <w:sz w:val="18"/>
          <w:szCs w:val="18"/>
          <w:lang w:val="hu-HU" w:eastAsia="en-US" w:bidi="ar-SA"/>
        </w:rPr>
        <w:sectPr>
          <w:headerReference w:type="default" ns2:id="rId32"/>
          <w:footerReference w:type="default" ns2:id="rId33"/>
          <w:type w:val="nextPage"/>
          <w:pgSz w:w="11910" w:h="16840"/>
          <w:pgMar w:top="1660" w:right="1275" w:bottom="1020" w:left="1133" w:header="708" w:footer="824" w:gutter="0"/>
          <w:pgNumType w:start="1"/>
          <w:cols w:space="708"/>
        </w:sectPr>
      </w:pPr>
    </w:p>
    <w:p w:rsidR="005616CF">
      <w:pPr>
        <w:widowControl w:val="0"/>
        <w:autoSpaceDE w:val="0"/>
        <w:autoSpaceDN w:val="0"/>
        <w:spacing w:before="94"/>
        <w:ind w:left="0"/>
        <w:rPr>
          <w:rFonts w:ascii="Arial" w:eastAsia="Arial" w:hAnsi="Arial" w:cs="Arial"/>
          <w:sz w:val="18"/>
          <w:szCs w:val="18"/>
          <w:lang w:val="hu-HU" w:eastAsia="en-US" w:bidi="ar-SA"/>
        </w:rPr>
      </w:pPr>
    </w:p>
    <w:p w:rsidR="005616CF">
      <w:pPr>
        <w:pStyle w:val="Heading2"/>
        <w:widowControl w:val="0"/>
        <w:autoSpaceDE w:val="0"/>
        <w:autoSpaceDN w:val="0"/>
        <w:spacing w:before="1"/>
        <w:ind w:left="569" w:firstLine="0"/>
        <w:rPr>
          <w:rFonts w:ascii="Arial" w:eastAsia="Arial" w:hAnsi="Arial" w:cs="Arial"/>
          <w:b/>
          <w:bCs/>
          <w:sz w:val="18"/>
          <w:szCs w:val="18"/>
          <w:lang w:val="hu-HU" w:eastAsia="en-US" w:bidi="ar-SA"/>
        </w:rPr>
      </w:pPr>
      <w:r>
        <w:rPr>
          <w:noProof/>
          <w:lang w:eastAsia="hu-HU"/>
        </w:rPr>
        <ns1:AlternateContent>
          <ns1:Choice Requires="wpg">
            <w:drawing>
              <ns3:anchor distT="0" distB="0" distL="0" distR="0" simplePos="0" relativeHeight="251705344" behindDoc="0" locked="0" layoutInCell="1" allowOverlap="1">
                <ns3:simplePos x="0" y="0"/>
                <ns3:positionH relativeFrom="page">
                  <ns3:posOffset>1030316</ns3:posOffset>
                </ns3:positionH>
                <ns3:positionV relativeFrom="paragraph">
                  <ns3:posOffset>153719</ns3:posOffset>
                </ns3:positionV>
                <ns3:extent cx="228600" cy="228600"/>
                <ns3:effectExtent l="0" t="0" r="0" b="0"/>
                <ns3:wrapNone/>
                <ns3:docPr id="40881686" name="Group 24"/>
                <ns3:cNvGraphicFramePr/>
                <ns4:graphic>
                  <ns4:graphicData uri="http://schemas.microsoft.com/office/word/2010/wordprocessingGroup">
                    <ns13:wgp>
                      <ns13:cNvGrpSpPr/>
                      <ns13:grpSpPr>
                        <ns4:xfrm>
                          <ns4:off x="0" y="0"/>
                          <ns4:ext cx="228600" cy="228600"/>
                          <ns4:chOff x="0" y="0"/>
                          <ns4:chExt cx="228600" cy="228600"/>
                        </ns4:xfrm>
                      </ns13:grpSpPr>
                      <ns5:pic>
                        <ns5:nvPicPr>
                          <ns5:cNvPr id="734462892" name="Image 25"/>
                          <ns5:cNvPicPr/>
                        </ns5:nvPicPr>
                        <ns5:blipFill>
                          <ns4:blip ns2:embed="rId31" cstate="print"/>
                          <ns4:stretch>
                            <ns4:fillRect/>
                          </ns4:stretch>
                        </ns5:blipFill>
                        <ns5:spPr>
                          <ns4:xfrm>
                            <ns4:off x="0" y="0"/>
                            <ns4:ext cx="228600" cy="228600"/>
                          </ns4:xfrm>
                          <ns4:prstGeom prst="rect">
                            <ns4:avLst/>
                          </ns4:prstGeom>
                        </ns5:spPr>
                      </ns5:pic>
                      <ns9:wsp>
                        <ns9:cNvPr id="1314086452" name="Textbox 26"/>
                        <ns9:cNvSpPr txBox="1"/>
                        <ns9:spPr>
                          <ns4:xfrm>
                            <ns4:off x="0" y="0"/>
                            <ns4:ext cx="228600" cy="228600"/>
                          </ns4:xfrm>
                          <ns4:prstGeom prst="rect">
                            <ns4:avLst/>
                          </ns4:prstGeom>
                        </ns9:spPr>
                        <ns9:txbx>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4" ns11:spid="_x0000_s1051" style="width:18pt;height:18pt;margin-top:12.1pt;margin-left:81.13pt;mso-position-horizontal-relative:page;mso-wrap-distance-bottom:0;mso-wrap-distance-left:0;mso-wrap-distance-right:0;mso-wrap-distance-top:0;position:absolute;z-index:251704320" coordorigin="0,0" coordsize="21600,21600">
                <ns10:shape id="_x0000_s1052" type="#_x0000_t75" style="width:21600;height:21600;position:absolute">
                  <ns10:imagedata ns2:id="rId31" ns11:title=""/>
                </ns10:shape>
                <ns10:shape id="_x0000_s1053" type="#_x0000_t202" style="width:21600;height:21600;position:absolute;v-text-anchor:top" fillcolor="this">
                  <ns10:textbox inset="0,0,0,0">
                    <w:txbxContent>
                      <w:p w:rsidR="005616CF">
                        <w:pPr>
                          <w:widowControl w:val="0"/>
                          <w:autoSpaceDE w:val="0"/>
                          <w:autoSpaceDN w:val="0"/>
                          <w:spacing w:before="64"/>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b/>
          <w:bCs/>
          <w:sz w:val="18"/>
          <w:szCs w:val="18"/>
          <w:lang w:val="hu-HU" w:eastAsia="en-US" w:bidi="ar-SA"/>
        </w:rPr>
        <w:t>Nem</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lakossági</w:t>
      </w:r>
      <w:r>
        <w:rPr>
          <w:rFonts w:ascii="Arial" w:eastAsia="Arial" w:hAnsi="Arial" w:cs="Arial"/>
          <w:b/>
          <w:bCs/>
          <w:spacing w:val="-9"/>
          <w:sz w:val="18"/>
          <w:szCs w:val="18"/>
          <w:lang w:val="hu-HU" w:eastAsia="en-US" w:bidi="ar-SA"/>
        </w:rPr>
        <w:t xml:space="preserve"> </w:t>
      </w:r>
      <w:r>
        <w:rPr>
          <w:rFonts w:ascii="Arial" w:eastAsia="Arial" w:hAnsi="Arial" w:cs="Arial"/>
          <w:b/>
          <w:bCs/>
          <w:sz w:val="18"/>
          <w:szCs w:val="18"/>
          <w:lang w:val="hu-HU" w:eastAsia="en-US" w:bidi="ar-SA"/>
        </w:rPr>
        <w:t>célú</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autoSpaceDE w:val="0"/>
        <w:autoSpaceDN w:val="0"/>
        <w:spacing w:before="109" w:line="247" w:lineRule="auto"/>
        <w:ind w:left="993" w:right="142"/>
        <w:jc w:val="both"/>
        <w:rPr>
          <w:rFonts w:ascii="Arial" w:eastAsia="Arial" w:hAnsi="Arial" w:cs="Arial"/>
          <w:sz w:val="18"/>
          <w:szCs w:val="22"/>
          <w:lang w:val="hu-HU" w:eastAsia="en-US" w:bidi="ar-SA"/>
        </w:rPr>
      </w:pPr>
      <w:r>
        <w:rPr>
          <w:rFonts w:ascii="Arial" w:eastAsia="Arial" w:hAnsi="Arial" w:cs="Arial"/>
          <w:b/>
          <w:sz w:val="18"/>
          <w:szCs w:val="22"/>
          <w:lang w:val="hu-HU" w:eastAsia="en-US" w:bidi="ar-SA"/>
        </w:rPr>
        <w:t>Nem lakossági célú (</w:t>
      </w:r>
      <w:r>
        <w:rPr>
          <w:rFonts w:ascii="Arial" w:eastAsia="Arial" w:hAnsi="Arial" w:cs="Arial"/>
          <w:b/>
          <w:sz w:val="18"/>
          <w:szCs w:val="22"/>
          <w:lang w:val="hu-HU" w:eastAsia="en-US" w:bidi="ar-SA"/>
        </w:rPr>
        <w:t>mikrovállalkozói</w:t>
      </w:r>
      <w:r>
        <w:rPr>
          <w:rFonts w:ascii="Arial" w:eastAsia="Arial" w:hAnsi="Arial" w:cs="Arial"/>
          <w:b/>
          <w:sz w:val="18"/>
          <w:szCs w:val="22"/>
          <w:lang w:val="hu-HU" w:eastAsia="en-US" w:bidi="ar-SA"/>
        </w:rPr>
        <w:t xml:space="preserve">) felhasználás </w:t>
      </w:r>
      <w:r>
        <w:rPr>
          <w:rFonts w:ascii="Arial" w:eastAsia="Arial" w:hAnsi="Arial" w:cs="Arial"/>
          <w:sz w:val="18"/>
          <w:szCs w:val="22"/>
          <w:lang w:val="hu-HU" w:eastAsia="en-US" w:bidi="ar-SA"/>
        </w:rPr>
        <w:t>(ha a villamos energia vásárlása sem részben, sem egészben nem minősül lakossági célú felhasználásnak)</w:t>
      </w:r>
    </w:p>
    <w:p w:rsidR="005616CF">
      <w:pPr>
        <w:pStyle w:val="ListParagraph"/>
        <w:widowControl w:val="0"/>
        <w:numPr>
          <w:ilvl w:val="1"/>
          <w:numId w:val="32"/>
        </w:numPr>
        <w:tabs>
          <w:tab w:val="left" w:pos="1275"/>
          <w:tab w:val="left" w:pos="1277"/>
        </w:tabs>
        <w:autoSpaceDE w:val="0"/>
        <w:autoSpaceDN w:val="0"/>
        <w:spacing w:before="2" w:line="228" w:lineRule="auto"/>
        <w:ind w:left="1277" w:right="143" w:hanging="284"/>
        <w:jc w:val="both"/>
        <w:rPr>
          <w:rFonts w:ascii="Arial" w:eastAsia="Arial" w:hAnsi="Arial" w:cs="Arial"/>
          <w:sz w:val="18"/>
          <w:szCs w:val="22"/>
          <w:lang w:val="hu-HU" w:eastAsia="en-US" w:bidi="ar-SA"/>
        </w:rPr>
      </w:pPr>
      <w:r>
        <w:rPr>
          <w:rFonts w:ascii="Arial" w:eastAsia="Arial" w:hAnsi="Arial" w:cs="Arial"/>
          <w:sz w:val="18"/>
          <w:szCs w:val="22"/>
          <w:lang w:val="hu-HU" w:eastAsia="en-US" w:bidi="ar-SA"/>
        </w:rPr>
        <w:t>az</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igénybejelentő</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kisfeszültségen</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vételez,</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összes</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felhasználási</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helye</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együttesen</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nem</w:t>
      </w:r>
      <w:r>
        <w:rPr>
          <w:rFonts w:ascii="Arial" w:eastAsia="Arial" w:hAnsi="Arial" w:cs="Arial"/>
          <w:spacing w:val="-13"/>
          <w:sz w:val="18"/>
          <w:szCs w:val="22"/>
          <w:lang w:val="hu-HU" w:eastAsia="en-US" w:bidi="ar-SA"/>
        </w:rPr>
        <w:t xml:space="preserve"> </w:t>
      </w:r>
      <w:r>
        <w:rPr>
          <w:rFonts w:ascii="Arial" w:eastAsia="Arial" w:hAnsi="Arial" w:cs="Arial"/>
          <w:sz w:val="18"/>
          <w:szCs w:val="22"/>
          <w:lang w:val="hu-HU" w:eastAsia="en-US" w:bidi="ar-SA"/>
        </w:rPr>
        <w:t>haladja</w:t>
      </w:r>
      <w:r>
        <w:rPr>
          <w:rFonts w:ascii="Arial" w:eastAsia="Arial" w:hAnsi="Arial" w:cs="Arial"/>
          <w:spacing w:val="-12"/>
          <w:sz w:val="18"/>
          <w:szCs w:val="22"/>
          <w:lang w:val="hu-HU" w:eastAsia="en-US" w:bidi="ar-SA"/>
        </w:rPr>
        <w:t xml:space="preserve"> </w:t>
      </w:r>
      <w:r>
        <w:rPr>
          <w:rFonts w:ascii="Arial" w:eastAsia="Arial" w:hAnsi="Arial" w:cs="Arial"/>
          <w:sz w:val="18"/>
          <w:szCs w:val="22"/>
          <w:lang w:val="hu-HU" w:eastAsia="en-US" w:bidi="ar-SA"/>
        </w:rPr>
        <w:t xml:space="preserve">meg a 3x63 A csatlakozási teljesítményt, ÉS 217/2022. (VI. 17.) Korm. rendelet alkalmazásában </w:t>
      </w:r>
      <w:r>
        <w:rPr>
          <w:rFonts w:ascii="Arial" w:eastAsia="Arial" w:hAnsi="Arial" w:cs="Arial"/>
          <w:sz w:val="18"/>
          <w:szCs w:val="22"/>
          <w:lang w:val="hu-HU" w:eastAsia="en-US" w:bidi="ar-SA"/>
        </w:rPr>
        <w:t>mikrovállalkozásnak</w:t>
      </w:r>
      <w:r>
        <w:rPr>
          <w:rFonts w:ascii="Arial" w:eastAsia="Arial" w:hAnsi="Arial" w:cs="Arial"/>
          <w:sz w:val="18"/>
          <w:szCs w:val="22"/>
          <w:lang w:val="hu-HU" w:eastAsia="en-US" w:bidi="ar-SA"/>
        </w:rPr>
        <w:t xml:space="preserve"> minősül.</w:t>
      </w:r>
    </w:p>
    <w:p w:rsidR="005616CF">
      <w:pPr>
        <w:widowControl w:val="0"/>
        <w:autoSpaceDE w:val="0"/>
        <w:autoSpaceDN w:val="0"/>
        <w:spacing w:before="31"/>
        <w:ind w:left="0"/>
        <w:rPr>
          <w:rFonts w:ascii="Arial" w:eastAsia="Arial" w:hAnsi="Arial" w:cs="Arial"/>
          <w:sz w:val="18"/>
          <w:szCs w:val="18"/>
          <w:lang w:val="hu-HU" w:eastAsia="en-US" w:bidi="ar-SA"/>
        </w:rPr>
      </w:pPr>
    </w:p>
    <w:p w:rsidR="005616CF">
      <w:pPr>
        <w:pStyle w:val="Heading2"/>
        <w:widowControl w:val="0"/>
        <w:numPr>
          <w:ilvl w:val="0"/>
          <w:numId w:val="32"/>
        </w:numPr>
        <w:tabs>
          <w:tab w:val="left" w:pos="568"/>
        </w:tabs>
        <w:autoSpaceDE w:val="0"/>
        <w:autoSpaceDN w:val="0"/>
        <w:ind w:left="568" w:hanging="424"/>
        <w:jc w:val="left"/>
        <w:rPr>
          <w:rFonts w:ascii="Arial" w:eastAsia="Arial" w:hAnsi="Arial" w:cs="Arial"/>
          <w:b/>
          <w:bCs/>
          <w:sz w:val="18"/>
          <w:szCs w:val="18"/>
          <w:lang w:val="hu-HU" w:eastAsia="en-US" w:bidi="ar-SA"/>
        </w:rPr>
      </w:pPr>
      <w:r>
        <w:rPr>
          <w:rFonts w:ascii="Arial" w:eastAsia="Arial" w:hAnsi="Arial" w:cs="Arial"/>
          <w:b/>
          <w:bCs/>
          <w:spacing w:val="-2"/>
          <w:sz w:val="18"/>
          <w:szCs w:val="18"/>
          <w:lang w:val="hu-HU" w:eastAsia="en-US" w:bidi="ar-SA"/>
        </w:rPr>
        <w:t>Kapcsolattartás</w:t>
      </w:r>
    </w:p>
    <w:p w:rsidR="005616CF">
      <w:pPr>
        <w:widowControl w:val="0"/>
        <w:autoSpaceDE w:val="0"/>
        <w:autoSpaceDN w:val="0"/>
        <w:spacing w:before="99"/>
        <w:ind w:left="569"/>
        <w:rPr>
          <w:rFonts w:ascii="Arial" w:eastAsia="Arial" w:hAnsi="Arial" w:cs="Arial"/>
          <w:sz w:val="18"/>
          <w:szCs w:val="22"/>
          <w:lang w:val="hu-HU" w:eastAsia="en-US" w:bidi="ar-SA"/>
        </w:rPr>
      </w:pPr>
      <w:r>
        <w:rPr>
          <w:rFonts w:ascii="Arial" w:eastAsia="Arial" w:hAnsi="Arial" w:cs="Arial"/>
          <w:color w:val="221F1F"/>
          <w:sz w:val="18"/>
          <w:szCs w:val="22"/>
          <w:lang w:val="hu-HU" w:eastAsia="en-US" w:bidi="ar-SA"/>
        </w:rPr>
        <w:t>Értesítési</w:t>
      </w:r>
      <w:r>
        <w:rPr>
          <w:rFonts w:ascii="Arial" w:eastAsia="Arial" w:hAnsi="Arial" w:cs="Arial"/>
          <w:color w:val="221F1F"/>
          <w:spacing w:val="-4"/>
          <w:sz w:val="18"/>
          <w:szCs w:val="22"/>
          <w:lang w:val="hu-HU" w:eastAsia="en-US" w:bidi="ar-SA"/>
        </w:rPr>
        <w:t xml:space="preserve"> </w:t>
      </w:r>
      <w:r>
        <w:rPr>
          <w:rFonts w:ascii="Arial" w:eastAsia="Arial" w:hAnsi="Arial" w:cs="Arial"/>
          <w:color w:val="221F1F"/>
          <w:sz w:val="18"/>
          <w:szCs w:val="22"/>
          <w:lang w:val="hu-HU" w:eastAsia="en-US" w:bidi="ar-SA"/>
        </w:rPr>
        <w:t>cím</w:t>
      </w:r>
      <w:r>
        <w:rPr>
          <w:rFonts w:ascii="Arial" w:eastAsia="Arial" w:hAnsi="Arial" w:cs="Arial"/>
          <w:position w:val="6"/>
          <w:sz w:val="12"/>
          <w:szCs w:val="22"/>
          <w:lang w:val="hu-HU" w:eastAsia="en-US" w:bidi="ar-SA"/>
        </w:rPr>
        <w:t>1,1a,2</w:t>
      </w:r>
      <w:r>
        <w:rPr>
          <w:rFonts w:ascii="Arial" w:eastAsia="Arial" w:hAnsi="Arial" w:cs="Arial"/>
          <w:spacing w:val="15"/>
          <w:position w:val="6"/>
          <w:sz w:val="12"/>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eltér 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lakcímtől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székhelytől</w:t>
      </w:r>
      <w:r>
        <w:rPr>
          <w:rFonts w:ascii="Arial" w:eastAsia="Arial" w:hAnsi="Arial" w:cs="Arial"/>
          <w:i/>
          <w:sz w:val="18"/>
          <w:szCs w:val="22"/>
          <w:lang w:val="hu-HU" w:eastAsia="en-US" w:bidi="ar-SA"/>
        </w:rPr>
        <w:t>)</w:t>
      </w:r>
      <w:r>
        <w:rPr>
          <w:rFonts w:ascii="Arial" w:eastAsia="Arial" w:hAnsi="Arial" w:cs="Arial"/>
          <w:color w:val="221F1F"/>
          <w:sz w:val="18"/>
          <w:szCs w:val="22"/>
          <w:lang w:val="hu-HU" w:eastAsia="en-US" w:bidi="ar-SA"/>
        </w:rPr>
        <w:t>:</w:t>
      </w:r>
      <w:r>
        <w:rPr>
          <w:rFonts w:ascii="Arial" w:eastAsia="Arial" w:hAnsi="Arial" w:cs="Arial"/>
          <w:color w:val="221F1F"/>
          <w:spacing w:val="27"/>
          <w:sz w:val="18"/>
          <w:szCs w:val="22"/>
          <w:lang w:val="hu-HU" w:eastAsia="en-US" w:bidi="ar-SA"/>
        </w:rPr>
        <w:t xml:space="preserve"> </w:t>
      </w:r>
      <w:r>
        <w:rPr>
          <w:rFonts w:ascii="Arial" w:eastAsia="Arial" w:hAnsi="Arial" w:cs="Arial"/>
          <w:color w:val="221F1F"/>
          <w:spacing w:val="-2"/>
          <w:sz w:val="18"/>
          <w:szCs w:val="22"/>
          <w:lang w:val="hu-HU" w:eastAsia="en-US" w:bidi="ar-SA"/>
        </w:rPr>
        <w:t>.</w:t>
      </w:r>
      <w:r>
        <w:rPr>
          <w:rFonts w:ascii="Arial" w:eastAsia="Arial" w:hAnsi="Arial" w:cs="Arial"/>
          <w:color w:val="221F1F"/>
          <w:spacing w:val="-2"/>
          <w:sz w:val="18"/>
          <w:szCs w:val="22"/>
          <w:lang w:val="hu-HU" w:eastAsia="en-US" w:bidi="ar-SA"/>
        </w:rPr>
        <w:t>.................................................................................................</w:t>
      </w:r>
    </w:p>
    <w:p w:rsidR="005616CF">
      <w:pPr>
        <w:widowControl w:val="0"/>
        <w:autoSpaceDE w:val="0"/>
        <w:autoSpaceDN w:val="0"/>
        <w:spacing w:before="99"/>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w:t>
      </w:r>
      <w:r w:rsidR="001253EA">
        <w:rPr>
          <w:rFonts w:ascii="Arial" w:eastAsia="Arial" w:hAnsi="Arial" w:cs="Arial"/>
          <w:color w:val="0070C0"/>
          <w:sz w:val="26"/>
          <w:szCs w:val="26"/>
          <w:lang w:val="hu-HU" w:eastAsia="en-US" w:bidi="ar-SA"/>
        </w:rPr>
        <w:t>.Person</w:t>
      </w:r>
      <w:r w:rsidR="001253EA">
        <w:rPr>
          <w:rFonts w:ascii="Arial" w:eastAsia="Arial" w:hAnsi="Arial" w:cs="Arial"/>
          <w:color w:val="0070C0"/>
          <w:sz w:val="26"/>
          <w:szCs w:val="26"/>
          <w:lang w:val="hu-HU" w:eastAsia="en-US" w:bidi="ar-SA"/>
        </w:rPr>
        <w:t>.Phone</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 xml:space="preserve"> </w:t>
      </w:r>
      <w:r>
        <w:rPr>
          <w:rFonts w:ascii="Arial" w:eastAsia="Arial" w:hAnsi="Arial" w:cs="Arial"/>
          <w:color w:val="221F1F"/>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color w:val="221F1F"/>
          <w:sz w:val="18"/>
          <w:szCs w:val="18"/>
          <w:lang w:val="hu-HU" w:eastAsia="en-US" w:bidi="ar-SA"/>
        </w:rPr>
        <w:t>:</w:t>
      </w:r>
      <w:r>
        <w:rPr>
          <w:rFonts w:ascii="Arial" w:eastAsia="Arial" w:hAnsi="Arial" w:cs="Arial"/>
          <w:color w:val="221F1F"/>
          <w:spacing w:val="10"/>
          <w:sz w:val="18"/>
          <w:szCs w:val="18"/>
          <w:lang w:val="hu-HU" w:eastAsia="en-US" w:bidi="ar-SA"/>
        </w:rPr>
        <w:t xml:space="preserve"> </w:t>
      </w:r>
      <w:r w:rsidRPr="004C6C63" w:rsidR="001253EA">
        <w:rPr>
          <w:rFonts w:ascii="Arial" w:eastAsia="Arial" w:hAnsi="Arial" w:cs="Arial"/>
          <w:color w:val="0070C0"/>
          <w:sz w:val="26"/>
          <w:szCs w:val="26"/>
          <w:lang w:val="hu-HU" w:eastAsia="en-US" w:bidi="ar-SA"/>
        </w:rPr>
        <w:t>{</w:t>
      </w:r>
      <w:r w:rsidR="001253EA">
        <w:rPr>
          <w:rFonts w:ascii="Arial" w:eastAsia="Arial" w:hAnsi="Arial" w:cs="Arial"/>
          <w:color w:val="0070C0"/>
          <w:sz w:val="26"/>
          <w:szCs w:val="26"/>
          <w:lang w:val="hu-HU" w:eastAsia="en-US" w:bidi="ar-SA"/>
        </w:rPr>
        <w:t>d.Person.Email</w:t>
      </w:r>
      <w:r w:rsidRPr="004C6C63" w:rsidR="001253EA">
        <w:rPr>
          <w:rFonts w:ascii="Arial" w:eastAsia="Arial" w:hAnsi="Arial" w:cs="Arial"/>
          <w:color w:val="0070C0"/>
          <w:sz w:val="26"/>
          <w:szCs w:val="26"/>
          <w:lang w:val="hu-HU" w:eastAsia="en-US" w:bidi="ar-SA"/>
        </w:rPr>
        <w:t>}</w:t>
      </w:r>
    </w:p>
    <w:p w:rsidR="005616CF">
      <w:pPr>
        <w:widowControl w:val="0"/>
        <w:autoSpaceDE w:val="0"/>
        <w:autoSpaceDN w:val="0"/>
        <w:spacing w:before="101" w:line="237" w:lineRule="auto"/>
        <w:ind w:left="569" w:right="136" w:firstLine="43"/>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 telefonszám / e-mail-cím megadásával a Nyilatkozattevő hozzájárul, hogy vele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 kapcsolatot telefonon / elektronikus úton tartsa.)</w:t>
      </w:r>
    </w:p>
    <w:p w:rsidR="005616CF">
      <w:pPr>
        <w:widowControl w:val="0"/>
        <w:autoSpaceDE w:val="0"/>
        <w:autoSpaceDN w:val="0"/>
        <w:spacing w:before="63"/>
        <w:ind w:left="0"/>
        <w:rPr>
          <w:rFonts w:ascii="Arial" w:eastAsia="Arial" w:hAnsi="Arial" w:cs="Arial"/>
          <w:i/>
          <w:sz w:val="15"/>
          <w:szCs w:val="18"/>
          <w:lang w:val="hu-HU" w:eastAsia="en-US" w:bidi="ar-SA"/>
        </w:rPr>
      </w:pPr>
    </w:p>
    <w:p w:rsidR="005616CF">
      <w:pPr>
        <w:pStyle w:val="Heading2"/>
        <w:widowControl w:val="0"/>
        <w:numPr>
          <w:ilvl w:val="0"/>
          <w:numId w:val="32"/>
        </w:numPr>
        <w:tabs>
          <w:tab w:val="left" w:pos="568"/>
        </w:tabs>
        <w:autoSpaceDE w:val="0"/>
        <w:autoSpaceDN w:val="0"/>
        <w:spacing w:before="1"/>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w:t>
      </w:r>
      <w:r>
        <w:rPr>
          <w:rFonts w:ascii="Arial" w:eastAsia="Arial" w:hAnsi="Arial" w:cs="Arial"/>
          <w:b/>
          <w:bCs/>
          <w:spacing w:val="-9"/>
          <w:sz w:val="18"/>
          <w:szCs w:val="18"/>
          <w:lang w:val="hu-HU" w:eastAsia="en-US" w:bidi="ar-SA"/>
        </w:rPr>
        <w:t xml:space="preserve"> </w:t>
      </w:r>
      <w:r>
        <w:rPr>
          <w:rFonts w:ascii="Arial" w:eastAsia="Arial" w:hAnsi="Arial" w:cs="Arial"/>
          <w:b/>
          <w:bCs/>
          <w:spacing w:val="-2"/>
          <w:sz w:val="18"/>
          <w:szCs w:val="18"/>
          <w:lang w:val="hu-HU" w:eastAsia="en-US" w:bidi="ar-SA"/>
        </w:rPr>
        <w:t>adatai</w:t>
      </w:r>
    </w:p>
    <w:p w:rsidR="005616CF">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sidRPr="00153C36" w:rsidR="006F3364">
        <w:rPr>
          <w:rFonts w:ascii="Arial" w:eastAsia="Arial" w:hAnsi="Arial" w:cs="Arial"/>
          <w:b/>
          <w:color w:val="0070C0"/>
          <w:spacing w:val="-2"/>
          <w:sz w:val="18"/>
          <w:szCs w:val="18"/>
          <w:lang w:val="hu-HU" w:eastAsia="en-US" w:bidi="ar-SA"/>
        </w:rPr>
        <w:t>{</w:t>
      </w:r>
      <w:r w:rsidR="006F3364">
        <w:rPr>
          <w:rFonts w:ascii="Arial" w:eastAsia="Arial" w:hAnsi="Arial" w:cs="Arial"/>
          <w:b/>
          <w:color w:val="0070C0"/>
          <w:spacing w:val="-2"/>
          <w:sz w:val="18"/>
          <w:szCs w:val="18"/>
          <w:lang w:val="hu-HU" w:eastAsia="en-US" w:bidi="ar-SA"/>
        </w:rPr>
        <w:t>d.</w:t>
      </w:r>
      <w:r w:rsidRPr="00153C36" w:rsidR="006F3364">
        <w:rPr>
          <w:rFonts w:ascii="Arial" w:eastAsia="Arial" w:hAnsi="Arial" w:cs="Arial"/>
          <w:color w:val="0070C0"/>
          <w:spacing w:val="-2"/>
          <w:sz w:val="8"/>
          <w:szCs w:val="8"/>
          <w:lang w:val="hu-HU" w:eastAsia="en-US" w:bidi="ar-SA"/>
        </w:rPr>
        <w:t>Project.IranyitoSzam</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 xml:space="preserve">   </w:t>
      </w:r>
      <w:r w:rsidRPr="00153C36" w:rsidR="006F3364">
        <w:rPr>
          <w:rFonts w:ascii="Arial" w:eastAsia="Arial" w:hAnsi="Arial" w:cs="Arial"/>
          <w:color w:val="0070C0"/>
          <w:spacing w:val="-2"/>
          <w:sz w:val="18"/>
          <w:szCs w:val="18"/>
          <w:lang w:val="hu-HU" w:eastAsia="en-US" w:bidi="ar-SA"/>
        </w:rPr>
        <w:t xml:space="preserve">  {</w:t>
      </w:r>
      <w:r w:rsidR="006F3364">
        <w:rPr>
          <w:rFonts w:ascii="Arial" w:eastAsia="Arial" w:hAnsi="Arial" w:cs="Arial"/>
          <w:color w:val="0070C0"/>
          <w:spacing w:val="-2"/>
          <w:sz w:val="18"/>
          <w:szCs w:val="18"/>
          <w:lang w:val="hu-HU" w:eastAsia="en-US" w:bidi="ar-SA"/>
        </w:rPr>
        <w:t>d.</w:t>
      </w:r>
      <w:r w:rsidRPr="00153C36" w:rsidR="006F3364">
        <w:rPr>
          <w:rFonts w:ascii="Arial" w:eastAsia="Arial" w:hAnsi="Arial" w:cs="Arial"/>
          <w:color w:val="0070C0"/>
          <w:spacing w:val="-2"/>
          <w:sz w:val="18"/>
          <w:szCs w:val="18"/>
          <w:lang w:val="hu-HU" w:eastAsia="en-US" w:bidi="ar-SA"/>
        </w:rPr>
        <w:t>Project.Varos</w:t>
      </w:r>
      <w:r w:rsidRPr="00153C36" w:rsidR="006F3364">
        <w:rPr>
          <w:rFonts w:ascii="Arial" w:eastAsia="Arial" w:hAnsi="Arial" w:cs="Arial"/>
          <w:color w:val="0070C0"/>
          <w:spacing w:val="-2"/>
          <w:sz w:val="18"/>
          <w:szCs w:val="18"/>
          <w:lang w:val="hu-HU" w:eastAsia="en-US" w:bidi="ar-SA"/>
        </w:rPr>
        <w:t>}</w:t>
      </w:r>
      <w:r w:rsidRPr="00153C36" w:rsidR="006F3364">
        <w:rPr>
          <w:rFonts w:ascii="Arial" w:eastAsia="Arial" w:hAnsi="Arial" w:cs="Arial"/>
          <w:color w:val="0070C0"/>
          <w:sz w:val="22"/>
          <w:szCs w:val="18"/>
          <w:lang w:val="hu-HU" w:eastAsia="en-US" w:bidi="ar-SA"/>
        </w:rPr>
        <w:tab/>
      </w:r>
      <w:r w:rsidRPr="00153C36" w:rsidR="006F3364">
        <w:rPr>
          <w:rFonts w:ascii="Arial" w:eastAsia="Arial" w:hAnsi="Arial" w:cs="Arial"/>
          <w:color w:val="0070C0"/>
          <w:sz w:val="18"/>
          <w:szCs w:val="18"/>
          <w:lang w:val="hu-HU" w:eastAsia="en-US" w:bidi="ar-SA"/>
        </w:rPr>
        <w:t xml:space="preserve">      {</w:t>
      </w:r>
      <w:r w:rsidR="006F3364">
        <w:rPr>
          <w:rFonts w:ascii="Arial" w:eastAsia="Arial" w:hAnsi="Arial" w:cs="Arial"/>
          <w:color w:val="0070C0"/>
          <w:sz w:val="18"/>
          <w:szCs w:val="18"/>
          <w:lang w:val="hu-HU" w:eastAsia="en-US" w:bidi="ar-SA"/>
        </w:rPr>
        <w:t>d.</w:t>
      </w:r>
      <w:r w:rsidRPr="00153C36" w:rsidR="006F3364">
        <w:rPr>
          <w:rFonts w:ascii="Arial" w:eastAsia="Arial" w:hAnsi="Arial" w:cs="Arial"/>
          <w:color w:val="0070C0"/>
          <w:sz w:val="18"/>
          <w:szCs w:val="18"/>
          <w:lang w:val="hu-HU" w:eastAsia="en-US" w:bidi="ar-SA"/>
        </w:rPr>
        <w:t>Project.Utca</w:t>
      </w:r>
      <w:r w:rsidRPr="00153C36" w:rsidR="006F3364">
        <w:rPr>
          <w:rFonts w:ascii="Arial" w:eastAsia="Arial" w:hAnsi="Arial" w:cs="Arial"/>
          <w:color w:val="0070C0"/>
          <w:sz w:val="18"/>
          <w:szCs w:val="18"/>
          <w:lang w:val="hu-HU" w:eastAsia="en-US" w:bidi="ar-SA"/>
        </w:rPr>
        <w:t>}</w:t>
      </w:r>
      <w:r w:rsidRPr="00153C36" w:rsidR="006F3364">
        <w:rPr>
          <w:rFonts w:ascii="Arial" w:eastAsia="Arial" w:hAnsi="Arial" w:cs="Arial"/>
          <w:color w:val="0070C0"/>
          <w:spacing w:val="46"/>
          <w:sz w:val="22"/>
          <w:szCs w:val="18"/>
          <w:lang w:val="hu-HU" w:eastAsia="en-US" w:bidi="ar-SA"/>
        </w:rPr>
        <w:t xml:space="preserve"> </w:t>
      </w:r>
      <w:r w:rsidR="00D721E2">
        <w:rPr>
          <w:rFonts w:ascii="Arial" w:eastAsia="Arial" w:hAnsi="Arial" w:cs="Arial"/>
          <w:color w:val="0070C0"/>
          <w:spacing w:val="46"/>
          <w:sz w:val="22"/>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Project.Hazszam</w:t>
      </w:r>
      <w:r w:rsidRPr="00153C36" w:rsidR="006F3364">
        <w:rPr>
          <w:rFonts w:ascii="Arial" w:eastAsia="Arial" w:hAnsi="Arial" w:cs="Arial"/>
          <w:color w:val="0070C0"/>
          <w:spacing w:val="46"/>
          <w:sz w:val="18"/>
          <w:szCs w:val="18"/>
          <w:lang w:val="hu-HU" w:eastAsia="en-US" w:bidi="ar-SA"/>
        </w:rPr>
        <w:t>}{</w:t>
      </w:r>
      <w:r w:rsidR="006F3364">
        <w:rPr>
          <w:rFonts w:ascii="Arial" w:eastAsia="Arial" w:hAnsi="Arial" w:cs="Arial"/>
          <w:color w:val="0070C0"/>
          <w:spacing w:val="46"/>
          <w:sz w:val="18"/>
          <w:szCs w:val="18"/>
          <w:lang w:val="hu-HU" w:eastAsia="en-US" w:bidi="ar-SA"/>
        </w:rPr>
        <w:t>d.</w:t>
      </w:r>
      <w:r w:rsidRPr="00153C36" w:rsidR="006F3364">
        <w:rPr>
          <w:rFonts w:ascii="Arial" w:eastAsia="Arial" w:hAnsi="Arial" w:cs="Arial"/>
          <w:color w:val="0070C0"/>
          <w:spacing w:val="46"/>
          <w:sz w:val="2"/>
          <w:szCs w:val="2"/>
          <w:lang w:val="hu-HU" w:eastAsia="en-US" w:bidi="ar-SA"/>
        </w:rPr>
        <w:t>Project.EmeletAjto</w:t>
      </w:r>
      <w:r w:rsidRPr="00153C36" w:rsidR="006F3364">
        <w:rPr>
          <w:rFonts w:ascii="Arial" w:eastAsia="Arial" w:hAnsi="Arial" w:cs="Arial"/>
          <w:color w:val="0070C0"/>
          <w:spacing w:val="46"/>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Mérési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pont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azonosító</w:t>
      </w:r>
      <w:r>
        <w:rPr>
          <w:rFonts w:ascii="Arial" w:eastAsia="Arial" w:hAnsi="Arial" w:cs="Arial"/>
          <w:position w:val="6"/>
          <w:sz w:val="12"/>
          <w:szCs w:val="18"/>
          <w:lang w:val="hu-HU" w:eastAsia="en-US" w:bidi="ar-SA"/>
        </w:rPr>
        <w:t>1,1a,2,5</w:t>
      </w:r>
      <w:r>
        <w:rPr>
          <w:rFonts w:ascii="Arial" w:eastAsia="Arial" w:hAnsi="Arial" w:cs="Arial"/>
          <w:sz w:val="18"/>
          <w:szCs w:val="18"/>
          <w:lang w:val="hu-HU" w:eastAsia="en-US" w:bidi="ar-SA"/>
        </w:rPr>
        <w:t>:</w:t>
      </w:r>
      <w:r>
        <w:rPr>
          <w:rFonts w:ascii="Arial" w:eastAsia="Arial" w:hAnsi="Arial" w:cs="Arial"/>
          <w:spacing w:val="4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2695"/>
          <w:tab w:val="left" w:pos="4539"/>
          <w:tab w:val="left" w:pos="5749"/>
        </w:tabs>
        <w:autoSpaceDE w:val="0"/>
        <w:autoSpaceDN w:val="0"/>
        <w:spacing w:before="96"/>
        <w:ind w:left="571" w:hanging="3"/>
        <w:rPr>
          <w:rFonts w:ascii="Arial" w:eastAsia="Arial" w:hAnsi="Arial" w:cs="Arial"/>
          <w:sz w:val="18"/>
          <w:szCs w:val="18"/>
          <w:lang w:val="hu-HU" w:eastAsia="en-US" w:bidi="ar-SA"/>
        </w:rPr>
      </w:pPr>
      <w:r>
        <w:rPr>
          <w:rFonts w:ascii="Arial" w:eastAsia="Arial" w:hAnsi="Arial" w:cs="Arial"/>
          <w:sz w:val="18"/>
          <w:szCs w:val="18"/>
          <w:lang w:val="hu-HU" w:eastAsia="en-US" w:bidi="ar-SA"/>
        </w:rPr>
        <w:t>Használat</w:t>
      </w:r>
      <w:r>
        <w:rPr>
          <w:rFonts w:ascii="Arial" w:eastAsia="Arial" w:hAnsi="Arial" w:cs="Arial"/>
          <w:spacing w:val="-3"/>
          <w:sz w:val="18"/>
          <w:szCs w:val="18"/>
          <w:lang w:val="hu-HU" w:eastAsia="en-US" w:bidi="ar-SA"/>
        </w:rPr>
        <w:t xml:space="preserve"> </w:t>
      </w:r>
      <w:r>
        <w:rPr>
          <w:rFonts w:ascii="Arial" w:eastAsia="Arial" w:hAnsi="Arial" w:cs="Arial"/>
          <w:spacing w:val="-2"/>
          <w:sz w:val="18"/>
          <w:szCs w:val="18"/>
          <w:lang w:val="hu-HU" w:eastAsia="en-US" w:bidi="ar-SA"/>
        </w:rPr>
        <w:t>jogcíme</w:t>
      </w:r>
      <w:r>
        <w:rPr>
          <w:rFonts w:ascii="Arial" w:eastAsia="Arial" w:hAnsi="Arial" w:cs="Arial"/>
          <w:spacing w:val="-2"/>
          <w:position w:val="6"/>
          <w:sz w:val="12"/>
          <w:szCs w:val="18"/>
          <w:lang w:val="hu-HU" w:eastAsia="en-US" w:bidi="ar-SA"/>
        </w:rPr>
        <w:t>1,1a,2</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tulajdonos</w:t>
      </w:r>
      <w:r>
        <w:rPr>
          <w:rFonts w:ascii="Arial" w:eastAsia="Arial" w:hAnsi="Arial" w:cs="Arial"/>
          <w:spacing w:val="-5"/>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bérlő</w:t>
      </w:r>
      <w:r>
        <w:rPr>
          <w:rFonts w:ascii="Arial" w:eastAsia="Arial" w:hAnsi="Arial" w:cs="Arial"/>
          <w:spacing w:val="-4"/>
          <w:sz w:val="18"/>
          <w:szCs w:val="18"/>
          <w:lang w:val="hu-HU" w:eastAsia="en-US" w:bidi="ar-SA"/>
        </w:rPr>
        <w:t xml:space="preserve"> </w:t>
      </w:r>
      <w:r>
        <w:rPr>
          <w:rFonts w:ascii="Wingdings" w:eastAsia="Arial" w:hAnsi="Wingdings" w:cs="Arial"/>
          <w:spacing w:val="-10"/>
          <w:sz w:val="18"/>
          <w:szCs w:val="18"/>
          <w:lang w:val="hu-HU" w:eastAsia="en-US" w:bidi="ar-SA"/>
        </w:rPr>
        <w:sym w:font="Wingdings" w:char="F06F"/>
      </w:r>
      <w:r>
        <w:rPr>
          <w:rFonts w:ascii="Times New Roman" w:eastAsia="Arial" w:hAnsi="Times New Roman" w:cs="Arial"/>
          <w:sz w:val="18"/>
          <w:szCs w:val="18"/>
          <w:lang w:val="hu-HU" w:eastAsia="en-US" w:bidi="ar-SA"/>
        </w:rPr>
        <w:tab/>
      </w:r>
      <w:r>
        <w:rPr>
          <w:rFonts w:ascii="Arial" w:eastAsia="Arial" w:hAnsi="Arial" w:cs="Arial"/>
          <w:sz w:val="18"/>
          <w:szCs w:val="18"/>
          <w:lang w:val="hu-HU" w:eastAsia="en-US" w:bidi="ar-SA"/>
        </w:rPr>
        <w:t>egyéb</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100"/>
        <w:ind w:left="571" w:right="134"/>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egyetemes szolgáltatás igénybevétele során a használat jogcímét igazoló </w:t>
      </w:r>
      <w:r>
        <w:rPr>
          <w:rFonts w:ascii="Arial" w:eastAsia="Arial" w:hAnsi="Arial" w:cs="Arial"/>
          <w:i/>
          <w:sz w:val="15"/>
          <w:szCs w:val="22"/>
          <w:lang w:val="hu-HU" w:eastAsia="en-US" w:bidi="ar-SA"/>
        </w:rPr>
        <w:t>dokumentumokat</w:t>
      </w:r>
      <w:r>
        <w:rPr>
          <w:rFonts w:ascii="Arial" w:eastAsia="Arial" w:hAnsi="Arial" w:cs="Arial"/>
          <w:i/>
          <w:sz w:val="15"/>
          <w:szCs w:val="22"/>
          <w:lang w:val="hu-HU" w:eastAsia="en-US" w:bidi="ar-SA"/>
        </w:rPr>
        <w:t xml:space="preserve"> (pl. tulajdoni lap) jogosult bekérni. Ha a felhasználó a használat jogcímét a megadott határidőn belül nem igazolja,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 </w:t>
      </w:r>
      <w:r>
        <w:rPr>
          <w:rFonts w:ascii="Arial" w:eastAsia="Arial" w:hAnsi="Arial" w:cs="Arial"/>
          <w:i/>
          <w:sz w:val="15"/>
          <w:szCs w:val="22"/>
          <w:lang w:val="hu-HU" w:eastAsia="en-US" w:bidi="ar-SA"/>
        </w:rPr>
        <w:t>villamosenergia-vásárlási szerződést</w:t>
      </w:r>
      <w:r>
        <w:rPr>
          <w:rFonts w:ascii="Arial" w:eastAsia="Arial" w:hAnsi="Arial" w:cs="Arial"/>
          <w:i/>
          <w:sz w:val="15"/>
          <w:szCs w:val="22"/>
          <w:lang w:val="hu-HU" w:eastAsia="en-US" w:bidi="ar-SA"/>
        </w:rPr>
        <w:t xml:space="preserve"> jogosult azonnali hatállyal </w:t>
      </w:r>
      <w:r>
        <w:rPr>
          <w:rFonts w:ascii="Arial" w:eastAsia="Arial" w:hAnsi="Arial" w:cs="Arial"/>
          <w:i/>
          <w:spacing w:val="-2"/>
          <w:sz w:val="15"/>
          <w:szCs w:val="22"/>
          <w:lang w:val="hu-HU" w:eastAsia="en-US" w:bidi="ar-SA"/>
        </w:rPr>
        <w:t>felmondani.</w:t>
      </w:r>
    </w:p>
    <w:p w:rsidR="005616CF">
      <w:pPr>
        <w:widowControl w:val="0"/>
        <w:autoSpaceDE w:val="0"/>
        <w:autoSpaceDN w:val="0"/>
        <w:spacing w:before="122"/>
        <w:ind w:left="569"/>
        <w:jc w:val="both"/>
        <w:rPr>
          <w:rFonts w:ascii="Arial" w:eastAsia="Arial" w:hAnsi="Arial" w:cs="Arial"/>
          <w:i/>
          <w:sz w:val="15"/>
          <w:szCs w:val="22"/>
          <w:lang w:val="hu-HU" w:eastAsia="en-US" w:bidi="ar-SA"/>
        </w:rPr>
      </w:pPr>
      <w:r>
        <w:rPr>
          <w:rFonts w:ascii="Arial" w:eastAsia="Arial" w:hAnsi="Arial" w:cs="Arial"/>
          <w:sz w:val="18"/>
          <w:szCs w:val="22"/>
          <w:lang w:val="hu-HU" w:eastAsia="en-US" w:bidi="ar-SA"/>
        </w:rPr>
        <w:t>Mérőberendezés(</w:t>
      </w:r>
      <w:r>
        <w:rPr>
          <w:rFonts w:ascii="Arial" w:eastAsia="Arial" w:hAnsi="Arial" w:cs="Arial"/>
          <w:sz w:val="18"/>
          <w:szCs w:val="22"/>
          <w:lang w:val="hu-HU" w:eastAsia="en-US" w:bidi="ar-SA"/>
        </w:rPr>
        <w:t>ek</w:t>
      </w:r>
      <w:r>
        <w:rPr>
          <w:rFonts w:ascii="Arial" w:eastAsia="Arial" w:hAnsi="Arial" w:cs="Arial"/>
          <w:sz w:val="18"/>
          <w:szCs w:val="22"/>
          <w:lang w:val="hu-HU" w:eastAsia="en-US" w:bidi="ar-SA"/>
        </w:rPr>
        <w:t>)</w:t>
      </w:r>
      <w:r>
        <w:rPr>
          <w:rFonts w:ascii="Arial" w:eastAsia="Arial" w:hAnsi="Arial" w:cs="Arial"/>
          <w:spacing w:val="-8"/>
          <w:sz w:val="18"/>
          <w:szCs w:val="22"/>
          <w:lang w:val="hu-HU" w:eastAsia="en-US" w:bidi="ar-SA"/>
        </w:rPr>
        <w:t xml:space="preserve"> </w:t>
      </w:r>
      <w:r>
        <w:rPr>
          <w:rFonts w:ascii="Arial" w:eastAsia="Arial" w:hAnsi="Arial" w:cs="Arial"/>
          <w:sz w:val="18"/>
          <w:szCs w:val="22"/>
          <w:lang w:val="hu-HU" w:eastAsia="en-US" w:bidi="ar-SA"/>
        </w:rPr>
        <w:t>gyári</w:t>
      </w:r>
      <w:r>
        <w:rPr>
          <w:rFonts w:ascii="Arial" w:eastAsia="Arial" w:hAnsi="Arial" w:cs="Arial"/>
          <w:spacing w:val="-6"/>
          <w:sz w:val="18"/>
          <w:szCs w:val="22"/>
          <w:lang w:val="hu-HU" w:eastAsia="en-US" w:bidi="ar-SA"/>
        </w:rPr>
        <w:t xml:space="preserve"> </w:t>
      </w:r>
      <w:r>
        <w:rPr>
          <w:rFonts w:ascii="Arial" w:eastAsia="Arial" w:hAnsi="Arial" w:cs="Arial"/>
          <w:sz w:val="18"/>
          <w:szCs w:val="22"/>
          <w:lang w:val="hu-HU" w:eastAsia="en-US" w:bidi="ar-SA"/>
        </w:rPr>
        <w:t>száma</w:t>
      </w:r>
      <w:r>
        <w:rPr>
          <w:rFonts w:ascii="Arial" w:eastAsia="Arial" w:hAnsi="Arial" w:cs="Arial"/>
          <w:spacing w:val="-7"/>
          <w:sz w:val="18"/>
          <w:szCs w:val="22"/>
          <w:lang w:val="hu-HU" w:eastAsia="en-US" w:bidi="ar-SA"/>
        </w:rPr>
        <w:t xml:space="preserve"> </w:t>
      </w:r>
      <w:r>
        <w:rPr>
          <w:rFonts w:ascii="Arial" w:eastAsia="Arial" w:hAnsi="Arial" w:cs="Arial"/>
          <w:sz w:val="18"/>
          <w:szCs w:val="22"/>
          <w:lang w:val="hu-HU" w:eastAsia="en-US" w:bidi="ar-SA"/>
        </w:rPr>
        <w:t>és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állása</w:t>
      </w:r>
      <w:r>
        <w:rPr>
          <w:rFonts w:ascii="Arial" w:eastAsia="Arial" w:hAnsi="Arial" w:cs="Arial"/>
          <w:spacing w:val="-2"/>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3"/>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5" w:after="1"/>
        <w:ind w:left="0"/>
        <w:rPr>
          <w:rFonts w:ascii="Arial" w:eastAsia="Arial" w:hAnsi="Arial" w:cs="Arial"/>
          <w:i/>
          <w:sz w:val="20"/>
          <w:szCs w:val="18"/>
          <w:lang w:val="hu-HU" w:eastAsia="en-US" w:bidi="ar-SA"/>
        </w:rPr>
      </w:pPr>
    </w:p>
    <w:tbl>
      <w:tblPr>
        <w:tblStyle w:val="TableNormal000"/>
        <w:tblW w:w="0" w:type="auto"/>
        <w:tblInd w:w="596" w:type="dxa"/>
        <w:tblLayout w:type="fixed"/>
        <w:tblLook w:val="01E0"/>
      </w:tblPr>
      <w:tblGrid>
        <w:gridCol w:w="876"/>
        <w:gridCol w:w="2569"/>
        <w:gridCol w:w="2596"/>
        <w:gridCol w:w="2570"/>
      </w:tblGrid>
      <w:tr>
        <w:tblPrEx>
          <w:tblW w:w="0" w:type="auto"/>
          <w:tblInd w:w="596" w:type="dxa"/>
          <w:tblLayout w:type="fixed"/>
          <w:tblLook w:val="01E0"/>
        </w:tblPrEx>
        <w:trPr>
          <w:trHeight w:val="283"/>
        </w:trPr>
        <w:tc>
          <w:tcPr>
            <w:tcW w:w="876" w:type="dxa"/>
          </w:tcPr>
          <w:p w:rsidR="005616CF">
            <w:pPr>
              <w:spacing w:before="0" w:line="207" w:lineRule="exact"/>
              <w:ind w:left="1" w:right="22"/>
              <w:jc w:val="center"/>
              <w:rPr>
                <w:rFonts w:ascii="Arial" w:eastAsia="Arial" w:hAnsi="Arial" w:cs="Arial"/>
                <w:b/>
                <w:sz w:val="18"/>
                <w:lang w:val="hu-HU" w:bidi="ar-SA"/>
              </w:rPr>
            </w:pPr>
            <w:r>
              <w:rPr>
                <w:rFonts w:ascii="Arial" w:eastAsia="Arial" w:hAnsi="Arial" w:cs="Arial"/>
                <w:b/>
                <w:spacing w:val="-2"/>
                <w:sz w:val="18"/>
                <w:lang w:val="hu-HU" w:bidi="ar-SA"/>
              </w:rPr>
              <w:t>Sorszám</w:t>
            </w:r>
          </w:p>
        </w:tc>
        <w:tc>
          <w:tcPr>
            <w:tcW w:w="2569" w:type="dxa"/>
          </w:tcPr>
          <w:p w:rsidR="005616CF">
            <w:pPr>
              <w:spacing w:before="0" w:line="207" w:lineRule="exact"/>
              <w:ind w:right="4"/>
              <w:jc w:val="center"/>
              <w:rPr>
                <w:rFonts w:ascii="Arial" w:eastAsia="Arial" w:hAnsi="Arial" w:cs="Arial"/>
                <w:position w:val="6"/>
                <w:sz w:val="12"/>
                <w:lang w:val="hu-HU" w:bidi="ar-SA"/>
              </w:rPr>
            </w:pPr>
            <w:r>
              <w:rPr>
                <w:rFonts w:ascii="Arial" w:eastAsia="Arial" w:hAnsi="Arial" w:cs="Arial"/>
                <w:b/>
                <w:sz w:val="18"/>
                <w:lang w:val="hu-HU" w:bidi="ar-SA"/>
              </w:rPr>
              <w:t>Mérő</w:t>
            </w:r>
            <w:r>
              <w:rPr>
                <w:rFonts w:ascii="Arial" w:eastAsia="Arial" w:hAnsi="Arial" w:cs="Arial"/>
                <w:b/>
                <w:spacing w:val="-3"/>
                <w:sz w:val="18"/>
                <w:lang w:val="hu-HU" w:bidi="ar-SA"/>
              </w:rPr>
              <w:t xml:space="preserve"> </w:t>
            </w:r>
            <w:r>
              <w:rPr>
                <w:rFonts w:ascii="Arial" w:eastAsia="Arial" w:hAnsi="Arial" w:cs="Arial"/>
                <w:b/>
                <w:sz w:val="18"/>
                <w:lang w:val="hu-HU" w:bidi="ar-SA"/>
              </w:rPr>
              <w:t>gyári</w:t>
            </w:r>
            <w:r>
              <w:rPr>
                <w:rFonts w:ascii="Arial" w:eastAsia="Arial" w:hAnsi="Arial" w:cs="Arial"/>
                <w:b/>
                <w:spacing w:val="-2"/>
                <w:sz w:val="18"/>
                <w:lang w:val="hu-HU" w:bidi="ar-SA"/>
              </w:rPr>
              <w:t xml:space="preserve"> szám</w:t>
            </w:r>
            <w:r>
              <w:rPr>
                <w:rFonts w:ascii="Arial" w:eastAsia="Arial" w:hAnsi="Arial" w:cs="Arial"/>
                <w:spacing w:val="-2"/>
                <w:position w:val="6"/>
                <w:sz w:val="12"/>
                <w:lang w:val="hu-HU" w:bidi="ar-SA"/>
              </w:rPr>
              <w:t>1,1a,2</w:t>
            </w:r>
          </w:p>
        </w:tc>
        <w:tc>
          <w:tcPr>
            <w:tcW w:w="2596" w:type="dxa"/>
          </w:tcPr>
          <w:p w:rsidR="005616CF">
            <w:pPr>
              <w:spacing w:before="0" w:line="207" w:lineRule="exact"/>
              <w:ind w:left="26" w:right="22"/>
              <w:jc w:val="center"/>
              <w:rPr>
                <w:rFonts w:ascii="Arial" w:eastAsia="Arial" w:hAnsi="Arial" w:cs="Arial"/>
                <w:position w:val="6"/>
                <w:sz w:val="12"/>
                <w:lang w:val="hu-HU" w:bidi="ar-SA"/>
              </w:rPr>
            </w:pPr>
            <w:r>
              <w:rPr>
                <w:rFonts w:ascii="Arial" w:eastAsia="Arial" w:hAnsi="Arial" w:cs="Arial"/>
                <w:b/>
                <w:spacing w:val="-2"/>
                <w:sz w:val="18"/>
                <w:lang w:val="hu-HU" w:bidi="ar-SA"/>
              </w:rPr>
              <w:t>Mérőállás</w:t>
            </w:r>
            <w:r>
              <w:rPr>
                <w:rFonts w:ascii="Arial" w:eastAsia="Arial" w:hAnsi="Arial" w:cs="Arial"/>
                <w:spacing w:val="-2"/>
                <w:position w:val="6"/>
                <w:sz w:val="12"/>
                <w:lang w:val="hu-HU" w:bidi="ar-SA"/>
              </w:rPr>
              <w:t>1,1a,2</w:t>
            </w:r>
          </w:p>
        </w:tc>
        <w:tc>
          <w:tcPr>
            <w:tcW w:w="2570" w:type="dxa"/>
          </w:tcPr>
          <w:p w:rsidR="005616CF">
            <w:pPr>
              <w:spacing w:before="0" w:line="207" w:lineRule="exact"/>
              <w:ind w:left="52" w:right="12"/>
              <w:jc w:val="center"/>
              <w:rPr>
                <w:rFonts w:ascii="Arial" w:eastAsia="Arial" w:hAnsi="Arial" w:cs="Arial"/>
                <w:sz w:val="12"/>
                <w:lang w:val="hu-HU" w:bidi="ar-SA"/>
              </w:rPr>
            </w:pPr>
            <w:r>
              <w:rPr>
                <w:rFonts w:ascii="Arial" w:eastAsia="Arial" w:hAnsi="Arial" w:cs="Arial"/>
                <w:b/>
                <w:spacing w:val="-2"/>
                <w:position w:val="-5"/>
                <w:sz w:val="18"/>
                <w:lang w:val="hu-HU" w:bidi="ar-SA"/>
              </w:rPr>
              <w:t>Dátum</w:t>
            </w:r>
            <w:r>
              <w:rPr>
                <w:rFonts w:ascii="Arial" w:eastAsia="Arial" w:hAnsi="Arial" w:cs="Arial"/>
                <w:spacing w:val="-2"/>
                <w:sz w:val="12"/>
                <w:lang w:val="hu-HU" w:bidi="ar-SA"/>
              </w:rPr>
              <w:t>1,1a,2</w:t>
            </w:r>
          </w:p>
        </w:tc>
      </w:tr>
      <w:tr>
        <w:tblPrEx>
          <w:tblW w:w="0" w:type="auto"/>
          <w:tblInd w:w="596" w:type="dxa"/>
          <w:tblLayout w:type="fixed"/>
          <w:tblLook w:val="01E0"/>
        </w:tblPrEx>
        <w:trPr>
          <w:trHeight w:val="375"/>
        </w:trPr>
        <w:tc>
          <w:tcPr>
            <w:tcW w:w="876" w:type="dxa"/>
          </w:tcPr>
          <w:p w:rsidR="005616CF">
            <w:pPr>
              <w:spacing w:before="71"/>
              <w:ind w:right="22"/>
              <w:jc w:val="center"/>
              <w:rPr>
                <w:rFonts w:ascii="Arial" w:eastAsia="Arial" w:hAnsi="Arial" w:cs="Arial"/>
                <w:sz w:val="18"/>
                <w:lang w:val="hu-HU" w:bidi="ar-SA"/>
              </w:rPr>
            </w:pPr>
            <w:r>
              <w:rPr>
                <w:rFonts w:ascii="Arial" w:eastAsia="Arial" w:hAnsi="Arial" w:cs="Arial"/>
                <w:spacing w:val="-5"/>
                <w:sz w:val="18"/>
                <w:lang w:val="hu-HU" w:bidi="ar-SA"/>
              </w:rPr>
              <w:t>1.</w:t>
            </w:r>
          </w:p>
        </w:tc>
        <w:tc>
          <w:tcPr>
            <w:tcW w:w="2569" w:type="dxa"/>
          </w:tcPr>
          <w:p w:rsidR="005616CF">
            <w:pPr>
              <w:spacing w:before="71"/>
              <w:ind w:left="3" w:right="4"/>
              <w:jc w:val="center"/>
              <w:rPr>
                <w:rFonts w:ascii="Arial" w:eastAsia="Arial" w:hAnsi="Arial" w:cs="Arial"/>
                <w:sz w:val="18"/>
                <w:lang w:val="hu-HU" w:bidi="ar-SA"/>
              </w:rPr>
            </w:pPr>
            <w:r w:rsidRPr="00A2632A">
              <w:rPr>
                <w:rFonts w:ascii="Arial" w:eastAsia="Arial" w:hAnsi="Arial" w:cs="Arial"/>
                <w:color w:val="0070C0"/>
                <w:spacing w:val="-2"/>
                <w:lang w:val="hu-HU" w:bidi="ar-SA"/>
              </w:rPr>
              <w:t>{</w:t>
            </w:r>
            <w:r>
              <w:rPr>
                <w:rFonts w:ascii="Arial" w:eastAsia="Arial" w:hAnsi="Arial" w:cs="Arial"/>
                <w:color w:val="0070C0"/>
                <w:spacing w:val="-2"/>
                <w:lang w:val="hu-HU" w:bidi="ar-SA"/>
              </w:rPr>
              <w:t>d</w:t>
            </w:r>
            <w:r>
              <w:rPr>
                <w:rFonts w:ascii="Arial" w:eastAsia="Arial" w:hAnsi="Arial" w:cs="Arial"/>
                <w:color w:val="0070C0"/>
                <w:spacing w:val="-2"/>
                <w:lang w:val="hu-HU" w:bidi="ar-SA"/>
              </w:rPr>
              <w:t>.</w:t>
            </w:r>
            <w:r w:rsidRPr="00A2632A">
              <w:rPr>
                <w:rFonts w:ascii="Arial" w:eastAsia="Arial" w:hAnsi="Arial" w:cs="Arial"/>
                <w:color w:val="0070C0"/>
                <w:spacing w:val="-2"/>
                <w:lang w:val="hu-HU" w:bidi="ar-SA"/>
              </w:rPr>
              <w:t>Project</w:t>
            </w:r>
            <w:r w:rsidRPr="00A2632A">
              <w:rPr>
                <w:rFonts w:ascii="Arial" w:eastAsia="Arial" w:hAnsi="Arial" w:cs="Arial"/>
                <w:color w:val="0070C0"/>
                <w:spacing w:val="-2"/>
                <w:lang w:val="hu-HU" w:bidi="ar-SA"/>
              </w:rPr>
              <w:t>.Mogysz</w:t>
            </w:r>
            <w:r w:rsidRPr="00A2632A">
              <w:rPr>
                <w:rFonts w:ascii="Arial" w:eastAsia="Arial" w:hAnsi="Arial" w:cs="Arial"/>
                <w:color w:val="0070C0"/>
                <w:spacing w:val="-2"/>
                <w:lang w:val="hu-HU" w:bidi="ar-SA"/>
              </w:rPr>
              <w:t>}</w:t>
            </w:r>
          </w:p>
        </w:tc>
        <w:tc>
          <w:tcPr>
            <w:tcW w:w="2596" w:type="dxa"/>
          </w:tcPr>
          <w:p w:rsidR="005616CF">
            <w:pPr>
              <w:spacing w:before="7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7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2.</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3"/>
              <w:ind w:right="22"/>
              <w:jc w:val="center"/>
              <w:rPr>
                <w:rFonts w:ascii="Arial" w:eastAsia="Arial" w:hAnsi="Arial" w:cs="Arial"/>
                <w:sz w:val="18"/>
                <w:lang w:val="hu-HU" w:bidi="ar-SA"/>
              </w:rPr>
            </w:pPr>
            <w:r>
              <w:rPr>
                <w:rFonts w:ascii="Arial" w:eastAsia="Arial" w:hAnsi="Arial" w:cs="Arial"/>
                <w:spacing w:val="-5"/>
                <w:sz w:val="18"/>
                <w:lang w:val="hu-HU" w:bidi="ar-SA"/>
              </w:rPr>
              <w:t>3.</w:t>
            </w:r>
          </w:p>
        </w:tc>
        <w:tc>
          <w:tcPr>
            <w:tcW w:w="2569" w:type="dxa"/>
          </w:tcPr>
          <w:p w:rsidR="005616CF">
            <w:pPr>
              <w:spacing w:before="93"/>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3"/>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3"/>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1"/>
              <w:ind w:right="22"/>
              <w:jc w:val="center"/>
              <w:rPr>
                <w:rFonts w:ascii="Arial" w:eastAsia="Arial" w:hAnsi="Arial" w:cs="Arial"/>
                <w:sz w:val="18"/>
                <w:lang w:val="hu-HU" w:bidi="ar-SA"/>
              </w:rPr>
            </w:pPr>
            <w:r>
              <w:rPr>
                <w:rFonts w:ascii="Arial" w:eastAsia="Arial" w:hAnsi="Arial" w:cs="Arial"/>
                <w:spacing w:val="-5"/>
                <w:sz w:val="18"/>
                <w:lang w:val="hu-HU" w:bidi="ar-SA"/>
              </w:rPr>
              <w:t>4.</w:t>
            </w:r>
          </w:p>
        </w:tc>
        <w:tc>
          <w:tcPr>
            <w:tcW w:w="2569" w:type="dxa"/>
          </w:tcPr>
          <w:p w:rsidR="005616CF">
            <w:pPr>
              <w:spacing w:before="91"/>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397"/>
        </w:trPr>
        <w:tc>
          <w:tcPr>
            <w:tcW w:w="876" w:type="dxa"/>
          </w:tcPr>
          <w:p w:rsidR="005616CF">
            <w:pPr>
              <w:spacing w:before="92"/>
              <w:ind w:right="22"/>
              <w:jc w:val="center"/>
              <w:rPr>
                <w:rFonts w:ascii="Arial" w:eastAsia="Arial" w:hAnsi="Arial" w:cs="Arial"/>
                <w:sz w:val="18"/>
                <w:lang w:val="hu-HU" w:bidi="ar-SA"/>
              </w:rPr>
            </w:pPr>
            <w:r>
              <w:rPr>
                <w:rFonts w:ascii="Arial" w:eastAsia="Arial" w:hAnsi="Arial" w:cs="Arial"/>
                <w:spacing w:val="-5"/>
                <w:sz w:val="18"/>
                <w:lang w:val="hu-HU" w:bidi="ar-SA"/>
              </w:rPr>
              <w:t>5.</w:t>
            </w:r>
          </w:p>
        </w:tc>
        <w:tc>
          <w:tcPr>
            <w:tcW w:w="2569" w:type="dxa"/>
          </w:tcPr>
          <w:p w:rsidR="005616CF">
            <w:pPr>
              <w:spacing w:before="92"/>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2"/>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2"/>
              <w:ind w:left="52"/>
              <w:jc w:val="center"/>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596" w:type="dxa"/>
          <w:tblLayout w:type="fixed"/>
          <w:tblLook w:val="01E0"/>
        </w:tblPrEx>
        <w:trPr>
          <w:trHeight w:val="298"/>
        </w:trPr>
        <w:tc>
          <w:tcPr>
            <w:tcW w:w="876" w:type="dxa"/>
          </w:tcPr>
          <w:p w:rsidR="005616CF">
            <w:pPr>
              <w:spacing w:before="91" w:line="187" w:lineRule="exact"/>
              <w:ind w:right="22"/>
              <w:jc w:val="center"/>
              <w:rPr>
                <w:rFonts w:ascii="Arial" w:eastAsia="Arial" w:hAnsi="Arial" w:cs="Arial"/>
                <w:sz w:val="18"/>
                <w:lang w:val="hu-HU" w:bidi="ar-SA"/>
              </w:rPr>
            </w:pPr>
            <w:r>
              <w:rPr>
                <w:rFonts w:ascii="Arial" w:eastAsia="Arial" w:hAnsi="Arial" w:cs="Arial"/>
                <w:spacing w:val="-5"/>
                <w:sz w:val="18"/>
                <w:lang w:val="hu-HU" w:bidi="ar-SA"/>
              </w:rPr>
              <w:t>6.</w:t>
            </w:r>
          </w:p>
        </w:tc>
        <w:tc>
          <w:tcPr>
            <w:tcW w:w="2569" w:type="dxa"/>
          </w:tcPr>
          <w:p w:rsidR="005616CF">
            <w:pPr>
              <w:spacing w:before="91" w:line="187" w:lineRule="exact"/>
              <w:ind w:left="3" w:right="4"/>
              <w:jc w:val="center"/>
              <w:rPr>
                <w:rFonts w:ascii="Arial" w:eastAsia="Arial" w:hAnsi="Arial" w:cs="Arial"/>
                <w:sz w:val="18"/>
                <w:lang w:val="hu-HU" w:bidi="ar-SA"/>
              </w:rPr>
            </w:pPr>
            <w:r>
              <w:rPr>
                <w:rFonts w:ascii="Arial" w:eastAsia="Arial" w:hAnsi="Arial" w:cs="Arial"/>
                <w:spacing w:val="-2"/>
                <w:sz w:val="18"/>
                <w:lang w:val="hu-HU" w:bidi="ar-SA"/>
              </w:rPr>
              <w:t>................................................</w:t>
            </w:r>
          </w:p>
        </w:tc>
        <w:tc>
          <w:tcPr>
            <w:tcW w:w="2596" w:type="dxa"/>
          </w:tcPr>
          <w:p w:rsidR="005616CF">
            <w:pPr>
              <w:spacing w:before="91" w:line="187" w:lineRule="exact"/>
              <w:ind w:left="4" w:right="26"/>
              <w:jc w:val="center"/>
              <w:rPr>
                <w:rFonts w:ascii="Arial" w:eastAsia="Arial" w:hAnsi="Arial" w:cs="Arial"/>
                <w:sz w:val="18"/>
                <w:lang w:val="hu-HU" w:bidi="ar-SA"/>
              </w:rPr>
            </w:pPr>
            <w:r>
              <w:rPr>
                <w:rFonts w:ascii="Arial" w:eastAsia="Arial" w:hAnsi="Arial" w:cs="Arial"/>
                <w:spacing w:val="-2"/>
                <w:sz w:val="18"/>
                <w:lang w:val="hu-HU" w:bidi="ar-SA"/>
              </w:rPr>
              <w:t>................................................</w:t>
            </w:r>
          </w:p>
        </w:tc>
        <w:tc>
          <w:tcPr>
            <w:tcW w:w="2570" w:type="dxa"/>
          </w:tcPr>
          <w:p w:rsidR="005616CF">
            <w:pPr>
              <w:spacing w:before="91" w:line="187" w:lineRule="exact"/>
              <w:ind w:left="52"/>
              <w:jc w:val="center"/>
              <w:rPr>
                <w:rFonts w:ascii="Arial" w:eastAsia="Arial" w:hAnsi="Arial" w:cs="Arial"/>
                <w:sz w:val="18"/>
                <w:lang w:val="hu-HU" w:bidi="ar-SA"/>
              </w:rPr>
            </w:pPr>
            <w:r>
              <w:rPr>
                <w:rFonts w:ascii="Arial" w:eastAsia="Arial" w:hAnsi="Arial" w:cs="Arial"/>
                <w:spacing w:val="-2"/>
                <w:sz w:val="18"/>
                <w:lang w:val="hu-HU" w:bidi="ar-SA"/>
              </w:rPr>
              <w:t>................................................</w:t>
            </w:r>
          </w:p>
        </w:tc>
      </w:tr>
    </w:tbl>
    <w:p w:rsidR="005616CF">
      <w:pPr>
        <w:widowControl w:val="0"/>
        <w:autoSpaceDE w:val="0"/>
        <w:autoSpaceDN w:val="0"/>
        <w:spacing w:before="148"/>
        <w:ind w:left="571" w:right="138"/>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Felhívjuk a figyelmet,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jogosult az elosztó helyszíni ellenőrzésének eredménye alapján az adatokat módosítani.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Ideiglenes</w:t>
      </w:r>
      <w:r>
        <w:rPr>
          <w:rFonts w:ascii="Arial" w:eastAsia="Arial" w:hAnsi="Arial" w:cs="Arial"/>
          <w:b/>
          <w:spacing w:val="-11"/>
          <w:sz w:val="18"/>
          <w:szCs w:val="22"/>
          <w:lang w:val="hu-HU" w:eastAsia="en-US" w:bidi="ar-SA"/>
        </w:rPr>
        <w:t xml:space="preserve"> </w:t>
      </w:r>
      <w:r>
        <w:rPr>
          <w:rFonts w:ascii="Arial" w:eastAsia="Arial" w:hAnsi="Arial" w:cs="Arial"/>
          <w:b/>
          <w:sz w:val="18"/>
          <w:szCs w:val="22"/>
          <w:lang w:val="hu-HU" w:eastAsia="en-US" w:bidi="ar-SA"/>
        </w:rPr>
        <w:t>bekapcsolás</w:t>
      </w:r>
      <w:r>
        <w:rPr>
          <w:rFonts w:ascii="Arial" w:eastAsia="Arial" w:hAnsi="Arial" w:cs="Arial"/>
          <w:b/>
          <w:spacing w:val="-8"/>
          <w:sz w:val="18"/>
          <w:szCs w:val="22"/>
          <w:lang w:val="hu-HU" w:eastAsia="en-US" w:bidi="ar-SA"/>
        </w:rPr>
        <w:t xml:space="preserve"> </w:t>
      </w:r>
      <w:r>
        <w:rPr>
          <w:rFonts w:ascii="Arial" w:eastAsia="Arial" w:hAnsi="Arial" w:cs="Arial"/>
          <w:b/>
          <w:sz w:val="18"/>
          <w:szCs w:val="22"/>
          <w:lang w:val="hu-HU" w:eastAsia="en-US" w:bidi="ar-SA"/>
        </w:rPr>
        <w:t>időtartama</w:t>
      </w:r>
      <w:r>
        <w:rPr>
          <w:rFonts w:ascii="Arial" w:eastAsia="Arial" w:hAnsi="Arial" w:cs="Arial"/>
          <w:b/>
          <w:spacing w:val="-5"/>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bekapcsolás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nyilatkozattétel</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oka.)</w:t>
      </w:r>
    </w:p>
    <w:p w:rsidR="005616CF">
      <w:pPr>
        <w:widowControl w:val="0"/>
        <w:autoSpaceDE w:val="0"/>
        <w:autoSpaceDN w:val="0"/>
        <w:spacing w:before="105"/>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 bekapcsolás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kezdő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37"/>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8"/>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Ideiglenes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bekapcsolás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kért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 xml:space="preserve">záró </w:t>
      </w:r>
      <w:r>
        <w:rPr>
          <w:rFonts w:ascii="Arial" w:eastAsia="Arial" w:hAnsi="Arial" w:cs="Arial"/>
          <w:sz w:val="18"/>
          <w:szCs w:val="18"/>
          <w:lang w:val="hu-HU" w:eastAsia="en-US" w:bidi="ar-SA"/>
        </w:rPr>
        <w:t>dátuma</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9"/>
        <w:ind w:left="569"/>
        <w:rPr>
          <w:rFonts w:ascii="Arial" w:eastAsia="Arial" w:hAnsi="Arial" w:cs="Arial"/>
          <w:i/>
          <w:sz w:val="15"/>
          <w:szCs w:val="22"/>
          <w:lang w:val="hu-HU" w:eastAsia="en-US" w:bidi="ar-SA"/>
        </w:rPr>
      </w:pPr>
      <w:r>
        <w:rPr>
          <w:rFonts w:ascii="Arial" w:eastAsia="Arial" w:hAnsi="Arial" w:cs="Arial"/>
          <w:i/>
          <w:sz w:val="15"/>
          <w:szCs w:val="22"/>
          <w:lang w:val="hu-HU" w:eastAsia="en-US" w:bidi="ar-SA"/>
        </w:rPr>
        <w:t>Kérjük</w:t>
      </w:r>
      <w:r>
        <w:rPr>
          <w:rFonts w:ascii="Arial" w:eastAsia="Arial" w:hAnsi="Arial" w:cs="Arial"/>
          <w:i/>
          <w:spacing w:val="-12"/>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adatokat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elosztóhoz</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intézett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igénybejelentésben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szerint</w:t>
      </w:r>
      <w:r>
        <w:rPr>
          <w:rFonts w:ascii="Arial" w:eastAsia="Arial" w:hAnsi="Arial" w:cs="Arial"/>
          <w:i/>
          <w:spacing w:val="-5"/>
          <w:sz w:val="15"/>
          <w:szCs w:val="22"/>
          <w:lang w:val="hu-HU" w:eastAsia="en-US" w:bidi="ar-SA"/>
        </w:rPr>
        <w:t xml:space="preserve"> </w:t>
      </w:r>
      <w:r>
        <w:rPr>
          <w:rFonts w:ascii="Arial" w:eastAsia="Arial" w:hAnsi="Arial" w:cs="Arial"/>
          <w:i/>
          <w:spacing w:val="-2"/>
          <w:sz w:val="15"/>
          <w:szCs w:val="22"/>
          <w:lang w:val="hu-HU" w:eastAsia="en-US" w:bidi="ar-SA"/>
        </w:rPr>
        <w:t>megadni.</w:t>
      </w:r>
    </w:p>
    <w:p w:rsidR="005616CF">
      <w:pPr>
        <w:widowControl w:val="0"/>
        <w:autoSpaceDE w:val="0"/>
        <w:autoSpaceDN w:val="0"/>
        <w:spacing w:before="64"/>
        <w:ind w:left="0"/>
        <w:rPr>
          <w:rFonts w:ascii="Arial" w:eastAsia="Arial" w:hAnsi="Arial" w:cs="Arial"/>
          <w:i/>
          <w:sz w:val="15"/>
          <w:szCs w:val="18"/>
          <w:lang w:val="hu-HU" w:eastAsia="en-US" w:bidi="ar-SA"/>
        </w:rPr>
      </w:pPr>
    </w:p>
    <w:p w:rsidR="005616CF">
      <w:pPr>
        <w:pStyle w:val="ListParagraph"/>
        <w:widowControl w:val="0"/>
        <w:numPr>
          <w:ilvl w:val="0"/>
          <w:numId w:val="32"/>
        </w:numPr>
        <w:tabs>
          <w:tab w:val="left" w:pos="568"/>
        </w:tabs>
        <w:autoSpaceDE w:val="0"/>
        <w:autoSpaceDN w:val="0"/>
        <w:ind w:left="568" w:hanging="424"/>
        <w:jc w:val="left"/>
        <w:rPr>
          <w:rFonts w:ascii="Arial" w:eastAsia="Arial" w:hAnsi="Arial" w:cs="Arial"/>
          <w:i/>
          <w:sz w:val="15"/>
          <w:szCs w:val="22"/>
          <w:lang w:val="hu-HU" w:eastAsia="en-US" w:bidi="ar-SA"/>
        </w:rPr>
      </w:pPr>
      <w:r>
        <w:rPr>
          <w:rFonts w:ascii="Arial" w:eastAsia="Arial" w:hAnsi="Arial" w:cs="Arial"/>
          <w:b/>
          <w:sz w:val="18"/>
          <w:szCs w:val="22"/>
          <w:lang w:val="hu-HU" w:eastAsia="en-US" w:bidi="ar-SA"/>
        </w:rPr>
        <w:t>Igényelt</w:t>
      </w:r>
      <w:r>
        <w:rPr>
          <w:rFonts w:ascii="Arial" w:eastAsia="Arial" w:hAnsi="Arial" w:cs="Arial"/>
          <w:b/>
          <w:spacing w:val="-14"/>
          <w:sz w:val="18"/>
          <w:szCs w:val="22"/>
          <w:lang w:val="hu-HU" w:eastAsia="en-US" w:bidi="ar-SA"/>
        </w:rPr>
        <w:t xml:space="preserve"> </w:t>
      </w:r>
      <w:r>
        <w:rPr>
          <w:rFonts w:ascii="Arial" w:eastAsia="Arial" w:hAnsi="Arial" w:cs="Arial"/>
          <w:b/>
          <w:sz w:val="18"/>
          <w:szCs w:val="22"/>
          <w:lang w:val="hu-HU" w:eastAsia="en-US" w:bidi="ar-SA"/>
        </w:rPr>
        <w:t>teljesítmény</w:t>
      </w:r>
      <w:r>
        <w:rPr>
          <w:rFonts w:ascii="Arial" w:eastAsia="Arial" w:hAnsi="Arial" w:cs="Arial"/>
          <w:b/>
          <w:spacing w:val="-12"/>
          <w:sz w:val="18"/>
          <w:szCs w:val="22"/>
          <w:lang w:val="hu-HU" w:eastAsia="en-US" w:bidi="ar-SA"/>
        </w:rPr>
        <w:t xml:space="preserve"> </w:t>
      </w:r>
      <w:r>
        <w:rPr>
          <w:rFonts w:ascii="Arial" w:eastAsia="Arial" w:hAnsi="Arial" w:cs="Arial"/>
          <w:i/>
          <w:sz w:val="15"/>
          <w:szCs w:val="22"/>
          <w:lang w:val="hu-HU" w:eastAsia="en-US" w:bidi="ar-SA"/>
        </w:rPr>
        <w:t>(új</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ideiglenes</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bekapcsolásnál</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és</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további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mérő</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felszerelésénél</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kötelezően</w:t>
      </w:r>
      <w:r>
        <w:rPr>
          <w:rFonts w:ascii="Arial" w:eastAsia="Arial" w:hAnsi="Arial" w:cs="Arial"/>
          <w:i/>
          <w:spacing w:val="-7"/>
          <w:sz w:val="15"/>
          <w:szCs w:val="22"/>
          <w:lang w:val="hu-HU" w:eastAsia="en-US" w:bidi="ar-SA"/>
        </w:rPr>
        <w:t xml:space="preserve"> </w:t>
      </w:r>
      <w:r>
        <w:rPr>
          <w:rFonts w:ascii="Arial" w:eastAsia="Arial" w:hAnsi="Arial" w:cs="Arial"/>
          <w:i/>
          <w:spacing w:val="-2"/>
          <w:sz w:val="15"/>
          <w:szCs w:val="22"/>
          <w:lang w:val="hu-HU" w:eastAsia="en-US" w:bidi="ar-SA"/>
        </w:rPr>
        <w:t>töltendő)</w:t>
      </w:r>
    </w:p>
    <w:p w:rsidR="005616CF">
      <w:pPr>
        <w:widowControl w:val="0"/>
        <w:tabs>
          <w:tab w:val="left" w:pos="3972"/>
          <w:tab w:val="left" w:pos="5533"/>
          <w:tab w:val="left" w:pos="7091"/>
          <w:tab w:val="left" w:leader="dot" w:pos="8160"/>
        </w:tabs>
        <w:autoSpaceDE w:val="0"/>
        <w:autoSpaceDN w:val="0"/>
        <w:spacing w:before="106" w:line="355" w:lineRule="auto"/>
        <w:ind w:left="569" w:right="1211"/>
        <w:rPr>
          <w:rFonts w:ascii="Arial" w:eastAsia="Arial" w:hAnsi="Arial" w:cs="Arial"/>
          <w:sz w:val="18"/>
          <w:szCs w:val="18"/>
          <w:lang w:val="hu-HU" w:eastAsia="en-US" w:bidi="ar-SA"/>
        </w:rPr>
      </w:pPr>
      <w:r>
        <w:rPr>
          <w:rFonts w:ascii="Arial" w:eastAsia="Arial" w:hAnsi="Arial" w:cs="Arial"/>
          <w:w w:val="105"/>
          <w:sz w:val="18"/>
          <w:szCs w:val="18"/>
          <w:lang w:val="hu-HU" w:eastAsia="en-US" w:bidi="ar-SA"/>
        </w:rPr>
        <w:t>Igényelt minden napszaki teljesítmény:</w:t>
      </w:r>
      <w:r>
        <w:rPr>
          <w:rFonts w:ascii="Arial" w:eastAsia="Arial" w:hAnsi="Arial" w:cs="Arial"/>
          <w:spacing w:val="80"/>
          <w:w w:val="105"/>
          <w:sz w:val="18"/>
          <w:szCs w:val="18"/>
          <w:lang w:val="hu-HU" w:eastAsia="en-US" w:bidi="ar-SA"/>
        </w:rPr>
        <w:t xml:space="preserve"> </w:t>
      </w:r>
      <w:r>
        <w:rPr>
          <w:rFonts w:ascii="Arial" w:eastAsia="Arial" w:hAnsi="Arial" w:cs="Arial"/>
          <w:w w:val="105"/>
          <w:sz w:val="18"/>
          <w:szCs w:val="18"/>
          <w:lang w:val="hu-HU" w:eastAsia="en-US" w:bidi="ar-SA"/>
        </w:rPr>
        <w:t xml:space="preserve">L1: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d.</w:t>
      </w:r>
      <w:r w:rsidRPr="008E245B" w:rsidR="001253EA">
        <w:rPr>
          <w:rFonts w:ascii="Times New Roman" w:eastAsia="Arial" w:hAnsi="Arial" w:cs="Arial"/>
          <w:sz w:val="6"/>
          <w:szCs w:val="6"/>
          <w:lang w:val="hu-HU" w:eastAsia="en-US" w:bidi="ar-SA"/>
        </w:rPr>
        <w:t>Project.Iml1</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 xml:space="preserve">L2: </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d.Project.Iml2</w:t>
      </w:r>
      <w:r w:rsidRPr="009A2079" w:rsidR="001253EA">
        <w:rPr>
          <w:rFonts w:ascii="Times New Roman" w:eastAsia="Arial" w:hAnsi="Arial" w:cs="Arial"/>
          <w:sz w:val="20"/>
          <w:szCs w:val="20"/>
          <w:lang w:val="hu-HU" w:eastAsia="en-US" w:bidi="ar-SA"/>
        </w:rPr>
        <w:t>}</w:t>
      </w:r>
      <w:r>
        <w:rPr>
          <w:rFonts w:ascii="Arial" w:eastAsia="Arial" w:hAnsi="Arial" w:cs="Arial"/>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4"/>
          <w:w w:val="105"/>
          <w:sz w:val="18"/>
          <w:szCs w:val="18"/>
          <w:lang w:val="hu-HU" w:eastAsia="en-US" w:bidi="ar-SA"/>
        </w:rPr>
        <w:t>L3</w:t>
      </w:r>
      <w:r w:rsidRPr="009A2079" w:rsidR="001253EA">
        <w:rPr>
          <w:rFonts w:ascii="Times New Roman" w:eastAsia="Arial" w:hAnsi="Arial" w:cs="Arial"/>
          <w:sz w:val="20"/>
          <w:szCs w:val="20"/>
          <w:lang w:val="hu-HU" w:eastAsia="en-US" w:bidi="ar-SA"/>
        </w:rPr>
        <w:t>{</w:t>
      </w:r>
      <w:r w:rsidR="001253EA">
        <w:rPr>
          <w:rFonts w:ascii="Times New Roman" w:eastAsia="Arial" w:hAnsi="Arial" w:cs="Arial"/>
          <w:sz w:val="6"/>
          <w:szCs w:val="6"/>
          <w:lang w:val="hu-HU" w:eastAsia="en-US" w:bidi="ar-SA"/>
        </w:rPr>
        <w:t xml:space="preserve"> d.Project.Iml3</w:t>
      </w:r>
      <w:r w:rsidRPr="009A2079" w:rsidR="001253EA">
        <w:rPr>
          <w:rFonts w:ascii="Times New Roman" w:eastAsia="Arial" w:hAnsi="Arial" w:cs="Arial"/>
          <w:sz w:val="20"/>
          <w:szCs w:val="20"/>
          <w:lang w:val="hu-HU" w:eastAsia="en-US" w:bidi="ar-SA"/>
        </w:rPr>
        <w:t>}</w:t>
      </w:r>
      <w:r>
        <w:rPr>
          <w:rFonts w:ascii="Arial" w:eastAsia="Arial" w:hAnsi="Arial" w:cs="Arial"/>
          <w:spacing w:val="-10"/>
          <w:w w:val="105"/>
          <w:sz w:val="18"/>
          <w:szCs w:val="18"/>
          <w:lang w:val="hu-HU" w:eastAsia="en-US" w:bidi="ar-SA"/>
        </w:rPr>
        <w:t xml:space="preserve">A </w:t>
      </w:r>
      <w:r>
        <w:rPr>
          <w:rFonts w:ascii="Arial" w:eastAsia="Arial" w:hAnsi="Arial" w:cs="Arial"/>
          <w:w w:val="105"/>
          <w:sz w:val="18"/>
          <w:szCs w:val="18"/>
          <w:lang w:val="hu-HU" w:eastAsia="en-US" w:bidi="ar-SA"/>
        </w:rPr>
        <w:t>Igényelt</w:t>
      </w:r>
      <w:r>
        <w:rPr>
          <w:rFonts w:ascii="Arial" w:eastAsia="Arial" w:hAnsi="Arial" w:cs="Arial"/>
          <w:spacing w:val="-6"/>
          <w:w w:val="105"/>
          <w:sz w:val="18"/>
          <w:szCs w:val="18"/>
          <w:lang w:val="hu-HU" w:eastAsia="en-US" w:bidi="ar-SA"/>
        </w:rPr>
        <w:t xml:space="preserve"> </w:t>
      </w:r>
      <w:r w:rsidR="001253EA">
        <w:rPr>
          <w:rFonts w:ascii="Arial" w:eastAsia="Arial" w:hAnsi="Arial" w:cs="Arial"/>
          <w:w w:val="105"/>
          <w:sz w:val="18"/>
          <w:szCs w:val="18"/>
          <w:lang w:val="hu-HU" w:eastAsia="en-US" w:bidi="ar-SA"/>
        </w:rPr>
        <w:t>Vezérelt/H</w:t>
      </w:r>
      <w:r>
        <w:rPr>
          <w:rFonts w:ascii="Arial" w:eastAsia="Arial" w:hAnsi="Arial" w:cs="Arial"/>
          <w:spacing w:val="-4"/>
          <w:w w:val="105"/>
          <w:sz w:val="18"/>
          <w:szCs w:val="18"/>
          <w:lang w:val="hu-HU" w:eastAsia="en-US" w:bidi="ar-SA"/>
        </w:rPr>
        <w:t xml:space="preserve"> </w:t>
      </w:r>
      <w:r>
        <w:rPr>
          <w:rFonts w:ascii="Arial" w:eastAsia="Arial" w:hAnsi="Arial" w:cs="Arial"/>
          <w:spacing w:val="-2"/>
          <w:w w:val="105"/>
          <w:sz w:val="18"/>
          <w:szCs w:val="18"/>
          <w:lang w:val="hu-HU" w:eastAsia="en-US" w:bidi="ar-SA"/>
        </w:rPr>
        <w:t>teljesítmény:</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L1:</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w w:val="105"/>
          <w:sz w:val="18"/>
          <w:szCs w:val="18"/>
          <w:lang w:val="hu-HU" w:eastAsia="en-US" w:bidi="ar-SA"/>
        </w:rPr>
        <w:t>L2:</w:t>
      </w:r>
      <w:r>
        <w:rPr>
          <w:rFonts w:ascii="Arial" w:eastAsia="Arial" w:hAnsi="Arial" w:cs="Arial"/>
          <w:spacing w:val="-3"/>
          <w:w w:val="105"/>
          <w:sz w:val="18"/>
          <w:szCs w:val="18"/>
          <w:lang w:val="hu-HU" w:eastAsia="en-US" w:bidi="ar-SA"/>
        </w:rPr>
        <w:t xml:space="preserve"> </w:t>
      </w:r>
      <w:r>
        <w:rPr>
          <w:rFonts w:ascii="Arial" w:eastAsia="Arial" w:hAnsi="Arial" w:cs="Arial"/>
          <w:spacing w:val="-2"/>
          <w:w w:val="105"/>
          <w:sz w:val="18"/>
          <w:szCs w:val="18"/>
          <w:lang w:val="hu-HU" w:eastAsia="en-US" w:bidi="ar-SA"/>
        </w:rPr>
        <w:t>…………A;</w:t>
      </w:r>
      <w:r>
        <w:rPr>
          <w:rFonts w:ascii="Arial" w:eastAsia="Arial" w:hAnsi="Arial" w:cs="Arial"/>
          <w:sz w:val="18"/>
          <w:szCs w:val="18"/>
          <w:lang w:val="hu-HU" w:eastAsia="en-US" w:bidi="ar-SA"/>
        </w:rPr>
        <w:tab/>
      </w:r>
      <w:r>
        <w:rPr>
          <w:rFonts w:ascii="Arial" w:eastAsia="Arial" w:hAnsi="Arial" w:cs="Arial"/>
          <w:spacing w:val="-5"/>
          <w:w w:val="105"/>
          <w:sz w:val="18"/>
          <w:szCs w:val="18"/>
          <w:lang w:val="hu-HU" w:eastAsia="en-US" w:bidi="ar-SA"/>
        </w:rPr>
        <w:t>L3:</w:t>
      </w:r>
      <w:r>
        <w:rPr>
          <w:rFonts w:ascii="Times New Roman" w:eastAsia="Arial" w:hAnsi="Times New Roman" w:cs="Arial"/>
          <w:sz w:val="18"/>
          <w:szCs w:val="18"/>
          <w:lang w:val="hu-HU" w:eastAsia="en-US" w:bidi="ar-SA"/>
        </w:rPr>
        <w:tab/>
      </w:r>
      <w:r>
        <w:rPr>
          <w:rFonts w:ascii="Arial" w:eastAsia="Arial" w:hAnsi="Arial" w:cs="Arial"/>
          <w:spacing w:val="-10"/>
          <w:w w:val="105"/>
          <w:sz w:val="18"/>
          <w:szCs w:val="18"/>
          <w:lang w:val="hu-HU" w:eastAsia="en-US" w:bidi="ar-SA"/>
        </w:rPr>
        <w:t>A</w:t>
      </w:r>
    </w:p>
    <w:p w:rsidR="005616CF">
      <w:pPr>
        <w:pStyle w:val="Heading2"/>
        <w:widowControl w:val="0"/>
        <w:numPr>
          <w:ilvl w:val="0"/>
          <w:numId w:val="32"/>
        </w:numPr>
        <w:tabs>
          <w:tab w:val="left" w:pos="568"/>
        </w:tabs>
        <w:autoSpaceDE w:val="0"/>
        <w:autoSpaceDN w:val="0"/>
        <w:spacing w:before="136"/>
        <w:ind w:left="568" w:hanging="424"/>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A</w:t>
      </w:r>
      <w:r>
        <w:rPr>
          <w:rFonts w:ascii="Arial" w:eastAsia="Arial" w:hAnsi="Arial" w:cs="Arial"/>
          <w:b/>
          <w:bCs/>
          <w:spacing w:val="-7"/>
          <w:sz w:val="18"/>
          <w:szCs w:val="18"/>
          <w:lang w:val="hu-HU" w:eastAsia="en-US" w:bidi="ar-SA"/>
        </w:rPr>
        <w:t xml:space="preserve"> </w:t>
      </w:r>
      <w:r>
        <w:rPr>
          <w:rFonts w:ascii="Arial" w:eastAsia="Arial" w:hAnsi="Arial" w:cs="Arial"/>
          <w:b/>
          <w:bCs/>
          <w:sz w:val="18"/>
          <w:szCs w:val="18"/>
          <w:lang w:val="hu-HU" w:eastAsia="en-US" w:bidi="ar-SA"/>
        </w:rPr>
        <w:t>felhasználási</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helyen</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igényelt</w:t>
      </w:r>
      <w:r>
        <w:rPr>
          <w:rFonts w:ascii="Arial" w:eastAsia="Arial" w:hAnsi="Arial" w:cs="Arial"/>
          <w:b/>
          <w:bCs/>
          <w:spacing w:val="-5"/>
          <w:sz w:val="18"/>
          <w:szCs w:val="18"/>
          <w:lang w:val="hu-HU" w:eastAsia="en-US" w:bidi="ar-SA"/>
        </w:rPr>
        <w:t xml:space="preserve"> </w:t>
      </w:r>
      <w:r>
        <w:rPr>
          <w:rFonts w:ascii="Arial" w:eastAsia="Arial" w:hAnsi="Arial" w:cs="Arial"/>
          <w:b/>
          <w:bCs/>
          <w:sz w:val="18"/>
          <w:szCs w:val="18"/>
          <w:lang w:val="hu-HU" w:eastAsia="en-US" w:bidi="ar-SA"/>
        </w:rPr>
        <w:t>egyetemes</w:t>
      </w:r>
      <w:r>
        <w:rPr>
          <w:rFonts w:ascii="Arial" w:eastAsia="Arial" w:hAnsi="Arial" w:cs="Arial"/>
          <w:b/>
          <w:bCs/>
          <w:spacing w:val="-4"/>
          <w:sz w:val="18"/>
          <w:szCs w:val="18"/>
          <w:lang w:val="hu-HU" w:eastAsia="en-US" w:bidi="ar-SA"/>
        </w:rPr>
        <w:t xml:space="preserve"> </w:t>
      </w:r>
      <w:r>
        <w:rPr>
          <w:rFonts w:ascii="Arial" w:eastAsia="Arial" w:hAnsi="Arial" w:cs="Arial"/>
          <w:b/>
          <w:bCs/>
          <w:sz w:val="18"/>
          <w:szCs w:val="18"/>
          <w:lang w:val="hu-HU" w:eastAsia="en-US" w:bidi="ar-SA"/>
        </w:rPr>
        <w:t>szolgáltatói</w:t>
      </w:r>
      <w:r>
        <w:rPr>
          <w:rFonts w:ascii="Arial" w:eastAsia="Arial" w:hAnsi="Arial" w:cs="Arial"/>
          <w:b/>
          <w:bCs/>
          <w:spacing w:val="-5"/>
          <w:sz w:val="18"/>
          <w:szCs w:val="18"/>
          <w:lang w:val="hu-HU" w:eastAsia="en-US" w:bidi="ar-SA"/>
        </w:rPr>
        <w:t xml:space="preserve"> </w:t>
      </w:r>
      <w:r>
        <w:rPr>
          <w:rFonts w:ascii="Arial" w:eastAsia="Arial" w:hAnsi="Arial" w:cs="Arial"/>
          <w:b/>
          <w:bCs/>
          <w:spacing w:val="-2"/>
          <w:sz w:val="18"/>
          <w:szCs w:val="18"/>
          <w:lang w:val="hu-HU" w:eastAsia="en-US" w:bidi="ar-SA"/>
        </w:rPr>
        <w:t>árszabás</w:t>
      </w:r>
    </w:p>
    <w:p w:rsidR="005616CF">
      <w:pPr>
        <w:widowControl w:val="0"/>
        <w:tabs>
          <w:tab w:val="left" w:pos="4114"/>
        </w:tabs>
        <w:autoSpaceDE w:val="0"/>
        <w:autoSpaceDN w:val="0"/>
        <w:spacing w:before="105"/>
        <w:ind w:left="569"/>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2"/>
          <w:sz w:val="18"/>
          <w:szCs w:val="18"/>
          <w:lang w:val="hu-HU" w:eastAsia="en-US" w:bidi="ar-SA"/>
        </w:rPr>
        <w:t xml:space="preserve"> </w:t>
      </w:r>
      <w:r>
        <w:rPr>
          <w:rFonts w:ascii="Arial" w:eastAsia="Arial" w:hAnsi="Arial" w:cs="Arial"/>
          <w:sz w:val="18"/>
          <w:szCs w:val="18"/>
          <w:lang w:val="hu-HU" w:eastAsia="en-US" w:bidi="ar-SA"/>
        </w:rPr>
        <w:t>”A1”</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Alap”</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tabs>
          <w:tab w:val="left" w:pos="4114"/>
        </w:tabs>
        <w:autoSpaceDE w:val="0"/>
        <w:autoSpaceDN w:val="0"/>
        <w:spacing w:before="98" w:line="207" w:lineRule="exact"/>
        <w:ind w:left="571"/>
        <w:rPr>
          <w:rFonts w:ascii="Arial" w:eastAsia="Arial" w:hAnsi="Arial" w:cs="Arial"/>
          <w:i/>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”A2”</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3"/>
          <w:sz w:val="18"/>
          <w:szCs w:val="18"/>
          <w:lang w:val="hu-HU" w:eastAsia="en-US" w:bidi="ar-SA"/>
        </w:rPr>
        <w:t xml:space="preserve"> </w:t>
      </w:r>
      <w:r>
        <w:rPr>
          <w:rFonts w:ascii="Arial" w:eastAsia="Arial" w:hAnsi="Arial" w:cs="Arial"/>
          <w:sz w:val="18"/>
          <w:szCs w:val="18"/>
          <w:lang w:val="hu-HU" w:eastAsia="en-US" w:bidi="ar-SA"/>
        </w:rPr>
        <w:t>“B</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Komfort”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időszakos,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vezérelt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árszabás</w:t>
      </w:r>
      <w:r>
        <w:rPr>
          <w:rFonts w:ascii="Arial" w:eastAsia="Arial" w:hAnsi="Arial" w:cs="Arial"/>
          <w:spacing w:val="3"/>
          <w:sz w:val="18"/>
          <w:szCs w:val="18"/>
          <w:lang w:val="hu-HU" w:eastAsia="en-US" w:bidi="ar-SA"/>
        </w:rPr>
        <w:t xml:space="preserve"> </w:t>
      </w:r>
      <w:r>
        <w:rPr>
          <w:rFonts w:ascii="Arial" w:eastAsia="Arial" w:hAnsi="Arial" w:cs="Arial"/>
          <w:i/>
          <w:sz w:val="18"/>
          <w:szCs w:val="18"/>
          <w:lang w:val="hu-HU" w:eastAsia="en-US" w:bidi="ar-SA"/>
        </w:rPr>
        <w:t>(csak</w:t>
      </w:r>
      <w:r>
        <w:rPr>
          <w:rFonts w:ascii="Arial" w:eastAsia="Arial" w:hAnsi="Arial" w:cs="Arial"/>
          <w:i/>
          <w:spacing w:val="-1"/>
          <w:sz w:val="18"/>
          <w:szCs w:val="18"/>
          <w:lang w:val="hu-HU" w:eastAsia="en-US" w:bidi="ar-SA"/>
        </w:rPr>
        <w:t xml:space="preserve"> </w:t>
      </w:r>
      <w:r>
        <w:rPr>
          <w:rFonts w:ascii="Arial" w:eastAsia="Arial" w:hAnsi="Arial" w:cs="Arial"/>
          <w:i/>
          <w:sz w:val="18"/>
          <w:szCs w:val="18"/>
          <w:lang w:val="hu-HU" w:eastAsia="en-US" w:bidi="ar-SA"/>
        </w:rPr>
        <w:t>az</w:t>
      </w:r>
      <w:r>
        <w:rPr>
          <w:rFonts w:ascii="Arial" w:eastAsia="Arial" w:hAnsi="Arial" w:cs="Arial"/>
          <w:i/>
          <w:spacing w:val="-6"/>
          <w:sz w:val="18"/>
          <w:szCs w:val="18"/>
          <w:lang w:val="hu-HU" w:eastAsia="en-US" w:bidi="ar-SA"/>
        </w:rPr>
        <w:t xml:space="preserve"> </w:t>
      </w:r>
      <w:r>
        <w:rPr>
          <w:rFonts w:ascii="Arial" w:eastAsia="Arial" w:hAnsi="Arial" w:cs="Arial"/>
          <w:i/>
          <w:spacing w:val="-5"/>
          <w:sz w:val="18"/>
          <w:szCs w:val="18"/>
          <w:lang w:val="hu-HU" w:eastAsia="en-US" w:bidi="ar-SA"/>
        </w:rPr>
        <w:t>MVM</w:t>
      </w:r>
    </w:p>
    <w:p w:rsidR="005616CF">
      <w:pPr>
        <w:widowControl w:val="0"/>
        <w:autoSpaceDE w:val="0"/>
        <w:autoSpaceDN w:val="0"/>
        <w:spacing w:line="207" w:lineRule="exact"/>
        <w:ind w:left="4114"/>
        <w:rPr>
          <w:rFonts w:ascii="Arial" w:eastAsia="Arial" w:hAnsi="Arial" w:cs="Arial"/>
          <w:i/>
          <w:sz w:val="18"/>
          <w:szCs w:val="22"/>
          <w:lang w:val="hu-HU" w:eastAsia="en-US" w:bidi="ar-SA"/>
        </w:rPr>
      </w:pPr>
      <w:r>
        <w:rPr>
          <w:rFonts w:ascii="Arial" w:eastAsia="Arial" w:hAnsi="Arial" w:cs="Arial"/>
          <w:i/>
          <w:sz w:val="18"/>
          <w:szCs w:val="22"/>
          <w:lang w:val="hu-HU" w:eastAsia="en-US" w:bidi="ar-SA"/>
        </w:rPr>
        <w:t>Démász</w:t>
      </w:r>
      <w:r>
        <w:rPr>
          <w:rFonts w:ascii="Arial" w:eastAsia="Arial" w:hAnsi="Arial" w:cs="Arial"/>
          <w:i/>
          <w:spacing w:val="-11"/>
          <w:sz w:val="18"/>
          <w:szCs w:val="22"/>
          <w:lang w:val="hu-HU" w:eastAsia="en-US" w:bidi="ar-SA"/>
        </w:rPr>
        <w:t xml:space="preserve"> </w:t>
      </w:r>
      <w:r>
        <w:rPr>
          <w:rFonts w:ascii="Arial" w:eastAsia="Arial" w:hAnsi="Arial" w:cs="Arial"/>
          <w:i/>
          <w:sz w:val="18"/>
          <w:szCs w:val="22"/>
          <w:lang w:val="hu-HU" w:eastAsia="en-US" w:bidi="ar-SA"/>
        </w:rPr>
        <w:t>Áramhálózati</w:t>
      </w:r>
      <w:r>
        <w:rPr>
          <w:rFonts w:ascii="Arial" w:eastAsia="Arial" w:hAnsi="Arial" w:cs="Arial"/>
          <w:i/>
          <w:spacing w:val="-1"/>
          <w:sz w:val="18"/>
          <w:szCs w:val="22"/>
          <w:lang w:val="hu-HU" w:eastAsia="en-US" w:bidi="ar-SA"/>
        </w:rPr>
        <w:t xml:space="preserve"> </w:t>
      </w:r>
      <w:r>
        <w:rPr>
          <w:rFonts w:ascii="Arial" w:eastAsia="Arial" w:hAnsi="Arial" w:cs="Arial"/>
          <w:i/>
          <w:sz w:val="18"/>
          <w:szCs w:val="22"/>
          <w:lang w:val="hu-HU" w:eastAsia="en-US" w:bidi="ar-SA"/>
        </w:rPr>
        <w:t>Kft.</w:t>
      </w:r>
      <w:r>
        <w:rPr>
          <w:rFonts w:ascii="Arial" w:eastAsia="Arial" w:hAnsi="Arial" w:cs="Arial"/>
          <w:i/>
          <w:spacing w:val="-2"/>
          <w:sz w:val="18"/>
          <w:szCs w:val="22"/>
          <w:lang w:val="hu-HU" w:eastAsia="en-US" w:bidi="ar-SA"/>
        </w:rPr>
        <w:t xml:space="preserve"> területén)</w:t>
      </w:r>
    </w:p>
    <w:p w:rsidR="005616CF">
      <w:pPr>
        <w:widowControl w:val="0"/>
        <w:tabs>
          <w:tab w:val="left" w:pos="4114"/>
        </w:tabs>
        <w:autoSpaceDE w:val="0"/>
        <w:autoSpaceDN w:val="0"/>
        <w:spacing w:before="102"/>
        <w:ind w:left="571"/>
        <w:rPr>
          <w:rFonts w:ascii="Arial" w:eastAsia="Arial" w:hAnsi="Arial" w:cs="Arial"/>
          <w:sz w:val="18"/>
          <w:szCs w:val="18"/>
          <w:lang w:val="hu-HU" w:eastAsia="en-US" w:bidi="ar-SA"/>
        </w:rPr>
      </w:pP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”A3”</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általános,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5"/>
          <w:sz w:val="18"/>
          <w:szCs w:val="18"/>
          <w:lang w:val="hu-HU" w:eastAsia="en-US" w:bidi="ar-SA"/>
        </w:rPr>
        <w:t xml:space="preserve"> </w:t>
      </w:r>
      <w:r>
        <w:rPr>
          <w:rFonts w:ascii="Arial" w:eastAsia="Arial" w:hAnsi="Arial" w:cs="Arial"/>
          <w:spacing w:val="-2"/>
          <w:sz w:val="18"/>
          <w:szCs w:val="18"/>
          <w:lang w:val="hu-HU" w:eastAsia="en-US" w:bidi="ar-SA"/>
        </w:rPr>
        <w:t>árszabás</w:t>
      </w:r>
      <w:r>
        <w:rPr>
          <w:rFonts w:ascii="Arial" w:eastAsia="Arial" w:hAnsi="Arial" w:cs="Arial"/>
          <w:sz w:val="18"/>
          <w:szCs w:val="18"/>
          <w:lang w:val="hu-HU" w:eastAsia="en-US" w:bidi="ar-SA"/>
        </w:rPr>
        <w:tab/>
      </w:r>
      <w:r>
        <w:rPr>
          <w:rFonts w:ascii="Wingdings" w:eastAsia="Arial" w:hAnsi="Wingdings" w:cs="Arial"/>
          <w:sz w:val="18"/>
          <w:szCs w:val="18"/>
          <w:lang w:val="hu-HU" w:eastAsia="en-US" w:bidi="ar-SA"/>
        </w:rPr>
        <w:sym w:font="Wingdings" w:char="F06F"/>
      </w:r>
      <w:r>
        <w:rPr>
          <w:rFonts w:ascii="Times New Roman" w:eastAsia="Arial" w:hAnsi="Times New Roman" w:cs="Arial"/>
          <w:spacing w:val="1"/>
          <w:sz w:val="18"/>
          <w:szCs w:val="18"/>
          <w:lang w:val="hu-HU" w:eastAsia="en-US" w:bidi="ar-SA"/>
        </w:rPr>
        <w:t xml:space="preserve"> </w:t>
      </w:r>
      <w:r>
        <w:rPr>
          <w:rFonts w:ascii="Arial" w:eastAsia="Arial" w:hAnsi="Arial" w:cs="Arial"/>
          <w:sz w:val="18"/>
          <w:szCs w:val="18"/>
          <w:lang w:val="hu-HU" w:eastAsia="en-US" w:bidi="ar-SA"/>
        </w:rPr>
        <w:t>“H</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idényjellegű”,</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egy</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zónaidős</w:t>
      </w:r>
      <w:r>
        <w:rPr>
          <w:rFonts w:ascii="Arial" w:eastAsia="Arial" w:hAnsi="Arial" w:cs="Arial"/>
          <w:spacing w:val="-1"/>
          <w:sz w:val="18"/>
          <w:szCs w:val="18"/>
          <w:lang w:val="hu-HU" w:eastAsia="en-US" w:bidi="ar-SA"/>
        </w:rPr>
        <w:t xml:space="preserve"> </w:t>
      </w:r>
      <w:r>
        <w:rPr>
          <w:rFonts w:ascii="Arial" w:eastAsia="Arial" w:hAnsi="Arial" w:cs="Arial"/>
          <w:spacing w:val="-2"/>
          <w:sz w:val="18"/>
          <w:szCs w:val="18"/>
          <w:lang w:val="hu-HU" w:eastAsia="en-US" w:bidi="ar-SA"/>
        </w:rPr>
        <w:t>árszabás</w:t>
      </w:r>
    </w:p>
    <w:p w:rsidR="005616CF">
      <w:pPr>
        <w:widowControl w:val="0"/>
        <w:autoSpaceDE w:val="0"/>
        <w:autoSpaceDN w:val="0"/>
        <w:spacing w:before="100"/>
        <w:ind w:left="571"/>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árszabás</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beállítására</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Üzletszabályzat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M.1.</w:t>
      </w:r>
      <w:r>
        <w:rPr>
          <w:rFonts w:ascii="Arial" w:eastAsia="Arial" w:hAnsi="Arial" w:cs="Arial"/>
          <w:i/>
          <w:spacing w:val="-11"/>
          <w:sz w:val="15"/>
          <w:szCs w:val="22"/>
          <w:lang w:val="hu-HU" w:eastAsia="en-US" w:bidi="ar-SA"/>
        </w:rPr>
        <w:t xml:space="preserve"> </w:t>
      </w:r>
      <w:r>
        <w:rPr>
          <w:rFonts w:ascii="Arial" w:eastAsia="Arial" w:hAnsi="Arial" w:cs="Arial"/>
          <w:i/>
          <w:sz w:val="15"/>
          <w:szCs w:val="22"/>
          <w:lang w:val="hu-HU" w:eastAsia="en-US" w:bidi="ar-SA"/>
        </w:rPr>
        <w:t>mellékletében</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megadottakra</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figyelemmel</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kerül</w:t>
      </w:r>
      <w:r>
        <w:rPr>
          <w:rFonts w:ascii="Arial" w:eastAsia="Arial" w:hAnsi="Arial" w:cs="Arial"/>
          <w:i/>
          <w:spacing w:val="-10"/>
          <w:sz w:val="15"/>
          <w:szCs w:val="22"/>
          <w:lang w:val="hu-HU" w:eastAsia="en-US" w:bidi="ar-SA"/>
        </w:rPr>
        <w:t xml:space="preserve"> </w:t>
      </w:r>
      <w:r>
        <w:rPr>
          <w:rFonts w:ascii="Arial" w:eastAsia="Arial" w:hAnsi="Arial" w:cs="Arial"/>
          <w:i/>
          <w:spacing w:val="-4"/>
          <w:sz w:val="15"/>
          <w:szCs w:val="22"/>
          <w:lang w:val="hu-HU" w:eastAsia="en-US" w:bidi="ar-SA"/>
        </w:rPr>
        <w:t>sor.</w:t>
      </w:r>
    </w:p>
    <w:p w:rsidR="005616CF">
      <w:pPr>
        <w:widowControl w:val="0"/>
        <w:autoSpaceDE w:val="0"/>
        <w:autoSpaceDN w:val="0"/>
        <w:rPr>
          <w:rFonts w:ascii="Arial" w:eastAsia="Arial" w:hAnsi="Arial" w:cs="Arial"/>
          <w:i/>
          <w:sz w:val="15"/>
          <w:szCs w:val="22"/>
          <w:lang w:val="hu-HU" w:eastAsia="en-US" w:bidi="ar-SA"/>
        </w:rPr>
        <w:sectPr>
          <w:pgSz w:w="11910" w:h="16840"/>
          <w:pgMar w:top="1660" w:right="1275" w:bottom="1020" w:left="1133" w:header="708" w:footer="824" w:gutter="0"/>
          <w:cols w:space="708"/>
        </w:sectPr>
      </w:pPr>
    </w:p>
    <w:p w:rsidR="005616CF">
      <w:pPr>
        <w:pStyle w:val="Heading2"/>
        <w:widowControl w:val="0"/>
        <w:numPr>
          <w:ilvl w:val="0"/>
          <w:numId w:val="32"/>
        </w:numPr>
        <w:tabs>
          <w:tab w:val="left" w:pos="567"/>
        </w:tabs>
        <w:autoSpaceDE w:val="0"/>
        <w:autoSpaceDN w:val="0"/>
        <w:spacing w:line="202" w:lineRule="exact"/>
        <w:ind w:left="567" w:hanging="423"/>
        <w:jc w:val="both"/>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Mértékadó</w:t>
      </w:r>
      <w:r>
        <w:rPr>
          <w:rFonts w:ascii="Arial" w:eastAsia="Arial" w:hAnsi="Arial" w:cs="Arial"/>
          <w:b/>
          <w:bCs/>
          <w:spacing w:val="-3"/>
          <w:sz w:val="18"/>
          <w:szCs w:val="18"/>
          <w:lang w:val="hu-HU" w:eastAsia="en-US" w:bidi="ar-SA"/>
        </w:rPr>
        <w:t xml:space="preserve"> </w:t>
      </w:r>
      <w:r>
        <w:rPr>
          <w:rFonts w:ascii="Arial" w:eastAsia="Arial" w:hAnsi="Arial" w:cs="Arial"/>
          <w:b/>
          <w:bCs/>
          <w:sz w:val="18"/>
          <w:szCs w:val="18"/>
          <w:lang w:val="hu-HU" w:eastAsia="en-US" w:bidi="ar-SA"/>
        </w:rPr>
        <w:t>éves</w:t>
      </w:r>
      <w:r>
        <w:rPr>
          <w:rFonts w:ascii="Arial" w:eastAsia="Arial" w:hAnsi="Arial" w:cs="Arial"/>
          <w:b/>
          <w:bCs/>
          <w:spacing w:val="-3"/>
          <w:sz w:val="18"/>
          <w:szCs w:val="18"/>
          <w:lang w:val="hu-HU" w:eastAsia="en-US" w:bidi="ar-SA"/>
        </w:rPr>
        <w:t xml:space="preserve"> </w:t>
      </w:r>
      <w:r>
        <w:rPr>
          <w:rFonts w:ascii="Arial" w:eastAsia="Arial" w:hAnsi="Arial" w:cs="Arial"/>
          <w:b/>
          <w:bCs/>
          <w:spacing w:val="-2"/>
          <w:sz w:val="18"/>
          <w:szCs w:val="18"/>
          <w:lang w:val="hu-HU" w:eastAsia="en-US" w:bidi="ar-SA"/>
        </w:rPr>
        <w:t>felhasználás</w:t>
      </w:r>
    </w:p>
    <w:p w:rsidR="005616CF">
      <w:pPr>
        <w:widowControl w:val="0"/>
        <w:tabs>
          <w:tab w:val="left" w:leader="dot" w:pos="2218"/>
        </w:tabs>
        <w:autoSpaceDE w:val="0"/>
        <w:autoSpaceDN w:val="0"/>
        <w:spacing w:before="105" w:line="207" w:lineRule="exact"/>
        <w:ind w:left="569"/>
        <w:rPr>
          <w:rFonts w:ascii="Arial" w:eastAsia="Arial" w:hAnsi="Arial" w:cs="Arial"/>
          <w:sz w:val="18"/>
          <w:szCs w:val="18"/>
          <w:lang w:val="hu-HU" w:eastAsia="en-US" w:bidi="ar-SA"/>
        </w:rPr>
      </w:pPr>
      <w:r>
        <w:rPr>
          <w:rFonts w:ascii="Arial" w:eastAsia="Arial" w:hAnsi="Arial" w:cs="Arial"/>
          <w:spacing w:val="-10"/>
          <w:sz w:val="18"/>
          <w:szCs w:val="18"/>
          <w:lang w:val="hu-HU" w:eastAsia="en-US" w:bidi="ar-SA"/>
        </w:rPr>
        <w:t>{</w:t>
      </w:r>
      <w:r w:rsidRPr="00CB61E3">
        <w:rPr>
          <w:rFonts w:ascii="Arial" w:eastAsia="Arial" w:hAnsi="Arial" w:cs="Arial"/>
          <w:color w:val="0070C0"/>
          <w:spacing w:val="-10"/>
          <w:sz w:val="18"/>
          <w:szCs w:val="18"/>
          <w:lang w:val="hu-HU" w:eastAsia="en-US" w:bidi="ar-SA"/>
        </w:rPr>
        <w:t>d</w:t>
      </w:r>
      <w:r w:rsidRPr="00CB61E3">
        <w:rPr>
          <w:rFonts w:ascii="Arial" w:eastAsia="Arial" w:hAnsi="Arial" w:cs="Arial"/>
          <w:color w:val="0070C0"/>
          <w:spacing w:val="-10"/>
          <w:sz w:val="18"/>
          <w:szCs w:val="18"/>
          <w:lang w:val="hu-HU" w:eastAsia="en-US" w:bidi="ar-SA"/>
        </w:rPr>
        <w:t>.Project</w:t>
      </w:r>
      <w:r w:rsidRPr="00CB61E3">
        <w:rPr>
          <w:rFonts w:ascii="Arial" w:eastAsia="Arial" w:hAnsi="Arial" w:cs="Arial"/>
          <w:color w:val="0070C0"/>
          <w:spacing w:val="-10"/>
          <w:sz w:val="18"/>
          <w:szCs w:val="18"/>
          <w:lang w:val="hu-HU" w:eastAsia="en-US" w:bidi="ar-SA"/>
        </w:rPr>
        <w:t>.MertekadoEvesFogyasztas</w:t>
      </w:r>
      <w:r w:rsidRPr="00CB61E3">
        <w:rPr>
          <w:rFonts w:ascii="Arial" w:eastAsia="Arial" w:hAnsi="Arial" w:cs="Arial"/>
          <w:color w:val="0070C0"/>
          <w:spacing w:val="-10"/>
          <w:sz w:val="18"/>
          <w:szCs w:val="18"/>
          <w:lang w:val="hu-HU" w:eastAsia="en-US" w:bidi="ar-SA"/>
        </w:rPr>
        <w:t>}</w:t>
      </w:r>
      <w:r>
        <w:rPr>
          <w:rFonts w:ascii="Arial" w:eastAsia="Arial" w:hAnsi="Arial" w:cs="Arial"/>
          <w:color w:val="0070C0"/>
          <w:spacing w:val="-10"/>
          <w:sz w:val="18"/>
          <w:szCs w:val="18"/>
          <w:lang w:val="hu-HU" w:eastAsia="en-US" w:bidi="ar-SA"/>
        </w:rPr>
        <w:t xml:space="preserve">  </w:t>
      </w:r>
      <w:r w:rsidR="00CC3965">
        <w:rPr>
          <w:rFonts w:ascii="Arial" w:eastAsia="Arial" w:hAnsi="Arial" w:cs="Arial"/>
          <w:sz w:val="18"/>
          <w:szCs w:val="18"/>
          <w:lang w:val="hu-HU" w:eastAsia="en-US" w:bidi="ar-SA"/>
        </w:rPr>
        <w:t>kWh/év,</w:t>
      </w:r>
      <w:r w:rsidR="00CC3965">
        <w:rPr>
          <w:rFonts w:ascii="Arial" w:eastAsia="Arial" w:hAnsi="Arial" w:cs="Arial"/>
          <w:spacing w:val="61"/>
          <w:sz w:val="18"/>
          <w:szCs w:val="18"/>
          <w:lang w:val="hu-HU" w:eastAsia="en-US" w:bidi="ar-SA"/>
        </w:rPr>
        <w:t xml:space="preserve"> </w:t>
      </w:r>
      <w:r w:rsidR="00CC3965">
        <w:rPr>
          <w:rFonts w:ascii="Arial" w:eastAsia="Arial" w:hAnsi="Arial" w:cs="Arial"/>
          <w:sz w:val="18"/>
          <w:szCs w:val="18"/>
          <w:lang w:val="hu-HU" w:eastAsia="en-US" w:bidi="ar-SA"/>
        </w:rPr>
        <w:t>mindennapszaki</w:t>
      </w:r>
      <w:r w:rsidR="00CC3965">
        <w:rPr>
          <w:rFonts w:ascii="Arial" w:eastAsia="Arial" w:hAnsi="Arial" w:cs="Arial"/>
          <w:spacing w:val="68"/>
          <w:sz w:val="18"/>
          <w:szCs w:val="18"/>
          <w:lang w:val="hu-HU" w:eastAsia="en-US" w:bidi="ar-SA"/>
        </w:rPr>
        <w:t xml:space="preserve"> </w:t>
      </w:r>
      <w:r w:rsidR="00CC3965">
        <w:rPr>
          <w:rFonts w:ascii="Arial" w:eastAsia="Arial" w:hAnsi="Arial" w:cs="Arial"/>
          <w:spacing w:val="-4"/>
          <w:sz w:val="18"/>
          <w:szCs w:val="18"/>
          <w:lang w:val="hu-HU" w:eastAsia="en-US" w:bidi="ar-SA"/>
        </w:rPr>
        <w:t>mérő</w:t>
      </w:r>
    </w:p>
    <w:p w:rsidR="005616CF">
      <w:pPr>
        <w:widowControl w:val="0"/>
        <w:tabs>
          <w:tab w:val="left" w:leader="dot" w:pos="2220"/>
        </w:tabs>
        <w:autoSpaceDE w:val="0"/>
        <w:autoSpaceDN w:val="0"/>
        <w:spacing w:line="207" w:lineRule="exact"/>
        <w:ind w:left="571"/>
        <w:rPr>
          <w:rFonts w:ascii="Arial" w:eastAsia="Arial" w:hAnsi="Arial" w:cs="Arial"/>
          <w:i/>
          <w:sz w:val="15"/>
          <w:szCs w:val="22"/>
          <w:lang w:val="hu-HU" w:eastAsia="en-US" w:bidi="ar-SA"/>
        </w:rPr>
      </w:pPr>
      <w:r>
        <w:rPr>
          <w:rFonts w:ascii="Arial" w:eastAsia="Arial" w:hAnsi="Arial" w:cs="Arial"/>
          <w:spacing w:val="-10"/>
          <w:w w:val="105"/>
          <w:sz w:val="18"/>
          <w:szCs w:val="22"/>
          <w:lang w:val="hu-HU" w:eastAsia="en-US" w:bidi="ar-SA"/>
        </w:rPr>
        <w:t>…</w:t>
      </w:r>
      <w:r>
        <w:rPr>
          <w:rFonts w:ascii="Times New Roman" w:eastAsia="Arial" w:hAnsi="Times New Roman" w:cs="Arial"/>
          <w:sz w:val="18"/>
          <w:szCs w:val="22"/>
          <w:lang w:val="hu-HU" w:eastAsia="en-US" w:bidi="ar-SA"/>
        </w:rPr>
        <w:tab/>
      </w:r>
      <w:r>
        <w:rPr>
          <w:rFonts w:ascii="Arial" w:eastAsia="Arial" w:hAnsi="Arial" w:cs="Arial"/>
          <w:w w:val="105"/>
          <w:sz w:val="18"/>
          <w:szCs w:val="22"/>
          <w:lang w:val="hu-HU" w:eastAsia="en-US" w:bidi="ar-SA"/>
        </w:rPr>
        <w:t>kWh/év,</w:t>
      </w:r>
      <w:r>
        <w:rPr>
          <w:rFonts w:ascii="Arial" w:eastAsia="Arial" w:hAnsi="Arial" w:cs="Arial"/>
          <w:spacing w:val="-3"/>
          <w:w w:val="105"/>
          <w:sz w:val="18"/>
          <w:szCs w:val="22"/>
          <w:lang w:val="hu-HU" w:eastAsia="en-US" w:bidi="ar-SA"/>
        </w:rPr>
        <w:t xml:space="preserve"> </w:t>
      </w:r>
      <w:r>
        <w:rPr>
          <w:rFonts w:ascii="Arial" w:eastAsia="Arial" w:hAnsi="Arial" w:cs="Arial"/>
          <w:w w:val="105"/>
          <w:sz w:val="18"/>
          <w:szCs w:val="22"/>
          <w:lang w:val="hu-HU" w:eastAsia="en-US" w:bidi="ar-SA"/>
        </w:rPr>
        <w:t>vezérelt</w:t>
      </w:r>
      <w:r>
        <w:rPr>
          <w:rFonts w:ascii="Arial" w:eastAsia="Arial" w:hAnsi="Arial" w:cs="Arial"/>
          <w:spacing w:val="-2"/>
          <w:w w:val="105"/>
          <w:sz w:val="18"/>
          <w:szCs w:val="22"/>
          <w:lang w:val="hu-HU" w:eastAsia="en-US" w:bidi="ar-SA"/>
        </w:rPr>
        <w:t xml:space="preserve"> </w:t>
      </w:r>
      <w:r>
        <w:rPr>
          <w:rFonts w:ascii="Arial" w:eastAsia="Arial" w:hAnsi="Arial" w:cs="Arial"/>
          <w:w w:val="105"/>
          <w:sz w:val="18"/>
          <w:szCs w:val="22"/>
          <w:lang w:val="hu-HU" w:eastAsia="en-US" w:bidi="ar-SA"/>
        </w:rPr>
        <w:t>mérő</w:t>
      </w:r>
      <w:r>
        <w:rPr>
          <w:rFonts w:ascii="Arial" w:eastAsia="Arial" w:hAnsi="Arial" w:cs="Arial"/>
          <w:spacing w:val="3"/>
          <w:w w:val="105"/>
          <w:sz w:val="18"/>
          <w:szCs w:val="22"/>
          <w:lang w:val="hu-HU" w:eastAsia="en-US" w:bidi="ar-SA"/>
        </w:rPr>
        <w:t xml:space="preserve"> </w:t>
      </w:r>
      <w:r>
        <w:rPr>
          <w:rFonts w:ascii="Arial" w:eastAsia="Arial" w:hAnsi="Arial" w:cs="Arial"/>
          <w:i/>
          <w:w w:val="105"/>
          <w:sz w:val="15"/>
          <w:szCs w:val="22"/>
          <w:lang w:val="hu-HU" w:eastAsia="en-US" w:bidi="ar-SA"/>
        </w:rPr>
        <w:t>(Kérjük,</w:t>
      </w:r>
      <w:r>
        <w:rPr>
          <w:rFonts w:ascii="Arial" w:eastAsia="Arial" w:hAnsi="Arial" w:cs="Arial"/>
          <w:i/>
          <w:spacing w:val="-2"/>
          <w:w w:val="105"/>
          <w:sz w:val="15"/>
          <w:szCs w:val="22"/>
          <w:lang w:val="hu-HU" w:eastAsia="en-US" w:bidi="ar-SA"/>
        </w:rPr>
        <w:t xml:space="preserve"> </w:t>
      </w:r>
      <w:r>
        <w:rPr>
          <w:rFonts w:ascii="Arial" w:eastAsia="Arial" w:hAnsi="Arial" w:cs="Arial"/>
          <w:i/>
          <w:w w:val="105"/>
          <w:sz w:val="15"/>
          <w:szCs w:val="22"/>
          <w:lang w:val="hu-HU" w:eastAsia="en-US" w:bidi="ar-SA"/>
        </w:rPr>
        <w:t>jelölje</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X-szel,</w:t>
      </w:r>
      <w:r>
        <w:rPr>
          <w:rFonts w:ascii="Arial" w:eastAsia="Arial" w:hAnsi="Arial" w:cs="Arial"/>
          <w:i/>
          <w:spacing w:val="-3"/>
          <w:w w:val="105"/>
          <w:sz w:val="15"/>
          <w:szCs w:val="22"/>
          <w:lang w:val="hu-HU" w:eastAsia="en-US" w:bidi="ar-SA"/>
        </w:rPr>
        <w:t xml:space="preserve"> </w:t>
      </w:r>
      <w:r>
        <w:rPr>
          <w:rFonts w:ascii="Arial" w:eastAsia="Arial" w:hAnsi="Arial" w:cs="Arial"/>
          <w:i/>
          <w:w w:val="105"/>
          <w:sz w:val="15"/>
          <w:szCs w:val="22"/>
          <w:lang w:val="hu-HU" w:eastAsia="en-US" w:bidi="ar-SA"/>
        </w:rPr>
        <w:t>ha</w:t>
      </w:r>
      <w:r>
        <w:rPr>
          <w:rFonts w:ascii="Arial" w:eastAsia="Arial" w:hAnsi="Arial" w:cs="Arial"/>
          <w:i/>
          <w:spacing w:val="1"/>
          <w:w w:val="105"/>
          <w:sz w:val="15"/>
          <w:szCs w:val="22"/>
          <w:lang w:val="hu-HU" w:eastAsia="en-US" w:bidi="ar-SA"/>
        </w:rPr>
        <w:t xml:space="preserve"> </w:t>
      </w:r>
      <w:r>
        <w:rPr>
          <w:rFonts w:ascii="Arial" w:eastAsia="Arial" w:hAnsi="Arial" w:cs="Arial"/>
          <w:i/>
          <w:w w:val="105"/>
          <w:sz w:val="15"/>
          <w:szCs w:val="22"/>
          <w:lang w:val="hu-HU" w:eastAsia="en-US" w:bidi="ar-SA"/>
        </w:rPr>
        <w:t>nincs ilyen</w:t>
      </w:r>
      <w:r>
        <w:rPr>
          <w:rFonts w:ascii="Arial" w:eastAsia="Arial" w:hAnsi="Arial" w:cs="Arial"/>
          <w:i/>
          <w:spacing w:val="4"/>
          <w:w w:val="105"/>
          <w:sz w:val="15"/>
          <w:szCs w:val="22"/>
          <w:lang w:val="hu-HU" w:eastAsia="en-US" w:bidi="ar-SA"/>
        </w:rPr>
        <w:t xml:space="preserve"> </w:t>
      </w:r>
      <w:r>
        <w:rPr>
          <w:rFonts w:ascii="Arial" w:eastAsia="Arial" w:hAnsi="Arial" w:cs="Arial"/>
          <w:i/>
          <w:spacing w:val="-2"/>
          <w:w w:val="105"/>
          <w:sz w:val="15"/>
          <w:szCs w:val="22"/>
          <w:lang w:val="hu-HU" w:eastAsia="en-US" w:bidi="ar-SA"/>
        </w:rPr>
        <w:t>mérőberendezés.)</w:t>
      </w:r>
    </w:p>
    <w:p w:rsidR="005616CF">
      <w:pPr>
        <w:widowControl w:val="0"/>
        <w:tabs>
          <w:tab w:val="left" w:leader="dot" w:pos="3108"/>
        </w:tabs>
        <w:autoSpaceDE w:val="0"/>
        <w:autoSpaceDN w:val="0"/>
        <w:spacing w:before="2"/>
        <w:ind w:left="569"/>
        <w:rPr>
          <w:rFonts w:ascii="Arial" w:eastAsia="Arial" w:hAnsi="Arial" w:cs="Arial"/>
          <w:i/>
          <w:sz w:val="15"/>
          <w:szCs w:val="22"/>
          <w:lang w:val="hu-HU" w:eastAsia="en-US" w:bidi="ar-SA"/>
        </w:rPr>
      </w:pPr>
      <w:r>
        <w:rPr>
          <w:rFonts w:ascii="Arial" w:eastAsia="Arial" w:hAnsi="Arial" w:cs="Arial"/>
          <w:sz w:val="18"/>
          <w:szCs w:val="22"/>
          <w:lang w:val="hu-HU" w:eastAsia="en-US" w:bidi="ar-SA"/>
        </w:rPr>
        <w:t>téli</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w:t>
      </w:r>
      <w:r>
        <w:rPr>
          <w:rFonts w:ascii="Arial" w:eastAsia="Arial" w:hAnsi="Arial" w:cs="Arial"/>
          <w:spacing w:val="22"/>
          <w:sz w:val="18"/>
          <w:szCs w:val="22"/>
          <w:lang w:val="hu-HU" w:eastAsia="en-US" w:bidi="ar-SA"/>
        </w:rPr>
        <w:t xml:space="preserve"> </w:t>
      </w:r>
      <w:r>
        <w:rPr>
          <w:rFonts w:ascii="Arial" w:eastAsia="Arial" w:hAnsi="Arial" w:cs="Arial"/>
          <w:spacing w:val="-2"/>
          <w:sz w:val="18"/>
          <w:szCs w:val="22"/>
          <w:lang w:val="hu-HU" w:eastAsia="en-US" w:bidi="ar-SA"/>
        </w:rPr>
        <w:t>nyári</w:t>
      </w:r>
      <w:r>
        <w:rPr>
          <w:rFonts w:ascii="Times New Roman" w:eastAsia="Arial" w:hAnsi="Times New Roman" w:cs="Arial"/>
          <w:sz w:val="18"/>
          <w:szCs w:val="22"/>
          <w:lang w:val="hu-HU" w:eastAsia="en-US" w:bidi="ar-SA"/>
        </w:rPr>
        <w:tab/>
      </w:r>
      <w:r>
        <w:rPr>
          <w:rFonts w:ascii="Arial" w:eastAsia="Arial" w:hAnsi="Arial" w:cs="Arial"/>
          <w:sz w:val="18"/>
          <w:szCs w:val="22"/>
          <w:lang w:val="hu-HU" w:eastAsia="en-US" w:bidi="ar-SA"/>
        </w:rPr>
        <w:t>kWh/időszak,</w:t>
      </w:r>
      <w:r>
        <w:rPr>
          <w:rFonts w:ascii="Arial" w:eastAsia="Arial" w:hAnsi="Arial" w:cs="Arial"/>
          <w:spacing w:val="18"/>
          <w:sz w:val="18"/>
          <w:szCs w:val="22"/>
          <w:lang w:val="hu-HU" w:eastAsia="en-US" w:bidi="ar-SA"/>
        </w:rPr>
        <w:t xml:space="preserve"> </w:t>
      </w:r>
      <w:r>
        <w:rPr>
          <w:rFonts w:ascii="Arial" w:eastAsia="Arial" w:hAnsi="Arial" w:cs="Arial"/>
          <w:sz w:val="18"/>
          <w:szCs w:val="22"/>
          <w:lang w:val="hu-HU" w:eastAsia="en-US" w:bidi="ar-SA"/>
        </w:rPr>
        <w:t>H-tarifás</w:t>
      </w:r>
      <w:r>
        <w:rPr>
          <w:rFonts w:ascii="Arial" w:eastAsia="Arial" w:hAnsi="Arial" w:cs="Arial"/>
          <w:spacing w:val="27"/>
          <w:sz w:val="18"/>
          <w:szCs w:val="22"/>
          <w:lang w:val="hu-HU" w:eastAsia="en-US" w:bidi="ar-SA"/>
        </w:rPr>
        <w:t xml:space="preserve"> </w:t>
      </w:r>
      <w:r>
        <w:rPr>
          <w:rFonts w:ascii="Arial" w:eastAsia="Arial" w:hAnsi="Arial" w:cs="Arial"/>
          <w:sz w:val="18"/>
          <w:szCs w:val="22"/>
          <w:lang w:val="hu-HU" w:eastAsia="en-US" w:bidi="ar-SA"/>
        </w:rPr>
        <w:t>mérő</w:t>
      </w:r>
      <w:r>
        <w:rPr>
          <w:rFonts w:ascii="Arial" w:eastAsia="Arial" w:hAnsi="Arial" w:cs="Arial"/>
          <w:spacing w:val="23"/>
          <w:sz w:val="18"/>
          <w:szCs w:val="22"/>
          <w:lang w:val="hu-HU" w:eastAsia="en-US" w:bidi="ar-SA"/>
        </w:rPr>
        <w:t xml:space="preserve"> </w:t>
      </w:r>
      <w:r>
        <w:rPr>
          <w:rFonts w:ascii="Arial" w:eastAsia="Arial" w:hAnsi="Arial" w:cs="Arial"/>
          <w:i/>
          <w:sz w:val="15"/>
          <w:szCs w:val="22"/>
          <w:lang w:val="hu-HU" w:eastAsia="en-US" w:bidi="ar-SA"/>
        </w:rPr>
        <w:t>(Kérjük,</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jelölje</w:t>
      </w:r>
      <w:r>
        <w:rPr>
          <w:rFonts w:ascii="Arial" w:eastAsia="Arial" w:hAnsi="Arial" w:cs="Arial"/>
          <w:i/>
          <w:spacing w:val="22"/>
          <w:sz w:val="15"/>
          <w:szCs w:val="22"/>
          <w:lang w:val="hu-HU" w:eastAsia="en-US" w:bidi="ar-SA"/>
        </w:rPr>
        <w:t xml:space="preserve"> </w:t>
      </w:r>
      <w:r>
        <w:rPr>
          <w:rFonts w:ascii="Arial" w:eastAsia="Arial" w:hAnsi="Arial" w:cs="Arial"/>
          <w:i/>
          <w:sz w:val="15"/>
          <w:szCs w:val="22"/>
          <w:lang w:val="hu-HU" w:eastAsia="en-US" w:bidi="ar-SA"/>
        </w:rPr>
        <w:t>X-szel,</w:t>
      </w:r>
      <w:r>
        <w:rPr>
          <w:rFonts w:ascii="Arial" w:eastAsia="Arial" w:hAnsi="Arial" w:cs="Arial"/>
          <w:i/>
          <w:spacing w:val="19"/>
          <w:sz w:val="15"/>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1"/>
          <w:sz w:val="15"/>
          <w:szCs w:val="22"/>
          <w:lang w:val="hu-HU" w:eastAsia="en-US" w:bidi="ar-SA"/>
        </w:rPr>
        <w:t xml:space="preserve"> </w:t>
      </w:r>
      <w:r>
        <w:rPr>
          <w:rFonts w:ascii="Arial" w:eastAsia="Arial" w:hAnsi="Arial" w:cs="Arial"/>
          <w:i/>
          <w:sz w:val="15"/>
          <w:szCs w:val="22"/>
          <w:lang w:val="hu-HU" w:eastAsia="en-US" w:bidi="ar-SA"/>
        </w:rPr>
        <w:t>nincs</w:t>
      </w:r>
      <w:r>
        <w:rPr>
          <w:rFonts w:ascii="Arial" w:eastAsia="Arial" w:hAnsi="Arial" w:cs="Arial"/>
          <w:i/>
          <w:spacing w:val="18"/>
          <w:sz w:val="15"/>
          <w:szCs w:val="22"/>
          <w:lang w:val="hu-HU" w:eastAsia="en-US" w:bidi="ar-SA"/>
        </w:rPr>
        <w:t xml:space="preserve"> </w:t>
      </w:r>
      <w:r>
        <w:rPr>
          <w:rFonts w:ascii="Arial" w:eastAsia="Arial" w:hAnsi="Arial" w:cs="Arial"/>
          <w:i/>
          <w:sz w:val="15"/>
          <w:szCs w:val="22"/>
          <w:lang w:val="hu-HU" w:eastAsia="en-US" w:bidi="ar-SA"/>
        </w:rPr>
        <w:t>ilyen</w:t>
      </w:r>
      <w:r>
        <w:rPr>
          <w:rFonts w:ascii="Arial" w:eastAsia="Arial" w:hAnsi="Arial" w:cs="Arial"/>
          <w:i/>
          <w:spacing w:val="25"/>
          <w:sz w:val="15"/>
          <w:szCs w:val="22"/>
          <w:lang w:val="hu-HU" w:eastAsia="en-US" w:bidi="ar-SA"/>
        </w:rPr>
        <w:t xml:space="preserve"> </w:t>
      </w:r>
      <w:r>
        <w:rPr>
          <w:rFonts w:ascii="Arial" w:eastAsia="Arial" w:hAnsi="Arial" w:cs="Arial"/>
          <w:i/>
          <w:spacing w:val="-2"/>
          <w:sz w:val="15"/>
          <w:szCs w:val="22"/>
          <w:lang w:val="hu-HU" w:eastAsia="en-US" w:bidi="ar-SA"/>
        </w:rPr>
        <w:t>mérőberendezés.)</w:t>
      </w:r>
    </w:p>
    <w:p w:rsidR="005616CF">
      <w:pPr>
        <w:widowControl w:val="0"/>
        <w:autoSpaceDE w:val="0"/>
        <w:autoSpaceDN w:val="0"/>
        <w:spacing w:before="100" w:line="237" w:lineRule="auto"/>
        <w:ind w:left="569"/>
        <w:rPr>
          <w:rFonts w:ascii="Arial" w:eastAsia="Arial" w:hAnsi="Arial" w:cs="Arial"/>
          <w:i/>
          <w:sz w:val="15"/>
          <w:szCs w:val="22"/>
          <w:lang w:val="hu-HU" w:eastAsia="en-US" w:bidi="ar-SA"/>
        </w:rPr>
      </w:pPr>
      <w:r>
        <w:rPr>
          <w:rFonts w:ascii="Arial" w:eastAsia="Arial" w:hAnsi="Arial" w:cs="Arial"/>
          <w:i/>
          <w:w w:val="105"/>
          <w:sz w:val="15"/>
          <w:szCs w:val="22"/>
          <w:lang w:val="hu-HU" w:eastAsia="en-US" w:bidi="ar-SA"/>
        </w:rPr>
        <w:t xml:space="preserve">Éves elszámolás esetén - havi diktálás hiányában - a megadott mennyiség 12-ede kerül figyelembevételre a havi számlázás </w:t>
      </w:r>
      <w:r>
        <w:rPr>
          <w:rFonts w:ascii="Arial" w:eastAsia="Arial" w:hAnsi="Arial" w:cs="Arial"/>
          <w:i/>
          <w:spacing w:val="-2"/>
          <w:w w:val="105"/>
          <w:sz w:val="15"/>
          <w:szCs w:val="22"/>
          <w:lang w:val="hu-HU" w:eastAsia="en-US" w:bidi="ar-SA"/>
        </w:rPr>
        <w:t>tekintetében.</w:t>
      </w:r>
    </w:p>
    <w:p w:rsidR="005616CF">
      <w:pPr>
        <w:pStyle w:val="Heading2"/>
        <w:widowControl w:val="0"/>
        <w:numPr>
          <w:ilvl w:val="0"/>
          <w:numId w:val="32"/>
        </w:numPr>
        <w:tabs>
          <w:tab w:val="left" w:pos="678"/>
        </w:tabs>
        <w:autoSpaceDE w:val="0"/>
        <w:autoSpaceDN w:val="0"/>
        <w:spacing w:before="69"/>
        <w:ind w:left="678" w:hanging="425"/>
        <w:jc w:val="left"/>
        <w:rPr>
          <w:rFonts w:ascii="Arial" w:eastAsia="Arial" w:hAnsi="Arial" w:cs="Arial"/>
          <w:b/>
          <w:bCs/>
          <w:sz w:val="18"/>
          <w:szCs w:val="18"/>
          <w:lang w:val="hu-HU" w:eastAsia="en-US" w:bidi="ar-SA"/>
        </w:rPr>
      </w:pPr>
      <w:r>
        <w:rPr>
          <w:rFonts w:ascii="Arial" w:eastAsia="Arial" w:hAnsi="Arial" w:cs="Arial"/>
          <w:b/>
          <w:bCs/>
          <w:sz w:val="18"/>
          <w:szCs w:val="18"/>
          <w:lang w:val="hu-HU" w:eastAsia="en-US" w:bidi="ar-SA"/>
        </w:rPr>
        <w:t>Számlaküldés</w:t>
      </w:r>
      <w:r>
        <w:rPr>
          <w:rFonts w:ascii="Arial" w:eastAsia="Arial" w:hAnsi="Arial" w:cs="Arial"/>
          <w:b/>
          <w:bCs/>
          <w:spacing w:val="-11"/>
          <w:sz w:val="18"/>
          <w:szCs w:val="18"/>
          <w:lang w:val="hu-HU" w:eastAsia="en-US" w:bidi="ar-SA"/>
        </w:rPr>
        <w:t xml:space="preserve"> </w:t>
      </w:r>
      <w:r>
        <w:rPr>
          <w:rFonts w:ascii="Arial" w:eastAsia="Arial" w:hAnsi="Arial" w:cs="Arial"/>
          <w:b/>
          <w:bCs/>
          <w:spacing w:val="-2"/>
          <w:sz w:val="18"/>
          <w:szCs w:val="18"/>
          <w:lang w:val="hu-HU" w:eastAsia="en-US" w:bidi="ar-SA"/>
        </w:rPr>
        <w:t>módja</w:t>
      </w:r>
    </w:p>
    <w:p w:rsidR="005616CF">
      <w:pPr>
        <w:widowControl w:val="0"/>
        <w:autoSpaceDE w:val="0"/>
        <w:autoSpaceDN w:val="0"/>
        <w:spacing w:before="108" w:line="364" w:lineRule="auto"/>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Ha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Ön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lakossági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felhasználó,</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javasoljuk,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már</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most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kérjen</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mert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2025.</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július</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 xml:space="preserve">1- jétől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nem küldhet Önnek papírszámlát!</w:t>
      </w:r>
    </w:p>
    <w:p w:rsidR="005616CF">
      <w:pPr>
        <w:widowControl w:val="0"/>
        <w:autoSpaceDE w:val="0"/>
        <w:autoSpaceDN w:val="0"/>
        <w:spacing w:line="207" w:lineRule="exact"/>
        <w:ind w:left="678"/>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környezetkímélő,</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korszerű,</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papírmentes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xml:space="preserve">számla </w:t>
      </w:r>
      <w:r>
        <w:rPr>
          <w:rFonts w:ascii="Arial" w:eastAsia="Arial" w:hAnsi="Arial" w:cs="Arial"/>
          <w:spacing w:val="-2"/>
          <w:sz w:val="18"/>
          <w:szCs w:val="18"/>
          <w:lang w:val="hu-HU" w:eastAsia="en-US" w:bidi="ar-SA"/>
        </w:rPr>
        <w:t>előnyei:</w:t>
      </w:r>
    </w:p>
    <w:p w:rsidR="005616CF">
      <w:pPr>
        <w:pStyle w:val="ListParagraph"/>
        <w:widowControl w:val="0"/>
        <w:numPr>
          <w:ilvl w:val="0"/>
          <w:numId w:val="33"/>
        </w:numPr>
        <w:tabs>
          <w:tab w:val="left" w:pos="1813"/>
        </w:tabs>
        <w:autoSpaceDE w:val="0"/>
        <w:autoSpaceDN w:val="0"/>
        <w:spacing w:before="9" w:line="207" w:lineRule="exact"/>
        <w:ind w:left="1813" w:hanging="427"/>
        <w:jc w:val="left"/>
        <w:rPr>
          <w:rFonts w:ascii="Arial" w:eastAsia="Arial" w:hAnsi="Arial" w:cs="Arial"/>
          <w:sz w:val="18"/>
          <w:szCs w:val="22"/>
          <w:lang w:val="hu-HU" w:eastAsia="en-US" w:bidi="ar-SA"/>
        </w:rPr>
      </w:pPr>
      <w:r>
        <w:rPr>
          <w:rFonts w:ascii="Arial" w:eastAsia="Arial" w:hAnsi="Arial" w:cs="Arial"/>
          <w:sz w:val="18"/>
          <w:szCs w:val="22"/>
          <w:lang w:val="hu-HU" w:eastAsia="en-US" w:bidi="ar-SA"/>
        </w:rPr>
        <w:t>számláját</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bárhol</w:t>
      </w:r>
      <w:r>
        <w:rPr>
          <w:rFonts w:ascii="Arial" w:eastAsia="Arial" w:hAnsi="Arial" w:cs="Arial"/>
          <w:spacing w:val="-1"/>
          <w:sz w:val="18"/>
          <w:szCs w:val="22"/>
          <w:lang w:val="hu-HU" w:eastAsia="en-US" w:bidi="ar-SA"/>
        </w:rPr>
        <w:t xml:space="preserve"> </w:t>
      </w:r>
      <w:r>
        <w:rPr>
          <w:rFonts w:ascii="Arial" w:eastAsia="Arial" w:hAnsi="Arial" w:cs="Arial"/>
          <w:sz w:val="18"/>
          <w:szCs w:val="22"/>
          <w:lang w:val="hu-HU" w:eastAsia="en-US" w:bidi="ar-SA"/>
        </w:rPr>
        <w:t>és bármikor</w:t>
      </w:r>
      <w:r>
        <w:rPr>
          <w:rFonts w:ascii="Arial" w:eastAsia="Arial" w:hAnsi="Arial" w:cs="Arial"/>
          <w:spacing w:val="-3"/>
          <w:sz w:val="18"/>
          <w:szCs w:val="22"/>
          <w:lang w:val="hu-HU" w:eastAsia="en-US" w:bidi="ar-SA"/>
        </w:rPr>
        <w:t xml:space="preserve"> </w:t>
      </w:r>
      <w:r>
        <w:rPr>
          <w:rFonts w:ascii="Arial" w:eastAsia="Arial" w:hAnsi="Arial" w:cs="Arial"/>
          <w:spacing w:val="-2"/>
          <w:sz w:val="18"/>
          <w:szCs w:val="22"/>
          <w:lang w:val="hu-HU" w:eastAsia="en-US" w:bidi="ar-SA"/>
        </w:rPr>
        <w:t>megtekintheti</w:t>
      </w:r>
    </w:p>
    <w:p w:rsidR="005616CF">
      <w:pPr>
        <w:pStyle w:val="ListParagraph"/>
        <w:widowControl w:val="0"/>
        <w:numPr>
          <w:ilvl w:val="0"/>
          <w:numId w:val="33"/>
        </w:numPr>
        <w:tabs>
          <w:tab w:val="left" w:pos="1813"/>
        </w:tabs>
        <w:autoSpaceDE w:val="0"/>
        <w:autoSpaceDN w:val="0"/>
        <w:spacing w:line="207" w:lineRule="exact"/>
        <w:ind w:left="1813" w:hanging="427"/>
        <w:jc w:val="left"/>
        <w:rPr>
          <w:rFonts w:ascii="Arial" w:eastAsia="Arial" w:hAnsi="Arial" w:cs="Arial"/>
          <w:sz w:val="18"/>
          <w:szCs w:val="22"/>
          <w:lang w:val="hu-HU" w:eastAsia="en-US" w:bidi="ar-SA"/>
        </w:rPr>
      </w:pPr>
      <w:r>
        <w:rPr>
          <w:noProof/>
          <w:sz w:val="18"/>
          <w:lang w:eastAsia="hu-HU"/>
        </w:rPr>
        <ns1:AlternateContent>
          <ns1:Choice Requires="wpg">
            <w:drawing>
              <ns3:anchor distT="0" distB="0" distL="0" distR="0" simplePos="0" relativeHeight="251707392" behindDoc="0" locked="0" layoutInCell="1" allowOverlap="1">
                <ns3:simplePos x="0" y="0"/>
                <ns3:positionH relativeFrom="page">
                  <ns3:posOffset>1025339</ns3:posOffset>
                </ns3:positionH>
                <ns3:positionV relativeFrom="paragraph">
                  <ns3:posOffset>12276</ns3:posOffset>
                </ns3:positionV>
                <ns3:extent cx="180340" cy="180340"/>
                <ns3:effectExtent l="0" t="0" r="0" b="0"/>
                <ns3:wrapNone/>
                <ns3:docPr id="325988175" name="Group 27"/>
                <ns3:cNvGraphicFramePr/>
                <ns4:graphic>
                  <ns4:graphicData uri="http://schemas.microsoft.com/office/word/2010/wordprocessingGroup">
                    <ns13:wgp>
                      <ns13:cNvGrpSpPr/>
                      <ns13:grpSpPr>
                        <ns4:xfrm>
                          <ns4:off x="0" y="0"/>
                          <ns4:ext cx="180340" cy="180340"/>
                          <ns4:chOff x="0" y="0"/>
                          <ns4:chExt cx="180340" cy="180340"/>
                        </ns4:xfrm>
                      </ns13:grpSpPr>
                      <ns9:wsp>
                        <ns9:cNvPr id="1925970007" name="Graphic 28"/>
                        <ns9:cNvSpPr/>
                        <ns9:spPr>
                          <ns4:xfrm>
                            <ns4:off x="0" y="0"/>
                            <ns4:ext cx="180340" cy="180340"/>
                          </ns4:xfrm>
                          <ns4:custGeom>
                            <ns4:avLst/>
                            <ns4:gdLst/>
                            <ns4:rect l="l" t="t" r="r" b="b"/>
                            <ns4:pathLst>
                              <ns4:path fill="norm" h="180340" w="180340" stroke="1">
                                <ns4:moveTo>
                                  <ns4:pt x="179999" y="0"/>
                                </ns4:moveTo>
                                <ns4:lnTo>
                                  <ns4:pt x="0" y="0"/>
                                </ns4:lnTo>
                                <ns4:lnTo>
                                  <ns4:pt x="0" y="179996"/>
                                </ns4:lnTo>
                                <ns4:lnTo>
                                  <ns4:pt x="179999" y="179996"/>
                                </ns4:lnTo>
                                <ns4:lnTo>
                                  <ns4:pt x="179999" y="0"/>
                                </ns4:lnTo>
                                <ns4:close/>
                              </ns4:path>
                            </ns4:pathLst>
                          </ns4:custGeom>
                          <ns4:solidFill>
                            <ns4:srgbClr val="FFFFFF"/>
                          </ns4:solidFill>
                        </ns9:spPr>
                        <ns9:bodyPr wrap="square" lIns="0" tIns="0" rIns="0" bIns="0" rtlCol="0">
                          <ns4:prstTxWarp prst="textNoShape">
                            <ns4:avLst/>
                          </ns4:prstTxWarp>
                        </ns9:bodyPr>
                      </ns9:wsp>
                      <ns9:wsp>
                        <ns9:cNvPr id="235879683" name="Graphic 29"/>
                        <ns9:cNvSpPr/>
                        <ns9:spPr>
                          <ns4:xfrm>
                            <ns4:off x="4999" y="4999"/>
                            <ns4:ext cx="170180" cy="170180"/>
                          </ns4:xfrm>
                          <ns4:custGeom>
                            <ns4:avLst/>
                            <ns4:gdLst/>
                            <ns4:rect l="l" t="t" r="r" b="b"/>
                            <ns4:pathLst>
                              <ns4:path fill="norm" h="170180" w="170180" stroke="1">
                                <ns4:moveTo>
                                  <ns4:pt x="0" y="169996"/>
                                </ns4:moveTo>
                                <ns4:lnTo>
                                  <ns4:pt x="169999" y="169996"/>
                                </ns4:lnTo>
                                <ns4:lnTo>
                                  <ns4:pt x="169999" y="0"/>
                                </ns4:lnTo>
                                <ns4:lnTo>
                                  <ns4:pt x="0" y="0"/>
                                </ns4:lnTo>
                                <ns4:lnTo>
                                  <ns4:pt x="0" y="169996"/>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1348131089" name="Textbox 30"/>
                        <ns9:cNvSpPr txBox="1"/>
                        <ns9:spPr>
                          <ns4:xfrm>
                            <ns4:off x="0" y="0"/>
                            <ns4:ext cx="180340" cy="180340"/>
                          </ns4:xfrm>
                          <ns4:prstGeom prst="rect">
                            <ns4:avLst/>
                          </ns4:prstGeom>
                        </ns9:spPr>
                        <ns9:txbx>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27" ns11:spid="_x0000_s1054" style="width:14.2pt;height:14.2pt;margin-top:0.97pt;margin-left:80.74pt;mso-position-horizontal-relative:page;mso-wrap-distance-bottom:0;mso-wrap-distance-left:0;mso-wrap-distance-right:0;mso-wrap-distance-top:0;position:absolute;z-index:251706368" coordorigin="0,0" coordsize="21600,21600">
                <ns10:shape id="_x0000_s1055" style="width:21600;height:21600;position:absolute;v-text-anchor:top" coordsize="21600,21600" path="m21559,l,l,l,21559l,21559l21559,21559l21559,21559l21559,xe" fillcolor="white"/>
                <ns10:shape id="_x0000_s1056" style="width:20383;height:20383;left:599;position:absolute;top:599;v-text-anchor:top" coordsize="21600,21600" path="m,21577l21577,21577l21577,21577l21577,l21577,l,l,l,21577xe" fillcolor="this" stroked="t" strokecolor="black" strokeweight="0.79pt"/>
                <ns10:shape id="_x0000_s1057" type="#_x0000_t202" style="width:21600;height:21600;position:absolute;v-text-anchor:top" fillcolor="this">
                  <ns10:textbox inset="0,0,0,0">
                    <w:txbxContent>
                      <w:p w:rsidR="005616CF">
                        <w:pPr>
                          <w:widowControl w:val="0"/>
                          <w:autoSpaceDE w:val="0"/>
                          <w:autoSpaceDN w:val="0"/>
                          <w:spacing w:before="55"/>
                          <w:ind w:left="87"/>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22"/>
          <w:lang w:val="hu-HU" w:eastAsia="en-US" w:bidi="ar-SA"/>
        </w:rPr>
        <w:t>nincs</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kézbesítési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idő,</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számla</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megérkezéséről</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e-mailben</w:t>
      </w:r>
      <w:r>
        <w:rPr>
          <w:rFonts w:ascii="Arial" w:eastAsia="Arial" w:hAnsi="Arial" w:cs="Arial"/>
          <w:spacing w:val="-4"/>
          <w:sz w:val="18"/>
          <w:szCs w:val="22"/>
          <w:lang w:val="hu-HU" w:eastAsia="en-US" w:bidi="ar-SA"/>
        </w:rPr>
        <w:t xml:space="preserve"> </w:t>
      </w:r>
      <w:r>
        <w:rPr>
          <w:rFonts w:ascii="Arial" w:eastAsia="Arial" w:hAnsi="Arial" w:cs="Arial"/>
          <w:sz w:val="18"/>
          <w:szCs w:val="22"/>
          <w:lang w:val="hu-HU" w:eastAsia="en-US" w:bidi="ar-SA"/>
        </w:rPr>
        <w:t>értesíti</w:t>
      </w:r>
      <w:r>
        <w:rPr>
          <w:rFonts w:ascii="Arial" w:eastAsia="Arial" w:hAnsi="Arial" w:cs="Arial"/>
          <w:spacing w:val="-5"/>
          <w:sz w:val="18"/>
          <w:szCs w:val="22"/>
          <w:lang w:val="hu-HU" w:eastAsia="en-US" w:bidi="ar-SA"/>
        </w:rPr>
        <w:t xml:space="preserve"> </w:t>
      </w:r>
      <w:r>
        <w:rPr>
          <w:rFonts w:ascii="Arial" w:eastAsia="Arial" w:hAnsi="Arial" w:cs="Arial"/>
          <w:sz w:val="18"/>
          <w:szCs w:val="22"/>
          <w:lang w:val="hu-HU" w:eastAsia="en-US" w:bidi="ar-SA"/>
        </w:rPr>
        <w:t>a</w:t>
      </w:r>
      <w:r>
        <w:rPr>
          <w:rFonts w:ascii="Arial" w:eastAsia="Arial" w:hAnsi="Arial" w:cs="Arial"/>
          <w:spacing w:val="-4"/>
          <w:sz w:val="18"/>
          <w:szCs w:val="22"/>
          <w:lang w:val="hu-HU" w:eastAsia="en-US" w:bidi="ar-SA"/>
        </w:rPr>
        <w:t xml:space="preserve"> </w:t>
      </w:r>
      <w:r>
        <w:rPr>
          <w:rFonts w:ascii="Arial" w:eastAsia="Arial" w:hAnsi="Arial" w:cs="Arial"/>
          <w:spacing w:val="-2"/>
          <w:sz w:val="18"/>
          <w:szCs w:val="22"/>
          <w:lang w:val="hu-HU" w:eastAsia="en-US" w:bidi="ar-SA"/>
        </w:rPr>
        <w:t>rendszer</w:t>
      </w:r>
    </w:p>
    <w:p w:rsidR="005616CF">
      <w:pPr>
        <w:widowControl w:val="0"/>
        <w:autoSpaceDE w:val="0"/>
        <w:autoSpaceDN w:val="0"/>
        <w:spacing w:before="38"/>
        <w:ind w:left="993"/>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elektronikus</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számlát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alábbi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e-mail-címre:</w:t>
      </w:r>
      <w:r>
        <w:rPr>
          <w:rFonts w:ascii="Arial" w:eastAsia="Arial" w:hAnsi="Arial" w:cs="Arial"/>
          <w:spacing w:val="24"/>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100"/>
        <w:ind w:left="996" w:right="135"/>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(Az e-mail-cím megadásával a Nyilatkozattevő hozzájárul, hogy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xml:space="preserve">. az online ügyfélszolgálat igénybevételéhez szükséges regisztrációt elvégezze, ha az az elektronikus számla küldéséhez elengedhetetlen, továbbá tudomásul veszi, hogy regisztrálás során az egyedi felhasználónevet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adja meg.)</w:t>
      </w:r>
    </w:p>
    <w:p w:rsidR="005616CF">
      <w:pPr>
        <w:widowControl w:val="0"/>
        <w:autoSpaceDE w:val="0"/>
        <w:autoSpaceDN w:val="0"/>
        <w:spacing w:line="172" w:lineRule="exact"/>
        <w:ind w:left="996"/>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10"/>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papír</w:t>
      </w:r>
      <w:r>
        <w:rPr>
          <w:rFonts w:ascii="Arial" w:eastAsia="Arial" w:hAnsi="Arial" w:cs="Arial"/>
          <w:i/>
          <w:spacing w:val="-8"/>
          <w:sz w:val="15"/>
          <w:szCs w:val="22"/>
          <w:lang w:val="hu-HU" w:eastAsia="en-US" w:bidi="ar-SA"/>
        </w:rPr>
        <w:t xml:space="preserve"> </w:t>
      </w:r>
      <w:r>
        <w:rPr>
          <w:rFonts w:ascii="Arial" w:eastAsia="Arial" w:hAnsi="Arial" w:cs="Arial"/>
          <w:i/>
          <w:sz w:val="15"/>
          <w:szCs w:val="22"/>
          <w:lang w:val="hu-HU" w:eastAsia="en-US" w:bidi="ar-SA"/>
        </w:rPr>
        <w:t>alapú</w:t>
      </w:r>
      <w:r>
        <w:rPr>
          <w:rFonts w:ascii="Arial" w:eastAsia="Arial" w:hAnsi="Arial" w:cs="Arial"/>
          <w:i/>
          <w:spacing w:val="-9"/>
          <w:sz w:val="15"/>
          <w:szCs w:val="22"/>
          <w:lang w:val="hu-HU" w:eastAsia="en-US" w:bidi="ar-SA"/>
        </w:rPr>
        <w:t xml:space="preserve"> </w:t>
      </w:r>
      <w:r>
        <w:rPr>
          <w:rFonts w:ascii="Arial" w:eastAsia="Arial" w:hAnsi="Arial" w:cs="Arial"/>
          <w:i/>
          <w:sz w:val="15"/>
          <w:szCs w:val="22"/>
          <w:lang w:val="hu-HU" w:eastAsia="en-US" w:bidi="ar-SA"/>
        </w:rPr>
        <w:t>számlát</w:t>
      </w:r>
      <w:r>
        <w:rPr>
          <w:rFonts w:ascii="Arial" w:eastAsia="Arial" w:hAnsi="Arial" w:cs="Arial"/>
          <w:i/>
          <w:spacing w:val="-6"/>
          <w:sz w:val="15"/>
          <w:szCs w:val="22"/>
          <w:lang w:val="hu-HU" w:eastAsia="en-US" w:bidi="ar-SA"/>
        </w:rPr>
        <w:t xml:space="preserve"> </w:t>
      </w:r>
      <w:r>
        <w:rPr>
          <w:rFonts w:ascii="Arial" w:eastAsia="Arial" w:hAnsi="Arial" w:cs="Arial"/>
          <w:i/>
          <w:spacing w:val="-2"/>
          <w:sz w:val="15"/>
          <w:szCs w:val="22"/>
          <w:lang w:val="hu-HU" w:eastAsia="en-US" w:bidi="ar-SA"/>
        </w:rPr>
        <w:t>küld.</w:t>
      </w:r>
    </w:p>
    <w:p w:rsidR="005616CF">
      <w:pPr>
        <w:pStyle w:val="ListParagraph"/>
        <w:widowControl w:val="0"/>
        <w:numPr>
          <w:ilvl w:val="0"/>
          <w:numId w:val="32"/>
        </w:numPr>
        <w:tabs>
          <w:tab w:val="left" w:pos="567"/>
          <w:tab w:val="left" w:pos="569"/>
        </w:tabs>
        <w:autoSpaceDE w:val="0"/>
        <w:autoSpaceDN w:val="0"/>
        <w:spacing w:before="16" w:line="247" w:lineRule="auto"/>
        <w:ind w:left="569" w:right="139" w:hanging="425"/>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 xml:space="preserve">Számlakiegyenlítés (fizetés) módja </w:t>
      </w:r>
      <w:r>
        <w:rPr>
          <w:rFonts w:ascii="Arial" w:eastAsia="Arial" w:hAnsi="Arial" w:cs="Arial"/>
          <w:i/>
          <w:sz w:val="15"/>
          <w:szCs w:val="22"/>
          <w:lang w:val="hu-HU" w:eastAsia="en-US" w:bidi="ar-SA"/>
        </w:rPr>
        <w:t xml:space="preserve">(Kizárólag lakossági célú felhasználás és papír alapú számla esetén szükséges </w:t>
      </w:r>
      <w:r>
        <w:rPr>
          <w:rFonts w:ascii="Arial" w:eastAsia="Arial" w:hAnsi="Arial" w:cs="Arial"/>
          <w:i/>
          <w:spacing w:val="-2"/>
          <w:sz w:val="15"/>
          <w:szCs w:val="22"/>
          <w:lang w:val="hu-HU" w:eastAsia="en-US" w:bidi="ar-SA"/>
        </w:rPr>
        <w:t>kitölteni.)</w:t>
      </w:r>
    </w:p>
    <w:p w:rsidR="005616CF">
      <w:pPr>
        <w:widowControl w:val="0"/>
        <w:autoSpaceDE w:val="0"/>
        <w:autoSpaceDN w:val="0"/>
        <w:spacing w:before="106"/>
        <w:ind w:left="993" w:right="627"/>
        <w:jc w:val="both"/>
        <w:rPr>
          <w:rFonts w:ascii="Arial" w:eastAsia="Arial" w:hAnsi="Arial" w:cs="Arial"/>
          <w:sz w:val="18"/>
          <w:szCs w:val="18"/>
          <w:lang w:val="hu-HU" w:eastAsia="en-US" w:bidi="ar-SA"/>
        </w:rPr>
      </w:pPr>
      <w:r>
        <w:rPr>
          <w:noProof/>
          <w:lang w:eastAsia="hu-HU"/>
        </w:rPr>
        <ns1:AlternateContent>
          <ns1:Choice Requires="wpg">
            <w:drawing>
              <ns3:anchor distT="0" distB="0" distL="0" distR="0" simplePos="0" relativeHeight="251709440" behindDoc="0" locked="0" layoutInCell="1" allowOverlap="1">
                <ns3:simplePos x="0" y="0"/>
                <ns3:positionH relativeFrom="page">
                  <ns3:posOffset>1030316</ns3:posOffset>
                </ns3:positionH>
                <ns3:positionV relativeFrom="paragraph">
                  <ns3:posOffset>35447</ns3:posOffset>
                </ns3:positionV>
                <ns3:extent cx="180340" cy="180340"/>
                <ns3:effectExtent l="0" t="0" r="0" b="0"/>
                <ns3:wrapNone/>
                <ns3:docPr id="1258945321" name="Group 31"/>
                <ns3:cNvGraphicFramePr/>
                <ns4:graphic>
                  <ns4:graphicData uri="http://schemas.microsoft.com/office/word/2010/wordprocessingGroup">
                    <ns13:wgp>
                      <ns13:cNvGrpSpPr/>
                      <ns13:grpSpPr>
                        <ns4:xfrm>
                          <ns4:off x="0" y="0"/>
                          <ns4:ext cx="180340" cy="180340"/>
                          <ns4:chOff x="0" y="0"/>
                          <ns4:chExt cx="180340" cy="180340"/>
                        </ns4:xfrm>
                      </ns13:grpSpPr>
                      <ns9:wsp>
                        <ns9:cNvPr id="33" name="Graphic 32"/>
                        <ns9:cNvSpPr/>
                        <ns9:spPr>
                          <ns4:xfrm>
                            <ns4:off x="0" y="0"/>
                            <ns4:ext cx="180340" cy="180340"/>
                          </ns4:xfrm>
                          <ns4:custGeom>
                            <ns4:avLst/>
                            <ns4:gdLst/>
                            <ns4:rect l="l" t="t" r="r" b="b"/>
                            <ns4:pathLst>
                              <ns4:path fill="norm" h="180340" w="180340" stroke="1">
                                <ns4:moveTo>
                                  <ns4:pt x="180000" y="0"/>
                                </ns4:moveTo>
                                <ns4:lnTo>
                                  <ns4:pt x="0" y="0"/>
                                </ns4:lnTo>
                                <ns4:lnTo>
                                  <ns4:pt x="0" y="179997"/>
                                </ns4:lnTo>
                                <ns4:lnTo>
                                  <ns4:pt x="180000" y="179997"/>
                                </ns4:lnTo>
                                <ns4:lnTo>
                                  <ns4:pt x="180000" y="0"/>
                                </ns4:lnTo>
                                <ns4:close/>
                              </ns4:path>
                            </ns4:pathLst>
                          </ns4:custGeom>
                          <ns4:solidFill>
                            <ns4:srgbClr val="FFFFFF"/>
                          </ns4:solidFill>
                        </ns9:spPr>
                        <ns9:bodyPr wrap="square" lIns="0" tIns="0" rIns="0" bIns="0" rtlCol="0">
                          <ns4:prstTxWarp prst="textNoShape">
                            <ns4:avLst/>
                          </ns4:prstTxWarp>
                        </ns9:bodyPr>
                      </ns9:wsp>
                      <ns9:wsp>
                        <ns9:cNvPr id="34" name="Graphic 33"/>
                        <ns9:cNvSpPr/>
                        <ns9:spPr>
                          <ns4:xfrm>
                            <ns4:off x="5000" y="4999"/>
                            <ns4:ext cx="170180" cy="170180"/>
                          </ns4:xfrm>
                          <ns4:custGeom>
                            <ns4:avLst/>
                            <ns4:gdLst/>
                            <ns4:rect l="l" t="t" r="r" b="b"/>
                            <ns4:pathLst>
                              <ns4:path fill="norm" h="170180" w="170180" stroke="1">
                                <ns4:moveTo>
                                  <ns4:pt x="0" y="169997"/>
                                </ns4:moveTo>
                                <ns4:lnTo>
                                  <ns4:pt x="170000" y="169997"/>
                                </ns4:lnTo>
                                <ns4:lnTo>
                                  <ns4:pt x="170000" y="0"/>
                                </ns4:lnTo>
                                <ns4:lnTo>
                                  <ns4:pt x="0" y="0"/>
                                </ns4:lnTo>
                                <ns4:lnTo>
                                  <ns4:pt x="0" y="169997"/>
                                </ns4:lnTo>
                                <ns4:close/>
                              </ns4:path>
                            </ns4:pathLst>
                          </ns4:custGeom>
                          <ns4:ln w="9999">
                            <ns4:solidFill>
                              <ns4:srgbClr val="000000"/>
                            </ns4:solidFill>
                            <ns4:prstDash val="solid"/>
                          </ns4:ln>
                        </ns9:spPr>
                        <ns9:bodyPr wrap="square" lIns="0" tIns="0" rIns="0" bIns="0" rtlCol="0">
                          <ns4:prstTxWarp prst="textNoShape">
                            <ns4:avLst/>
                          </ns4:prstTxWarp>
                        </ns9:bodyPr>
                      </ns9:wsp>
                      <ns9:wsp>
                        <ns9:cNvPr id="35" name="Textbox 34"/>
                        <ns9:cNvSpPr txBox="1"/>
                        <ns9:spPr>
                          <ns4:xfrm>
                            <ns4:off x="0" y="0"/>
                            <ns4:ext cx="180340" cy="180340"/>
                          </ns4:xfrm>
                          <ns4:prstGeom prst="rect">
                            <ns4:avLst/>
                          </ns4:prstGeom>
                        </ns9:spPr>
                        <ns9:txbx>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9:txbx>
                        <ns9:bodyPr wrap="square" lIns="0" tIns="0" rIns="0" bIns="0" rtlCol="0"/>
                      </ns9:wsp>
                    </ns13:wgp>
                  </ns4:graphicData>
                </ns4:graphic>
              </ns3:anchor>
            </w:drawing>
          </ns1:Choice>
          <ns1:Fallback>
            <w:pict>
              <ns10:group id="Group 31" ns11:spid="_x0000_s1058" style="width:14.2pt;height:14.2pt;margin-top:2.79pt;margin-left:81.13pt;mso-position-horizontal-relative:page;mso-wrap-distance-bottom:0;mso-wrap-distance-left:0;mso-wrap-distance-right:0;mso-wrap-distance-top:0;position:absolute;z-index:251708416" coordorigin="0,0" coordsize="21600,21600">
                <ns10:shape id="_x0000_s1059" style="width:21600;height:21600;position:absolute;v-text-anchor:top" coordsize="21600,21600" path="m21559,l,l,l,21559l,21559l21559,21559l21559,21559l21559,xe" fillcolor="white"/>
                <ns10:shape id="_x0000_s1060" style="width:20383;height:20383;left:599;position:absolute;top:599;v-text-anchor:top" coordsize="21600,21600" path="m,21577l21577,21577l21577,21577l21577,l21577,l,l,l,21577xe" fillcolor="this" stroked="t" strokecolor="black" strokeweight="0.79pt"/>
                <ns10:shape id="_x0000_s1061" type="#_x0000_t202" style="width:21600;height:21600;position:absolute;v-text-anchor:top" fillcolor="this">
                  <ns10:textbox inset="0,0,0,0">
                    <w:txbxContent>
                      <w:p w:rsidR="005616CF">
                        <w:pPr>
                          <w:widowControl w:val="0"/>
                          <w:autoSpaceDE w:val="0"/>
                          <w:autoSpaceDN w:val="0"/>
                          <w:spacing w:before="39"/>
                          <w:ind w:left="79"/>
                          <w:rPr>
                            <w:rFonts w:ascii="Wingdings" w:eastAsia="Arial" w:hAnsi="Wingdings" w:cs="Arial"/>
                            <w:sz w:val="20"/>
                            <w:szCs w:val="22"/>
                            <w:lang w:val="hu-HU" w:eastAsia="en-US" w:bidi="ar-SA"/>
                          </w:rPr>
                        </w:pPr>
                        <w:r>
                          <w:rPr>
                            <w:rFonts w:ascii="Wingdings" w:eastAsia="Arial" w:hAnsi="Wingdings" w:cs="Arial"/>
                            <w:spacing w:val="-10"/>
                            <w:sz w:val="20"/>
                            <w:szCs w:val="22"/>
                            <w:lang w:val="hu-HU" w:eastAsia="en-US" w:bidi="ar-SA"/>
                          </w:rPr>
                          <w:sym w:font="Wingdings" w:char="F06F"/>
                        </w:r>
                      </w:p>
                    </w:txbxContent>
                  </ns10:textbox>
                </ns10:shape>
              </ns10:group>
            </w:pict>
          </ns1:Fallback>
        </ns1:AlternateContent>
      </w:r>
      <w:r>
        <w:rPr>
          <w:rFonts w:ascii="Arial" w:eastAsia="Arial" w:hAnsi="Arial" w:cs="Arial"/>
          <w:sz w:val="18"/>
          <w:szCs w:val="18"/>
          <w:lang w:val="hu-HU" w:eastAsia="en-US" w:bidi="ar-SA"/>
        </w:rPr>
        <w:t>Nem</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kérek</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postai</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számlabefizetési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megbízást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(fehér</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csekket),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mivel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számla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kiegyenlítését</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egyéb módon (pl. átutalással) kívánom teljesíteni.</w:t>
      </w:r>
    </w:p>
    <w:p w:rsidR="005616CF">
      <w:pPr>
        <w:widowControl w:val="0"/>
        <w:autoSpaceDE w:val="0"/>
        <w:autoSpaceDN w:val="0"/>
        <w:spacing w:before="99"/>
        <w:ind w:left="569" w:right="46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Nyilatkozat</w:t>
      </w:r>
      <w:r>
        <w:rPr>
          <w:rFonts w:ascii="Arial" w:eastAsia="Arial" w:hAnsi="Arial" w:cs="Arial"/>
          <w:i/>
          <w:spacing w:val="-1"/>
          <w:sz w:val="15"/>
          <w:szCs w:val="22"/>
          <w:lang w:val="hu-HU" w:eastAsia="en-US" w:bidi="ar-SA"/>
        </w:rPr>
        <w:t xml:space="preserve"> </w:t>
      </w:r>
      <w:r>
        <w:rPr>
          <w:rFonts w:ascii="Arial" w:eastAsia="Arial" w:hAnsi="Arial" w:cs="Arial"/>
          <w:i/>
          <w:sz w:val="15"/>
          <w:szCs w:val="22"/>
          <w:lang w:val="hu-HU" w:eastAsia="en-US" w:bidi="ar-SA"/>
        </w:rPr>
        <w:t>hiányában</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az</w:t>
      </w:r>
      <w:r>
        <w:rPr>
          <w:rFonts w:ascii="Arial" w:eastAsia="Arial" w:hAnsi="Arial" w:cs="Arial"/>
          <w:i/>
          <w:spacing w:val="-7"/>
          <w:sz w:val="15"/>
          <w:szCs w:val="22"/>
          <w:lang w:val="hu-HU" w:eastAsia="en-US" w:bidi="ar-SA"/>
        </w:rPr>
        <w:t xml:space="preserve"> </w:t>
      </w:r>
      <w:r>
        <w:rPr>
          <w:rFonts w:ascii="Arial" w:eastAsia="Arial" w:hAnsi="Arial" w:cs="Arial"/>
          <w:i/>
          <w:sz w:val="15"/>
          <w:szCs w:val="22"/>
          <w:lang w:val="hu-HU" w:eastAsia="en-US" w:bidi="ar-SA"/>
        </w:rPr>
        <w:t>MVM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Next</w:t>
      </w:r>
      <w:r>
        <w:rPr>
          <w:rFonts w:ascii="Arial" w:eastAsia="Arial" w:hAnsi="Arial" w:cs="Arial"/>
          <w:i/>
          <w:spacing w:val="-5"/>
          <w:sz w:val="15"/>
          <w:szCs w:val="22"/>
          <w:lang w:val="hu-HU" w:eastAsia="en-US" w:bidi="ar-SA"/>
        </w:rPr>
        <w:t xml:space="preserve"> </w:t>
      </w:r>
      <w:r>
        <w:rPr>
          <w:rFonts w:ascii="Arial" w:eastAsia="Arial" w:hAnsi="Arial" w:cs="Arial"/>
          <w:i/>
          <w:sz w:val="15"/>
          <w:szCs w:val="22"/>
          <w:lang w:val="hu-HU" w:eastAsia="en-US" w:bidi="ar-SA"/>
        </w:rPr>
        <w:t>Energiakereskedelmi</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z w:val="15"/>
          <w:szCs w:val="22"/>
          <w:lang w:val="hu-HU" w:eastAsia="en-US" w:bidi="ar-SA"/>
        </w:rPr>
        <w:t>lakossági</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fogyasztó</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részére</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postai</w:t>
      </w:r>
      <w:r>
        <w:rPr>
          <w:rFonts w:ascii="Arial" w:eastAsia="Arial" w:hAnsi="Arial" w:cs="Arial"/>
          <w:i/>
          <w:spacing w:val="-6"/>
          <w:sz w:val="15"/>
          <w:szCs w:val="22"/>
          <w:lang w:val="hu-HU" w:eastAsia="en-US" w:bidi="ar-SA"/>
        </w:rPr>
        <w:t xml:space="preserve"> </w:t>
      </w:r>
      <w:r>
        <w:rPr>
          <w:rFonts w:ascii="Arial" w:eastAsia="Arial" w:hAnsi="Arial" w:cs="Arial"/>
          <w:i/>
          <w:sz w:val="15"/>
          <w:szCs w:val="22"/>
          <w:lang w:val="hu-HU" w:eastAsia="en-US" w:bidi="ar-SA"/>
        </w:rPr>
        <w:t>számlabefizetési megbízást (fehér csekket) küld.</w:t>
      </w:r>
    </w:p>
    <w:p w:rsidR="005616CF">
      <w:pPr>
        <w:widowControl w:val="0"/>
        <w:autoSpaceDE w:val="0"/>
        <w:autoSpaceDN w:val="0"/>
        <w:spacing w:before="2" w:line="237" w:lineRule="auto"/>
        <w:ind w:left="569" w:right="132"/>
        <w:jc w:val="both"/>
        <w:rPr>
          <w:rFonts w:ascii="Arial" w:eastAsia="Arial" w:hAnsi="Arial" w:cs="Arial"/>
          <w:i/>
          <w:sz w:val="15"/>
          <w:szCs w:val="22"/>
          <w:lang w:val="hu-HU" w:eastAsia="en-US" w:bidi="ar-SA"/>
        </w:rPr>
      </w:pPr>
      <w:r>
        <w:rPr>
          <w:rFonts w:ascii="Arial" w:eastAsia="Arial" w:hAnsi="Arial" w:cs="Arial"/>
          <w:i/>
          <w:sz w:val="15"/>
          <w:szCs w:val="22"/>
          <w:lang w:val="hu-HU" w:eastAsia="en-US" w:bidi="ar-SA"/>
        </w:rPr>
        <w:t xml:space="preserve">Csoportos beszedési megbízással történő fizetés a számlavezető pénzintézetnél kezdeményezhető az MVM </w:t>
      </w:r>
      <w:r>
        <w:rPr>
          <w:rFonts w:ascii="Arial" w:eastAsia="Arial" w:hAnsi="Arial" w:cs="Arial"/>
          <w:i/>
          <w:sz w:val="15"/>
          <w:szCs w:val="22"/>
          <w:lang w:val="hu-HU" w:eastAsia="en-US" w:bidi="ar-SA"/>
        </w:rPr>
        <w:t>Next</w:t>
      </w:r>
      <w:r>
        <w:rPr>
          <w:rFonts w:ascii="Arial" w:eastAsia="Arial" w:hAnsi="Arial" w:cs="Arial"/>
          <w:i/>
          <w:sz w:val="15"/>
          <w:szCs w:val="22"/>
          <w:lang w:val="hu-HU" w:eastAsia="en-US" w:bidi="ar-SA"/>
        </w:rPr>
        <w:t xml:space="preserve"> Energiakereskedelmi </w:t>
      </w:r>
      <w:r>
        <w:rPr>
          <w:rFonts w:ascii="Arial" w:eastAsia="Arial" w:hAnsi="Arial" w:cs="Arial"/>
          <w:i/>
          <w:sz w:val="15"/>
          <w:szCs w:val="22"/>
          <w:lang w:val="hu-HU" w:eastAsia="en-US" w:bidi="ar-SA"/>
        </w:rPr>
        <w:t>Zrt</w:t>
      </w:r>
      <w:r>
        <w:rPr>
          <w:rFonts w:ascii="Arial" w:eastAsia="Arial" w:hAnsi="Arial" w:cs="Arial"/>
          <w:i/>
          <w:sz w:val="15"/>
          <w:szCs w:val="22"/>
          <w:lang w:val="hu-HU" w:eastAsia="en-US" w:bidi="ar-SA"/>
        </w:rPr>
        <w:t>. azonosítójával, amely a számla 2. oldalán található, és a számla 3. oldalán található szerződéses folyószámla számmal.</w:t>
      </w:r>
    </w:p>
    <w:p w:rsidR="005616CF">
      <w:pPr>
        <w:pStyle w:val="ListParagraph"/>
        <w:widowControl w:val="0"/>
        <w:numPr>
          <w:ilvl w:val="0"/>
          <w:numId w:val="32"/>
        </w:numPr>
        <w:tabs>
          <w:tab w:val="left" w:pos="567"/>
        </w:tabs>
        <w:autoSpaceDE w:val="0"/>
        <w:autoSpaceDN w:val="0"/>
        <w:spacing w:before="58"/>
        <w:ind w:left="567" w:hanging="423"/>
        <w:jc w:val="both"/>
        <w:rPr>
          <w:rFonts w:ascii="Arial" w:eastAsia="Arial" w:hAnsi="Arial" w:cs="Arial"/>
          <w:i/>
          <w:sz w:val="15"/>
          <w:szCs w:val="22"/>
          <w:lang w:val="hu-HU" w:eastAsia="en-US" w:bidi="ar-SA"/>
        </w:rPr>
      </w:pPr>
      <w:r>
        <w:rPr>
          <w:rFonts w:ascii="Arial" w:eastAsia="Arial" w:hAnsi="Arial" w:cs="Arial"/>
          <w:b/>
          <w:sz w:val="18"/>
          <w:szCs w:val="22"/>
          <w:lang w:val="hu-HU" w:eastAsia="en-US" w:bidi="ar-SA"/>
        </w:rPr>
        <w:t>Fizető</w:t>
      </w:r>
      <w:r>
        <w:rPr>
          <w:rFonts w:ascii="Arial" w:eastAsia="Arial" w:hAnsi="Arial" w:cs="Arial"/>
          <w:b/>
          <w:spacing w:val="-6"/>
          <w:sz w:val="18"/>
          <w:szCs w:val="22"/>
          <w:lang w:val="hu-HU" w:eastAsia="en-US" w:bidi="ar-SA"/>
        </w:rPr>
        <w:t xml:space="preserve"> </w:t>
      </w:r>
      <w:r>
        <w:rPr>
          <w:rFonts w:ascii="Arial" w:eastAsia="Arial" w:hAnsi="Arial" w:cs="Arial"/>
          <w:b/>
          <w:sz w:val="18"/>
          <w:szCs w:val="22"/>
          <w:lang w:val="hu-HU" w:eastAsia="en-US" w:bidi="ar-SA"/>
        </w:rPr>
        <w:t>adatai</w:t>
      </w:r>
      <w:r>
        <w:rPr>
          <w:rFonts w:ascii="Arial" w:eastAsia="Arial" w:hAnsi="Arial" w:cs="Arial"/>
          <w:b/>
          <w:spacing w:val="-2"/>
          <w:sz w:val="18"/>
          <w:szCs w:val="22"/>
          <w:lang w:val="hu-HU" w:eastAsia="en-US" w:bidi="ar-SA"/>
        </w:rPr>
        <w:t xml:space="preserve"> </w:t>
      </w:r>
      <w:r>
        <w:rPr>
          <w:rFonts w:ascii="Arial" w:eastAsia="Arial" w:hAnsi="Arial" w:cs="Arial"/>
          <w:i/>
          <w:sz w:val="15"/>
          <w:szCs w:val="22"/>
          <w:lang w:val="hu-HU" w:eastAsia="en-US" w:bidi="ar-SA"/>
        </w:rPr>
        <w:t>(ha</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nem</w:t>
      </w:r>
      <w:r>
        <w:rPr>
          <w:rFonts w:ascii="Arial" w:eastAsia="Arial" w:hAnsi="Arial" w:cs="Arial"/>
          <w:i/>
          <w:spacing w:val="-2"/>
          <w:sz w:val="15"/>
          <w:szCs w:val="22"/>
          <w:lang w:val="hu-HU" w:eastAsia="en-US" w:bidi="ar-SA"/>
        </w:rPr>
        <w:t xml:space="preserve"> </w:t>
      </w:r>
      <w:r>
        <w:rPr>
          <w:rFonts w:ascii="Arial" w:eastAsia="Arial" w:hAnsi="Arial" w:cs="Arial"/>
          <w:i/>
          <w:sz w:val="15"/>
          <w:szCs w:val="22"/>
          <w:lang w:val="hu-HU" w:eastAsia="en-US" w:bidi="ar-SA"/>
        </w:rPr>
        <w:t>azonos</w:t>
      </w:r>
      <w:r>
        <w:rPr>
          <w:rFonts w:ascii="Arial" w:eastAsia="Arial" w:hAnsi="Arial" w:cs="Arial"/>
          <w:i/>
          <w:spacing w:val="-3"/>
          <w:sz w:val="15"/>
          <w:szCs w:val="22"/>
          <w:lang w:val="hu-HU" w:eastAsia="en-US" w:bidi="ar-SA"/>
        </w:rPr>
        <w:t xml:space="preserve"> </w:t>
      </w:r>
      <w:r>
        <w:rPr>
          <w:rFonts w:ascii="Arial" w:eastAsia="Arial" w:hAnsi="Arial" w:cs="Arial"/>
          <w:i/>
          <w:sz w:val="15"/>
          <w:szCs w:val="22"/>
          <w:lang w:val="hu-HU" w:eastAsia="en-US" w:bidi="ar-SA"/>
        </w:rPr>
        <w:t>a</w:t>
      </w:r>
      <w:r>
        <w:rPr>
          <w:rFonts w:ascii="Arial" w:eastAsia="Arial" w:hAnsi="Arial" w:cs="Arial"/>
          <w:i/>
          <w:spacing w:val="-4"/>
          <w:sz w:val="15"/>
          <w:szCs w:val="22"/>
          <w:lang w:val="hu-HU" w:eastAsia="en-US" w:bidi="ar-SA"/>
        </w:rPr>
        <w:t xml:space="preserve"> </w:t>
      </w:r>
      <w:r>
        <w:rPr>
          <w:rFonts w:ascii="Arial" w:eastAsia="Arial" w:hAnsi="Arial" w:cs="Arial"/>
          <w:i/>
          <w:spacing w:val="-2"/>
          <w:sz w:val="15"/>
          <w:szCs w:val="22"/>
          <w:lang w:val="hu-HU" w:eastAsia="en-US" w:bidi="ar-SA"/>
        </w:rPr>
        <w:t>Nyilatkozattevővel)</w:t>
      </w:r>
    </w:p>
    <w:p w:rsidR="006F3364" w:rsidP="006F3364">
      <w:pPr>
        <w:widowControl w:val="0"/>
        <w:autoSpaceDE w:val="0"/>
        <w:autoSpaceDN w:val="0"/>
        <w:spacing w:before="104"/>
        <w:ind w:left="569"/>
        <w:rPr>
          <w:rFonts w:ascii="Arial" w:eastAsia="Arial" w:hAnsi="Arial" w:cs="Arial"/>
          <w:color w:val="0070C0"/>
          <w:spacing w:val="-5"/>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36"/>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Pr>
          <w:rFonts w:ascii="Arial" w:eastAsia="Arial" w:hAnsi="Arial" w:cs="Arial"/>
          <w:sz w:val="18"/>
          <w:szCs w:val="18"/>
          <w:lang w:val="hu-HU" w:eastAsia="en-US" w:bidi="ar-SA"/>
        </w:rPr>
        <w:t>Megnevezés</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66"/>
          <w:sz w:val="18"/>
          <w:szCs w:val="18"/>
          <w:lang w:val="hu-HU" w:eastAsia="en-US" w:bidi="ar-SA"/>
        </w:rPr>
        <w:t xml:space="preserve"> </w:t>
      </w:r>
      <w:r w:rsidRPr="00574D85">
        <w:rPr>
          <w:rFonts w:ascii="Arial" w:eastAsia="Arial" w:hAnsi="Arial" w:cs="Arial"/>
          <w:color w:val="0070C0"/>
          <w:spacing w:val="-5"/>
          <w:sz w:val="18"/>
          <w:szCs w:val="18"/>
          <w:lang w:val="hu-HU" w:eastAsia="en-US" w:bidi="ar-SA"/>
        </w:rPr>
        <w:t>{</w:t>
      </w:r>
      <w:r>
        <w:rPr>
          <w:rFonts w:ascii="Arial" w:eastAsia="Arial" w:hAnsi="Arial" w:cs="Arial"/>
          <w:color w:val="0070C0"/>
          <w:spacing w:val="-5"/>
          <w:sz w:val="18"/>
          <w:szCs w:val="18"/>
          <w:lang w:val="hu-HU" w:eastAsia="en-US" w:bidi="ar-SA"/>
        </w:rPr>
        <w:t>d</w:t>
      </w:r>
      <w:r>
        <w:rPr>
          <w:rFonts w:ascii="Arial" w:eastAsia="Arial" w:hAnsi="Arial" w:cs="Arial"/>
          <w:color w:val="0070C0"/>
          <w:spacing w:val="-5"/>
          <w:sz w:val="18"/>
          <w:szCs w:val="18"/>
          <w:lang w:val="hu-HU" w:eastAsia="en-US" w:bidi="ar-SA"/>
        </w:rPr>
        <w:t>.</w:t>
      </w:r>
      <w:r w:rsidRPr="00574D85">
        <w:rPr>
          <w:rFonts w:ascii="Arial" w:eastAsia="Arial" w:hAnsi="Arial" w:cs="Arial"/>
          <w:color w:val="0070C0"/>
          <w:spacing w:val="-5"/>
          <w:sz w:val="18"/>
          <w:szCs w:val="18"/>
          <w:lang w:val="hu-HU" w:eastAsia="en-US" w:bidi="ar-SA"/>
        </w:rPr>
        <w:t>Project</w:t>
      </w:r>
      <w:r w:rsidRPr="00574D85">
        <w:rPr>
          <w:rFonts w:ascii="Arial" w:eastAsia="Arial" w:hAnsi="Arial" w:cs="Arial"/>
          <w:color w:val="0070C0"/>
          <w:spacing w:val="-5"/>
          <w:sz w:val="18"/>
          <w:szCs w:val="18"/>
          <w:lang w:val="hu-HU" w:eastAsia="en-US" w:bidi="ar-SA"/>
        </w:rPr>
        <w:t>.Nev</w:t>
      </w:r>
      <w:r w:rsidRPr="00574D85">
        <w:rPr>
          <w:rFonts w:ascii="Arial" w:eastAsia="Arial" w:hAnsi="Arial" w:cs="Arial"/>
          <w:color w:val="0070C0"/>
          <w:spacing w:val="-5"/>
          <w:sz w:val="18"/>
          <w:szCs w:val="18"/>
          <w:lang w:val="hu-HU" w:eastAsia="en-US" w:bidi="ar-SA"/>
        </w:rPr>
        <w:t>}</w:t>
      </w:r>
    </w:p>
    <w:p w:rsidR="006F3364" w:rsidP="006F3364">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Születési</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név</w:t>
      </w:r>
      <w:r>
        <w:rPr>
          <w:rFonts w:ascii="Arial" w:eastAsia="Arial" w:hAnsi="Arial" w:cs="Arial"/>
          <w:position w:val="6"/>
          <w:sz w:val="12"/>
          <w:szCs w:val="18"/>
          <w:lang w:val="hu-HU" w:eastAsia="en-US" w:bidi="ar-SA"/>
        </w:rPr>
        <w:t>1,1a</w:t>
      </w:r>
      <w:r>
        <w:rPr>
          <w:rFonts w:ascii="Arial" w:eastAsia="Arial" w:hAnsi="Arial" w:cs="Arial"/>
          <w:spacing w:val="20"/>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Rövidített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cégnév</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w:t>
      </w:r>
      <w:r>
        <w:rPr>
          <w:rFonts w:ascii="Arial" w:eastAsia="Arial" w:hAnsi="Arial" w:cs="Arial"/>
          <w:spacing w:val="27"/>
          <w:sz w:val="18"/>
          <w:szCs w:val="18"/>
          <w:lang w:val="hu-HU" w:eastAsia="en-US" w:bidi="ar-SA"/>
        </w:rPr>
        <w:t xml:space="preserve"> </w:t>
      </w:r>
      <w:r w:rsidRPr="00574D85">
        <w:rPr>
          <w:rFonts w:ascii="Arial" w:eastAsia="Arial" w:hAnsi="Arial" w:cs="Arial"/>
          <w:color w:val="0070C0"/>
          <w:spacing w:val="45"/>
          <w:sz w:val="18"/>
          <w:szCs w:val="18"/>
          <w:lang w:val="hu-HU" w:eastAsia="en-US" w:bidi="ar-SA"/>
        </w:rPr>
        <w:t>{</w:t>
      </w:r>
      <w:r>
        <w:rPr>
          <w:rFonts w:ascii="Arial" w:eastAsia="Arial" w:hAnsi="Arial" w:cs="Arial"/>
          <w:color w:val="0070C0"/>
          <w:spacing w:val="45"/>
          <w:sz w:val="18"/>
          <w:szCs w:val="18"/>
          <w:lang w:val="hu-HU" w:eastAsia="en-US" w:bidi="ar-SA"/>
        </w:rPr>
        <w:t>d</w:t>
      </w:r>
      <w:r>
        <w:rPr>
          <w:rFonts w:ascii="Arial" w:eastAsia="Arial" w:hAnsi="Arial" w:cs="Arial"/>
          <w:color w:val="0070C0"/>
          <w:spacing w:val="45"/>
          <w:sz w:val="18"/>
          <w:szCs w:val="18"/>
          <w:lang w:val="hu-HU" w:eastAsia="en-US" w:bidi="ar-SA"/>
        </w:rPr>
        <w:t>.</w:t>
      </w:r>
      <w:r w:rsidRPr="00574D85">
        <w:rPr>
          <w:rFonts w:ascii="Arial" w:eastAsia="Arial" w:hAnsi="Arial" w:cs="Arial"/>
          <w:color w:val="0070C0"/>
          <w:spacing w:val="-2"/>
          <w:sz w:val="18"/>
          <w:szCs w:val="18"/>
          <w:lang w:val="hu-HU" w:eastAsia="en-US" w:bidi="ar-SA"/>
        </w:rPr>
        <w:t>Project</w:t>
      </w:r>
      <w:r w:rsidRPr="00574D85">
        <w:rPr>
          <w:rFonts w:ascii="Arial" w:eastAsia="Arial" w:hAnsi="Arial" w:cs="Arial"/>
          <w:color w:val="0070C0"/>
          <w:spacing w:val="-2"/>
          <w:sz w:val="18"/>
          <w:szCs w:val="18"/>
          <w:lang w:val="hu-HU" w:eastAsia="en-US" w:bidi="ar-SA"/>
        </w:rPr>
        <w:t>.SzuletesiNev</w:t>
      </w:r>
      <w:r w:rsidRPr="00574D85">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32"/>
          <w:sz w:val="20"/>
          <w:szCs w:val="20"/>
          <w:lang w:val="hu-HU" w:eastAsia="en-US" w:bidi="ar-SA"/>
        </w:rPr>
      </w:pPr>
      <w:r>
        <w:rPr>
          <w:rFonts w:ascii="Arial" w:eastAsia="Arial" w:hAnsi="Arial" w:cs="Arial"/>
          <w:sz w:val="18"/>
          <w:szCs w:val="18"/>
          <w:lang w:val="hu-HU" w:eastAsia="en-US" w:bidi="ar-SA"/>
        </w:rPr>
        <w:t>Születési</w:t>
      </w:r>
      <w:r>
        <w:rPr>
          <w:rFonts w:ascii="Arial" w:eastAsia="Arial" w:hAnsi="Arial" w:cs="Arial"/>
          <w:spacing w:val="17"/>
          <w:sz w:val="18"/>
          <w:szCs w:val="18"/>
          <w:lang w:val="hu-HU" w:eastAsia="en-US" w:bidi="ar-SA"/>
        </w:rPr>
        <w:t xml:space="preserve"> </w:t>
      </w:r>
      <w:r>
        <w:rPr>
          <w:rFonts w:ascii="Arial" w:eastAsia="Arial" w:hAnsi="Arial" w:cs="Arial"/>
          <w:sz w:val="18"/>
          <w:szCs w:val="18"/>
          <w:lang w:val="hu-HU" w:eastAsia="en-US" w:bidi="ar-SA"/>
        </w:rPr>
        <w:t>hely</w:t>
      </w:r>
      <w:r>
        <w:rPr>
          <w:rFonts w:ascii="Arial" w:eastAsia="Arial" w:hAnsi="Arial" w:cs="Arial"/>
          <w:spacing w:val="14"/>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16"/>
          <w:sz w:val="18"/>
          <w:szCs w:val="18"/>
          <w:lang w:val="hu-HU" w:eastAsia="en-US" w:bidi="ar-SA"/>
        </w:rPr>
        <w:t xml:space="preserve"> </w:t>
      </w:r>
      <w:r>
        <w:rPr>
          <w:rFonts w:ascii="Arial" w:eastAsia="Arial" w:hAnsi="Arial" w:cs="Arial"/>
          <w:sz w:val="18"/>
          <w:szCs w:val="18"/>
          <w:lang w:val="hu-HU" w:eastAsia="en-US" w:bidi="ar-SA"/>
        </w:rPr>
        <w:t>idő</w:t>
      </w:r>
      <w:r>
        <w:rPr>
          <w:rFonts w:ascii="Arial" w:eastAsia="Arial" w:hAnsi="Arial" w:cs="Arial"/>
          <w:sz w:val="18"/>
          <w:szCs w:val="18"/>
          <w:vertAlign w:val="superscript"/>
          <w:lang w:val="hu-HU" w:eastAsia="en-US" w:bidi="ar-SA"/>
        </w:rPr>
        <w:t>1,1a</w:t>
      </w:r>
      <w:r>
        <w:rPr>
          <w:rFonts w:ascii="Arial" w:eastAsia="Arial" w:hAnsi="Arial" w:cs="Arial"/>
          <w:sz w:val="18"/>
          <w:szCs w:val="18"/>
          <w:lang w:val="hu-HU" w:eastAsia="en-US" w:bidi="ar-SA"/>
        </w:rPr>
        <w:t>:</w:t>
      </w:r>
      <w:r>
        <w:rPr>
          <w:rFonts w:ascii="Arial" w:eastAsia="Arial" w:hAnsi="Arial" w:cs="Arial"/>
          <w:spacing w:val="17"/>
          <w:sz w:val="18"/>
          <w:szCs w:val="18"/>
          <w:lang w:val="hu-HU" w:eastAsia="en-US" w:bidi="ar-SA"/>
        </w:rPr>
        <w:t xml:space="preserve"> </w:t>
      </w:r>
      <w:r w:rsidRPr="00574D85">
        <w:rPr>
          <w:rFonts w:ascii="Arial" w:eastAsia="Arial" w:hAnsi="Arial" w:cs="Arial"/>
          <w:color w:val="0070C0"/>
          <w:sz w:val="18"/>
          <w:szCs w:val="18"/>
          <w:lang w:val="hu-HU" w:eastAsia="en-US" w:bidi="ar-SA"/>
        </w:rPr>
        <w:t>:</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Project.SzuletesiHely</w:t>
      </w:r>
      <w:r w:rsidRPr="00574D85">
        <w:rPr>
          <w:rFonts w:ascii="Arial" w:eastAsia="Arial" w:hAnsi="Arial" w:cs="Arial"/>
          <w:color w:val="0070C0"/>
          <w:spacing w:val="32"/>
          <w:sz w:val="20"/>
          <w:szCs w:val="20"/>
          <w:lang w:val="hu-HU" w:eastAsia="en-US" w:bidi="ar-SA"/>
        </w:rPr>
        <w:t>},{</w:t>
      </w:r>
      <w:r>
        <w:rPr>
          <w:rFonts w:ascii="Arial" w:eastAsia="Arial" w:hAnsi="Arial" w:cs="Arial"/>
          <w:color w:val="0070C0"/>
          <w:spacing w:val="32"/>
          <w:sz w:val="20"/>
          <w:szCs w:val="20"/>
          <w:lang w:val="hu-HU" w:eastAsia="en-US" w:bidi="ar-SA"/>
        </w:rPr>
        <w:t>d.</w:t>
      </w:r>
      <w:r w:rsidRPr="00574D85">
        <w:rPr>
          <w:rFonts w:ascii="Arial" w:eastAsia="Arial" w:hAnsi="Arial" w:cs="Arial"/>
          <w:color w:val="0070C0"/>
          <w:spacing w:val="32"/>
          <w:sz w:val="10"/>
          <w:szCs w:val="10"/>
          <w:lang w:val="hu-HU" w:eastAsia="en-US" w:bidi="ar-SA"/>
        </w:rPr>
        <w:t>Project.SzuletesiIdo</w:t>
      </w:r>
      <w:r w:rsidRPr="00574D85">
        <w:rPr>
          <w:rFonts w:ascii="Arial" w:eastAsia="Arial" w:hAnsi="Arial" w:cs="Arial"/>
          <w:color w:val="0070C0"/>
          <w:spacing w:val="32"/>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31"/>
          <w:sz w:val="20"/>
          <w:szCs w:val="20"/>
          <w:lang w:val="hu-HU" w:eastAsia="en-US" w:bidi="ar-SA"/>
        </w:rPr>
      </w:pPr>
      <w:r>
        <w:rPr>
          <w:rFonts w:ascii="Arial" w:eastAsia="Arial" w:hAnsi="Arial" w:cs="Arial"/>
          <w:sz w:val="18"/>
          <w:szCs w:val="18"/>
          <w:lang w:val="hu-HU" w:eastAsia="en-US" w:bidi="ar-SA"/>
        </w:rPr>
        <w:t>Anyja</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születési</w:t>
      </w:r>
      <w:r>
        <w:rPr>
          <w:rFonts w:ascii="Arial" w:eastAsia="Arial" w:hAnsi="Arial" w:cs="Arial"/>
          <w:spacing w:val="21"/>
          <w:sz w:val="18"/>
          <w:szCs w:val="18"/>
          <w:lang w:val="hu-HU" w:eastAsia="en-US" w:bidi="ar-SA"/>
        </w:rPr>
        <w:t xml:space="preserve"> </w:t>
      </w:r>
      <w:r>
        <w:rPr>
          <w:rFonts w:ascii="Arial" w:eastAsia="Arial" w:hAnsi="Arial" w:cs="Arial"/>
          <w:sz w:val="18"/>
          <w:szCs w:val="18"/>
          <w:lang w:val="hu-HU" w:eastAsia="en-US" w:bidi="ar-SA"/>
        </w:rPr>
        <w:t>neve</w:t>
      </w:r>
      <w:r>
        <w:rPr>
          <w:rFonts w:ascii="Arial" w:eastAsia="Arial" w:hAnsi="Arial" w:cs="Arial"/>
          <w:position w:val="6"/>
          <w:sz w:val="12"/>
          <w:szCs w:val="18"/>
          <w:lang w:val="hu-HU" w:eastAsia="en-US" w:bidi="ar-SA"/>
        </w:rPr>
        <w:t>1,1a</w:t>
      </w:r>
      <w:r>
        <w:rPr>
          <w:rFonts w:ascii="Arial" w:eastAsia="Arial" w:hAnsi="Arial" w:cs="Arial"/>
          <w:sz w:val="18"/>
          <w:szCs w:val="18"/>
          <w:lang w:val="hu-HU" w:eastAsia="en-US" w:bidi="ar-SA"/>
        </w:rPr>
        <w:t>:</w:t>
      </w:r>
      <w:r>
        <w:rPr>
          <w:rFonts w:ascii="Arial" w:eastAsia="Arial" w:hAnsi="Arial" w:cs="Arial"/>
          <w:spacing w:val="21"/>
          <w:sz w:val="18"/>
          <w:szCs w:val="18"/>
          <w:lang w:val="hu-HU" w:eastAsia="en-US" w:bidi="ar-SA"/>
        </w:rPr>
        <w:t xml:space="preserve"> </w:t>
      </w:r>
      <w:r w:rsidRPr="00574D85">
        <w:rPr>
          <w:rFonts w:ascii="Arial" w:eastAsia="Arial" w:hAnsi="Arial" w:cs="Arial"/>
          <w:color w:val="0070C0"/>
          <w:spacing w:val="31"/>
          <w:sz w:val="20"/>
          <w:szCs w:val="20"/>
          <w:lang w:val="hu-HU" w:eastAsia="en-US" w:bidi="ar-SA"/>
        </w:rPr>
        <w:t>{</w:t>
      </w:r>
      <w:r>
        <w:rPr>
          <w:rFonts w:ascii="Arial" w:eastAsia="Arial" w:hAnsi="Arial" w:cs="Arial"/>
          <w:color w:val="0070C0"/>
          <w:spacing w:val="31"/>
          <w:sz w:val="20"/>
          <w:szCs w:val="20"/>
          <w:lang w:val="hu-HU" w:eastAsia="en-US" w:bidi="ar-SA"/>
        </w:rPr>
        <w:t>d</w:t>
      </w:r>
      <w:r>
        <w:rPr>
          <w:rFonts w:ascii="Arial" w:eastAsia="Arial" w:hAnsi="Arial" w:cs="Arial"/>
          <w:color w:val="0070C0"/>
          <w:spacing w:val="31"/>
          <w:sz w:val="20"/>
          <w:szCs w:val="20"/>
          <w:lang w:val="hu-HU" w:eastAsia="en-US" w:bidi="ar-SA"/>
        </w:rPr>
        <w:t>.</w:t>
      </w:r>
      <w:r w:rsidRPr="00574D85">
        <w:rPr>
          <w:rFonts w:ascii="Arial" w:eastAsia="Arial" w:hAnsi="Arial" w:cs="Arial"/>
          <w:color w:val="0070C0"/>
          <w:spacing w:val="31"/>
          <w:sz w:val="10"/>
          <w:szCs w:val="10"/>
          <w:lang w:val="hu-HU" w:eastAsia="en-US" w:bidi="ar-SA"/>
        </w:rPr>
        <w:t>Project</w:t>
      </w:r>
      <w:r w:rsidRPr="00574D85">
        <w:rPr>
          <w:rFonts w:ascii="Arial" w:eastAsia="Arial" w:hAnsi="Arial" w:cs="Arial"/>
          <w:color w:val="0070C0"/>
          <w:spacing w:val="31"/>
          <w:sz w:val="10"/>
          <w:szCs w:val="10"/>
          <w:lang w:val="hu-HU" w:eastAsia="en-US" w:bidi="ar-SA"/>
        </w:rPr>
        <w:t>.AnyjaNeve</w:t>
      </w:r>
      <w:r w:rsidRPr="00574D85">
        <w:rPr>
          <w:rFonts w:ascii="Arial" w:eastAsia="Arial" w:hAnsi="Arial" w:cs="Arial"/>
          <w:color w:val="0070C0"/>
          <w:spacing w:val="31"/>
          <w:sz w:val="20"/>
          <w:szCs w:val="20"/>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position w:val="6"/>
          <w:sz w:val="12"/>
          <w:szCs w:val="18"/>
          <w:lang w:val="hu-HU" w:eastAsia="en-US" w:bidi="ar-SA"/>
        </w:rPr>
        <w:t>1,1a</w:t>
      </w:r>
      <w:r>
        <w:rPr>
          <w:rFonts w:ascii="Arial" w:eastAsia="Arial" w:hAnsi="Arial" w:cs="Arial"/>
          <w:spacing w:val="39"/>
          <w:position w:val="6"/>
          <w:sz w:val="12"/>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2"/>
          <w:sz w:val="18"/>
          <w:szCs w:val="18"/>
          <w:lang w:val="hu-HU" w:eastAsia="en-US" w:bidi="ar-SA"/>
        </w:rPr>
        <w:t xml:space="preserve"> </w:t>
      </w:r>
      <w:r>
        <w:rPr>
          <w:rFonts w:ascii="Arial" w:eastAsia="Arial" w:hAnsi="Arial" w:cs="Arial"/>
          <w:sz w:val="18"/>
          <w:szCs w:val="18"/>
          <w:lang w:val="hu-HU" w:eastAsia="en-US" w:bidi="ar-SA"/>
        </w:rPr>
        <w:t>Székhely</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w:t>
      </w:r>
      <w:r>
        <w:rPr>
          <w:rFonts w:ascii="Arial" w:eastAsia="Arial" w:hAnsi="Arial" w:cs="Arial"/>
          <w:spacing w:val="19"/>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9F7E5C" w:rsidP="009F7E5C">
      <w:pPr>
        <w:widowControl w:val="0"/>
        <w:autoSpaceDE w:val="0"/>
        <w:autoSpaceDN w:val="0"/>
        <w:spacing w:before="104"/>
        <w:ind w:left="569"/>
        <w:rPr>
          <w:rFonts w:ascii="Arial" w:eastAsia="Arial" w:hAnsi="Arial" w:cs="Arial"/>
          <w:color w:val="0070C0"/>
          <w:spacing w:val="-2"/>
          <w:sz w:val="18"/>
          <w:szCs w:val="18"/>
          <w:lang w:val="hu-HU" w:eastAsia="en-US" w:bidi="ar-SA"/>
        </w:rPr>
      </w:pPr>
      <w:r>
        <w:rPr>
          <w:rFonts w:ascii="Arial" w:eastAsia="Arial" w:hAnsi="Arial" w:cs="Arial"/>
          <w:sz w:val="18"/>
          <w:szCs w:val="18"/>
          <w:lang w:val="hu-HU" w:eastAsia="en-US" w:bidi="ar-SA"/>
        </w:rPr>
        <w:t>Értesítési</w:t>
      </w:r>
      <w:r>
        <w:rPr>
          <w:rFonts w:ascii="Arial" w:eastAsia="Arial" w:hAnsi="Arial" w:cs="Arial"/>
          <w:spacing w:val="41"/>
          <w:sz w:val="18"/>
          <w:szCs w:val="18"/>
          <w:lang w:val="hu-HU" w:eastAsia="en-US" w:bidi="ar-SA"/>
        </w:rPr>
        <w:t xml:space="preserve"> </w:t>
      </w:r>
      <w:r>
        <w:rPr>
          <w:rFonts w:ascii="Arial" w:eastAsia="Arial" w:hAnsi="Arial" w:cs="Arial"/>
          <w:sz w:val="18"/>
          <w:szCs w:val="18"/>
          <w:lang w:val="hu-HU" w:eastAsia="en-US" w:bidi="ar-SA"/>
        </w:rPr>
        <w:t>cím</w:t>
      </w:r>
      <w:r>
        <w:rPr>
          <w:rFonts w:ascii="Arial" w:eastAsia="Arial" w:hAnsi="Arial" w:cs="Arial"/>
          <w:position w:val="6"/>
          <w:sz w:val="12"/>
          <w:szCs w:val="18"/>
          <w:lang w:val="hu-HU" w:eastAsia="en-US" w:bidi="ar-SA"/>
        </w:rPr>
        <w:t>1,1a,2</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sidRPr="004C6C63">
        <w:rPr>
          <w:rFonts w:ascii="Arial" w:eastAsia="Arial" w:hAnsi="Arial" w:cs="Arial"/>
          <w:color w:val="0070C0"/>
          <w:spacing w:val="-2"/>
          <w:sz w:val="18"/>
          <w:szCs w:val="18"/>
          <w:lang w:val="hu-HU" w:eastAsia="en-US" w:bidi="ar-SA"/>
        </w:rPr>
        <w:t>{</w:t>
      </w:r>
      <w:r>
        <w:rPr>
          <w:rFonts w:ascii="Arial" w:eastAsia="Arial" w:hAnsi="Arial" w:cs="Arial"/>
          <w:color w:val="0070C0"/>
          <w:spacing w:val="-2"/>
          <w:sz w:val="18"/>
          <w:szCs w:val="18"/>
          <w:lang w:val="hu-HU" w:eastAsia="en-US" w:bidi="ar-SA"/>
        </w:rPr>
        <w:t>d</w:t>
      </w:r>
      <w:r>
        <w:rPr>
          <w:rFonts w:ascii="Arial" w:eastAsia="Arial" w:hAnsi="Arial" w:cs="Arial"/>
          <w:color w:val="0070C0"/>
          <w:spacing w:val="-2"/>
          <w:sz w:val="18"/>
          <w:szCs w:val="18"/>
          <w:lang w:val="hu-HU" w:eastAsia="en-US" w:bidi="ar-SA"/>
        </w:rPr>
        <w:t>.</w:t>
      </w:r>
      <w:r w:rsidRPr="004C6C63">
        <w:rPr>
          <w:rFonts w:ascii="Arial" w:eastAsia="Arial" w:hAnsi="Arial" w:cs="Arial"/>
          <w:color w:val="0070C0"/>
          <w:spacing w:val="-2"/>
          <w:sz w:val="18"/>
          <w:szCs w:val="18"/>
          <w:lang w:val="hu-HU" w:eastAsia="en-US" w:bidi="ar-SA"/>
        </w:rPr>
        <w:t>Project</w:t>
      </w:r>
      <w:r w:rsidRPr="004C6C63">
        <w:rPr>
          <w:rFonts w:ascii="Arial" w:eastAsia="Arial" w:hAnsi="Arial" w:cs="Arial"/>
          <w:color w:val="0070C0"/>
          <w:spacing w:val="-2"/>
          <w:sz w:val="18"/>
          <w:szCs w:val="18"/>
          <w:lang w:val="hu-HU" w:eastAsia="en-US" w:bidi="ar-SA"/>
        </w:rPr>
        <w:t>.UgyfelLakcime</w:t>
      </w:r>
      <w:r w:rsidRPr="004C6C63">
        <w:rPr>
          <w:rFonts w:ascii="Arial" w:eastAsia="Arial" w:hAnsi="Arial" w:cs="Arial"/>
          <w:color w:val="0070C0"/>
          <w:spacing w:val="-2"/>
          <w:sz w:val="18"/>
          <w:szCs w:val="18"/>
          <w:lang w:val="hu-HU" w:eastAsia="en-US" w:bidi="ar-SA"/>
        </w:rPr>
        <w:t>}</w:t>
      </w:r>
    </w:p>
    <w:p w:rsidR="005616CF" w:rsidP="009F7E5C">
      <w:pPr>
        <w:widowControl w:val="0"/>
        <w:autoSpaceDE w:val="0"/>
        <w:autoSpaceDN w:val="0"/>
        <w:spacing w:before="10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Adószám</w:t>
      </w:r>
      <w:r>
        <w:rPr>
          <w:rFonts w:ascii="Arial" w:eastAsia="Arial" w:hAnsi="Arial" w:cs="Arial"/>
          <w:position w:val="6"/>
          <w:sz w:val="12"/>
          <w:szCs w:val="18"/>
          <w:lang w:val="hu-HU" w:eastAsia="en-US" w:bidi="ar-SA"/>
        </w:rPr>
        <w:t>1a,2</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Nyilvántartási</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szám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(pl.</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cégjegyzékszám</w:t>
      </w:r>
      <w:r>
        <w:rPr>
          <w:rFonts w:ascii="Arial" w:eastAsia="Arial" w:hAnsi="Arial" w:cs="Arial"/>
          <w:sz w:val="18"/>
          <w:szCs w:val="18"/>
          <w:lang w:val="hu-HU" w:eastAsia="en-US" w:bidi="ar-SA"/>
        </w:rPr>
        <w:t>)</w:t>
      </w:r>
      <w:r>
        <w:rPr>
          <w:rFonts w:ascii="Arial" w:eastAsia="Arial" w:hAnsi="Arial" w:cs="Arial"/>
          <w:position w:val="6"/>
          <w:sz w:val="12"/>
          <w:szCs w:val="18"/>
          <w:lang w:val="hu-HU" w:eastAsia="en-US" w:bidi="ar-SA"/>
        </w:rPr>
        <w:t>1a</w:t>
      </w:r>
      <w:r>
        <w:rPr>
          <w:rFonts w:ascii="Arial" w:eastAsia="Arial" w:hAnsi="Arial" w:cs="Arial"/>
          <w:position w:val="6"/>
          <w:sz w:val="12"/>
          <w:szCs w:val="18"/>
          <w:lang w:val="hu-HU" w:eastAsia="en-US" w:bidi="ar-SA"/>
        </w:rPr>
        <w:t>,2</w:t>
      </w:r>
      <w:r>
        <w:rPr>
          <w:rFonts w:ascii="Arial" w:eastAsia="Arial" w:hAnsi="Arial" w:cs="Arial"/>
          <w:sz w:val="18"/>
          <w:szCs w:val="18"/>
          <w:lang w:val="hu-HU" w:eastAsia="en-US" w:bidi="ar-SA"/>
        </w:rPr>
        <w:t xml:space="preserve">: </w:t>
      </w:r>
      <w:r>
        <w:rPr>
          <w:rFonts w:ascii="Arial" w:eastAsia="Arial" w:hAnsi="Arial" w:cs="Arial"/>
          <w:spacing w:val="-2"/>
          <w:sz w:val="18"/>
          <w:szCs w:val="18"/>
          <w:lang w:val="hu-HU" w:eastAsia="en-US" w:bidi="ar-SA"/>
        </w:rPr>
        <w:t>......................................................................................................</w:t>
      </w:r>
    </w:p>
    <w:p w:rsidR="005616CF">
      <w:pPr>
        <w:widowControl w:val="0"/>
        <w:autoSpaceDE w:val="0"/>
        <w:autoSpaceDN w:val="0"/>
        <w:spacing w:before="97"/>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Bankszámlaszám</w:t>
      </w:r>
      <w:r>
        <w:rPr>
          <w:rFonts w:ascii="Arial" w:eastAsia="Arial" w:hAnsi="Arial" w:cs="Arial"/>
          <w:position w:val="6"/>
          <w:sz w:val="12"/>
          <w:szCs w:val="18"/>
          <w:lang w:val="hu-HU" w:eastAsia="en-US" w:bidi="ar-SA"/>
        </w:rPr>
        <w:t>3,4</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 ‗</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z w:val="18"/>
          <w:szCs w:val="18"/>
          <w:lang w:val="hu-HU" w:eastAsia="en-US" w:bidi="ar-SA"/>
        </w:rPr>
        <w:t>‗</w:t>
      </w:r>
      <w:r>
        <w:rPr>
          <w:rFonts w:ascii="Arial" w:eastAsia="Arial" w:hAnsi="Arial" w:cs="Arial"/>
          <w:spacing w:val="-1"/>
          <w:sz w:val="18"/>
          <w:szCs w:val="18"/>
          <w:lang w:val="hu-HU" w:eastAsia="en-US" w:bidi="ar-SA"/>
        </w:rPr>
        <w:t xml:space="preserve"> </w:t>
      </w:r>
      <w:r>
        <w:rPr>
          <w:rFonts w:ascii="Arial" w:eastAsia="Arial" w:hAnsi="Arial" w:cs="Arial"/>
          <w:spacing w:val="-10"/>
          <w:sz w:val="18"/>
          <w:szCs w:val="18"/>
          <w:lang w:val="hu-HU" w:eastAsia="en-US" w:bidi="ar-SA"/>
        </w:rPr>
        <w:t>‗</w:t>
      </w:r>
    </w:p>
    <w:p w:rsidR="005616CF">
      <w:pPr>
        <w:widowControl w:val="0"/>
        <w:autoSpaceDE w:val="0"/>
        <w:autoSpaceDN w:val="0"/>
        <w:spacing w:before="94"/>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Telefonszám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36"/>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6"/>
        <w:ind w:left="569"/>
        <w:rPr>
          <w:rFonts w:ascii="Arial" w:eastAsia="Arial" w:hAnsi="Arial" w:cs="Arial"/>
          <w:sz w:val="18"/>
          <w:szCs w:val="18"/>
          <w:lang w:val="hu-HU" w:eastAsia="en-US" w:bidi="ar-SA"/>
        </w:rPr>
      </w:pPr>
      <w:r>
        <w:rPr>
          <w:rFonts w:ascii="Arial" w:eastAsia="Arial" w:hAnsi="Arial" w:cs="Arial"/>
          <w:sz w:val="18"/>
          <w:szCs w:val="18"/>
          <w:lang w:val="hu-HU" w:eastAsia="en-US" w:bidi="ar-SA"/>
        </w:rPr>
        <w:t>Kapcsolattartási</w:t>
      </w:r>
      <w:r>
        <w:rPr>
          <w:rFonts w:ascii="Arial" w:eastAsia="Arial" w:hAnsi="Arial" w:cs="Arial"/>
          <w:spacing w:val="15"/>
          <w:sz w:val="18"/>
          <w:szCs w:val="18"/>
          <w:lang w:val="hu-HU" w:eastAsia="en-US" w:bidi="ar-SA"/>
        </w:rPr>
        <w:t xml:space="preserve"> </w:t>
      </w:r>
      <w:r>
        <w:rPr>
          <w:rFonts w:ascii="Arial" w:eastAsia="Arial" w:hAnsi="Arial" w:cs="Arial"/>
          <w:sz w:val="18"/>
          <w:szCs w:val="18"/>
          <w:lang w:val="hu-HU" w:eastAsia="en-US" w:bidi="ar-SA"/>
        </w:rPr>
        <w:t>e-mail-cím</w:t>
      </w:r>
      <w:r>
        <w:rPr>
          <w:rFonts w:ascii="Arial" w:eastAsia="Arial" w:hAnsi="Arial" w:cs="Arial"/>
          <w:position w:val="6"/>
          <w:sz w:val="12"/>
          <w:szCs w:val="18"/>
          <w:lang w:val="hu-HU" w:eastAsia="en-US" w:bidi="ar-SA"/>
        </w:rPr>
        <w:t>4</w:t>
      </w:r>
      <w:r>
        <w:rPr>
          <w:rFonts w:ascii="Arial" w:eastAsia="Arial" w:hAnsi="Arial" w:cs="Arial"/>
          <w:sz w:val="18"/>
          <w:szCs w:val="18"/>
          <w:lang w:val="hu-HU" w:eastAsia="en-US" w:bidi="ar-SA"/>
        </w:rPr>
        <w:t>:</w:t>
      </w:r>
      <w:r>
        <w:rPr>
          <w:rFonts w:ascii="Arial" w:eastAsia="Arial" w:hAnsi="Arial" w:cs="Arial"/>
          <w:spacing w:val="74"/>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35"/>
        <w:ind w:left="0"/>
        <w:rPr>
          <w:rFonts w:ascii="Arial" w:eastAsia="Arial" w:hAnsi="Arial" w:cs="Arial"/>
          <w:sz w:val="18"/>
          <w:szCs w:val="18"/>
          <w:lang w:val="hu-HU" w:eastAsia="en-US" w:bidi="ar-SA"/>
        </w:rPr>
      </w:pPr>
    </w:p>
    <w:p w:rsidR="005616CF">
      <w:pPr>
        <w:widowControl w:val="0"/>
        <w:autoSpaceDE w:val="0"/>
        <w:autoSpaceDN w:val="0"/>
        <w:ind w:left="144" w:right="13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 xml:space="preserve">A szerződéskötéshez kapcsolódó </w:t>
      </w:r>
      <w:r>
        <w:rPr>
          <w:rFonts w:ascii="Arial" w:eastAsia="Arial" w:hAnsi="Arial" w:cs="Arial"/>
          <w:sz w:val="18"/>
          <w:szCs w:val="18"/>
          <w:lang w:val="hu-HU" w:eastAsia="en-US" w:bidi="ar-SA"/>
        </w:rPr>
        <w:t>információk</w:t>
      </w:r>
      <w:r>
        <w:rPr>
          <w:rFonts w:ascii="Arial" w:eastAsia="Arial" w:hAnsi="Arial" w:cs="Arial"/>
          <w:sz w:val="18"/>
          <w:szCs w:val="18"/>
          <w:lang w:val="hu-HU" w:eastAsia="en-US" w:bidi="ar-SA"/>
        </w:rPr>
        <w:t xml:space="preserve">, így különösen az általános szerződési feltételek és a szerződéses feltételek összefoglalója a </w:t>
      </w:r>
      <w:hyperlink ns2:id="rId34">
        <w:r>
          <w:rPr>
            <w:rFonts w:ascii="Arial" w:eastAsia="Arial" w:hAnsi="Arial" w:cs="Arial"/>
            <w:color w:val="0000FF"/>
            <w:sz w:val="18"/>
            <w:szCs w:val="18"/>
            <w:u w:val="single" w:color="0000FF"/>
            <w:lang w:val="hu-HU" w:eastAsia="en-US" w:bidi="ar-SA"/>
          </w:rPr>
          <w:t>www.mvmnext.hu</w:t>
        </w:r>
      </w:hyperlink>
      <w:r>
        <w:rPr>
          <w:rFonts w:ascii="Arial" w:eastAsia="Arial" w:hAnsi="Arial" w:cs="Arial"/>
          <w:color w:val="0000FF"/>
          <w:sz w:val="18"/>
          <w:szCs w:val="18"/>
          <w:lang w:val="hu-HU" w:eastAsia="en-US" w:bidi="ar-SA"/>
        </w:rPr>
        <w:t xml:space="preserve"> </w:t>
      </w:r>
      <w:r>
        <w:rPr>
          <w:rFonts w:ascii="Arial" w:eastAsia="Arial" w:hAnsi="Arial" w:cs="Arial"/>
          <w:sz w:val="18"/>
          <w:szCs w:val="18"/>
          <w:lang w:val="hu-HU" w:eastAsia="en-US" w:bidi="ar-SA"/>
        </w:rPr>
        <w:t xml:space="preserve">honlapról letölthetők, illetve az ügyfélszolgálati irodákon </w:t>
      </w:r>
      <w:r>
        <w:rPr>
          <w:rFonts w:ascii="Arial" w:eastAsia="Arial" w:hAnsi="Arial" w:cs="Arial"/>
          <w:spacing w:val="-2"/>
          <w:sz w:val="18"/>
          <w:szCs w:val="18"/>
          <w:lang w:val="hu-HU" w:eastAsia="en-US" w:bidi="ar-SA"/>
        </w:rPr>
        <w:t>megismerhetők.</w:t>
      </w:r>
    </w:p>
    <w:p w:rsidR="005616CF">
      <w:pPr>
        <w:widowControl w:val="0"/>
        <w:autoSpaceDE w:val="0"/>
        <w:autoSpaceDN w:val="0"/>
        <w:spacing w:before="32"/>
        <w:ind w:left="0"/>
        <w:rPr>
          <w:rFonts w:ascii="Arial" w:eastAsia="Arial" w:hAnsi="Arial" w:cs="Arial"/>
          <w:sz w:val="18"/>
          <w:szCs w:val="18"/>
          <w:lang w:val="hu-HU" w:eastAsia="en-US" w:bidi="ar-SA"/>
        </w:rPr>
      </w:pPr>
    </w:p>
    <w:p w:rsidR="005616CF">
      <w:pPr>
        <w:widowControl w:val="0"/>
        <w:autoSpaceDE w:val="0"/>
        <w:autoSpaceDN w:val="0"/>
        <w:ind w:left="144" w:right="13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Nyilatkozattevő</w:t>
      </w:r>
      <w:r>
        <w:rPr>
          <w:rFonts w:ascii="Arial" w:eastAsia="Arial" w:hAnsi="Arial" w:cs="Arial"/>
          <w:spacing w:val="-4"/>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2"/>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3"/>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nyilatkozata</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alapján</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létrejövő</w:t>
      </w:r>
      <w:r>
        <w:rPr>
          <w:rFonts w:ascii="Arial" w:eastAsia="Arial" w:hAnsi="Arial" w:cs="Arial"/>
          <w:spacing w:val="-5"/>
          <w:sz w:val="18"/>
          <w:szCs w:val="18"/>
          <w:lang w:val="hu-HU" w:eastAsia="en-US" w:bidi="ar-SA"/>
        </w:rPr>
        <w:t xml:space="preserve"> </w:t>
      </w:r>
      <w:r>
        <w:rPr>
          <w:rFonts w:ascii="Arial" w:eastAsia="Arial" w:hAnsi="Arial" w:cs="Arial"/>
          <w:sz w:val="18"/>
          <w:szCs w:val="18"/>
          <w:lang w:val="hu-HU" w:eastAsia="en-US" w:bidi="ar-SA"/>
        </w:rPr>
        <w:t>villamosenergia- vásárlási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szerződés</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tartalmát</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az</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abban</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foglaltakat</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magára</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nézve</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kötelező</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érvényűnek</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ismeri</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el,</w:t>
      </w:r>
      <w:r>
        <w:rPr>
          <w:rFonts w:ascii="Arial" w:eastAsia="Arial" w:hAnsi="Arial" w:cs="Arial"/>
          <w:spacing w:val="-12"/>
          <w:sz w:val="18"/>
          <w:szCs w:val="18"/>
          <w:lang w:val="hu-HU" w:eastAsia="en-US" w:bidi="ar-SA"/>
        </w:rPr>
        <w:t xml:space="preserve"> </w:t>
      </w:r>
      <w:r>
        <w:rPr>
          <w:rFonts w:ascii="Arial" w:eastAsia="Arial" w:hAnsi="Arial" w:cs="Arial"/>
          <w:sz w:val="18"/>
          <w:szCs w:val="18"/>
          <w:lang w:val="hu-HU" w:eastAsia="en-US" w:bidi="ar-SA"/>
        </w:rPr>
        <w:t>továbbá</w:t>
      </w:r>
      <w:r>
        <w:rPr>
          <w:rFonts w:ascii="Arial" w:eastAsia="Arial" w:hAnsi="Arial" w:cs="Arial"/>
          <w:spacing w:val="-13"/>
          <w:sz w:val="18"/>
          <w:szCs w:val="18"/>
          <w:lang w:val="hu-HU" w:eastAsia="en-US" w:bidi="ar-SA"/>
        </w:rPr>
        <w:t xml:space="preserve"> </w:t>
      </w:r>
      <w:r>
        <w:rPr>
          <w:rFonts w:ascii="Arial" w:eastAsia="Arial" w:hAnsi="Arial" w:cs="Arial"/>
          <w:sz w:val="18"/>
          <w:szCs w:val="18"/>
          <w:lang w:val="hu-HU" w:eastAsia="en-US" w:bidi="ar-SA"/>
        </w:rPr>
        <w:t xml:space="preserve">hogy a szerződés megkötése előtt az MVM </w:t>
      </w:r>
      <w:r>
        <w:rPr>
          <w:rFonts w:ascii="Arial" w:eastAsia="Arial" w:hAnsi="Arial" w:cs="Arial"/>
          <w:sz w:val="18"/>
          <w:szCs w:val="18"/>
          <w:lang w:val="hu-HU" w:eastAsia="en-US" w:bidi="ar-SA"/>
        </w:rPr>
        <w:t>Next</w:t>
      </w:r>
      <w:r>
        <w:rPr>
          <w:rFonts w:ascii="Arial" w:eastAsia="Arial" w:hAnsi="Arial" w:cs="Arial"/>
          <w:sz w:val="18"/>
          <w:szCs w:val="18"/>
          <w:lang w:val="hu-HU" w:eastAsia="en-US" w:bidi="ar-SA"/>
        </w:rPr>
        <w:t xml:space="preserve"> Energiakereskedelmi </w:t>
      </w:r>
      <w:r>
        <w:rPr>
          <w:rFonts w:ascii="Arial" w:eastAsia="Arial" w:hAnsi="Arial" w:cs="Arial"/>
          <w:sz w:val="18"/>
          <w:szCs w:val="18"/>
          <w:lang w:val="hu-HU" w:eastAsia="en-US" w:bidi="ar-SA"/>
        </w:rPr>
        <w:t>Zrt</w:t>
      </w:r>
      <w:r>
        <w:rPr>
          <w:rFonts w:ascii="Arial" w:eastAsia="Arial" w:hAnsi="Arial" w:cs="Arial"/>
          <w:sz w:val="18"/>
          <w:szCs w:val="18"/>
          <w:lang w:val="hu-HU" w:eastAsia="en-US" w:bidi="ar-SA"/>
        </w:rPr>
        <w:t>. őt a szerződés lényeges tartalmai elemeiről tájékoztatta, és rendelkezésére bocsátotta a szerződéses feltételek összefoglalóját.</w:t>
      </w:r>
    </w:p>
    <w:p w:rsidR="005616CF">
      <w:pPr>
        <w:widowControl w:val="0"/>
        <w:autoSpaceDE w:val="0"/>
        <w:autoSpaceDN w:val="0"/>
        <w:spacing w:before="33"/>
        <w:ind w:left="0"/>
        <w:rPr>
          <w:rFonts w:ascii="Arial" w:eastAsia="Arial" w:hAnsi="Arial" w:cs="Arial"/>
          <w:sz w:val="18"/>
          <w:szCs w:val="18"/>
          <w:lang w:val="hu-HU" w:eastAsia="en-US" w:bidi="ar-SA"/>
        </w:rPr>
      </w:pPr>
    </w:p>
    <w:p w:rsidR="005616CF">
      <w:pPr>
        <w:widowControl w:val="0"/>
        <w:autoSpaceDE w:val="0"/>
        <w:autoSpaceDN w:val="0"/>
        <w:ind w:left="144" w:right="141"/>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Ha a Nyilatkozattevő nem magyar állampolgár természetes személy vagy nem Magyarországon bejegyzett/nyilvántartásba vett jogi személy, a Felek a békés úton nem rendezhető esetleges jövőbeni jogvitájuk eldöntésére a polgári és kereskedelmi ügyekben a joghatóságról, valamint a határozatok elismeréséről és végrehajtásáról szóló, 2012. december 12-i, 1215/2012/EU európai parlamenti és tanácsi rendelet 7. cikk 1. pontja vagy a nemzetközi magánjogról szóló 2017. évi XXVIII. törvény 99. §-</w:t>
      </w:r>
      <w:r>
        <w:rPr>
          <w:rFonts w:ascii="Arial" w:eastAsia="Arial" w:hAnsi="Arial" w:cs="Arial"/>
          <w:sz w:val="18"/>
          <w:szCs w:val="18"/>
          <w:lang w:val="hu-HU" w:eastAsia="en-US" w:bidi="ar-SA"/>
        </w:rPr>
        <w:t>a</w:t>
      </w:r>
      <w:r>
        <w:rPr>
          <w:rFonts w:ascii="Arial" w:eastAsia="Arial" w:hAnsi="Arial" w:cs="Arial"/>
          <w:sz w:val="18"/>
          <w:szCs w:val="18"/>
          <w:lang w:val="hu-HU" w:eastAsia="en-US" w:bidi="ar-SA"/>
        </w:rPr>
        <w:t xml:space="preserve"> alapján a polgári perrendtartásról szóló törvény szerint hatáskörrel és illetékességgel rendelkező magyar bíróság joghatóságát kötik ki.</w:t>
      </w:r>
    </w:p>
    <w:p w:rsidR="005616CF">
      <w:pPr>
        <w:widowControl w:val="0"/>
        <w:autoSpaceDE w:val="0"/>
        <w:autoSpaceDN w:val="0"/>
        <w:ind w:left="569"/>
        <w:jc w:val="both"/>
        <w:rPr>
          <w:rFonts w:ascii="Arial" w:eastAsia="Arial" w:hAnsi="Arial" w:cs="Arial"/>
          <w:sz w:val="18"/>
          <w:szCs w:val="18"/>
          <w:lang w:val="hu-HU" w:eastAsia="en-US" w:bidi="ar-SA"/>
        </w:rPr>
        <w:sectPr>
          <w:pgSz w:w="11910" w:h="16840"/>
          <w:pgMar w:top="1660" w:right="1275" w:bottom="1020" w:left="1133" w:header="708" w:footer="824" w:gutter="0"/>
          <w:cols w:space="708"/>
        </w:sectPr>
      </w:pPr>
    </w:p>
    <w:p w:rsidR="005616CF">
      <w:pPr>
        <w:widowControl w:val="0"/>
        <w:autoSpaceDE w:val="0"/>
        <w:autoSpaceDN w:val="0"/>
        <w:ind w:left="144" w:right="148"/>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A</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Felhasználó/Fizető</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büntető</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és</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polgári</w:t>
      </w:r>
      <w:r>
        <w:rPr>
          <w:rFonts w:ascii="Arial" w:eastAsia="Arial" w:hAnsi="Arial" w:cs="Arial"/>
          <w:spacing w:val="-10"/>
          <w:sz w:val="18"/>
          <w:szCs w:val="18"/>
          <w:lang w:val="hu-HU" w:eastAsia="en-US" w:bidi="ar-SA"/>
        </w:rPr>
        <w:t xml:space="preserve"> </w:t>
      </w:r>
      <w:r>
        <w:rPr>
          <w:rFonts w:ascii="Arial" w:eastAsia="Arial" w:hAnsi="Arial" w:cs="Arial"/>
          <w:sz w:val="18"/>
          <w:szCs w:val="18"/>
          <w:lang w:val="hu-HU" w:eastAsia="en-US" w:bidi="ar-SA"/>
        </w:rPr>
        <w:t>jogi</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felelőssége</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tudatában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jelen</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dokumentum</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aláírásával</w:t>
      </w:r>
      <w:r>
        <w:rPr>
          <w:rFonts w:ascii="Arial" w:eastAsia="Arial" w:hAnsi="Arial" w:cs="Arial"/>
          <w:spacing w:val="-7"/>
          <w:sz w:val="18"/>
          <w:szCs w:val="18"/>
          <w:lang w:val="hu-HU" w:eastAsia="en-US" w:bidi="ar-SA"/>
        </w:rPr>
        <w:t xml:space="preserve"> </w:t>
      </w:r>
      <w:r>
        <w:rPr>
          <w:rFonts w:ascii="Arial" w:eastAsia="Arial" w:hAnsi="Arial" w:cs="Arial"/>
          <w:sz w:val="18"/>
          <w:szCs w:val="18"/>
          <w:lang w:val="hu-HU" w:eastAsia="en-US" w:bidi="ar-SA"/>
        </w:rPr>
        <w:t>nyilatkozik,</w:t>
      </w:r>
      <w:r>
        <w:rPr>
          <w:rFonts w:ascii="Arial" w:eastAsia="Arial" w:hAnsi="Arial" w:cs="Arial"/>
          <w:spacing w:val="-8"/>
          <w:sz w:val="18"/>
          <w:szCs w:val="18"/>
          <w:lang w:val="hu-HU" w:eastAsia="en-US" w:bidi="ar-SA"/>
        </w:rPr>
        <w:t xml:space="preserve"> </w:t>
      </w:r>
      <w:r>
        <w:rPr>
          <w:rFonts w:ascii="Arial" w:eastAsia="Arial" w:hAnsi="Arial" w:cs="Arial"/>
          <w:sz w:val="18"/>
          <w:szCs w:val="18"/>
          <w:lang w:val="hu-HU" w:eastAsia="en-US" w:bidi="ar-SA"/>
        </w:rPr>
        <w:t>hogy</w:t>
      </w:r>
      <w:r>
        <w:rPr>
          <w:rFonts w:ascii="Arial" w:eastAsia="Arial" w:hAnsi="Arial" w:cs="Arial"/>
          <w:spacing w:val="-9"/>
          <w:sz w:val="18"/>
          <w:szCs w:val="18"/>
          <w:lang w:val="hu-HU" w:eastAsia="en-US" w:bidi="ar-SA"/>
        </w:rPr>
        <w:t xml:space="preserve"> </w:t>
      </w:r>
      <w:r>
        <w:rPr>
          <w:rFonts w:ascii="Arial" w:eastAsia="Arial" w:hAnsi="Arial" w:cs="Arial"/>
          <w:sz w:val="18"/>
          <w:szCs w:val="18"/>
          <w:lang w:val="hu-HU" w:eastAsia="en-US" w:bidi="ar-SA"/>
        </w:rPr>
        <w:t>a szerződés megkötésére jogosult, szerződéskötési képessége korlátozva nincs, az általa megadott adatok a valóságnak megfelelnek, valamint a szerződés megkötése harmadik személy jogos érdekeit nem sérti.</w:t>
      </w: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spacing w:before="65"/>
        <w:ind w:left="0"/>
        <w:rPr>
          <w:rFonts w:ascii="Arial" w:eastAsia="Arial" w:hAnsi="Arial" w:cs="Arial"/>
          <w:sz w:val="18"/>
          <w:szCs w:val="18"/>
          <w:lang w:val="hu-HU" w:eastAsia="en-US" w:bidi="ar-SA"/>
        </w:rPr>
      </w:pPr>
      <w:r w:rsidRPr="00A71A62">
        <w:rPr>
          <w:noProof/>
          <w:spacing w:val="-1"/>
          <w:szCs w:val="22"/>
          <w:lang w:eastAsia="hu-HU"/>
        </w:rPr>
        <w:drawing>
          <ns3:anchor distT="0" distB="0" distL="114300" distR="114300" simplePos="0" relativeHeight="251717632" behindDoc="0" locked="0" layoutInCell="1" allowOverlap="1">
            <ns3:simplePos x="0" y="0"/>
            <ns3:positionH relativeFrom="column">
              <ns3:posOffset>1459230</ns3:posOffset>
            </ns3:positionH>
            <ns3:positionV relativeFrom="paragraph">
              <ns3:posOffset>151130</ns3:posOffset>
            </ns3:positionV>
            <ns3:extent cx="1971675" cy="1245870"/>
            <ns3:effectExtent l="0" t="0" r="0" b="0"/>
            <ns3:wrapNone/>
            <ns3:docPr id="1629792610" name="Kép 25"/>
            <ns3:cNvGraphicFramePr>
              <ns4:graphicFrameLocks noChangeAspect="1"/>
            </ns3:cNvGraphicFramePr>
            <ns4:graphic>
              <ns4:graphicData uri="http://schemas.openxmlformats.org/drawingml/2006/picture">
                <ns5:pic>
                  <ns5:nvPicPr>
                    <ns5:cNvPr id="1629792610" name="image1058-removebg-preview.png"/>
                    <ns5:cNvPicPr/>
                  </ns5:nvPicPr>
                  <ns5:blipFill>
                    <ns4:blip ns2:embed="rId8" cstate="print">
                      <ns4:extLst>
                        <ns4:ext uri="{28A0092B-C50C-407E-A947-70E740481C1C}">
                          <ns6:useLocalDpi val="0"/>
                        </ns4:ext>
                      </ns4:extLst>
                    </ns4:blip>
                    <ns4:stretch>
                      <ns4:fillRect/>
                    </ns4:stretch>
                  </ns5:blipFill>
                  <ns5:spPr>
                    <ns4:xfrm>
                      <ns4:off x="0" y="0"/>
                      <ns4:ext cx="1971675" cy="1245870"/>
                    </ns4:xfrm>
                    <ns4:prstGeom prst="rect">
                      <ns4:avLst/>
                    </ns4:prstGeom>
                  </ns5:spPr>
                </ns5:pic>
              </ns4:graphicData>
            </ns4:graphic>
            <ns7:sizeRelH relativeFrom="margin">
              <ns7:pctWidth>0</ns7:pctWidth>
            </ns7:sizeRelH>
            <ns7:sizeRelV relativeFrom="margin">
              <ns7:pctHeight>0</ns7:pctHeight>
            </ns7:sizeRelV>
          </ns3:anchor>
        </w:drawing>
      </w:r>
    </w:p>
    <w:p w:rsidR="005616CF">
      <w:pPr>
        <w:widowControl w:val="0"/>
        <w:autoSpaceDE w:val="0"/>
        <w:autoSpaceDN w:val="0"/>
        <w:ind w:left="144"/>
        <w:jc w:val="both"/>
        <w:rPr>
          <w:rFonts w:ascii="Arial" w:eastAsia="Arial" w:hAnsi="Arial" w:cs="Arial"/>
          <w:sz w:val="18"/>
          <w:szCs w:val="18"/>
          <w:lang w:val="hu-HU" w:eastAsia="en-US" w:bidi="ar-SA"/>
        </w:rPr>
      </w:pPr>
      <w:r>
        <w:rPr>
          <w:rFonts w:ascii="Arial" w:eastAsia="Arial" w:hAnsi="Arial" w:cs="Arial"/>
          <w:sz w:val="18"/>
          <w:szCs w:val="18"/>
          <w:lang w:val="hu-HU" w:eastAsia="en-US" w:bidi="ar-SA"/>
        </w:rPr>
        <w:t>Kelt:</w:t>
      </w:r>
      <w:r>
        <w:rPr>
          <w:rFonts w:ascii="Arial" w:eastAsia="Arial" w:hAnsi="Arial" w:cs="Arial"/>
          <w:spacing w:val="-2"/>
          <w:sz w:val="18"/>
          <w:szCs w:val="18"/>
          <w:lang w:val="hu-HU" w:eastAsia="en-US" w:bidi="ar-SA"/>
        </w:rPr>
        <w:t xml:space="preserve"> </w:t>
      </w:r>
      <w:r w:rsidRPr="00153C36"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009F7E5C">
        <w:rPr>
          <w:rFonts w:ascii="Arial" w:eastAsia="Arial" w:hAnsi="Arial" w:cs="Arial"/>
          <w:color w:val="0070C0"/>
          <w:spacing w:val="-2"/>
          <w:sz w:val="18"/>
          <w:szCs w:val="18"/>
          <w:lang w:val="hu-HU" w:eastAsia="en-US" w:bidi="ar-SA"/>
        </w:rPr>
        <w:t>.</w:t>
      </w:r>
      <w:r w:rsidRPr="00153C36" w:rsidR="009F7E5C">
        <w:rPr>
          <w:rFonts w:ascii="Arial" w:eastAsia="Arial" w:hAnsi="Arial" w:cs="Arial"/>
          <w:color w:val="0070C0"/>
          <w:spacing w:val="-2"/>
          <w:sz w:val="18"/>
          <w:szCs w:val="18"/>
          <w:lang w:val="hu-HU" w:eastAsia="en-US" w:bidi="ar-SA"/>
        </w:rPr>
        <w:t>Project</w:t>
      </w:r>
      <w:r w:rsidRPr="00153C36" w:rsidR="009F7E5C">
        <w:rPr>
          <w:rFonts w:ascii="Arial" w:eastAsia="Arial" w:hAnsi="Arial" w:cs="Arial"/>
          <w:color w:val="0070C0"/>
          <w:spacing w:val="-2"/>
          <w:sz w:val="18"/>
          <w:szCs w:val="18"/>
          <w:lang w:val="hu-HU" w:eastAsia="en-US" w:bidi="ar-SA"/>
        </w:rPr>
        <w:t>.Varos</w:t>
      </w:r>
      <w:r w:rsidRPr="00153C36" w:rsidR="009F7E5C">
        <w:rPr>
          <w:rFonts w:ascii="Arial" w:eastAsia="Arial" w:hAnsi="Arial" w:cs="Arial"/>
          <w:color w:val="0070C0"/>
          <w:spacing w:val="-2"/>
          <w:sz w:val="18"/>
          <w:szCs w:val="18"/>
          <w:lang w:val="hu-HU" w:eastAsia="en-US" w:bidi="ar-SA"/>
        </w:rPr>
        <w:t>}</w:t>
      </w:r>
      <w:r>
        <w:rPr>
          <w:rFonts w:ascii="Arial" w:eastAsia="Arial" w:hAnsi="Arial" w:cs="Arial"/>
          <w:sz w:val="18"/>
          <w:szCs w:val="18"/>
          <w:lang w:val="hu-HU" w:eastAsia="en-US" w:bidi="ar-SA"/>
        </w:rPr>
        <w:t>,</w:t>
      </w:r>
      <w:r>
        <w:rPr>
          <w:rFonts w:ascii="Arial" w:eastAsia="Arial" w:hAnsi="Arial" w:cs="Arial"/>
          <w:spacing w:val="-3"/>
          <w:sz w:val="18"/>
          <w:szCs w:val="18"/>
          <w:lang w:val="hu-HU" w:eastAsia="en-US" w:bidi="ar-SA"/>
        </w:rPr>
        <w:t xml:space="preserve"> </w:t>
      </w:r>
      <w:r w:rsidRPr="001C40F4" w:rsidR="009F7E5C">
        <w:rPr>
          <w:rFonts w:ascii="Arial" w:eastAsia="Arial" w:hAnsi="Arial" w:cs="Arial"/>
          <w:color w:val="0070C0"/>
          <w:spacing w:val="-2"/>
          <w:sz w:val="18"/>
          <w:szCs w:val="18"/>
          <w:lang w:val="hu-HU" w:eastAsia="en-US" w:bidi="ar-SA"/>
        </w:rPr>
        <w:t>{</w:t>
      </w:r>
      <w:r w:rsidR="009F7E5C">
        <w:rPr>
          <w:rFonts w:ascii="Arial" w:eastAsia="Arial" w:hAnsi="Arial" w:cs="Arial"/>
          <w:color w:val="0070C0"/>
          <w:spacing w:val="-2"/>
          <w:sz w:val="18"/>
          <w:szCs w:val="18"/>
          <w:lang w:val="hu-HU" w:eastAsia="en-US" w:bidi="ar-SA"/>
        </w:rPr>
        <w:t>d.</w:t>
      </w:r>
      <w:r w:rsidRPr="001C40F4" w:rsidR="009F7E5C">
        <w:rPr>
          <w:rFonts w:ascii="Arial" w:eastAsia="Arial" w:hAnsi="Arial" w:cs="Arial"/>
          <w:color w:val="0070C0"/>
          <w:spacing w:val="-2"/>
          <w:sz w:val="18"/>
          <w:szCs w:val="18"/>
          <w:lang w:val="hu-HU" w:eastAsia="en-US" w:bidi="ar-SA"/>
        </w:rPr>
        <w:t>Project.Laed</w:t>
      </w:r>
      <w:r w:rsidRPr="001C40F4" w:rsidR="009F7E5C">
        <w:rPr>
          <w:rFonts w:ascii="Arial" w:eastAsia="Arial" w:hAnsi="Arial" w:cs="Arial"/>
          <w:color w:val="0070C0"/>
          <w:spacing w:val="-2"/>
          <w:sz w:val="18"/>
          <w:szCs w:val="18"/>
          <w:lang w:val="hu-HU" w:eastAsia="en-US" w:bidi="ar-SA"/>
        </w:rPr>
        <w:t>}</w:t>
      </w:r>
    </w:p>
    <w:p w:rsidR="005616CF">
      <w:pPr>
        <w:widowControl w:val="0"/>
        <w:autoSpaceDE w:val="0"/>
        <w:autoSpaceDN w:val="0"/>
        <w:ind w:left="0"/>
        <w:rPr>
          <w:rFonts w:ascii="Arial" w:eastAsia="Arial" w:hAnsi="Arial" w:cs="Arial"/>
          <w:sz w:val="20"/>
          <w:szCs w:val="18"/>
          <w:lang w:val="hu-HU" w:eastAsia="en-US" w:bidi="ar-SA"/>
        </w:rPr>
      </w:pPr>
    </w:p>
    <w:p w:rsidR="005616CF">
      <w:pPr>
        <w:widowControl w:val="0"/>
        <w:autoSpaceDE w:val="0"/>
        <w:autoSpaceDN w:val="0"/>
        <w:spacing w:before="167"/>
        <w:ind w:left="0"/>
        <w:rPr>
          <w:rFonts w:ascii="Arial" w:eastAsia="Arial" w:hAnsi="Arial" w:cs="Arial"/>
          <w:sz w:val="20"/>
          <w:szCs w:val="18"/>
          <w:lang w:val="hu-HU" w:eastAsia="en-US" w:bidi="ar-SA"/>
        </w:rPr>
      </w:pPr>
    </w:p>
    <w:tbl>
      <w:tblPr>
        <w:tblStyle w:val="TableNormal000"/>
        <w:tblW w:w="0" w:type="auto"/>
        <w:tblInd w:w="1760" w:type="dxa"/>
        <w:tblLayout w:type="fixed"/>
        <w:tblLook w:val="01E0"/>
      </w:tblPr>
      <w:tblGrid>
        <w:gridCol w:w="2753"/>
        <w:gridCol w:w="3274"/>
      </w:tblGrid>
      <w:tr>
        <w:tblPrEx>
          <w:tblW w:w="0" w:type="auto"/>
          <w:tblInd w:w="1760" w:type="dxa"/>
          <w:tblLayout w:type="fixed"/>
          <w:tblLook w:val="01E0"/>
        </w:tblPrEx>
        <w:trPr>
          <w:trHeight w:val="204"/>
        </w:trPr>
        <w:tc>
          <w:tcPr>
            <w:tcW w:w="2753" w:type="dxa"/>
          </w:tcPr>
          <w:p w:rsidR="005616CF">
            <w:pPr>
              <w:spacing w:before="0" w:line="185" w:lineRule="exact"/>
              <w:ind w:left="50"/>
              <w:jc w:val="left"/>
              <w:rPr>
                <w:rFonts w:ascii="Arial" w:eastAsia="Arial" w:hAnsi="Arial" w:cs="Arial"/>
                <w:sz w:val="18"/>
                <w:lang w:val="hu-HU" w:bidi="ar-SA"/>
              </w:rPr>
            </w:pPr>
            <w:r>
              <w:rPr>
                <w:rFonts w:ascii="Arial" w:eastAsia="Arial" w:hAnsi="Arial" w:cs="Arial"/>
                <w:spacing w:val="-2"/>
                <w:sz w:val="18"/>
                <w:lang w:val="hu-HU" w:bidi="ar-SA"/>
              </w:rPr>
              <w:t>……………………………</w:t>
            </w:r>
          </w:p>
        </w:tc>
        <w:tc>
          <w:tcPr>
            <w:tcW w:w="3274" w:type="dxa"/>
          </w:tcPr>
          <w:p w:rsidR="005616CF">
            <w:pPr>
              <w:spacing w:before="0" w:line="185" w:lineRule="exact"/>
              <w:ind w:left="893"/>
              <w:jc w:val="left"/>
              <w:rPr>
                <w:rFonts w:ascii="Arial" w:eastAsia="Arial" w:hAnsi="Arial" w:cs="Arial"/>
                <w:sz w:val="18"/>
                <w:lang w:val="hu-HU" w:bidi="ar-SA"/>
              </w:rPr>
            </w:pPr>
            <w:r>
              <w:rPr>
                <w:rFonts w:ascii="Arial" w:eastAsia="Arial" w:hAnsi="Arial" w:cs="Arial"/>
                <w:spacing w:val="-2"/>
                <w:sz w:val="18"/>
                <w:lang w:val="hu-HU" w:bidi="ar-SA"/>
              </w:rPr>
              <w:t>………………………………</w:t>
            </w:r>
          </w:p>
        </w:tc>
      </w:tr>
      <w:tr>
        <w:tblPrEx>
          <w:tblW w:w="0" w:type="auto"/>
          <w:tblInd w:w="1760" w:type="dxa"/>
          <w:tblLayout w:type="fixed"/>
          <w:tblLook w:val="01E0"/>
        </w:tblPrEx>
        <w:trPr>
          <w:trHeight w:val="376"/>
        </w:trPr>
        <w:tc>
          <w:tcPr>
            <w:tcW w:w="2753" w:type="dxa"/>
          </w:tcPr>
          <w:p w:rsidR="005616CF">
            <w:pPr>
              <w:spacing w:before="0" w:line="204" w:lineRule="exact"/>
              <w:ind w:right="671"/>
              <w:jc w:val="center"/>
              <w:rPr>
                <w:rFonts w:ascii="Arial" w:eastAsia="Arial" w:hAnsi="Arial" w:cs="Arial"/>
                <w:sz w:val="18"/>
                <w:lang w:val="hu-HU" w:bidi="ar-SA"/>
              </w:rPr>
            </w:pPr>
            <w:r>
              <w:rPr>
                <w:rFonts w:ascii="Arial" w:eastAsia="Arial" w:hAnsi="Arial" w:cs="Arial"/>
                <w:spacing w:val="-2"/>
                <w:sz w:val="18"/>
                <w:lang w:val="hu-HU" w:bidi="ar-SA"/>
              </w:rPr>
              <w:t>Nyilatkozattevő</w:t>
            </w:r>
          </w:p>
          <w:p w:rsidR="005616CF">
            <w:pPr>
              <w:spacing w:before="0" w:line="152" w:lineRule="exact"/>
              <w:ind w:left="2" w:right="671"/>
              <w:jc w:val="center"/>
              <w:rPr>
                <w:rFonts w:ascii="Arial" w:eastAsia="Arial" w:hAnsi="Arial" w:cs="Arial"/>
                <w:i/>
                <w:sz w:val="15"/>
                <w:lang w:val="hu-HU" w:bidi="ar-SA"/>
              </w:rPr>
            </w:pPr>
            <w:r>
              <w:rPr>
                <w:rFonts w:ascii="Arial" w:eastAsia="Arial" w:hAnsi="Arial" w:cs="Arial"/>
                <w:i/>
                <w:spacing w:val="-2"/>
                <w:sz w:val="15"/>
                <w:lang w:val="hu-HU" w:bidi="ar-SA"/>
              </w:rPr>
              <w:t>(Felhasználó)</w:t>
            </w:r>
          </w:p>
        </w:tc>
        <w:tc>
          <w:tcPr>
            <w:tcW w:w="3274" w:type="dxa"/>
          </w:tcPr>
          <w:p w:rsidR="005616CF">
            <w:pPr>
              <w:spacing w:before="0" w:line="204" w:lineRule="exact"/>
              <w:ind w:left="673"/>
              <w:jc w:val="center"/>
              <w:rPr>
                <w:rFonts w:ascii="Arial" w:eastAsia="Arial" w:hAnsi="Arial" w:cs="Arial"/>
                <w:sz w:val="18"/>
                <w:lang w:val="hu-HU" w:bidi="ar-SA"/>
              </w:rPr>
            </w:pPr>
            <w:r>
              <w:rPr>
                <w:rFonts w:ascii="Arial" w:eastAsia="Arial" w:hAnsi="Arial" w:cs="Arial"/>
                <w:spacing w:val="-2"/>
                <w:sz w:val="18"/>
                <w:lang w:val="hu-HU" w:bidi="ar-SA"/>
              </w:rPr>
              <w:t>Fizető</w:t>
            </w:r>
          </w:p>
          <w:p w:rsidR="005616CF">
            <w:pPr>
              <w:spacing w:before="0" w:line="152" w:lineRule="exact"/>
              <w:ind w:left="673" w:right="1"/>
              <w:jc w:val="center"/>
              <w:rPr>
                <w:rFonts w:ascii="Arial" w:eastAsia="Arial" w:hAnsi="Arial" w:cs="Arial"/>
                <w:i/>
                <w:sz w:val="15"/>
                <w:lang w:val="hu-HU" w:bidi="ar-SA"/>
              </w:rPr>
            </w:pPr>
            <w:r>
              <w:rPr>
                <w:rFonts w:ascii="Arial" w:eastAsia="Arial" w:hAnsi="Arial" w:cs="Arial"/>
                <w:i/>
                <w:sz w:val="15"/>
                <w:lang w:val="hu-HU" w:bidi="ar-SA"/>
              </w:rPr>
              <w:t>(ha</w:t>
            </w:r>
            <w:r>
              <w:rPr>
                <w:rFonts w:ascii="Arial" w:eastAsia="Arial" w:hAnsi="Arial" w:cs="Arial"/>
                <w:i/>
                <w:spacing w:val="-4"/>
                <w:sz w:val="15"/>
                <w:lang w:val="hu-HU" w:bidi="ar-SA"/>
              </w:rPr>
              <w:t xml:space="preserve"> </w:t>
            </w:r>
            <w:r>
              <w:rPr>
                <w:rFonts w:ascii="Arial" w:eastAsia="Arial" w:hAnsi="Arial" w:cs="Arial"/>
                <w:i/>
                <w:sz w:val="15"/>
                <w:lang w:val="hu-HU" w:bidi="ar-SA"/>
              </w:rPr>
              <w:t>nem</w:t>
            </w:r>
            <w:r>
              <w:rPr>
                <w:rFonts w:ascii="Arial" w:eastAsia="Arial" w:hAnsi="Arial" w:cs="Arial"/>
                <w:i/>
                <w:spacing w:val="-4"/>
                <w:sz w:val="15"/>
                <w:lang w:val="hu-HU" w:bidi="ar-SA"/>
              </w:rPr>
              <w:t xml:space="preserve"> </w:t>
            </w:r>
            <w:r>
              <w:rPr>
                <w:rFonts w:ascii="Arial" w:eastAsia="Arial" w:hAnsi="Arial" w:cs="Arial"/>
                <w:i/>
                <w:sz w:val="15"/>
                <w:lang w:val="hu-HU" w:bidi="ar-SA"/>
              </w:rPr>
              <w:t>azonos</w:t>
            </w:r>
            <w:r>
              <w:rPr>
                <w:rFonts w:ascii="Arial" w:eastAsia="Arial" w:hAnsi="Arial" w:cs="Arial"/>
                <w:i/>
                <w:spacing w:val="-2"/>
                <w:sz w:val="15"/>
                <w:lang w:val="hu-HU" w:bidi="ar-SA"/>
              </w:rPr>
              <w:t xml:space="preserve"> </w:t>
            </w:r>
            <w:r>
              <w:rPr>
                <w:rFonts w:ascii="Arial" w:eastAsia="Arial" w:hAnsi="Arial" w:cs="Arial"/>
                <w:i/>
                <w:sz w:val="15"/>
                <w:lang w:val="hu-HU" w:bidi="ar-SA"/>
              </w:rPr>
              <w:t>a</w:t>
            </w:r>
            <w:r>
              <w:rPr>
                <w:rFonts w:ascii="Arial" w:eastAsia="Arial" w:hAnsi="Arial" w:cs="Arial"/>
                <w:i/>
                <w:spacing w:val="1"/>
                <w:sz w:val="15"/>
                <w:lang w:val="hu-HU" w:bidi="ar-SA"/>
              </w:rPr>
              <w:t xml:space="preserve"> </w:t>
            </w:r>
            <w:r>
              <w:rPr>
                <w:rFonts w:ascii="Arial" w:eastAsia="Arial" w:hAnsi="Arial" w:cs="Arial"/>
                <w:i/>
                <w:spacing w:val="-2"/>
                <w:sz w:val="15"/>
                <w:lang w:val="hu-HU" w:bidi="ar-SA"/>
              </w:rPr>
              <w:t>Nyilatkozattevővel)</w:t>
            </w:r>
          </w:p>
        </w:tc>
      </w:tr>
    </w:tbl>
    <w:p w:rsidR="005616CF">
      <w:pPr>
        <w:widowControl w:val="0"/>
        <w:autoSpaceDE w:val="0"/>
        <w:autoSpaceDN w:val="0"/>
        <w:ind w:left="0"/>
        <w:rPr>
          <w:rFonts w:ascii="Arial" w:eastAsia="Arial" w:hAnsi="Arial" w:cs="Arial"/>
          <w:sz w:val="18"/>
          <w:szCs w:val="18"/>
          <w:lang w:val="hu-HU" w:eastAsia="en-US" w:bidi="ar-SA"/>
        </w:rPr>
      </w:pPr>
    </w:p>
    <w:p w:rsidR="005616CF">
      <w:pPr>
        <w:widowControl w:val="0"/>
        <w:autoSpaceDE w:val="0"/>
        <w:autoSpaceDN w:val="0"/>
        <w:ind w:left="0"/>
        <w:rPr>
          <w:rFonts w:ascii="Arial" w:eastAsia="Arial" w:hAnsi="Arial" w:cs="Arial"/>
          <w:sz w:val="18"/>
          <w:szCs w:val="18"/>
          <w:lang w:val="hu-HU" w:eastAsia="en-US" w:bidi="ar-SA"/>
        </w:rPr>
      </w:pPr>
    </w:p>
    <w:p w:rsidR="005616CF">
      <w:pPr>
        <w:widowControl w:val="0"/>
        <w:tabs>
          <w:tab w:val="left" w:pos="4681"/>
        </w:tabs>
        <w:autoSpaceDE w:val="0"/>
        <w:autoSpaceDN w:val="0"/>
        <w:spacing w:before="1"/>
        <w:ind w:left="144"/>
        <w:rPr>
          <w:rFonts w:ascii="Arial" w:eastAsia="Arial" w:hAnsi="Arial" w:cs="Arial"/>
          <w:sz w:val="18"/>
          <w:szCs w:val="18"/>
          <w:lang w:val="hu-HU" w:eastAsia="en-US" w:bidi="ar-SA"/>
        </w:rPr>
      </w:pPr>
      <w:r>
        <w:rPr>
          <w:rFonts w:ascii="Arial" w:eastAsia="Arial" w:hAnsi="Arial" w:cs="Arial"/>
          <w:spacing w:val="-2"/>
          <w:sz w:val="18"/>
          <w:szCs w:val="18"/>
          <w:lang w:val="hu-HU" w:eastAsia="en-US" w:bidi="ar-SA"/>
        </w:rPr>
        <w:t>Tanú1:</w:t>
      </w:r>
      <w:r>
        <w:rPr>
          <w:rFonts w:ascii="Arial" w:eastAsia="Arial" w:hAnsi="Arial" w:cs="Arial"/>
          <w:sz w:val="18"/>
          <w:szCs w:val="18"/>
          <w:lang w:val="hu-HU" w:eastAsia="en-US" w:bidi="ar-SA"/>
        </w:rPr>
        <w:tab/>
      </w:r>
      <w:r>
        <w:rPr>
          <w:rFonts w:ascii="Arial" w:eastAsia="Arial" w:hAnsi="Arial" w:cs="Arial"/>
          <w:spacing w:val="-2"/>
          <w:sz w:val="18"/>
          <w:szCs w:val="18"/>
          <w:lang w:val="hu-HU" w:eastAsia="en-US" w:bidi="ar-SA"/>
        </w:rPr>
        <w:t>Tanú2:</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Név</w:t>
      </w:r>
      <w:r>
        <w:rPr>
          <w:rFonts w:ascii="Arial" w:eastAsia="Arial" w:hAnsi="Arial" w:cs="Arial"/>
          <w:sz w:val="18"/>
          <w:szCs w:val="18"/>
          <w:lang w:val="hu-HU" w:eastAsia="en-US" w:bidi="ar-SA"/>
        </w:rPr>
        <w:t>:</w:t>
      </w:r>
      <w:r>
        <w:rPr>
          <w:rFonts w:ascii="Arial" w:eastAsia="Arial" w:hAnsi="Arial" w:cs="Arial"/>
          <w:spacing w:val="3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1"/>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Lakcím</w:t>
      </w:r>
      <w:r>
        <w:rPr>
          <w:rFonts w:ascii="Arial" w:eastAsia="Arial" w:hAnsi="Arial" w:cs="Arial"/>
          <w:sz w:val="18"/>
          <w:szCs w:val="18"/>
          <w:lang w:val="hu-HU" w:eastAsia="en-US" w:bidi="ar-SA"/>
        </w:rPr>
        <w:t>:</w:t>
      </w:r>
      <w:r>
        <w:rPr>
          <w:rFonts w:ascii="Arial" w:eastAsia="Arial" w:hAnsi="Arial" w:cs="Arial"/>
          <w:spacing w:val="25"/>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tabs>
          <w:tab w:val="left" w:pos="4964"/>
        </w:tabs>
        <w:autoSpaceDE w:val="0"/>
        <w:autoSpaceDN w:val="0"/>
        <w:spacing w:before="100"/>
        <w:ind w:left="427"/>
        <w:rPr>
          <w:rFonts w:ascii="Arial" w:eastAsia="Arial" w:hAnsi="Arial" w:cs="Arial"/>
          <w:sz w:val="18"/>
          <w:szCs w:val="18"/>
          <w:lang w:val="hu-HU" w:eastAsia="en-US" w:bidi="ar-SA"/>
        </w:rPr>
      </w:pPr>
      <w:r>
        <w:rPr>
          <w:rFonts w:ascii="Arial" w:eastAsia="Arial" w:hAnsi="Arial" w:cs="Arial"/>
          <w:sz w:val="18"/>
          <w:szCs w:val="18"/>
          <w:lang w:val="hu-HU" w:eastAsia="en-US" w:bidi="ar-SA"/>
        </w:rPr>
        <w:t>Aláírás</w:t>
      </w:r>
      <w:r>
        <w:rPr>
          <w:rFonts w:ascii="Arial" w:eastAsia="Arial" w:hAnsi="Arial" w:cs="Arial"/>
          <w:sz w:val="18"/>
          <w:szCs w:val="18"/>
          <w:lang w:val="hu-HU" w:eastAsia="en-US" w:bidi="ar-SA"/>
        </w:rPr>
        <w:t>:</w:t>
      </w:r>
      <w:r>
        <w:rPr>
          <w:rFonts w:ascii="Arial" w:eastAsia="Arial" w:hAnsi="Arial" w:cs="Arial"/>
          <w:spacing w:val="42"/>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r>
        <w:rPr>
          <w:rFonts w:ascii="Arial" w:eastAsia="Arial" w:hAnsi="Arial" w:cs="Arial"/>
          <w:sz w:val="18"/>
          <w:szCs w:val="18"/>
          <w:lang w:val="hu-HU" w:eastAsia="en-US" w:bidi="ar-SA"/>
        </w:rPr>
        <w:tab/>
        <w:t>Aláírás</w:t>
      </w:r>
      <w:r>
        <w:rPr>
          <w:rFonts w:ascii="Arial" w:eastAsia="Arial" w:hAnsi="Arial" w:cs="Arial"/>
          <w:sz w:val="18"/>
          <w:szCs w:val="18"/>
          <w:lang w:val="hu-HU" w:eastAsia="en-US" w:bidi="ar-SA"/>
        </w:rPr>
        <w:t>:</w:t>
      </w:r>
      <w:r>
        <w:rPr>
          <w:rFonts w:ascii="Arial" w:eastAsia="Arial" w:hAnsi="Arial" w:cs="Arial"/>
          <w:spacing w:val="43"/>
          <w:sz w:val="18"/>
          <w:szCs w:val="18"/>
          <w:lang w:val="hu-HU" w:eastAsia="en-US" w:bidi="ar-SA"/>
        </w:rPr>
        <w:t xml:space="preserve"> </w:t>
      </w:r>
      <w:r>
        <w:rPr>
          <w:rFonts w:ascii="Arial" w:eastAsia="Arial" w:hAnsi="Arial" w:cs="Arial"/>
          <w:spacing w:val="-2"/>
          <w:sz w:val="18"/>
          <w:szCs w:val="18"/>
          <w:lang w:val="hu-HU" w:eastAsia="en-US" w:bidi="ar-SA"/>
        </w:rPr>
        <w:t>..</w:t>
      </w:r>
      <w:r>
        <w:rPr>
          <w:rFonts w:ascii="Arial" w:eastAsia="Arial" w:hAnsi="Arial" w:cs="Arial"/>
          <w:spacing w:val="-2"/>
          <w:sz w:val="18"/>
          <w:szCs w:val="18"/>
          <w:lang w:val="hu-HU" w:eastAsia="en-US" w:bidi="ar-SA"/>
        </w:rPr>
        <w:t>...........................................................</w:t>
      </w:r>
    </w:p>
    <w:p w:rsidR="005616CF">
      <w:pPr>
        <w:widowControl w:val="0"/>
        <w:autoSpaceDE w:val="0"/>
        <w:autoSpaceDN w:val="0"/>
        <w:spacing w:before="98"/>
        <w:ind w:left="0"/>
        <w:rPr>
          <w:rFonts w:ascii="Arial" w:eastAsia="Arial" w:hAnsi="Arial" w:cs="Arial"/>
          <w:sz w:val="18"/>
          <w:szCs w:val="18"/>
          <w:lang w:val="hu-HU" w:eastAsia="en-US" w:bidi="ar-SA"/>
        </w:rPr>
      </w:pPr>
    </w:p>
    <w:p w:rsidR="005616CF">
      <w:pPr>
        <w:widowControl w:val="0"/>
        <w:autoSpaceDE w:val="0"/>
        <w:autoSpaceDN w:val="0"/>
        <w:spacing w:before="1"/>
        <w:ind w:left="144" w:right="139"/>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 egyetemes villamosenergia-szolgáltatás biztosítása, az egyetemes szolgáltatási szerződés teljesítése keretében kezelt személyes adatokra</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vonatkozó tájékoztatást az Általános Adatkezelési Tájékoztatóban; az ügyintézés során készített hangfelvétellel összefüggésben kezelt személyes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adatokra vonatkozó tájékoztatást a Hangfelvétel Rögzítésére Vonatkozó Adatkezelési Tájékoztatóban; míg az MVM Vállalkozáscsoport egyes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tagvállalatai által kötött szerződésekben, illetve más dokumentumokban kapcsolattartóként megjelölt természetes személyek személyes adatainak</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kezeléséről szóló tájékoztatást az ezen</w:t>
      </w:r>
      <w:r>
        <w:rPr>
          <w:rFonts w:ascii="Arial" w:eastAsia="Arial" w:hAnsi="Arial" w:cs="Arial"/>
          <w:sz w:val="14"/>
          <w:szCs w:val="22"/>
          <w:lang w:val="hu-HU" w:eastAsia="en-US" w:bidi="ar-SA"/>
        </w:rPr>
        <w:t xml:space="preserve"> </w:t>
      </w:r>
      <w:r>
        <w:rPr>
          <w:rFonts w:ascii="Arial" w:eastAsia="Arial" w:hAnsi="Arial" w:cs="Arial"/>
          <w:sz w:val="14"/>
          <w:szCs w:val="22"/>
          <w:lang w:val="hu-HU" w:eastAsia="en-US" w:bidi="ar-SA"/>
        </w:rPr>
        <w:t>című</w:t>
      </w:r>
      <w:r>
        <w:rPr>
          <w:rFonts w:ascii="Arial" w:eastAsia="Arial" w:hAnsi="Arial" w:cs="Arial"/>
          <w:sz w:val="14"/>
          <w:szCs w:val="22"/>
          <w:lang w:val="hu-HU" w:eastAsia="en-US" w:bidi="ar-SA"/>
        </w:rPr>
        <w:t xml:space="preserve"> Adatkezelési Tájékoztatóban találhatja meg. A tájékoztatók a</w:t>
      </w:r>
      <w:r>
        <w:rPr>
          <w:rFonts w:ascii="Arial" w:eastAsia="Arial" w:hAnsi="Arial" w:cs="Arial"/>
          <w:spacing w:val="40"/>
          <w:sz w:val="14"/>
          <w:szCs w:val="22"/>
          <w:lang w:val="hu-HU" w:eastAsia="en-US" w:bidi="ar-SA"/>
        </w:rPr>
        <w:t xml:space="preserve"> </w:t>
      </w:r>
      <w:hyperlink ns2:id="rId35">
        <w:r>
          <w:rPr>
            <w:rFonts w:ascii="Arial" w:eastAsia="Arial" w:hAnsi="Arial" w:cs="Arial"/>
            <w:color w:val="0000FF"/>
            <w:sz w:val="14"/>
            <w:szCs w:val="22"/>
            <w:u w:val="single" w:color="0000FF"/>
            <w:lang w:val="hu-HU" w:eastAsia="en-US" w:bidi="ar-SA"/>
          </w:rPr>
          <w:t>https://www.mvmnext.hu/Adatvedelem/Tajekoztatok</w:t>
        </w:r>
      </w:hyperlink>
      <w:r>
        <w:rPr>
          <w:rFonts w:ascii="Arial" w:eastAsia="Arial" w:hAnsi="Arial" w:cs="Arial"/>
          <w:color w:val="0000FF"/>
          <w:sz w:val="14"/>
          <w:szCs w:val="22"/>
          <w:lang w:val="hu-HU" w:eastAsia="en-US" w:bidi="ar-SA"/>
        </w:rPr>
        <w:t xml:space="preserve"> </w:t>
      </w:r>
      <w:r>
        <w:rPr>
          <w:rFonts w:ascii="Arial" w:eastAsia="Arial" w:hAnsi="Arial" w:cs="Arial"/>
          <w:sz w:val="14"/>
          <w:szCs w:val="22"/>
          <w:lang w:val="hu-HU" w:eastAsia="en-US" w:bidi="ar-SA"/>
        </w:rPr>
        <w:t>honlapon és az ügyfélszolgálati irodáinkban érhetőek el.</w:t>
      </w:r>
    </w:p>
    <w:p w:rsidR="005616CF">
      <w:pPr>
        <w:widowControl w:val="0"/>
        <w:autoSpaceDE w:val="0"/>
        <w:autoSpaceDN w:val="0"/>
        <w:spacing w:before="59"/>
        <w:ind w:left="144"/>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Az</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Next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Energiakereskedelmi</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Zrt</w:t>
      </w:r>
      <w:r>
        <w:rPr>
          <w:rFonts w:ascii="Arial" w:eastAsia="Arial" w:hAnsi="Arial" w:cs="Arial"/>
          <w:sz w:val="14"/>
          <w:szCs w:val="22"/>
          <w:lang w:val="hu-HU" w:eastAsia="en-US" w:bidi="ar-SA"/>
        </w:rPr>
        <w: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megbízásából</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ügyfélszolgálati</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feladatokat</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MVM</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Ügyfélkapcsolati</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Kft.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látja</w:t>
      </w:r>
      <w:r>
        <w:rPr>
          <w:rFonts w:ascii="Arial" w:eastAsia="Arial" w:hAnsi="Arial" w:cs="Arial"/>
          <w:spacing w:val="-7"/>
          <w:sz w:val="14"/>
          <w:szCs w:val="22"/>
          <w:lang w:val="hu-HU" w:eastAsia="en-US" w:bidi="ar-SA"/>
        </w:rPr>
        <w:t xml:space="preserve"> </w:t>
      </w:r>
      <w:r>
        <w:rPr>
          <w:rFonts w:ascii="Arial" w:eastAsia="Arial" w:hAnsi="Arial" w:cs="Arial"/>
          <w:spacing w:val="-5"/>
          <w:sz w:val="14"/>
          <w:szCs w:val="22"/>
          <w:lang w:val="hu-HU" w:eastAsia="en-US" w:bidi="ar-SA"/>
        </w:rPr>
        <w:t>el.</w:t>
      </w:r>
    </w:p>
    <w:p w:rsidR="005616CF">
      <w:pPr>
        <w:widowControl w:val="0"/>
        <w:autoSpaceDE w:val="0"/>
        <w:autoSpaceDN w:val="0"/>
        <w:spacing w:before="62"/>
        <w:ind w:left="144"/>
        <w:jc w:val="both"/>
        <w:rPr>
          <w:rFonts w:ascii="Arial" w:eastAsia="Arial" w:hAnsi="Arial" w:cs="Arial"/>
          <w:sz w:val="14"/>
          <w:szCs w:val="22"/>
          <w:lang w:val="hu-HU" w:eastAsia="en-US" w:bidi="ar-SA"/>
        </w:rPr>
      </w:pPr>
      <w:r>
        <w:rPr>
          <w:rFonts w:ascii="Arial" w:eastAsia="Arial" w:hAnsi="Arial" w:cs="Arial"/>
          <w:spacing w:val="-2"/>
          <w:sz w:val="14"/>
          <w:szCs w:val="22"/>
          <w:vertAlign w:val="superscript"/>
          <w:lang w:val="hu-HU" w:eastAsia="en-US" w:bidi="ar-SA"/>
        </w:rPr>
        <w:t>1,</w:t>
      </w:r>
      <w:r>
        <w:rPr>
          <w:rFonts w:ascii="Arial" w:eastAsia="Arial" w:hAnsi="Arial" w:cs="Arial"/>
          <w:spacing w:val="-9"/>
          <w:sz w:val="14"/>
          <w:szCs w:val="22"/>
          <w:lang w:val="hu-HU" w:eastAsia="en-US" w:bidi="ar-SA"/>
        </w:rPr>
        <w:t xml:space="preserve"> </w:t>
      </w:r>
      <w:r>
        <w:rPr>
          <w:rFonts w:ascii="Arial" w:eastAsia="Arial" w:hAnsi="Arial" w:cs="Arial"/>
          <w:spacing w:val="-2"/>
          <w:sz w:val="14"/>
          <w:szCs w:val="22"/>
          <w:vertAlign w:val="superscript"/>
          <w:lang w:val="hu-HU" w:eastAsia="en-US" w:bidi="ar-SA"/>
        </w:rPr>
        <w:t>1a,</w:t>
      </w:r>
      <w:r>
        <w:rPr>
          <w:rFonts w:ascii="Arial" w:eastAsia="Arial" w:hAnsi="Arial" w:cs="Arial"/>
          <w:spacing w:val="-12"/>
          <w:sz w:val="14"/>
          <w:szCs w:val="22"/>
          <w:lang w:val="hu-HU" w:eastAsia="en-US" w:bidi="ar-SA"/>
        </w:rPr>
        <w:t xml:space="preserve"> </w:t>
      </w:r>
      <w:r>
        <w:rPr>
          <w:rFonts w:ascii="Arial" w:eastAsia="Arial" w:hAnsi="Arial" w:cs="Arial"/>
          <w:spacing w:val="-2"/>
          <w:sz w:val="14"/>
          <w:szCs w:val="22"/>
          <w:vertAlign w:val="superscript"/>
          <w:lang w:val="hu-HU" w:eastAsia="en-US" w:bidi="ar-SA"/>
        </w:rPr>
        <w:t>2</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A</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villamosenergia-vásárlási</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szerződés</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megkötéséhez</w:t>
      </w:r>
      <w:r>
        <w:rPr>
          <w:rFonts w:ascii="Arial" w:eastAsia="Arial" w:hAnsi="Arial" w:cs="Arial"/>
          <w:spacing w:val="1"/>
          <w:sz w:val="14"/>
          <w:szCs w:val="22"/>
          <w:lang w:val="hu-HU" w:eastAsia="en-US" w:bidi="ar-SA"/>
        </w:rPr>
        <w:t xml:space="preserve"> </w:t>
      </w:r>
      <w:r>
        <w:rPr>
          <w:rFonts w:ascii="Arial" w:eastAsia="Arial" w:hAnsi="Arial" w:cs="Arial"/>
          <w:spacing w:val="-2"/>
          <w:sz w:val="14"/>
          <w:szCs w:val="22"/>
          <w:lang w:val="hu-HU" w:eastAsia="en-US" w:bidi="ar-SA"/>
        </w:rPr>
        <w:t>szükséges</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adat,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ezért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e</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célból</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az</w:t>
      </w:r>
      <w:r>
        <w:rPr>
          <w:rFonts w:ascii="Arial" w:eastAsia="Arial" w:hAnsi="Arial" w:cs="Arial"/>
          <w:spacing w:val="2"/>
          <w:sz w:val="14"/>
          <w:szCs w:val="22"/>
          <w:lang w:val="hu-HU" w:eastAsia="en-US" w:bidi="ar-SA"/>
        </w:rPr>
        <w:t xml:space="preserve"> </w:t>
      </w:r>
      <w:r>
        <w:rPr>
          <w:rFonts w:ascii="Arial" w:eastAsia="Arial" w:hAnsi="Arial" w:cs="Arial"/>
          <w:spacing w:val="-2"/>
          <w:sz w:val="14"/>
          <w:szCs w:val="22"/>
          <w:lang w:val="hu-HU" w:eastAsia="en-US" w:bidi="ar-SA"/>
        </w:rPr>
        <w:t>Általános</w:t>
      </w:r>
      <w:r>
        <w:rPr>
          <w:rFonts w:ascii="Arial" w:eastAsia="Arial" w:hAnsi="Arial" w:cs="Arial"/>
          <w:spacing w:val="3"/>
          <w:sz w:val="14"/>
          <w:szCs w:val="22"/>
          <w:lang w:val="hu-HU" w:eastAsia="en-US" w:bidi="ar-SA"/>
        </w:rPr>
        <w:t xml:space="preserve"> </w:t>
      </w:r>
      <w:r>
        <w:rPr>
          <w:rFonts w:ascii="Arial" w:eastAsia="Arial" w:hAnsi="Arial" w:cs="Arial"/>
          <w:spacing w:val="-2"/>
          <w:sz w:val="14"/>
          <w:szCs w:val="22"/>
          <w:lang w:val="hu-HU" w:eastAsia="en-US" w:bidi="ar-SA"/>
        </w:rPr>
        <w:t>Adatvédelmi</w:t>
      </w:r>
      <w:r>
        <w:rPr>
          <w:rFonts w:ascii="Arial" w:eastAsia="Arial" w:hAnsi="Arial" w:cs="Arial"/>
          <w:spacing w:val="5"/>
          <w:sz w:val="14"/>
          <w:szCs w:val="22"/>
          <w:lang w:val="hu-HU" w:eastAsia="en-US" w:bidi="ar-SA"/>
        </w:rPr>
        <w:t xml:space="preserve"> </w:t>
      </w:r>
      <w:r>
        <w:rPr>
          <w:rFonts w:ascii="Arial" w:eastAsia="Arial" w:hAnsi="Arial" w:cs="Arial"/>
          <w:spacing w:val="-2"/>
          <w:sz w:val="14"/>
          <w:szCs w:val="22"/>
          <w:lang w:val="hu-HU" w:eastAsia="en-US" w:bidi="ar-SA"/>
        </w:rPr>
        <w:t>Rendelet</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(GDPR)</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6.</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cikk</w:t>
      </w:r>
      <w:r>
        <w:rPr>
          <w:rFonts w:ascii="Arial" w:eastAsia="Arial" w:hAnsi="Arial" w:cs="Arial"/>
          <w:spacing w:val="4"/>
          <w:sz w:val="14"/>
          <w:szCs w:val="22"/>
          <w:lang w:val="hu-HU" w:eastAsia="en-US" w:bidi="ar-SA"/>
        </w:rPr>
        <w:t xml:space="preserve"> </w:t>
      </w:r>
      <w:r>
        <w:rPr>
          <w:rFonts w:ascii="Arial" w:eastAsia="Arial" w:hAnsi="Arial" w:cs="Arial"/>
          <w:spacing w:val="-2"/>
          <w:sz w:val="14"/>
          <w:szCs w:val="22"/>
          <w:lang w:val="hu-HU" w:eastAsia="en-US" w:bidi="ar-SA"/>
        </w:rPr>
        <w:t>(1)</w:t>
      </w:r>
      <w:r>
        <w:rPr>
          <w:rFonts w:ascii="Arial" w:eastAsia="Arial" w:hAnsi="Arial" w:cs="Arial"/>
          <w:spacing w:val="3"/>
          <w:sz w:val="14"/>
          <w:szCs w:val="22"/>
          <w:lang w:val="hu-HU" w:eastAsia="en-US" w:bidi="ar-SA"/>
        </w:rPr>
        <w:t xml:space="preserve"> </w:t>
      </w:r>
      <w:r>
        <w:rPr>
          <w:rFonts w:ascii="Arial" w:eastAsia="Arial" w:hAnsi="Arial" w:cs="Arial"/>
          <w:spacing w:val="-4"/>
          <w:sz w:val="14"/>
          <w:szCs w:val="22"/>
          <w:lang w:val="hu-HU" w:eastAsia="en-US" w:bidi="ar-SA"/>
        </w:rPr>
        <w:t>bek</w:t>
      </w:r>
      <w:r>
        <w:rPr>
          <w:rFonts w:ascii="Arial" w:eastAsia="Arial" w:hAnsi="Arial" w:cs="Arial"/>
          <w:spacing w:val="-4"/>
          <w:sz w:val="14"/>
          <w:szCs w:val="22"/>
          <w:lang w:val="hu-HU" w:eastAsia="en-US" w:bidi="ar-SA"/>
        </w:rPr>
        <w:t>.</w:t>
      </w:r>
    </w:p>
    <w:p w:rsidR="005616CF">
      <w:pPr>
        <w:widowControl w:val="0"/>
        <w:autoSpaceDE w:val="0"/>
        <w:autoSpaceDN w:val="0"/>
        <w:ind w:left="144" w:right="137"/>
        <w:jc w:val="both"/>
        <w:rPr>
          <w:rFonts w:ascii="Arial" w:eastAsia="Arial" w:hAnsi="Arial" w:cs="Arial"/>
          <w:sz w:val="14"/>
          <w:szCs w:val="22"/>
          <w:lang w:val="hu-HU" w:eastAsia="en-US" w:bidi="ar-SA"/>
        </w:rPr>
      </w:pPr>
      <w:r>
        <w:rPr>
          <w:rFonts w:ascii="Arial" w:eastAsia="Arial" w:hAnsi="Arial" w:cs="Arial"/>
          <w:sz w:val="14"/>
          <w:szCs w:val="22"/>
          <w:lang w:val="hu-HU" w:eastAsia="en-US" w:bidi="ar-SA"/>
        </w:rPr>
        <w:t>b)</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és/vagy</w:t>
      </w:r>
      <w:r>
        <w:rPr>
          <w:rFonts w:ascii="Arial" w:eastAsia="Arial" w:hAnsi="Arial" w:cs="Arial"/>
          <w:spacing w:val="-8"/>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2007.</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évi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LXXXVI.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törvény</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62.</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(1)</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bek</w:t>
      </w:r>
      <w:r>
        <w:rPr>
          <w:rFonts w:ascii="Arial" w:eastAsia="Arial" w:hAnsi="Arial" w:cs="Arial"/>
          <w:sz w:val="14"/>
          <w:szCs w:val="22"/>
          <w:lang w:val="hu-HU" w:eastAsia="en-US" w:bidi="ar-SA"/>
        </w:rPr>
        <w: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a</w:t>
      </w:r>
      <w:r>
        <w:rPr>
          <w:rFonts w:ascii="Arial" w:eastAsia="Arial" w:hAnsi="Arial" w:cs="Arial"/>
          <w:sz w:val="14"/>
          <w:szCs w:val="22"/>
          <w:lang w:val="hu-HU" w:eastAsia="en-US" w:bidi="ar-SA"/>
        </w:rPr>
        <w:t>)</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és</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k)</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pontjában</w:t>
      </w:r>
      <w:r>
        <w:rPr>
          <w:rFonts w:ascii="Arial" w:eastAsia="Arial" w:hAnsi="Arial" w:cs="Arial"/>
          <w:spacing w:val="-4"/>
          <w:sz w:val="14"/>
          <w:szCs w:val="22"/>
          <w:lang w:val="hu-HU" w:eastAsia="en-US" w:bidi="ar-SA"/>
        </w:rPr>
        <w:t xml:space="preserve"> </w:t>
      </w:r>
      <w:r>
        <w:rPr>
          <w:rFonts w:ascii="Arial" w:eastAsia="Arial" w:hAnsi="Arial" w:cs="Arial"/>
          <w:sz w:val="14"/>
          <w:szCs w:val="22"/>
          <w:lang w:val="hu-HU" w:eastAsia="en-US" w:bidi="ar-SA"/>
        </w:rPr>
        <w:t>foglaltakra</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figyelemmel</w:t>
      </w:r>
      <w:r>
        <w:rPr>
          <w:rFonts w:ascii="Arial" w:eastAsia="Arial" w:hAnsi="Arial" w:cs="Arial"/>
          <w:spacing w:val="-5"/>
          <w:sz w:val="14"/>
          <w:szCs w:val="22"/>
          <w:lang w:val="hu-HU" w:eastAsia="en-US" w:bidi="ar-SA"/>
        </w:rPr>
        <w:t xml:space="preserve"> </w:t>
      </w:r>
      <w:r>
        <w:rPr>
          <w:rFonts w:ascii="Arial" w:eastAsia="Arial" w:hAnsi="Arial" w:cs="Arial"/>
          <w:sz w:val="14"/>
          <w:szCs w:val="22"/>
          <w:lang w:val="hu-HU" w:eastAsia="en-US" w:bidi="ar-SA"/>
        </w:rPr>
        <w:t>ezen</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adatot</w:t>
      </w:r>
      <w:r>
        <w:rPr>
          <w:rFonts w:ascii="Arial" w:eastAsia="Arial" w:hAnsi="Arial" w:cs="Arial"/>
          <w:spacing w:val="-6"/>
          <w:sz w:val="14"/>
          <w:szCs w:val="22"/>
          <w:lang w:val="hu-HU" w:eastAsia="en-US" w:bidi="ar-SA"/>
        </w:rPr>
        <w:t xml:space="preserve"> </w:t>
      </w:r>
      <w:r>
        <w:rPr>
          <w:rFonts w:ascii="Arial" w:eastAsia="Arial" w:hAnsi="Arial" w:cs="Arial"/>
          <w:sz w:val="14"/>
          <w:szCs w:val="22"/>
          <w:lang w:val="hu-HU" w:eastAsia="en-US" w:bidi="ar-SA"/>
        </w:rPr>
        <w:t>kérjük</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megadni</w:t>
      </w:r>
      <w:r>
        <w:rPr>
          <w:rFonts w:ascii="Arial" w:eastAsia="Arial" w:hAnsi="Arial" w:cs="Arial"/>
          <w:spacing w:val="-3"/>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z w:val="14"/>
          <w:szCs w:val="22"/>
          <w:vertAlign w:val="superscript"/>
          <w:lang w:val="hu-HU" w:eastAsia="en-US" w:bidi="ar-SA"/>
        </w:rPr>
        <w:t>1</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természetes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személyek,</w:t>
      </w:r>
      <w:r>
        <w:rPr>
          <w:rFonts w:ascii="Arial" w:eastAsia="Arial" w:hAnsi="Arial" w:cs="Arial"/>
          <w:spacing w:val="-3"/>
          <w:sz w:val="14"/>
          <w:szCs w:val="22"/>
          <w:lang w:val="hu-HU" w:eastAsia="en-US" w:bidi="ar-SA"/>
        </w:rPr>
        <w:t xml:space="preserve"> </w:t>
      </w:r>
      <w:r>
        <w:rPr>
          <w:rFonts w:ascii="Arial" w:eastAsia="Arial" w:hAnsi="Arial" w:cs="Arial"/>
          <w:sz w:val="14"/>
          <w:szCs w:val="22"/>
          <w:vertAlign w:val="superscript"/>
          <w:lang w:val="hu-HU" w:eastAsia="en-US" w:bidi="ar-SA"/>
        </w:rPr>
        <w:t>1a</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 xml:space="preserve">egyéni vállalkozók, </w:t>
      </w:r>
      <w:r>
        <w:rPr>
          <w:rFonts w:ascii="Arial" w:eastAsia="Arial" w:hAnsi="Arial" w:cs="Arial"/>
          <w:sz w:val="14"/>
          <w:szCs w:val="22"/>
          <w:vertAlign w:val="superscript"/>
          <w:lang w:val="hu-HU" w:eastAsia="en-US" w:bidi="ar-SA"/>
        </w:rPr>
        <w:t>2</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nem természetes személyek esetén).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adatokat kérjük az</w:t>
      </w:r>
      <w:r>
        <w:rPr>
          <w:rFonts w:ascii="Arial" w:eastAsia="Arial" w:hAnsi="Arial" w:cs="Arial"/>
          <w:spacing w:val="-1"/>
          <w:sz w:val="14"/>
          <w:szCs w:val="22"/>
          <w:lang w:val="hu-HU" w:eastAsia="en-US" w:bidi="ar-SA"/>
        </w:rPr>
        <w:t xml:space="preserve"> </w:t>
      </w:r>
      <w:r>
        <w:rPr>
          <w:rFonts w:ascii="Arial" w:eastAsia="Arial" w:hAnsi="Arial" w:cs="Arial"/>
          <w:sz w:val="14"/>
          <w:szCs w:val="22"/>
          <w:lang w:val="hu-HU" w:eastAsia="en-US" w:bidi="ar-SA"/>
        </w:rPr>
        <w:t xml:space="preserve">azt igazoló </w:t>
      </w:r>
      <w:r>
        <w:rPr>
          <w:rFonts w:ascii="Arial" w:eastAsia="Arial" w:hAnsi="Arial" w:cs="Arial"/>
          <w:sz w:val="14"/>
          <w:szCs w:val="22"/>
          <w:lang w:val="hu-HU" w:eastAsia="en-US" w:bidi="ar-SA"/>
        </w:rPr>
        <w:t>okirat(</w:t>
      </w:r>
      <w:r>
        <w:rPr>
          <w:rFonts w:ascii="Arial" w:eastAsia="Arial" w:hAnsi="Arial" w:cs="Arial"/>
          <w:sz w:val="14"/>
          <w:szCs w:val="22"/>
          <w:lang w:val="hu-HU" w:eastAsia="en-US" w:bidi="ar-SA"/>
        </w:rPr>
        <w:t>ok)</w:t>
      </w:r>
      <w:r>
        <w:rPr>
          <w:rFonts w:ascii="Arial" w:eastAsia="Arial" w:hAnsi="Arial" w:cs="Arial"/>
          <w:sz w:val="14"/>
          <w:szCs w:val="22"/>
          <w:lang w:val="hu-HU" w:eastAsia="en-US" w:bidi="ar-SA"/>
        </w:rPr>
        <w:t>ban</w:t>
      </w:r>
      <w:r>
        <w:rPr>
          <w:rFonts w:ascii="Arial" w:eastAsia="Arial" w:hAnsi="Arial" w:cs="Arial"/>
          <w:sz w:val="14"/>
          <w:szCs w:val="22"/>
          <w:lang w:val="hu-HU" w:eastAsia="en-US" w:bidi="ar-SA"/>
        </w:rPr>
        <w:t xml:space="preserve"> feltüntetett módon megadni</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(pl. névként a személyazonosító igazolványban feltüntetett családi és utónév adatok megadásával). | </w:t>
      </w:r>
      <w:r>
        <w:rPr>
          <w:rFonts w:ascii="Arial" w:eastAsia="Arial" w:hAnsi="Arial" w:cs="Arial"/>
          <w:sz w:val="14"/>
          <w:szCs w:val="22"/>
          <w:vertAlign w:val="superscript"/>
          <w:lang w:val="hu-HU" w:eastAsia="en-US" w:bidi="ar-SA"/>
        </w:rPr>
        <w:t>3</w:t>
      </w:r>
      <w:r>
        <w:rPr>
          <w:rFonts w:ascii="Arial" w:eastAsia="Arial" w:hAnsi="Arial" w:cs="Arial"/>
          <w:sz w:val="14"/>
          <w:szCs w:val="22"/>
          <w:lang w:val="hu-HU" w:eastAsia="en-US" w:bidi="ar-SA"/>
        </w:rPr>
        <w:t xml:space="preserve"> A villamosenergia-vásárlási szerződés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megszűnése</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miatti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esetlegesen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visszafizetendő</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összeg</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pénzintézeti</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visszautalásához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szükséges</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adat.</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w:t>
      </w:r>
      <w:r>
        <w:rPr>
          <w:rFonts w:ascii="Arial" w:eastAsia="Arial" w:hAnsi="Arial" w:cs="Arial"/>
          <w:spacing w:val="-10"/>
          <w:sz w:val="14"/>
          <w:szCs w:val="22"/>
          <w:lang w:val="hu-HU" w:eastAsia="en-US" w:bidi="ar-SA"/>
        </w:rPr>
        <w:t xml:space="preserve"> </w:t>
      </w:r>
      <w:r>
        <w:rPr>
          <w:rFonts w:ascii="Arial" w:eastAsia="Arial" w:hAnsi="Arial" w:cs="Arial"/>
          <w:sz w:val="14"/>
          <w:szCs w:val="22"/>
          <w:vertAlign w:val="superscript"/>
          <w:lang w:val="hu-HU" w:eastAsia="en-US" w:bidi="ar-SA"/>
        </w:rPr>
        <w:t>4</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Önkéntesen</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megadható,</w:t>
      </w:r>
      <w:r>
        <w:rPr>
          <w:rFonts w:ascii="Arial" w:eastAsia="Arial" w:hAnsi="Arial" w:cs="Arial"/>
          <w:spacing w:val="-9"/>
          <w:sz w:val="14"/>
          <w:szCs w:val="22"/>
          <w:lang w:val="hu-HU" w:eastAsia="en-US" w:bidi="ar-SA"/>
        </w:rPr>
        <w:t xml:space="preserve"> </w:t>
      </w:r>
      <w:r>
        <w:rPr>
          <w:rFonts w:ascii="Arial" w:eastAsia="Arial" w:hAnsi="Arial" w:cs="Arial"/>
          <w:sz w:val="14"/>
          <w:szCs w:val="22"/>
          <w:lang w:val="hu-HU" w:eastAsia="en-US" w:bidi="ar-SA"/>
        </w:rPr>
        <w:t>az</w:t>
      </w:r>
      <w:r>
        <w:rPr>
          <w:rFonts w:ascii="Arial" w:eastAsia="Arial" w:hAnsi="Arial" w:cs="Arial"/>
          <w:spacing w:val="-10"/>
          <w:sz w:val="14"/>
          <w:szCs w:val="22"/>
          <w:lang w:val="hu-HU" w:eastAsia="en-US" w:bidi="ar-SA"/>
        </w:rPr>
        <w:t xml:space="preserve"> </w:t>
      </w:r>
      <w:r>
        <w:rPr>
          <w:rFonts w:ascii="Arial" w:eastAsia="Arial" w:hAnsi="Arial" w:cs="Arial"/>
          <w:sz w:val="14"/>
          <w:szCs w:val="22"/>
          <w:lang w:val="hu-HU" w:eastAsia="en-US" w:bidi="ar-SA"/>
        </w:rPr>
        <w:t>érintett</w:t>
      </w:r>
      <w:r>
        <w:rPr>
          <w:rFonts w:ascii="Arial" w:eastAsia="Arial" w:hAnsi="Arial" w:cs="Arial"/>
          <w:spacing w:val="-7"/>
          <w:sz w:val="14"/>
          <w:szCs w:val="22"/>
          <w:lang w:val="hu-HU" w:eastAsia="en-US" w:bidi="ar-SA"/>
        </w:rPr>
        <w:t xml:space="preserve"> </w:t>
      </w:r>
      <w:r>
        <w:rPr>
          <w:rFonts w:ascii="Arial" w:eastAsia="Arial" w:hAnsi="Arial" w:cs="Arial"/>
          <w:sz w:val="14"/>
          <w:szCs w:val="22"/>
          <w:lang w:val="hu-HU" w:eastAsia="en-US" w:bidi="ar-SA"/>
        </w:rPr>
        <w:t>személy</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 xml:space="preserve">hozzájárulásával kezelt adat. | </w:t>
      </w:r>
      <w:r>
        <w:rPr>
          <w:rFonts w:ascii="Arial" w:eastAsia="Arial" w:hAnsi="Arial" w:cs="Arial"/>
          <w:sz w:val="14"/>
          <w:szCs w:val="22"/>
          <w:vertAlign w:val="superscript"/>
          <w:lang w:val="hu-HU" w:eastAsia="en-US" w:bidi="ar-SA"/>
        </w:rPr>
        <w:t>5</w:t>
      </w:r>
      <w:r>
        <w:rPr>
          <w:rFonts w:ascii="Arial" w:eastAsia="Arial" w:hAnsi="Arial" w:cs="Arial"/>
          <w:sz w:val="14"/>
          <w:szCs w:val="22"/>
          <w:lang w:val="hu-HU" w:eastAsia="en-US" w:bidi="ar-SA"/>
        </w:rPr>
        <w:t xml:space="preserve"> A számla 3. oldalán, a mérési </w:t>
      </w:r>
      <w:r>
        <w:rPr>
          <w:rFonts w:ascii="Arial" w:eastAsia="Arial" w:hAnsi="Arial" w:cs="Arial"/>
          <w:sz w:val="14"/>
          <w:szCs w:val="22"/>
          <w:lang w:val="hu-HU" w:eastAsia="en-US" w:bidi="ar-SA"/>
        </w:rPr>
        <w:t>pont azonosító</w:t>
      </w:r>
      <w:r>
        <w:rPr>
          <w:rFonts w:ascii="Arial" w:eastAsia="Arial" w:hAnsi="Arial" w:cs="Arial"/>
          <w:sz w:val="14"/>
          <w:szCs w:val="22"/>
          <w:lang w:val="hu-HU" w:eastAsia="en-US" w:bidi="ar-SA"/>
        </w:rPr>
        <w:t xml:space="preserve"> után, zárójelben szereplő számsor. Új bekapcsolás és ideiglenes</w:t>
      </w:r>
      <w:r>
        <w:rPr>
          <w:rFonts w:ascii="Arial" w:eastAsia="Arial" w:hAnsi="Arial" w:cs="Arial"/>
          <w:spacing w:val="40"/>
          <w:sz w:val="14"/>
          <w:szCs w:val="22"/>
          <w:lang w:val="hu-HU" w:eastAsia="en-US" w:bidi="ar-SA"/>
        </w:rPr>
        <w:t xml:space="preserve"> </w:t>
      </w:r>
      <w:r>
        <w:rPr>
          <w:rFonts w:ascii="Arial" w:eastAsia="Arial" w:hAnsi="Arial" w:cs="Arial"/>
          <w:sz w:val="14"/>
          <w:szCs w:val="22"/>
          <w:lang w:val="hu-HU" w:eastAsia="en-US" w:bidi="ar-SA"/>
        </w:rPr>
        <w:t>bekapcsolás esetén az elosztó által kiállított POD igazoláson található.</w:t>
      </w:r>
    </w:p>
    <w:sectPr>
      <w:pgSz w:w="11910" w:h="16840"/>
      <w:pgMar w:top="1660" w:right="1275" w:bottom="1020" w:left="1133" w:header="708" w:footer="824"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36022A"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ptab w:relativeTo="margin" w:alignment="right" w:leader="none"/>
    </w:r>
    <w:r>
      <w:rPr>
        <w:rFonts w:ascii="Arial" w:hAnsi="Arial" w:cs="Arial"/>
        <w:iCs/>
        <w:color w:val="000000"/>
        <w:sz w:val="18"/>
        <w:szCs w:val="18"/>
      </w:rPr>
      <w:t>Dokumentum száma: DH-F-4-NY01.</w:t>
    </w:r>
  </w:p>
  <w:p w:rsidR="005A2DAD" w:rsidRPr="001E70AE"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B94C3E">
      <w:rPr>
        <w:rFonts w:ascii="Arial" w:hAnsi="Arial" w:cs="Arial"/>
        <w:iCs/>
        <w:noProof/>
        <w:color w:val="000000"/>
        <w:sz w:val="18"/>
        <w:szCs w:val="18"/>
      </w:rPr>
      <w:t>4</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P="001E70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AB0075" w:rsidP="0050452F">
    <w:pPr>
      <w:pStyle w:val="Footer"/>
      <w:pBdr>
        <w:top w:val="single" w:sz="12" w:space="4" w:color="auto"/>
      </w:pBdr>
      <w:tabs>
        <w:tab w:val="clear" w:pos="4536"/>
        <w:tab w:val="center" w:pos="4680"/>
        <w:tab w:val="clear" w:pos="9072"/>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891AD4"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7" w:author="Kátainé Miksi Ágota Veronika" w:date="2020-04-08T14:55:00Z">
      <w:del w:id="8" w:author="Tóth Huba" w:date="2020-12-17T14:20:00Z">
        <w:r>
          <w:rPr>
            <w:rFonts w:ascii="Arial" w:hAnsi="Arial" w:cs="Arial"/>
            <w:sz w:val="16"/>
            <w:szCs w:val="16"/>
          </w:rPr>
          <w:delText>5</w:delText>
        </w:r>
      </w:del>
    </w:ins>
    <w:ins w:id="9" w:author="Tóth Huba" w:date="2020-12-17T14:20:00Z">
      <w:r>
        <w:rPr>
          <w:rFonts w:ascii="Arial" w:hAnsi="Arial" w:cs="Arial"/>
          <w:sz w:val="16"/>
          <w:szCs w:val="16"/>
        </w:rPr>
        <w:t>6</w:t>
      </w:r>
    </w:ins>
    <w:del w:id="10"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B94C3E">
      <w:rPr>
        <w:rFonts w:ascii="Arial" w:hAnsi="Arial" w:cs="Arial"/>
        <w:noProof/>
        <w:sz w:val="16"/>
        <w:szCs w:val="16"/>
      </w:rPr>
      <w:t>2</w:t>
    </w:r>
    <w:r w:rsidRPr="00891AD4">
      <w:rPr>
        <w:rFonts w:ascii="Arial" w:hAnsi="Arial" w:cs="Arial"/>
        <w:sz w:val="16"/>
        <w:szCs w:val="16"/>
      </w:rPr>
      <w:fldChar w:fldCharType="end"/>
    </w:r>
    <w:r w:rsidRPr="00891AD4">
      <w:rPr>
        <w:rFonts w:ascii="Arial" w:hAnsi="Arial" w:cs="Arial"/>
        <w:sz w:val="16"/>
        <w:szCs w:val="16"/>
      </w:rPr>
      <w:t xml:space="preserve"> / </w:t>
    </w:r>
    <w:r w:rsidR="00B94C3E">
      <w:rPr>
        <w:rFonts w:ascii="Arial" w:hAnsi="Arial" w:cs="Arial"/>
        <w:noProof/>
        <w:sz w:val="16"/>
        <w:szCs w:val="16"/>
      </w:rPr>
      <w:t>11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715FA">
    <w:pPr>
      <w:widowControl w:val="0"/>
      <w:autoSpaceDE w:val="0"/>
      <w:autoSpaceDN w:val="0"/>
      <w:spacing w:line="14" w:lineRule="auto"/>
      <w:rPr>
        <w:rFonts w:ascii="Arial" w:eastAsia="Arial" w:hAnsi="Arial" w:cs="Arial"/>
        <w:sz w:val="20"/>
        <w:szCs w:val="22"/>
        <w:lang w:val="hu-HU" w:eastAsia="en-US" w:bidi="ar-SA"/>
      </w:rPr>
    </w:pPr>
    <w:r>
      <w:rPr>
        <w:noProof/>
        <w:sz w:val="20"/>
        <w:lang w:eastAsia="hu-HU"/>
      </w:rPr>
      <mc:AlternateContent>
        <mc:Choice Requires="wps">
          <w:drawing>
            <wp:anchor distT="0" distB="0" distL="0" distR="0" simplePos="0" relativeHeight="251659264" behindDoc="1" locked="0" layoutInCell="1" allowOverlap="1">
              <wp:simplePos x="0" y="0"/>
              <wp:positionH relativeFrom="page">
                <wp:posOffset>888288</wp:posOffset>
              </wp:positionH>
              <wp:positionV relativeFrom="page">
                <wp:posOffset>9869444</wp:posOffset>
              </wp:positionV>
              <wp:extent cx="1449705" cy="257175"/>
              <wp:effectExtent l="0" t="0" r="0" b="0"/>
              <wp:wrapNone/>
              <wp:docPr id="145469908"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449705" cy="257175"/>
                      </a:xfrm>
                      <a:prstGeom prst="rect">
                        <a:avLst/>
                      </a:prstGeom>
                    </wps:spPr>
                    <wps:txbx>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14.15pt;height:20.25pt;margin-top:777.12pt;margin-left:69.94pt;mso-position-horizontal-relative:page;mso-position-vertical-relative:page;mso-wrap-distance-bottom:0;mso-wrap-distance-left:0;mso-wrap-distance-right:0;mso-wrap-distance-top:0;position:absolute;v-text-anchor:top;z-index:-251658240" fillcolor="this">
              <v:textbox inset="0,0,0,0">
                <w:txbxContent>
                  <w:p w:rsidR="003715FA">
                    <w:pPr>
                      <w:widowControl w:val="0"/>
                      <w:autoSpaceDE w:val="0"/>
                      <w:autoSpaceDN w:val="0"/>
                      <w:spacing w:before="15"/>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Verziószám:</w:t>
                    </w:r>
                    <w:r>
                      <w:rPr>
                        <w:rFonts w:ascii="Arial" w:eastAsia="Arial" w:hAnsi="Arial" w:cs="Arial"/>
                        <w:spacing w:val="-12"/>
                        <w:sz w:val="16"/>
                        <w:szCs w:val="22"/>
                        <w:lang w:val="hu-HU" w:eastAsia="en-US" w:bidi="ar-SA"/>
                      </w:rPr>
                      <w:t xml:space="preserve"> </w:t>
                    </w:r>
                    <w:r>
                      <w:rPr>
                        <w:rFonts w:ascii="Arial" w:eastAsia="Arial" w:hAnsi="Arial" w:cs="Arial"/>
                        <w:spacing w:val="-10"/>
                        <w:sz w:val="16"/>
                        <w:szCs w:val="22"/>
                        <w:lang w:val="hu-HU" w:eastAsia="en-US" w:bidi="ar-SA"/>
                      </w:rPr>
                      <w:t>1</w:t>
                    </w:r>
                  </w:p>
                  <w:p w:rsidR="003715FA">
                    <w:pPr>
                      <w:widowControl w:val="0"/>
                      <w:autoSpaceDE w:val="0"/>
                      <w:autoSpaceDN w:val="0"/>
                      <w:spacing w:before="1"/>
                      <w:ind w:left="20"/>
                      <w:rPr>
                        <w:rFonts w:ascii="Arial" w:eastAsia="Arial" w:hAnsi="Arial" w:cs="Arial"/>
                        <w:sz w:val="16"/>
                        <w:szCs w:val="22"/>
                        <w:lang w:val="hu-HU" w:eastAsia="en-US" w:bidi="ar-SA"/>
                      </w:rPr>
                    </w:pPr>
                    <w:r>
                      <w:rPr>
                        <w:rFonts w:ascii="Arial" w:eastAsia="Arial" w:hAnsi="Arial" w:cs="Arial"/>
                        <w:sz w:val="16"/>
                        <w:szCs w:val="22"/>
                        <w:lang w:val="hu-HU" w:eastAsia="en-US" w:bidi="ar-SA"/>
                      </w:rPr>
                      <w:t>Hatályba</w:t>
                    </w:r>
                    <w:r>
                      <w:rPr>
                        <w:rFonts w:ascii="Arial" w:eastAsia="Arial" w:hAnsi="Arial" w:cs="Arial"/>
                        <w:spacing w:val="-8"/>
                        <w:sz w:val="16"/>
                        <w:szCs w:val="22"/>
                        <w:lang w:val="hu-HU" w:eastAsia="en-US" w:bidi="ar-SA"/>
                      </w:rPr>
                      <w:t xml:space="preserve"> </w:t>
                    </w:r>
                    <w:r>
                      <w:rPr>
                        <w:rFonts w:ascii="Arial" w:eastAsia="Arial" w:hAnsi="Arial" w:cs="Arial"/>
                        <w:sz w:val="16"/>
                        <w:szCs w:val="22"/>
                        <w:lang w:val="hu-HU" w:eastAsia="en-US" w:bidi="ar-SA"/>
                      </w:rPr>
                      <w:t>helyezve:</w:t>
                    </w:r>
                    <w:r>
                      <w:rPr>
                        <w:rFonts w:ascii="Arial" w:eastAsia="Arial" w:hAnsi="Arial" w:cs="Arial"/>
                        <w:spacing w:val="-5"/>
                        <w:sz w:val="16"/>
                        <w:szCs w:val="22"/>
                        <w:lang w:val="hu-HU" w:eastAsia="en-US" w:bidi="ar-SA"/>
                      </w:rPr>
                      <w:t xml:space="preserve"> </w:t>
                    </w:r>
                    <w:r>
                      <w:rPr>
                        <w:rFonts w:ascii="Arial" w:eastAsia="Arial" w:hAnsi="Arial" w:cs="Arial"/>
                        <w:spacing w:val="-2"/>
                        <w:sz w:val="16"/>
                        <w:szCs w:val="22"/>
                        <w:lang w:val="hu-HU" w:eastAsia="en-US" w:bidi="ar-SA"/>
                      </w:rPr>
                      <w:t>2025.05.16.</w:t>
                    </w:r>
                  </w:p>
                </w:txbxContent>
              </v:textbox>
            </v:shape>
          </w:pict>
        </mc:Fallback>
      </mc:AlternateContent>
    </w:r>
    <w:r>
      <w:rPr>
        <w:noProof/>
        <w:sz w:val="20"/>
        <w:lang w:eastAsia="hu-HU"/>
      </w:rPr>
      <mc:AlternateContent>
        <mc:Choice Requires="wps">
          <w:drawing>
            <wp:anchor distT="0" distB="0" distL="0" distR="0" simplePos="0" relativeHeight="251661312" behindDoc="1" locked="0" layoutInCell="1" allowOverlap="1">
              <wp:simplePos x="0" y="0"/>
              <wp:positionH relativeFrom="page">
                <wp:posOffset>4633340</wp:posOffset>
              </wp:positionH>
              <wp:positionV relativeFrom="page">
                <wp:posOffset>9869444</wp:posOffset>
              </wp:positionV>
              <wp:extent cx="2224405" cy="257175"/>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2224405" cy="257175"/>
                      </a:xfrm>
                      <a:prstGeom prst="rect">
                        <a:avLst/>
                      </a:prstGeom>
                    </wps:spPr>
                    <wps:txbx>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wps:txbx>
                    <wps:bodyPr wrap="square" lIns="0" tIns="0" rIns="0" bIns="0" rtlCol="0"/>
                  </wps:wsp>
                </a:graphicData>
              </a:graphic>
            </wp:anchor>
          </w:drawing>
        </mc:Choice>
        <mc:Fallback>
          <w:pict>
            <v:shape id="Textbox 2" o:spid="_x0000_s2050" type="#_x0000_t202" style="width:175.15pt;height:20.25pt;margin-top:777.12pt;margin-left:364.83pt;mso-position-horizontal-relative:page;mso-position-vertical-relative:page;mso-wrap-distance-bottom:0;mso-wrap-distance-left:0;mso-wrap-distance-right:0;mso-wrap-distance-top:0;position:absolute;v-text-anchor:top;z-index:-251656192" fillcolor="this">
              <v:textbox inset="0,0,0,0">
                <w:txbxContent>
                  <w:p w:rsidR="003715FA">
                    <w:pPr>
                      <w:widowControl w:val="0"/>
                      <w:autoSpaceDE w:val="0"/>
                      <w:autoSpaceDN w:val="0"/>
                      <w:spacing w:before="15"/>
                      <w:ind w:right="18"/>
                      <w:jc w:val="right"/>
                      <w:rPr>
                        <w:rFonts w:ascii="Arial" w:eastAsia="Arial" w:hAnsi="Arial" w:cs="Arial"/>
                        <w:sz w:val="16"/>
                        <w:szCs w:val="22"/>
                        <w:lang w:val="hu-HU" w:eastAsia="en-US" w:bidi="ar-SA"/>
                      </w:rPr>
                    </w:pPr>
                    <w:r>
                      <w:rPr>
                        <w:rFonts w:ascii="Arial" w:eastAsia="Arial" w:hAnsi="Arial" w:cs="Arial"/>
                        <w:spacing w:val="-2"/>
                        <w:sz w:val="16"/>
                        <w:szCs w:val="22"/>
                        <w:lang w:val="hu-HU" w:eastAsia="en-US" w:bidi="ar-SA"/>
                      </w:rPr>
                      <w:t>Formanyomtatvány</w:t>
                    </w:r>
                    <w:r>
                      <w:rPr>
                        <w:rFonts w:ascii="Arial" w:eastAsia="Arial" w:hAnsi="Arial" w:cs="Arial"/>
                        <w:spacing w:val="16"/>
                        <w:sz w:val="16"/>
                        <w:szCs w:val="22"/>
                        <w:lang w:val="hu-HU" w:eastAsia="en-US" w:bidi="ar-SA"/>
                      </w:rPr>
                      <w:t xml:space="preserve"> </w:t>
                    </w:r>
                    <w:r>
                      <w:rPr>
                        <w:rFonts w:ascii="Arial" w:eastAsia="Arial" w:hAnsi="Arial" w:cs="Arial"/>
                        <w:spacing w:val="-2"/>
                        <w:sz w:val="16"/>
                        <w:szCs w:val="22"/>
                        <w:lang w:val="hu-HU" w:eastAsia="en-US" w:bidi="ar-SA"/>
                      </w:rPr>
                      <w:t>száma:</w:t>
                    </w:r>
                    <w:r>
                      <w:rPr>
                        <w:rFonts w:ascii="Arial" w:eastAsia="Arial" w:hAnsi="Arial" w:cs="Arial"/>
                        <w:spacing w:val="22"/>
                        <w:sz w:val="16"/>
                        <w:szCs w:val="22"/>
                        <w:lang w:val="hu-HU" w:eastAsia="en-US" w:bidi="ar-SA"/>
                      </w:rPr>
                      <w:t xml:space="preserve"> </w:t>
                    </w:r>
                    <w:r>
                      <w:rPr>
                        <w:rFonts w:ascii="Arial" w:eastAsia="Arial" w:hAnsi="Arial" w:cs="Arial"/>
                        <w:spacing w:val="-2"/>
                        <w:sz w:val="16"/>
                        <w:szCs w:val="22"/>
                        <w:lang w:val="hu-HU" w:eastAsia="en-US" w:bidi="ar-SA"/>
                      </w:rPr>
                      <w:t>Á-SZAB-155-NY02/1</w:t>
                    </w:r>
                  </w:p>
                  <w:p w:rsidR="003715FA">
                    <w:pPr>
                      <w:widowControl w:val="0"/>
                      <w:autoSpaceDE w:val="0"/>
                      <w:autoSpaceDN w:val="0"/>
                      <w:spacing w:before="1"/>
                      <w:ind w:right="18"/>
                      <w:jc w:val="right"/>
                      <w:rPr>
                        <w:rFonts w:ascii="Arial" w:eastAsia="Arial" w:hAnsi="Arial" w:cs="Arial"/>
                        <w:sz w:val="16"/>
                        <w:szCs w:val="22"/>
                        <w:lang w:val="hu-HU" w:eastAsia="en-US" w:bidi="ar-SA"/>
                      </w:rPr>
                    </w:pPr>
                    <w:r>
                      <w:rPr>
                        <w:rFonts w:ascii="Arial" w:eastAsia="Arial" w:hAnsi="Arial" w:cs="Arial"/>
                        <w:sz w:val="16"/>
                        <w:szCs w:val="22"/>
                        <w:lang w:val="hu-HU" w:eastAsia="en-US" w:bidi="ar-SA"/>
                      </w:rPr>
                      <w:t>Oldalszám:</w:t>
                    </w:r>
                    <w:r>
                      <w:rPr>
                        <w:rFonts w:ascii="Arial" w:eastAsia="Arial" w:hAnsi="Arial" w:cs="Arial"/>
                        <w:spacing w:val="-6"/>
                        <w:sz w:val="16"/>
                        <w:szCs w:val="22"/>
                        <w:lang w:val="hu-HU" w:eastAsia="en-US" w:bidi="ar-SA"/>
                      </w:rPr>
                      <w:t xml:space="preserve"> </w:t>
                    </w:r>
                    <w:r>
                      <w:rPr>
                        <w:rFonts w:ascii="Arial" w:eastAsia="Arial" w:hAnsi="Arial" w:cs="Arial"/>
                        <w:spacing w:val="-5"/>
                        <w:sz w:val="16"/>
                        <w:szCs w:val="22"/>
                        <w:lang w:val="hu-HU" w:eastAsia="en-US" w:bidi="ar-SA"/>
                      </w:rPr>
                      <w:fldChar w:fldCharType="begin"/>
                    </w:r>
                    <w:r>
                      <w:rPr>
                        <w:rFonts w:ascii="Arial" w:eastAsia="Arial" w:hAnsi="Arial" w:cs="Arial"/>
                        <w:spacing w:val="-5"/>
                        <w:sz w:val="16"/>
                        <w:szCs w:val="22"/>
                        <w:lang w:val="hu-HU" w:eastAsia="en-US" w:bidi="ar-SA"/>
                      </w:rPr>
                      <w:instrText xml:space="preserve"> PAGE </w:instrText>
                    </w:r>
                    <w:r>
                      <w:rPr>
                        <w:rFonts w:ascii="Arial" w:eastAsia="Arial" w:hAnsi="Arial" w:cs="Arial"/>
                        <w:spacing w:val="-5"/>
                        <w:sz w:val="16"/>
                        <w:szCs w:val="22"/>
                        <w:lang w:val="hu-HU" w:eastAsia="en-US" w:bidi="ar-SA"/>
                      </w:rPr>
                      <w:fldChar w:fldCharType="separate"/>
                    </w:r>
                    <w:r w:rsidR="008E245B">
                      <w:rPr>
                        <w:rFonts w:ascii="Arial" w:eastAsia="Arial" w:hAnsi="Arial" w:cs="Arial"/>
                        <w:noProof/>
                        <w:spacing w:val="-5"/>
                        <w:sz w:val="16"/>
                        <w:szCs w:val="22"/>
                        <w:lang w:val="hu-HU" w:eastAsia="en-US" w:bidi="ar-SA"/>
                      </w:rPr>
                      <w:t>3</w:t>
                    </w:r>
                    <w:r>
                      <w:rPr>
                        <w:rFonts w:ascii="Arial" w:eastAsia="Arial" w:hAnsi="Arial" w:cs="Arial"/>
                        <w:spacing w:val="-5"/>
                        <w:sz w:val="16"/>
                        <w:szCs w:val="22"/>
                        <w:lang w:val="hu-HU" w:eastAsia="en-US" w:bidi="ar-SA"/>
                      </w:rPr>
                      <w:fldChar w:fldCharType="end"/>
                    </w:r>
                    <w:r>
                      <w:rPr>
                        <w:rFonts w:ascii="Arial" w:eastAsia="Arial" w:hAnsi="Arial" w:cs="Arial"/>
                        <w:spacing w:val="-5"/>
                        <w:sz w:val="16"/>
                        <w:szCs w:val="22"/>
                        <w:lang w:val="hu-HU" w:eastAsia="en-US" w:bidi="ar-SA"/>
                      </w:rPr>
                      <w:t>/</w:t>
                    </w:r>
                    <w:r w:rsidR="008E245B">
                      <w:rPr>
                        <w:rFonts w:ascii="Arial" w:eastAsia="Arial" w:hAnsi="Arial" w:cs="Arial"/>
                        <w:noProof/>
                        <w:spacing w:val="-5"/>
                        <w:sz w:val="16"/>
                        <w:szCs w:val="22"/>
                        <w:lang w:val="hu-HU" w:eastAsia="en-US" w:bidi="ar-SA"/>
                      </w:rPr>
                      <w:t>3</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mc:AlternateContent>
        <mc:Choice Requires="wps">
          <w:drawing>
            <wp:anchor distT="0" distB="0" distL="0" distR="0" simplePos="0" relativeHeight="251663360" behindDoc="1" locked="0" layoutInCell="1" allowOverlap="1">
              <wp:simplePos x="0" y="0"/>
              <wp:positionH relativeFrom="page">
                <wp:posOffset>3653916</wp:posOffset>
              </wp:positionH>
              <wp:positionV relativeFrom="page">
                <wp:posOffset>10029383</wp:posOffset>
              </wp:positionV>
              <wp:extent cx="138430" cy="124460"/>
              <wp:effectExtent l="0" t="0" r="0" b="0"/>
              <wp:wrapNone/>
              <wp:docPr id="520805181"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38430" cy="124460"/>
                      </a:xfrm>
                      <a:prstGeom prst="rect">
                        <a:avLst/>
                      </a:prstGeom>
                    </wps:spPr>
                    <wps:txbx>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1" type="#_x0000_t202" style="width:10.9pt;height:9.8pt;margin-top:789.72pt;margin-left:287.71pt;mso-position-horizontal-relative:page;mso-position-vertical-relative:page;mso-wrap-distance-bottom:0;mso-wrap-distance-left:0;mso-wrap-distance-right:0;mso-wrap-distance-top:0;position:absolute;v-text-anchor:top;z-index:-251654144" fillcolor="this">
              <v:textbox inset="0,0,0,0">
                <w:txbxContent>
                  <w:p w:rsidR="005616CF">
                    <w:pPr>
                      <w:widowControl w:val="0"/>
                      <w:autoSpaceDE w:val="0"/>
                      <w:autoSpaceDN w:val="0"/>
                      <w:spacing w:before="14"/>
                      <w:ind w:left="60"/>
                      <w:rPr>
                        <w:rFonts w:ascii="Arial" w:eastAsia="Arial" w:hAnsi="Arial" w:cs="Arial"/>
                        <w:sz w:val="14"/>
                        <w:szCs w:val="22"/>
                        <w:lang w:val="hu-HU" w:eastAsia="en-US" w:bidi="ar-SA"/>
                      </w:rPr>
                    </w:pPr>
                    <w:r>
                      <w:rPr>
                        <w:rFonts w:ascii="Arial" w:eastAsia="Arial" w:hAnsi="Arial" w:cs="Arial"/>
                        <w:spacing w:val="-10"/>
                        <w:sz w:val="14"/>
                        <w:szCs w:val="22"/>
                        <w:lang w:val="hu-HU" w:eastAsia="en-US" w:bidi="ar-SA"/>
                      </w:rPr>
                      <w:fldChar w:fldCharType="begin"/>
                    </w:r>
                    <w:r>
                      <w:rPr>
                        <w:rFonts w:ascii="Arial" w:eastAsia="Arial" w:hAnsi="Arial" w:cs="Arial"/>
                        <w:spacing w:val="-10"/>
                        <w:sz w:val="14"/>
                        <w:szCs w:val="22"/>
                        <w:lang w:val="hu-HU" w:eastAsia="en-US" w:bidi="ar-SA"/>
                      </w:rPr>
                      <w:instrText xml:space="preserve"> PAGE </w:instrText>
                    </w:r>
                    <w:r>
                      <w:rPr>
                        <w:rFonts w:ascii="Arial" w:eastAsia="Arial" w:hAnsi="Arial" w:cs="Arial"/>
                        <w:spacing w:val="-10"/>
                        <w:sz w:val="14"/>
                        <w:szCs w:val="22"/>
                        <w:lang w:val="hu-HU" w:eastAsia="en-US" w:bidi="ar-SA"/>
                      </w:rPr>
                      <w:fldChar w:fldCharType="separate"/>
                    </w:r>
                    <w:r w:rsidR="001253EA">
                      <w:rPr>
                        <w:rFonts w:ascii="Arial" w:eastAsia="Arial" w:hAnsi="Arial" w:cs="Arial"/>
                        <w:noProof/>
                        <w:spacing w:val="-10"/>
                        <w:sz w:val="14"/>
                        <w:szCs w:val="22"/>
                        <w:lang w:val="hu-HU" w:eastAsia="en-US" w:bidi="ar-SA"/>
                      </w:rPr>
                      <w:t>4</w:t>
                    </w:r>
                    <w:r>
                      <w:rPr>
                        <w:rFonts w:ascii="Arial" w:eastAsia="Arial" w:hAnsi="Arial" w:cs="Arial"/>
                        <w:spacing w:val="-10"/>
                        <w:sz w:val="14"/>
                        <w:szCs w:val="22"/>
                        <w:lang w:val="hu-HU" w:eastAsia="en-US" w:bidi="ar-SA"/>
                      </w:rPr>
                      <w:fldChar w:fldCharType="end"/>
                    </w:r>
                  </w:p>
                </w:txbxContent>
              </v:textbox>
            </v:shape>
          </w:pict>
        </mc:Fallback>
      </mc:AlternateContent>
    </w:r>
    <w:r>
      <w:rPr>
        <w:noProof/>
        <w:sz w:val="20"/>
        <w:lang w:eastAsia="hu-HU"/>
      </w:rPr>
      <mc:AlternateContent>
        <mc:Choice Requires="wps">
          <w:drawing>
            <wp:anchor distT="0" distB="0" distL="0" distR="0" simplePos="0" relativeHeight="251665408" behindDoc="1" locked="0" layoutInCell="1" allowOverlap="1">
              <wp:simplePos x="0" y="0"/>
              <wp:positionH relativeFrom="page">
                <wp:posOffset>5689828</wp:posOffset>
              </wp:positionH>
              <wp:positionV relativeFrom="page">
                <wp:posOffset>10029383</wp:posOffset>
              </wp:positionV>
              <wp:extent cx="984885" cy="226695"/>
              <wp:effectExtent l="0" t="0" r="0" b="0"/>
              <wp:wrapNone/>
              <wp:docPr id="869298639"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984885" cy="226695"/>
                      </a:xfrm>
                      <a:prstGeom prst="rect">
                        <a:avLst/>
                      </a:prstGeom>
                    </wps:spPr>
                    <wps:txbx>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wps:txbx>
                    <wps:bodyPr wrap="square" lIns="0" tIns="0" rIns="0" bIns="0" rtlCol="0"/>
                  </wps:wsp>
                </a:graphicData>
              </a:graphic>
            </wp:anchor>
          </w:drawing>
        </mc:Choice>
        <mc:Fallback>
          <w:pict>
            <v:shape id="Textbox 3" o:spid="_x0000_s2052" type="#_x0000_t202" style="width:77.55pt;height:17.85pt;margin-top:789.72pt;margin-left:448.02pt;mso-position-horizontal-relative:page;mso-position-vertical-relative:page;mso-wrap-distance-bottom:0;mso-wrap-distance-left:0;mso-wrap-distance-right:0;mso-wrap-distance-top:0;position:absolute;v-text-anchor:top;z-index:-251652096" fillcolor="this">
              <v:textbox inset="0,0,0,0">
                <w:txbxContent>
                  <w:p w:rsidR="005616CF">
                    <w:pPr>
                      <w:widowControl w:val="0"/>
                      <w:autoSpaceDE w:val="0"/>
                      <w:autoSpaceDN w:val="0"/>
                      <w:spacing w:before="14"/>
                      <w:ind w:left="63"/>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KSG-ESZ-NY-01-04-</w:t>
                    </w:r>
                    <w:r>
                      <w:rPr>
                        <w:rFonts w:ascii="Arial" w:eastAsia="Arial" w:hAnsi="Arial" w:cs="Arial"/>
                        <w:spacing w:val="-5"/>
                        <w:sz w:val="14"/>
                        <w:szCs w:val="22"/>
                        <w:lang w:val="hu-HU" w:eastAsia="en-US" w:bidi="ar-SA"/>
                      </w:rPr>
                      <w:t>10</w:t>
                    </w:r>
                  </w:p>
                  <w:p w:rsidR="005616CF">
                    <w:pPr>
                      <w:widowControl w:val="0"/>
                      <w:autoSpaceDE w:val="0"/>
                      <w:autoSpaceDN w:val="0"/>
                      <w:spacing w:before="1"/>
                      <w:ind w:left="20"/>
                      <w:rPr>
                        <w:rFonts w:ascii="Arial" w:eastAsia="Arial" w:hAnsi="Arial" w:cs="Arial"/>
                        <w:sz w:val="14"/>
                        <w:szCs w:val="22"/>
                        <w:lang w:val="hu-HU" w:eastAsia="en-US" w:bidi="ar-SA"/>
                      </w:rPr>
                    </w:pPr>
                    <w:r>
                      <w:rPr>
                        <w:rFonts w:ascii="Arial" w:eastAsia="Arial" w:hAnsi="Arial" w:cs="Arial"/>
                        <w:spacing w:val="-2"/>
                        <w:sz w:val="14"/>
                        <w:szCs w:val="22"/>
                        <w:lang w:val="hu-HU" w:eastAsia="en-US" w:bidi="ar-SA"/>
                      </w:rPr>
                      <w:t>Hatályos:</w:t>
                    </w:r>
                    <w:r>
                      <w:rPr>
                        <w:rFonts w:ascii="Arial" w:eastAsia="Arial" w:hAnsi="Arial" w:cs="Arial"/>
                        <w:spacing w:val="24"/>
                        <w:sz w:val="14"/>
                        <w:szCs w:val="22"/>
                        <w:lang w:val="hu-HU" w:eastAsia="en-US" w:bidi="ar-SA"/>
                      </w:rPr>
                      <w:t xml:space="preserve"> </w:t>
                    </w:r>
                    <w:r>
                      <w:rPr>
                        <w:rFonts w:ascii="Arial" w:eastAsia="Arial" w:hAnsi="Arial" w:cs="Arial"/>
                        <w:spacing w:val="-2"/>
                        <w:sz w:val="14"/>
                        <w:szCs w:val="22"/>
                        <w:lang w:val="hu-HU" w:eastAsia="en-US" w:bidi="ar-SA"/>
                      </w:rPr>
                      <w:t>2025.01.20-</w:t>
                    </w:r>
                    <w:r>
                      <w:rPr>
                        <w:rFonts w:ascii="Arial" w:eastAsia="Arial" w:hAnsi="Arial" w:cs="Arial"/>
                        <w:spacing w:val="-5"/>
                        <w:sz w:val="14"/>
                        <w:szCs w:val="22"/>
                        <w:lang w:val="hu-HU" w:eastAsia="en-US" w:bidi="ar-SA"/>
                      </w:rPr>
                      <w:t>tól</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DC6760" w:rsidP="0057126C">
      <w:pPr>
        <w:pStyle w:val="Header"/>
      </w:pPr>
      <w:r>
        <w:separator/>
      </w:r>
    </w:p>
  </w:footnote>
  <w:footnote w:type="continuationSeparator" w:id="1">
    <w:p w:rsidR="00DC6760" w:rsidP="0057126C">
      <w:pPr>
        <w:pStyle w:val="Header"/>
      </w:pPr>
      <w:r>
        <w:continuationSeparator/>
      </w:r>
    </w:p>
  </w:footnote>
  <w:footnote w:id="2">
    <w:p w:rsidR="005A2DAD" w:rsidRPr="0089540F"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5" w:author="Tóth Huba" w:date="2020-12-17T14:22:00Z">
        <w:r>
          <w:rPr>
            <w:rFonts w:ascii="Arial" w:hAnsi="Arial" w:cs="Arial"/>
            <w:sz w:val="16"/>
            <w:szCs w:val="16"/>
          </w:rPr>
          <w:delText xml:space="preserve">NKM </w:delText>
        </w:r>
      </w:del>
      <w:ins w:id="6"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P="001E70AE">
    <w:pPr>
      <w:pStyle w:val="Header"/>
      <w:pBdr>
        <w:bottom w:val="single" w:sz="4" w:space="1" w:color="auto"/>
      </w:pBdr>
    </w:pPr>
    <w:r>
      <w:rPr>
        <w:noProof/>
        <w:color w:val="1F497D"/>
      </w:rPr>
      <w:drawing>
        <wp:inline distT="0" distB="0" distL="0" distR="0">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Kép 4" descr="cid:image001.png@01D81F3A.60FB3630"/>
                  <pic:cNvPicPr>
                    <a:picLocks noChangeAspect="1" noChangeArrowheads="1"/>
                  </pic:cNvPicPr>
                </pic:nvPicPr>
                <pic:blipFill>
                  <a:blip xmlns:r="http://schemas.openxmlformats.org/officeDocument/2006/relationships" r:embed="rId1" r:link="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P="001E70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1A4488" w:rsidP="0050452F">
    <w:pPr>
      <w:pStyle w:val="Header"/>
      <w:pBdr>
        <w:bottom w:val="single" w:sz="12" w:space="1" w:color="auto"/>
      </w:pBdr>
      <w:tabs>
        <w:tab w:val="clear" w:pos="4536"/>
        <w:tab w:val="center" w:pos="5040"/>
        <w:tab w:val="clear" w:pos="9072"/>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PageNumber"/>
        <w:rFonts w:ascii="Arial" w:hAnsi="Arial" w:cs="Arial"/>
        <w:sz w:val="16"/>
        <w:szCs w:val="16"/>
      </w:rPr>
      <w:fldChar w:fldCharType="begin"/>
    </w:r>
    <w:r w:rsidRPr="001A4488">
      <w:rPr>
        <w:rStyle w:val="PageNumber"/>
        <w:rFonts w:ascii="Arial" w:hAnsi="Arial" w:cs="Arial"/>
        <w:sz w:val="16"/>
        <w:szCs w:val="16"/>
      </w:rPr>
      <w:instrText xml:space="preserve"> PAGE </w:instrText>
    </w:r>
    <w:r w:rsidRPr="001A4488">
      <w:rPr>
        <w:rStyle w:val="PageNumber"/>
        <w:rFonts w:ascii="Arial" w:hAnsi="Arial" w:cs="Arial"/>
        <w:sz w:val="16"/>
        <w:szCs w:val="16"/>
      </w:rPr>
      <w:fldChar w:fldCharType="separate"/>
    </w:r>
    <w:r w:rsidR="00B94C3E">
      <w:rPr>
        <w:rStyle w:val="PageNumber"/>
        <w:rFonts w:ascii="Arial" w:hAnsi="Arial" w:cs="Arial"/>
        <w:noProof/>
        <w:sz w:val="16"/>
        <w:szCs w:val="16"/>
      </w:rPr>
      <w:t>8</w:t>
    </w:r>
    <w:r w:rsidRPr="001A4488">
      <w:rPr>
        <w:rStyle w:val="PageNumber"/>
        <w:rFonts w:ascii="Arial" w:hAnsi="Arial" w:cs="Arial"/>
        <w:sz w:val="16"/>
        <w:szCs w:val="16"/>
      </w:rPr>
      <w:fldChar w:fldCharType="end"/>
    </w:r>
    <w:r w:rsidRPr="001A4488">
      <w:rPr>
        <w:rStyle w:val="PageNumber"/>
        <w:rFonts w:ascii="Arial" w:hAnsi="Arial" w:cs="Arial"/>
        <w:sz w:val="16"/>
        <w:szCs w:val="16"/>
      </w:rPr>
      <w:t>/</w:t>
    </w:r>
    <w:r w:rsidR="00B94C3E">
      <w:rPr>
        <w:rStyle w:val="PageNumber"/>
        <w:rFonts w:ascii="Arial" w:hAnsi="Arial" w:cs="Arial"/>
        <w:noProof/>
        <w:sz w:val="16"/>
        <w:szCs w:val="16"/>
      </w:rPr>
      <w:t>11</w:t>
    </w:r>
    <w:r w:rsidRPr="001A4488">
      <w:rPr>
        <w:rStyle w:val="PageNumber"/>
        <w:rFonts w:ascii="Arial" w:hAnsi="Arial" w:cs="Arial"/>
        <w:sz w:val="16"/>
        <w:szCs w:val="16"/>
      </w:rPr>
      <w:t>. oldal</w:t>
    </w:r>
  </w:p>
  <w:p w:rsidR="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A2DAD" w:rsidRPr="009B1C09">
    <w:pPr>
      <w:pStyle w:val="Header"/>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16CF">
    <w:pPr>
      <w:widowControl w:val="0"/>
      <w:autoSpaceDE w:val="0"/>
      <w:autoSpaceDN w:val="0"/>
      <w:spacing w:line="14" w:lineRule="auto"/>
      <w:ind w:left="0"/>
      <w:rPr>
        <w:rFonts w:ascii="Arial" w:eastAsia="Arial" w:hAnsi="Arial" w:cs="Arial"/>
        <w:sz w:val="20"/>
        <w:szCs w:val="18"/>
        <w:lang w:val="hu-HU" w:eastAsia="en-US" w:bidi="ar-SA"/>
      </w:rPr>
    </w:pPr>
    <w:r>
      <w:rPr>
        <w:noProof/>
        <w:sz w:val="20"/>
        <w:lang w:eastAsia="hu-HU"/>
      </w:rPr>
      <w:drawing>
        <wp:anchor distT="0" distB="0" distL="0" distR="0" simplePos="0" relativeHeight="251658240" behindDoc="1" locked="0" layoutInCell="1" allowOverlap="1">
          <wp:simplePos x="0" y="0"/>
          <wp:positionH relativeFrom="page">
            <wp:posOffset>810259</wp:posOffset>
          </wp:positionH>
          <wp:positionV relativeFrom="page">
            <wp:posOffset>449579</wp:posOffset>
          </wp:positionV>
          <wp:extent cx="1424178" cy="614172"/>
          <wp:effectExtent l="0" t="0" r="0" b="0"/>
          <wp:wrapNone/>
          <wp:docPr id="1570608755" name="Image 1"/>
          <wp:cNvGraphicFramePr/>
          <a:graphic xmlns:a="http://schemas.openxmlformats.org/drawingml/2006/main">
            <a:graphicData uri="http://schemas.openxmlformats.org/drawingml/2006/picture">
              <pic:pic xmlns:pic="http://schemas.openxmlformats.org/drawingml/2006/picture">
                <pic:nvPicPr>
                  <pic:cNvPr id="1570608755" name="Image 1"/>
                  <pic:cNvPicPr/>
                </pic:nvPicPr>
                <pic:blipFill>
                  <a:blip xmlns:r="http://schemas.openxmlformats.org/officeDocument/2006/relationships" r:embed="rId1" cstate="print"/>
                  <a:stretch>
                    <a:fillRect/>
                  </a:stretch>
                </pic:blipFill>
                <pic:spPr>
                  <a:xfrm>
                    <a:off x="0" y="0"/>
                    <a:ext cx="1424178" cy="6141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FFFFFFFE"/>
    <w:multiLevelType w:val="singleLevel"/>
    <w:tmpl w:val="9B22FC5E"/>
    <w:lvl w:ilvl="0">
      <w:start w:val="0"/>
      <w:numFmt w:val="decimal"/>
      <w:lvlText w:val="*"/>
      <w:lvlJc w:val="left"/>
    </w:lvl>
  </w:abstractNum>
  <w:abstractNum w:abstractNumId="1" w15:restartNumberingAfterBreak="0">
    <w:nsid w:val="0978717D"/>
    <w:multiLevelType w:val="hybridMultilevel"/>
    <w:tmpl w:val="213A22BC"/>
    <w:lvl w:ilvl="0">
      <w:start w:val="0"/>
      <w:numFmt w:val="bullet"/>
      <w:lvlText w:val="☐"/>
      <w:lvlJc w:val="left"/>
      <w:pPr>
        <w:ind w:left="384" w:hanging="281"/>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1"/>
      </w:pPr>
      <w:rPr>
        <w:rFonts w:hint="default"/>
        <w:lang w:val="hu-HU" w:eastAsia="en-US" w:bidi="ar-SA"/>
      </w:rPr>
    </w:lvl>
    <w:lvl w:ilvl="2">
      <w:start w:val="0"/>
      <w:numFmt w:val="bullet"/>
      <w:lvlText w:val="•"/>
      <w:lvlJc w:val="left"/>
      <w:pPr>
        <w:ind w:left="765" w:hanging="281"/>
      </w:pPr>
      <w:rPr>
        <w:rFonts w:hint="default"/>
        <w:lang w:val="hu-HU" w:eastAsia="en-US" w:bidi="ar-SA"/>
      </w:rPr>
    </w:lvl>
    <w:lvl w:ilvl="3">
      <w:start w:val="0"/>
      <w:numFmt w:val="bullet"/>
      <w:lvlText w:val="•"/>
      <w:lvlJc w:val="left"/>
      <w:pPr>
        <w:ind w:left="958" w:hanging="281"/>
      </w:pPr>
      <w:rPr>
        <w:rFonts w:hint="default"/>
        <w:lang w:val="hu-HU" w:eastAsia="en-US" w:bidi="ar-SA"/>
      </w:rPr>
    </w:lvl>
    <w:lvl w:ilvl="4">
      <w:start w:val="0"/>
      <w:numFmt w:val="bullet"/>
      <w:lvlText w:val="•"/>
      <w:lvlJc w:val="left"/>
      <w:pPr>
        <w:ind w:left="1150" w:hanging="281"/>
      </w:pPr>
      <w:rPr>
        <w:rFonts w:hint="default"/>
        <w:lang w:val="hu-HU" w:eastAsia="en-US" w:bidi="ar-SA"/>
      </w:rPr>
    </w:lvl>
    <w:lvl w:ilvl="5">
      <w:start w:val="0"/>
      <w:numFmt w:val="bullet"/>
      <w:lvlText w:val="•"/>
      <w:lvlJc w:val="left"/>
      <w:pPr>
        <w:ind w:left="1343" w:hanging="281"/>
      </w:pPr>
      <w:rPr>
        <w:rFonts w:hint="default"/>
        <w:lang w:val="hu-HU" w:eastAsia="en-US" w:bidi="ar-SA"/>
      </w:rPr>
    </w:lvl>
    <w:lvl w:ilvl="6">
      <w:start w:val="0"/>
      <w:numFmt w:val="bullet"/>
      <w:lvlText w:val="•"/>
      <w:lvlJc w:val="left"/>
      <w:pPr>
        <w:ind w:left="1536" w:hanging="281"/>
      </w:pPr>
      <w:rPr>
        <w:rFonts w:hint="default"/>
        <w:lang w:val="hu-HU" w:eastAsia="en-US" w:bidi="ar-SA"/>
      </w:rPr>
    </w:lvl>
    <w:lvl w:ilvl="7">
      <w:start w:val="0"/>
      <w:numFmt w:val="bullet"/>
      <w:lvlText w:val="•"/>
      <w:lvlJc w:val="left"/>
      <w:pPr>
        <w:ind w:left="1728" w:hanging="281"/>
      </w:pPr>
      <w:rPr>
        <w:rFonts w:hint="default"/>
        <w:lang w:val="hu-HU" w:eastAsia="en-US" w:bidi="ar-SA"/>
      </w:rPr>
    </w:lvl>
    <w:lvl w:ilvl="8">
      <w:start w:val="0"/>
      <w:numFmt w:val="bullet"/>
      <w:lvlText w:val="•"/>
      <w:lvlJc w:val="left"/>
      <w:pPr>
        <w:ind w:left="1921" w:hanging="281"/>
      </w:pPr>
      <w:rPr>
        <w:rFonts w:hint="default"/>
        <w:lang w:val="hu-HU" w:eastAsia="en-US" w:bidi="ar-SA"/>
      </w:rPr>
    </w:lvl>
  </w:abstractNum>
  <w:abstractNum w:abstractNumId="2" w15:restartNumberingAfterBreak="0">
    <w:nsid w:val="0C7F13F1"/>
    <w:multiLevelType w:val="hybridMultilevel"/>
    <w:tmpl w:val="4A307AE4"/>
    <w:lvl w:ilvl="0">
      <w:start w:val="1"/>
      <w:numFmt w:val="bullet"/>
      <w:lvlText w:val=""/>
      <w:lvlJc w:val="left"/>
      <w:pPr>
        <w:ind w:left="1215" w:hanging="360"/>
      </w:pPr>
      <w:rPr>
        <w:rFonts w:ascii="Symbol" w:hAnsi="Symbol" w:hint="default"/>
      </w:rPr>
    </w:lvl>
    <w:lvl w:ilvl="1" w:tentative="1">
      <w:start w:val="1"/>
      <w:numFmt w:val="bullet"/>
      <w:lvlText w:val="o"/>
      <w:lvlJc w:val="left"/>
      <w:pPr>
        <w:ind w:left="1935" w:hanging="360"/>
      </w:pPr>
      <w:rPr>
        <w:rFonts w:ascii="Courier New" w:hAnsi="Courier New" w:cs="Courier New" w:hint="default"/>
      </w:rPr>
    </w:lvl>
    <w:lvl w:ilvl="2" w:tentative="1">
      <w:start w:val="1"/>
      <w:numFmt w:val="bullet"/>
      <w:lvlText w:val=""/>
      <w:lvlJc w:val="left"/>
      <w:pPr>
        <w:ind w:left="2655" w:hanging="360"/>
      </w:pPr>
      <w:rPr>
        <w:rFonts w:ascii="Wingdings" w:hAnsi="Wingdings" w:hint="default"/>
      </w:rPr>
    </w:lvl>
    <w:lvl w:ilvl="3" w:tentative="1">
      <w:start w:val="1"/>
      <w:numFmt w:val="bullet"/>
      <w:lvlText w:val=""/>
      <w:lvlJc w:val="left"/>
      <w:pPr>
        <w:ind w:left="3375" w:hanging="360"/>
      </w:pPr>
      <w:rPr>
        <w:rFonts w:ascii="Symbol" w:hAnsi="Symbol" w:hint="default"/>
      </w:rPr>
    </w:lvl>
    <w:lvl w:ilvl="4" w:tentative="1">
      <w:start w:val="1"/>
      <w:numFmt w:val="bullet"/>
      <w:lvlText w:val="o"/>
      <w:lvlJc w:val="left"/>
      <w:pPr>
        <w:ind w:left="4095" w:hanging="360"/>
      </w:pPr>
      <w:rPr>
        <w:rFonts w:ascii="Courier New" w:hAnsi="Courier New" w:cs="Courier New" w:hint="default"/>
      </w:rPr>
    </w:lvl>
    <w:lvl w:ilvl="5" w:tentative="1">
      <w:start w:val="1"/>
      <w:numFmt w:val="bullet"/>
      <w:lvlText w:val=""/>
      <w:lvlJc w:val="left"/>
      <w:pPr>
        <w:ind w:left="4815" w:hanging="360"/>
      </w:pPr>
      <w:rPr>
        <w:rFonts w:ascii="Wingdings" w:hAnsi="Wingdings" w:hint="default"/>
      </w:rPr>
    </w:lvl>
    <w:lvl w:ilvl="6" w:tentative="1">
      <w:start w:val="1"/>
      <w:numFmt w:val="bullet"/>
      <w:lvlText w:val=""/>
      <w:lvlJc w:val="left"/>
      <w:pPr>
        <w:ind w:left="5535" w:hanging="360"/>
      </w:pPr>
      <w:rPr>
        <w:rFonts w:ascii="Symbol" w:hAnsi="Symbol" w:hint="default"/>
      </w:rPr>
    </w:lvl>
    <w:lvl w:ilvl="7" w:tentative="1">
      <w:start w:val="1"/>
      <w:numFmt w:val="bullet"/>
      <w:lvlText w:val="o"/>
      <w:lvlJc w:val="left"/>
      <w:pPr>
        <w:ind w:left="6255" w:hanging="360"/>
      </w:pPr>
      <w:rPr>
        <w:rFonts w:ascii="Courier New" w:hAnsi="Courier New" w:cs="Courier New" w:hint="default"/>
      </w:rPr>
    </w:lvl>
    <w:lvl w:ilvl="8" w:tentative="1">
      <w:start w:val="1"/>
      <w:numFmt w:val="bullet"/>
      <w:lvlText w:val=""/>
      <w:lvlJc w:val="left"/>
      <w:pPr>
        <w:ind w:left="6975" w:hanging="360"/>
      </w:pPr>
      <w:rPr>
        <w:rFonts w:ascii="Wingdings" w:hAnsi="Wingdings" w:hint="default"/>
      </w:rPr>
    </w:lvl>
  </w:abstractNum>
  <w:abstractNum w:abstractNumId="3" w15:restartNumberingAfterBreak="0">
    <w:nsid w:val="14CE55FD"/>
    <w:multiLevelType w:val="hybridMultilevel"/>
    <w:tmpl w:val="0046FA08"/>
    <w:lvl w:ilvl="0">
      <w:start w:val="0"/>
      <w:numFmt w:val="bullet"/>
      <w:lvlText w:val="☐"/>
      <w:lvlJc w:val="left"/>
      <w:pPr>
        <w:ind w:left="182"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7" w:hanging="181"/>
      </w:pPr>
      <w:rPr>
        <w:rFonts w:hint="default"/>
        <w:lang w:val="hu-HU" w:eastAsia="en-US" w:bidi="ar-SA"/>
      </w:rPr>
    </w:lvl>
    <w:lvl w:ilvl="4">
      <w:start w:val="0"/>
      <w:numFmt w:val="bullet"/>
      <w:lvlText w:val="•"/>
      <w:lvlJc w:val="left"/>
      <w:pPr>
        <w:ind w:left="1243" w:hanging="181"/>
      </w:pPr>
      <w:rPr>
        <w:rFonts w:hint="default"/>
        <w:lang w:val="hu-HU" w:eastAsia="en-US" w:bidi="ar-SA"/>
      </w:rPr>
    </w:lvl>
    <w:lvl w:ilvl="5">
      <w:start w:val="0"/>
      <w:numFmt w:val="bullet"/>
      <w:lvlText w:val="•"/>
      <w:lvlJc w:val="left"/>
      <w:pPr>
        <w:ind w:left="1509" w:hanging="181"/>
      </w:pPr>
      <w:rPr>
        <w:rFonts w:hint="default"/>
        <w:lang w:val="hu-HU" w:eastAsia="en-US" w:bidi="ar-SA"/>
      </w:rPr>
    </w:lvl>
    <w:lvl w:ilvl="6">
      <w:start w:val="0"/>
      <w:numFmt w:val="bullet"/>
      <w:lvlText w:val="•"/>
      <w:lvlJc w:val="left"/>
      <w:pPr>
        <w:ind w:left="1775" w:hanging="181"/>
      </w:pPr>
      <w:rPr>
        <w:rFonts w:hint="default"/>
        <w:lang w:val="hu-HU" w:eastAsia="en-US" w:bidi="ar-SA"/>
      </w:rPr>
    </w:lvl>
    <w:lvl w:ilvl="7">
      <w:start w:val="0"/>
      <w:numFmt w:val="bullet"/>
      <w:lvlText w:val="•"/>
      <w:lvlJc w:val="left"/>
      <w:pPr>
        <w:ind w:left="2041" w:hanging="181"/>
      </w:pPr>
      <w:rPr>
        <w:rFonts w:hint="default"/>
        <w:lang w:val="hu-HU" w:eastAsia="en-US" w:bidi="ar-SA"/>
      </w:rPr>
    </w:lvl>
    <w:lvl w:ilvl="8">
      <w:start w:val="0"/>
      <w:numFmt w:val="bullet"/>
      <w:lvlText w:val="•"/>
      <w:lvlJc w:val="left"/>
      <w:pPr>
        <w:ind w:left="2307" w:hanging="181"/>
      </w:pPr>
      <w:rPr>
        <w:rFonts w:hint="default"/>
        <w:lang w:val="hu-HU" w:eastAsia="en-US" w:bidi="ar-SA"/>
      </w:rPr>
    </w:lvl>
  </w:abstractNum>
  <w:abstractNum w:abstractNumId="4" w15:restartNumberingAfterBreak="0">
    <w:nsid w:val="168E0C0E"/>
    <w:multiLevelType w:val="hybridMultilevel"/>
    <w:tmpl w:val="2C9244DE"/>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5"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6"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AD636C8"/>
    <w:multiLevelType w:val="hybridMultilevel"/>
    <w:tmpl w:val="97C6113E"/>
    <w:lvl w:ilvl="0">
      <w:start w:val="0"/>
      <w:numFmt w:val="bullet"/>
      <w:lvlText w:val="☐"/>
      <w:lvlJc w:val="left"/>
      <w:pPr>
        <w:ind w:left="185" w:hanging="181"/>
      </w:pPr>
      <w:rPr>
        <w:rFonts w:ascii="MS Gothic" w:eastAsia="MS Gothic" w:hAnsi="MS Gothic" w:cs="MS Gothic" w:hint="default"/>
        <w:b w:val="0"/>
        <w:bCs w:val="0"/>
        <w:i w:val="0"/>
        <w:iCs w:val="0"/>
        <w:spacing w:val="0"/>
        <w:w w:val="99"/>
        <w:sz w:val="16"/>
        <w:szCs w:val="16"/>
        <w:lang w:val="hu-HU" w:eastAsia="en-US" w:bidi="ar-SA"/>
      </w:rPr>
    </w:lvl>
    <w:lvl w:ilvl="1">
      <w:start w:val="0"/>
      <w:numFmt w:val="bullet"/>
      <w:lvlText w:val="•"/>
      <w:lvlJc w:val="left"/>
      <w:pPr>
        <w:ind w:left="445" w:hanging="181"/>
      </w:pPr>
      <w:rPr>
        <w:rFonts w:hint="default"/>
        <w:lang w:val="hu-HU" w:eastAsia="en-US" w:bidi="ar-SA"/>
      </w:rPr>
    </w:lvl>
    <w:lvl w:ilvl="2">
      <w:start w:val="0"/>
      <w:numFmt w:val="bullet"/>
      <w:lvlText w:val="•"/>
      <w:lvlJc w:val="left"/>
      <w:pPr>
        <w:ind w:left="711" w:hanging="181"/>
      </w:pPr>
      <w:rPr>
        <w:rFonts w:hint="default"/>
        <w:lang w:val="hu-HU" w:eastAsia="en-US" w:bidi="ar-SA"/>
      </w:rPr>
    </w:lvl>
    <w:lvl w:ilvl="3">
      <w:start w:val="0"/>
      <w:numFmt w:val="bullet"/>
      <w:lvlText w:val="•"/>
      <w:lvlJc w:val="left"/>
      <w:pPr>
        <w:ind w:left="976" w:hanging="181"/>
      </w:pPr>
      <w:rPr>
        <w:rFonts w:hint="default"/>
        <w:lang w:val="hu-HU" w:eastAsia="en-US" w:bidi="ar-SA"/>
      </w:rPr>
    </w:lvl>
    <w:lvl w:ilvl="4">
      <w:start w:val="0"/>
      <w:numFmt w:val="bullet"/>
      <w:lvlText w:val="•"/>
      <w:lvlJc w:val="left"/>
      <w:pPr>
        <w:ind w:left="1242" w:hanging="181"/>
      </w:pPr>
      <w:rPr>
        <w:rFonts w:hint="default"/>
        <w:lang w:val="hu-HU" w:eastAsia="en-US" w:bidi="ar-SA"/>
      </w:rPr>
    </w:lvl>
    <w:lvl w:ilvl="5">
      <w:start w:val="0"/>
      <w:numFmt w:val="bullet"/>
      <w:lvlText w:val="•"/>
      <w:lvlJc w:val="left"/>
      <w:pPr>
        <w:ind w:left="1508" w:hanging="181"/>
      </w:pPr>
      <w:rPr>
        <w:rFonts w:hint="default"/>
        <w:lang w:val="hu-HU" w:eastAsia="en-US" w:bidi="ar-SA"/>
      </w:rPr>
    </w:lvl>
    <w:lvl w:ilvl="6">
      <w:start w:val="0"/>
      <w:numFmt w:val="bullet"/>
      <w:lvlText w:val="•"/>
      <w:lvlJc w:val="left"/>
      <w:pPr>
        <w:ind w:left="1773" w:hanging="181"/>
      </w:pPr>
      <w:rPr>
        <w:rFonts w:hint="default"/>
        <w:lang w:val="hu-HU" w:eastAsia="en-US" w:bidi="ar-SA"/>
      </w:rPr>
    </w:lvl>
    <w:lvl w:ilvl="7">
      <w:start w:val="0"/>
      <w:numFmt w:val="bullet"/>
      <w:lvlText w:val="•"/>
      <w:lvlJc w:val="left"/>
      <w:pPr>
        <w:ind w:left="2039" w:hanging="181"/>
      </w:pPr>
      <w:rPr>
        <w:rFonts w:hint="default"/>
        <w:lang w:val="hu-HU" w:eastAsia="en-US" w:bidi="ar-SA"/>
      </w:rPr>
    </w:lvl>
    <w:lvl w:ilvl="8">
      <w:start w:val="0"/>
      <w:numFmt w:val="bullet"/>
      <w:lvlText w:val="•"/>
      <w:lvlJc w:val="left"/>
      <w:pPr>
        <w:ind w:left="2304" w:hanging="181"/>
      </w:pPr>
      <w:rPr>
        <w:rFonts w:hint="default"/>
        <w:lang w:val="hu-HU" w:eastAsia="en-US" w:bidi="ar-SA"/>
      </w:rPr>
    </w:lvl>
  </w:abstractNum>
  <w:abstractNum w:abstractNumId="8" w15:restartNumberingAfterBreak="0">
    <w:nsid w:val="1ADA4C5F"/>
    <w:multiLevelType w:val="hybridMultilevel"/>
    <w:tmpl w:val="340C375C"/>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9" w15:restartNumberingAfterBreak="0">
    <w:nsid w:val="207E4470"/>
    <w:multiLevelType w:val="hybridMultilevel"/>
    <w:tmpl w:val="5C60378E"/>
    <w:lvl w:ilvl="0">
      <w:start w:val="1"/>
      <w:numFmt w:val="decimal"/>
      <w:lvlText w:val="%1."/>
      <w:lvlJc w:val="left"/>
      <w:pPr>
        <w:ind w:left="569" w:hanging="425"/>
        <w:jc w:val="right"/>
      </w:pPr>
      <w:rPr>
        <w:rFonts w:ascii="Arial" w:eastAsia="Arial" w:hAnsi="Arial" w:cs="Arial" w:hint="default"/>
        <w:b w:val="0"/>
        <w:bCs w:val="0"/>
        <w:i w:val="0"/>
        <w:iCs w:val="0"/>
        <w:spacing w:val="0"/>
        <w:w w:val="100"/>
        <w:sz w:val="18"/>
        <w:szCs w:val="18"/>
        <w:lang w:val="hu-HU" w:eastAsia="en-US" w:bidi="ar-SA"/>
      </w:rPr>
    </w:lvl>
    <w:lvl w:ilvl="1">
      <w:start w:val="0"/>
      <w:numFmt w:val="bullet"/>
      <w:lvlText w:val="-"/>
      <w:lvlJc w:val="left"/>
      <w:pPr>
        <w:ind w:left="1277" w:hanging="284"/>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2193" w:hanging="284"/>
      </w:pPr>
      <w:rPr>
        <w:rFonts w:hint="default"/>
        <w:lang w:val="hu-HU" w:eastAsia="en-US" w:bidi="ar-SA"/>
      </w:rPr>
    </w:lvl>
    <w:lvl w:ilvl="3">
      <w:start w:val="0"/>
      <w:numFmt w:val="bullet"/>
      <w:lvlText w:val="•"/>
      <w:lvlJc w:val="left"/>
      <w:pPr>
        <w:ind w:left="3106" w:hanging="284"/>
      </w:pPr>
      <w:rPr>
        <w:rFonts w:hint="default"/>
        <w:lang w:val="hu-HU" w:eastAsia="en-US" w:bidi="ar-SA"/>
      </w:rPr>
    </w:lvl>
    <w:lvl w:ilvl="4">
      <w:start w:val="0"/>
      <w:numFmt w:val="bullet"/>
      <w:lvlText w:val="•"/>
      <w:lvlJc w:val="left"/>
      <w:pPr>
        <w:ind w:left="4019" w:hanging="284"/>
      </w:pPr>
      <w:rPr>
        <w:rFonts w:hint="default"/>
        <w:lang w:val="hu-HU" w:eastAsia="en-US" w:bidi="ar-SA"/>
      </w:rPr>
    </w:lvl>
    <w:lvl w:ilvl="5">
      <w:start w:val="0"/>
      <w:numFmt w:val="bullet"/>
      <w:lvlText w:val="•"/>
      <w:lvlJc w:val="left"/>
      <w:pPr>
        <w:ind w:left="4932" w:hanging="284"/>
      </w:pPr>
      <w:rPr>
        <w:rFonts w:hint="default"/>
        <w:lang w:val="hu-HU" w:eastAsia="en-US" w:bidi="ar-SA"/>
      </w:rPr>
    </w:lvl>
    <w:lvl w:ilvl="6">
      <w:start w:val="0"/>
      <w:numFmt w:val="bullet"/>
      <w:lvlText w:val="•"/>
      <w:lvlJc w:val="left"/>
      <w:pPr>
        <w:ind w:left="5845" w:hanging="284"/>
      </w:pPr>
      <w:rPr>
        <w:rFonts w:hint="default"/>
        <w:lang w:val="hu-HU" w:eastAsia="en-US" w:bidi="ar-SA"/>
      </w:rPr>
    </w:lvl>
    <w:lvl w:ilvl="7">
      <w:start w:val="0"/>
      <w:numFmt w:val="bullet"/>
      <w:lvlText w:val="•"/>
      <w:lvlJc w:val="left"/>
      <w:pPr>
        <w:ind w:left="6758" w:hanging="284"/>
      </w:pPr>
      <w:rPr>
        <w:rFonts w:hint="default"/>
        <w:lang w:val="hu-HU" w:eastAsia="en-US" w:bidi="ar-SA"/>
      </w:rPr>
    </w:lvl>
    <w:lvl w:ilvl="8">
      <w:start w:val="0"/>
      <w:numFmt w:val="bullet"/>
      <w:lvlText w:val="•"/>
      <w:lvlJc w:val="left"/>
      <w:pPr>
        <w:ind w:left="7672" w:hanging="284"/>
      </w:pPr>
      <w:rPr>
        <w:rFonts w:hint="default"/>
        <w:lang w:val="hu-HU" w:eastAsia="en-US" w:bidi="ar-SA"/>
      </w:rPr>
    </w:lvl>
  </w:abstractNum>
  <w:abstractNum w:abstractNumId="10" w15:restartNumberingAfterBreak="0">
    <w:nsid w:val="27AC1ACB"/>
    <w:multiLevelType w:val="hybridMultilevel"/>
    <w:tmpl w:val="31FCDC3C"/>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1" w15:restartNumberingAfterBreak="0">
    <w:nsid w:val="2E436C2F"/>
    <w:multiLevelType w:val="hybridMultilevel"/>
    <w:tmpl w:val="432A218A"/>
    <w:lvl w:ilvl="0">
      <w:start w:val="0"/>
      <w:numFmt w:val="bullet"/>
      <w:lvlText w:val="☐"/>
      <w:lvlJc w:val="left"/>
      <w:pPr>
        <w:ind w:left="232"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9" w:hanging="231"/>
      </w:pPr>
      <w:rPr>
        <w:rFonts w:hint="default"/>
        <w:lang w:val="hu-HU" w:eastAsia="en-US" w:bidi="ar-SA"/>
      </w:rPr>
    </w:lvl>
    <w:lvl w:ilvl="4">
      <w:start w:val="0"/>
      <w:numFmt w:val="bullet"/>
      <w:lvlText w:val="•"/>
      <w:lvlJc w:val="left"/>
      <w:pPr>
        <w:ind w:left="1279" w:hanging="231"/>
      </w:pPr>
      <w:rPr>
        <w:rFonts w:hint="default"/>
        <w:lang w:val="hu-HU" w:eastAsia="en-US" w:bidi="ar-SA"/>
      </w:rPr>
    </w:lvl>
    <w:lvl w:ilvl="5">
      <w:start w:val="0"/>
      <w:numFmt w:val="bullet"/>
      <w:lvlText w:val="•"/>
      <w:lvlJc w:val="left"/>
      <w:pPr>
        <w:ind w:left="1539" w:hanging="231"/>
      </w:pPr>
      <w:rPr>
        <w:rFonts w:hint="default"/>
        <w:lang w:val="hu-HU" w:eastAsia="en-US" w:bidi="ar-SA"/>
      </w:rPr>
    </w:lvl>
    <w:lvl w:ilvl="6">
      <w:start w:val="0"/>
      <w:numFmt w:val="bullet"/>
      <w:lvlText w:val="•"/>
      <w:lvlJc w:val="left"/>
      <w:pPr>
        <w:ind w:left="1799" w:hanging="231"/>
      </w:pPr>
      <w:rPr>
        <w:rFonts w:hint="default"/>
        <w:lang w:val="hu-HU" w:eastAsia="en-US" w:bidi="ar-SA"/>
      </w:rPr>
    </w:lvl>
    <w:lvl w:ilvl="7">
      <w:start w:val="0"/>
      <w:numFmt w:val="bullet"/>
      <w:lvlText w:val="•"/>
      <w:lvlJc w:val="left"/>
      <w:pPr>
        <w:ind w:left="2059" w:hanging="231"/>
      </w:pPr>
      <w:rPr>
        <w:rFonts w:hint="default"/>
        <w:lang w:val="hu-HU" w:eastAsia="en-US" w:bidi="ar-SA"/>
      </w:rPr>
    </w:lvl>
    <w:lvl w:ilvl="8">
      <w:start w:val="0"/>
      <w:numFmt w:val="bullet"/>
      <w:lvlText w:val="•"/>
      <w:lvlJc w:val="left"/>
      <w:pPr>
        <w:ind w:left="2319" w:hanging="231"/>
      </w:pPr>
      <w:rPr>
        <w:rFonts w:hint="default"/>
        <w:lang w:val="hu-HU" w:eastAsia="en-US" w:bidi="ar-SA"/>
      </w:rPr>
    </w:lvl>
  </w:abstractNum>
  <w:abstractNum w:abstractNumId="12" w15:restartNumberingAfterBreak="0">
    <w:nsid w:val="2F0A5240"/>
    <w:multiLevelType w:val="hybridMultilevel"/>
    <w:tmpl w:val="4FA85848"/>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13" w15:restartNumberingAfterBreak="0">
    <w:nsid w:val="33784D02"/>
    <w:multiLevelType w:val="hybridMultilevel"/>
    <w:tmpl w:val="00483A72"/>
    <w:lvl w:ilvl="0">
      <w:start w:val="0"/>
      <w:numFmt w:val="bullet"/>
      <w:lvlText w:val="☐"/>
      <w:lvlJc w:val="left"/>
      <w:pPr>
        <w:ind w:left="333"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6" w:hanging="284"/>
      </w:pPr>
      <w:rPr>
        <w:rFonts w:hint="default"/>
        <w:lang w:val="hu-HU" w:eastAsia="en-US" w:bidi="ar-SA"/>
      </w:rPr>
    </w:lvl>
    <w:lvl w:ilvl="2">
      <w:start w:val="0"/>
      <w:numFmt w:val="bullet"/>
      <w:lvlText w:val="•"/>
      <w:lvlJc w:val="left"/>
      <w:pPr>
        <w:ind w:left="812" w:hanging="284"/>
      </w:pPr>
      <w:rPr>
        <w:rFonts w:hint="default"/>
        <w:lang w:val="hu-HU" w:eastAsia="en-US" w:bidi="ar-SA"/>
      </w:rPr>
    </w:lvl>
    <w:lvl w:ilvl="3">
      <w:start w:val="0"/>
      <w:numFmt w:val="bullet"/>
      <w:lvlText w:val="•"/>
      <w:lvlJc w:val="left"/>
      <w:pPr>
        <w:ind w:left="1048" w:hanging="284"/>
      </w:pPr>
      <w:rPr>
        <w:rFonts w:hint="default"/>
        <w:lang w:val="hu-HU" w:eastAsia="en-US" w:bidi="ar-SA"/>
      </w:rPr>
    </w:lvl>
    <w:lvl w:ilvl="4">
      <w:start w:val="0"/>
      <w:numFmt w:val="bullet"/>
      <w:lvlText w:val="•"/>
      <w:lvlJc w:val="left"/>
      <w:pPr>
        <w:ind w:left="1284" w:hanging="284"/>
      </w:pPr>
      <w:rPr>
        <w:rFonts w:hint="default"/>
        <w:lang w:val="hu-HU" w:eastAsia="en-US" w:bidi="ar-SA"/>
      </w:rPr>
    </w:lvl>
    <w:lvl w:ilvl="5">
      <w:start w:val="0"/>
      <w:numFmt w:val="bullet"/>
      <w:lvlText w:val="•"/>
      <w:lvlJc w:val="left"/>
      <w:pPr>
        <w:ind w:left="1521" w:hanging="284"/>
      </w:pPr>
      <w:rPr>
        <w:rFonts w:hint="default"/>
        <w:lang w:val="hu-HU" w:eastAsia="en-US" w:bidi="ar-SA"/>
      </w:rPr>
    </w:lvl>
    <w:lvl w:ilvl="6">
      <w:start w:val="0"/>
      <w:numFmt w:val="bullet"/>
      <w:lvlText w:val="•"/>
      <w:lvlJc w:val="left"/>
      <w:pPr>
        <w:ind w:left="1757" w:hanging="284"/>
      </w:pPr>
      <w:rPr>
        <w:rFonts w:hint="default"/>
        <w:lang w:val="hu-HU" w:eastAsia="en-US" w:bidi="ar-SA"/>
      </w:rPr>
    </w:lvl>
    <w:lvl w:ilvl="7">
      <w:start w:val="0"/>
      <w:numFmt w:val="bullet"/>
      <w:lvlText w:val="•"/>
      <w:lvlJc w:val="left"/>
      <w:pPr>
        <w:ind w:left="1993" w:hanging="284"/>
      </w:pPr>
      <w:rPr>
        <w:rFonts w:hint="default"/>
        <w:lang w:val="hu-HU" w:eastAsia="en-US" w:bidi="ar-SA"/>
      </w:rPr>
    </w:lvl>
    <w:lvl w:ilvl="8">
      <w:start w:val="0"/>
      <w:numFmt w:val="bullet"/>
      <w:lvlText w:val="•"/>
      <w:lvlJc w:val="left"/>
      <w:pPr>
        <w:ind w:left="2229" w:hanging="284"/>
      </w:pPr>
      <w:rPr>
        <w:rFonts w:hint="default"/>
        <w:lang w:val="hu-HU" w:eastAsia="en-US" w:bidi="ar-SA"/>
      </w:rPr>
    </w:lvl>
  </w:abstractNum>
  <w:abstractNum w:abstractNumId="14" w15:restartNumberingAfterBreak="0">
    <w:nsid w:val="35FE0D04"/>
    <w:multiLevelType w:val="hybridMultilevel"/>
    <w:tmpl w:val="EAF20DBC"/>
    <w:lvl w:ilvl="0">
      <w:start w:val="0"/>
      <w:numFmt w:val="bullet"/>
      <w:lvlText w:val=""/>
      <w:lvlJc w:val="left"/>
      <w:pPr>
        <w:ind w:left="427" w:hanging="284"/>
      </w:pPr>
      <w:rPr>
        <w:rFonts w:ascii="Symbol" w:eastAsia="Symbol" w:hAnsi="Symbol" w:cs="Symbol" w:hint="default"/>
        <w:b w:val="0"/>
        <w:bCs w:val="0"/>
        <w:i w:val="0"/>
        <w:iCs w:val="0"/>
        <w:spacing w:val="0"/>
        <w:w w:val="100"/>
        <w:sz w:val="22"/>
        <w:szCs w:val="22"/>
        <w:lang w:val="hu-HU" w:eastAsia="en-US" w:bidi="ar-SA"/>
      </w:rPr>
    </w:lvl>
    <w:lvl w:ilvl="1">
      <w:start w:val="0"/>
      <w:numFmt w:val="bullet"/>
      <w:lvlText w:val="•"/>
      <w:lvlJc w:val="left"/>
      <w:pPr>
        <w:ind w:left="1341" w:hanging="284"/>
      </w:pPr>
      <w:rPr>
        <w:rFonts w:hint="default"/>
        <w:lang w:val="hu-HU" w:eastAsia="en-US" w:bidi="ar-SA"/>
      </w:rPr>
    </w:lvl>
    <w:lvl w:ilvl="2">
      <w:start w:val="0"/>
      <w:numFmt w:val="bullet"/>
      <w:lvlText w:val="•"/>
      <w:lvlJc w:val="left"/>
      <w:pPr>
        <w:ind w:left="2263" w:hanging="284"/>
      </w:pPr>
      <w:rPr>
        <w:rFonts w:hint="default"/>
        <w:lang w:val="hu-HU" w:eastAsia="en-US" w:bidi="ar-SA"/>
      </w:rPr>
    </w:lvl>
    <w:lvl w:ilvl="3">
      <w:start w:val="0"/>
      <w:numFmt w:val="bullet"/>
      <w:lvlText w:val="•"/>
      <w:lvlJc w:val="left"/>
      <w:pPr>
        <w:ind w:left="3185" w:hanging="284"/>
      </w:pPr>
      <w:rPr>
        <w:rFonts w:hint="default"/>
        <w:lang w:val="hu-HU" w:eastAsia="en-US" w:bidi="ar-SA"/>
      </w:rPr>
    </w:lvl>
    <w:lvl w:ilvl="4">
      <w:start w:val="0"/>
      <w:numFmt w:val="bullet"/>
      <w:lvlText w:val="•"/>
      <w:lvlJc w:val="left"/>
      <w:pPr>
        <w:ind w:left="4107" w:hanging="284"/>
      </w:pPr>
      <w:rPr>
        <w:rFonts w:hint="default"/>
        <w:lang w:val="hu-HU" w:eastAsia="en-US" w:bidi="ar-SA"/>
      </w:rPr>
    </w:lvl>
    <w:lvl w:ilvl="5">
      <w:start w:val="0"/>
      <w:numFmt w:val="bullet"/>
      <w:lvlText w:val="•"/>
      <w:lvlJc w:val="left"/>
      <w:pPr>
        <w:ind w:left="5029" w:hanging="284"/>
      </w:pPr>
      <w:rPr>
        <w:rFonts w:hint="default"/>
        <w:lang w:val="hu-HU" w:eastAsia="en-US" w:bidi="ar-SA"/>
      </w:rPr>
    </w:lvl>
    <w:lvl w:ilvl="6">
      <w:start w:val="0"/>
      <w:numFmt w:val="bullet"/>
      <w:lvlText w:val="•"/>
      <w:lvlJc w:val="left"/>
      <w:pPr>
        <w:ind w:left="5951" w:hanging="284"/>
      </w:pPr>
      <w:rPr>
        <w:rFonts w:hint="default"/>
        <w:lang w:val="hu-HU" w:eastAsia="en-US" w:bidi="ar-SA"/>
      </w:rPr>
    </w:lvl>
    <w:lvl w:ilvl="7">
      <w:start w:val="0"/>
      <w:numFmt w:val="bullet"/>
      <w:lvlText w:val="•"/>
      <w:lvlJc w:val="left"/>
      <w:pPr>
        <w:ind w:left="6873" w:hanging="284"/>
      </w:pPr>
      <w:rPr>
        <w:rFonts w:hint="default"/>
        <w:lang w:val="hu-HU" w:eastAsia="en-US" w:bidi="ar-SA"/>
      </w:rPr>
    </w:lvl>
    <w:lvl w:ilvl="8">
      <w:start w:val="0"/>
      <w:numFmt w:val="bullet"/>
      <w:lvlText w:val="•"/>
      <w:lvlJc w:val="left"/>
      <w:pPr>
        <w:ind w:left="7795" w:hanging="284"/>
      </w:pPr>
      <w:rPr>
        <w:rFonts w:hint="default"/>
        <w:lang w:val="hu-HU" w:eastAsia="en-US" w:bidi="ar-SA"/>
      </w:rPr>
    </w:lvl>
  </w:abstractNum>
  <w:abstractNum w:abstractNumId="15" w15:restartNumberingAfterBreak="0">
    <w:nsid w:val="3AC7263F"/>
    <w:multiLevelType w:val="hybridMultilevel"/>
    <w:tmpl w:val="EFE85962"/>
    <w:lvl w:ilvl="0">
      <w:start w:val="1"/>
      <w:numFmt w:val="decimal"/>
      <w:lvlText w:val="%1."/>
      <w:lvlJc w:val="left"/>
      <w:pPr>
        <w:ind w:left="553" w:hanging="454"/>
      </w:pPr>
      <w:rPr>
        <w:rFonts w:hint="default"/>
        <w:b/>
        <w:bCs/>
        <w:w w:val="100"/>
      </w:rPr>
    </w:lvl>
    <w:lvl w:ilvl="1">
      <w:start w:val="0"/>
      <w:numFmt w:val="bullet"/>
      <w:lvlText w:val="•"/>
      <w:lvlJc w:val="left"/>
      <w:pPr>
        <w:ind w:left="671" w:hanging="119"/>
      </w:pPr>
      <w:rPr>
        <w:rFonts w:ascii="Arial" w:eastAsia="Arial" w:hAnsi="Arial" w:cs="Arial" w:hint="default"/>
        <w:color w:val="231F20"/>
        <w:w w:val="100"/>
        <w:sz w:val="18"/>
        <w:szCs w:val="18"/>
      </w:rPr>
    </w:lvl>
    <w:lvl w:ilvl="2">
      <w:start w:val="0"/>
      <w:numFmt w:val="bullet"/>
      <w:lvlText w:val="•"/>
      <w:lvlJc w:val="left"/>
      <w:pPr>
        <w:ind w:left="1813" w:hanging="119"/>
      </w:pPr>
      <w:rPr>
        <w:rFonts w:hint="default"/>
      </w:rPr>
    </w:lvl>
    <w:lvl w:ilvl="3">
      <w:start w:val="0"/>
      <w:numFmt w:val="bullet"/>
      <w:lvlText w:val="•"/>
      <w:lvlJc w:val="left"/>
      <w:pPr>
        <w:ind w:left="2947" w:hanging="119"/>
      </w:pPr>
      <w:rPr>
        <w:rFonts w:hint="default"/>
      </w:rPr>
    </w:lvl>
    <w:lvl w:ilvl="4">
      <w:start w:val="0"/>
      <w:numFmt w:val="bullet"/>
      <w:lvlText w:val="•"/>
      <w:lvlJc w:val="left"/>
      <w:pPr>
        <w:ind w:left="4081" w:hanging="119"/>
      </w:pPr>
      <w:rPr>
        <w:rFonts w:hint="default"/>
      </w:rPr>
    </w:lvl>
    <w:lvl w:ilvl="5">
      <w:start w:val="0"/>
      <w:numFmt w:val="bullet"/>
      <w:lvlText w:val="•"/>
      <w:lvlJc w:val="left"/>
      <w:pPr>
        <w:ind w:left="5215" w:hanging="119"/>
      </w:pPr>
      <w:rPr>
        <w:rFonts w:hint="default"/>
      </w:rPr>
    </w:lvl>
    <w:lvl w:ilvl="6">
      <w:start w:val="0"/>
      <w:numFmt w:val="bullet"/>
      <w:lvlText w:val="•"/>
      <w:lvlJc w:val="left"/>
      <w:pPr>
        <w:ind w:left="6349" w:hanging="119"/>
      </w:pPr>
      <w:rPr>
        <w:rFonts w:hint="default"/>
      </w:rPr>
    </w:lvl>
    <w:lvl w:ilvl="7">
      <w:start w:val="0"/>
      <w:numFmt w:val="bullet"/>
      <w:lvlText w:val="•"/>
      <w:lvlJc w:val="left"/>
      <w:pPr>
        <w:ind w:left="7483" w:hanging="119"/>
      </w:pPr>
      <w:rPr>
        <w:rFonts w:hint="default"/>
      </w:rPr>
    </w:lvl>
    <w:lvl w:ilvl="8">
      <w:start w:val="0"/>
      <w:numFmt w:val="bullet"/>
      <w:lvlText w:val="•"/>
      <w:lvlJc w:val="left"/>
      <w:pPr>
        <w:ind w:left="8617" w:hanging="119"/>
      </w:pPr>
      <w:rPr>
        <w:rFonts w:hint="default"/>
      </w:rPr>
    </w:lvl>
  </w:abstractNum>
  <w:abstractNum w:abstractNumId="16" w15:restartNumberingAfterBreak="0">
    <w:nsid w:val="3B3817AB"/>
    <w:multiLevelType w:val="hybridMultilevel"/>
    <w:tmpl w:val="56C4233E"/>
    <w:lvl w:ilvl="0">
      <w:start w:val="1"/>
      <w:numFmt w:val="bullet"/>
      <w:lvlText w:val="*"/>
      <w:lvlJc w:val="left"/>
      <w:pPr>
        <w:ind w:left="720" w:hanging="360"/>
      </w:p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3E3411BB"/>
    <w:multiLevelType w:val="hybridMultilevel"/>
    <w:tmpl w:val="B5B2E74C"/>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4B78E4"/>
    <w:multiLevelType w:val="hybridMultilevel"/>
    <w:tmpl w:val="4AE2289A"/>
    <w:lvl w:ilvl="0">
      <w:start w:val="4"/>
      <w:numFmt w:val="decimal"/>
      <w:lvlText w:val="%1"/>
      <w:lvlJc w:val="left"/>
      <w:pPr>
        <w:ind w:left="203" w:hanging="104"/>
      </w:pPr>
      <w:rPr>
        <w:rFonts w:ascii="Arial" w:eastAsia="Arial" w:hAnsi="Arial" w:cs="Arial" w:hint="default"/>
        <w:color w:val="231F20"/>
        <w:w w:val="100"/>
        <w:position w:val="4"/>
        <w:sz w:val="12"/>
        <w:szCs w:val="12"/>
      </w:rPr>
    </w:lvl>
    <w:lvl w:ilvl="1">
      <w:start w:val="0"/>
      <w:numFmt w:val="bullet"/>
      <w:lvlText w:val="•"/>
      <w:lvlJc w:val="left"/>
      <w:pPr>
        <w:ind w:left="1268" w:hanging="104"/>
      </w:pPr>
      <w:rPr>
        <w:rFonts w:hint="default"/>
      </w:rPr>
    </w:lvl>
    <w:lvl w:ilvl="2">
      <w:start w:val="0"/>
      <w:numFmt w:val="bullet"/>
      <w:lvlText w:val="•"/>
      <w:lvlJc w:val="left"/>
      <w:pPr>
        <w:ind w:left="2337" w:hanging="104"/>
      </w:pPr>
      <w:rPr>
        <w:rFonts w:hint="default"/>
      </w:rPr>
    </w:lvl>
    <w:lvl w:ilvl="3">
      <w:start w:val="0"/>
      <w:numFmt w:val="bullet"/>
      <w:lvlText w:val="•"/>
      <w:lvlJc w:val="left"/>
      <w:pPr>
        <w:ind w:left="3405" w:hanging="104"/>
      </w:pPr>
      <w:rPr>
        <w:rFonts w:hint="default"/>
      </w:rPr>
    </w:lvl>
    <w:lvl w:ilvl="4">
      <w:start w:val="0"/>
      <w:numFmt w:val="bullet"/>
      <w:lvlText w:val="•"/>
      <w:lvlJc w:val="left"/>
      <w:pPr>
        <w:ind w:left="4474" w:hanging="104"/>
      </w:pPr>
      <w:rPr>
        <w:rFonts w:hint="default"/>
      </w:rPr>
    </w:lvl>
    <w:lvl w:ilvl="5">
      <w:start w:val="0"/>
      <w:numFmt w:val="bullet"/>
      <w:lvlText w:val="•"/>
      <w:lvlJc w:val="left"/>
      <w:pPr>
        <w:ind w:left="5542" w:hanging="104"/>
      </w:pPr>
      <w:rPr>
        <w:rFonts w:hint="default"/>
      </w:rPr>
    </w:lvl>
    <w:lvl w:ilvl="6">
      <w:start w:val="0"/>
      <w:numFmt w:val="bullet"/>
      <w:lvlText w:val="•"/>
      <w:lvlJc w:val="left"/>
      <w:pPr>
        <w:ind w:left="6611" w:hanging="104"/>
      </w:pPr>
      <w:rPr>
        <w:rFonts w:hint="default"/>
      </w:rPr>
    </w:lvl>
    <w:lvl w:ilvl="7">
      <w:start w:val="0"/>
      <w:numFmt w:val="bullet"/>
      <w:lvlText w:val="•"/>
      <w:lvlJc w:val="left"/>
      <w:pPr>
        <w:ind w:left="7679" w:hanging="104"/>
      </w:pPr>
      <w:rPr>
        <w:rFonts w:hint="default"/>
      </w:rPr>
    </w:lvl>
    <w:lvl w:ilvl="8">
      <w:start w:val="0"/>
      <w:numFmt w:val="bullet"/>
      <w:lvlText w:val="•"/>
      <w:lvlJc w:val="left"/>
      <w:pPr>
        <w:ind w:left="8748" w:hanging="104"/>
      </w:pPr>
      <w:rPr>
        <w:rFonts w:hint="default"/>
      </w:rPr>
    </w:lvl>
  </w:abstractNum>
  <w:abstractNum w:abstractNumId="19"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32C25F3"/>
    <w:multiLevelType w:val="hybridMultilevel"/>
    <w:tmpl w:val="03925ED6"/>
    <w:lvl w:ilvl="0">
      <w:start w:val="0"/>
      <w:numFmt w:val="bullet"/>
      <w:lvlText w:val="☐"/>
      <w:lvlJc w:val="left"/>
      <w:pPr>
        <w:ind w:left="466"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705" w:hanging="284"/>
      </w:pPr>
      <w:rPr>
        <w:rFonts w:hint="default"/>
        <w:lang w:val="hu-HU" w:eastAsia="en-US" w:bidi="ar-SA"/>
      </w:rPr>
    </w:lvl>
    <w:lvl w:ilvl="2">
      <w:start w:val="0"/>
      <w:numFmt w:val="bullet"/>
      <w:lvlText w:val="•"/>
      <w:lvlJc w:val="left"/>
      <w:pPr>
        <w:ind w:left="951" w:hanging="284"/>
      </w:pPr>
      <w:rPr>
        <w:rFonts w:hint="default"/>
        <w:lang w:val="hu-HU" w:eastAsia="en-US" w:bidi="ar-SA"/>
      </w:rPr>
    </w:lvl>
    <w:lvl w:ilvl="3">
      <w:start w:val="0"/>
      <w:numFmt w:val="bullet"/>
      <w:lvlText w:val="•"/>
      <w:lvlJc w:val="left"/>
      <w:pPr>
        <w:ind w:left="1196" w:hanging="284"/>
      </w:pPr>
      <w:rPr>
        <w:rFonts w:hint="default"/>
        <w:lang w:val="hu-HU" w:eastAsia="en-US" w:bidi="ar-SA"/>
      </w:rPr>
    </w:lvl>
    <w:lvl w:ilvl="4">
      <w:start w:val="0"/>
      <w:numFmt w:val="bullet"/>
      <w:lvlText w:val="•"/>
      <w:lvlJc w:val="left"/>
      <w:pPr>
        <w:ind w:left="1442" w:hanging="284"/>
      </w:pPr>
      <w:rPr>
        <w:rFonts w:hint="default"/>
        <w:lang w:val="hu-HU" w:eastAsia="en-US" w:bidi="ar-SA"/>
      </w:rPr>
    </w:lvl>
    <w:lvl w:ilvl="5">
      <w:start w:val="0"/>
      <w:numFmt w:val="bullet"/>
      <w:lvlText w:val="•"/>
      <w:lvlJc w:val="left"/>
      <w:pPr>
        <w:ind w:left="1688" w:hanging="284"/>
      </w:pPr>
      <w:rPr>
        <w:rFonts w:hint="default"/>
        <w:lang w:val="hu-HU" w:eastAsia="en-US" w:bidi="ar-SA"/>
      </w:rPr>
    </w:lvl>
    <w:lvl w:ilvl="6">
      <w:start w:val="0"/>
      <w:numFmt w:val="bullet"/>
      <w:lvlText w:val="•"/>
      <w:lvlJc w:val="left"/>
      <w:pPr>
        <w:ind w:left="1933" w:hanging="284"/>
      </w:pPr>
      <w:rPr>
        <w:rFonts w:hint="default"/>
        <w:lang w:val="hu-HU" w:eastAsia="en-US" w:bidi="ar-SA"/>
      </w:rPr>
    </w:lvl>
    <w:lvl w:ilvl="7">
      <w:start w:val="0"/>
      <w:numFmt w:val="bullet"/>
      <w:lvlText w:val="•"/>
      <w:lvlJc w:val="left"/>
      <w:pPr>
        <w:ind w:left="2179" w:hanging="284"/>
      </w:pPr>
      <w:rPr>
        <w:rFonts w:hint="default"/>
        <w:lang w:val="hu-HU" w:eastAsia="en-US" w:bidi="ar-SA"/>
      </w:rPr>
    </w:lvl>
    <w:lvl w:ilvl="8">
      <w:start w:val="0"/>
      <w:numFmt w:val="bullet"/>
      <w:lvlText w:val="•"/>
      <w:lvlJc w:val="left"/>
      <w:pPr>
        <w:ind w:left="2424" w:hanging="284"/>
      </w:pPr>
      <w:rPr>
        <w:rFonts w:hint="default"/>
        <w:lang w:val="hu-HU" w:eastAsia="en-US" w:bidi="ar-SA"/>
      </w:rPr>
    </w:lvl>
  </w:abstractNum>
  <w:abstractNum w:abstractNumId="21" w15:restartNumberingAfterBreak="0">
    <w:nsid w:val="51F31E01"/>
    <w:multiLevelType w:val="hybridMultilevel"/>
    <w:tmpl w:val="86BEA9F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22" w15:restartNumberingAfterBreak="0">
    <w:nsid w:val="52A30B08"/>
    <w:multiLevelType w:val="hybridMultilevel"/>
    <w:tmpl w:val="D73E0A6C"/>
    <w:lvl w:ilvl="0">
      <w:start w:val="0"/>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start w:val="0"/>
      <w:numFmt w:val="bullet"/>
      <w:lvlText w:val="•"/>
      <w:lvlJc w:val="left"/>
      <w:pPr>
        <w:ind w:left="2563" w:hanging="428"/>
      </w:pPr>
      <w:rPr>
        <w:rFonts w:hint="default"/>
        <w:lang w:val="hu-HU" w:eastAsia="en-US" w:bidi="ar-SA"/>
      </w:rPr>
    </w:lvl>
    <w:lvl w:ilvl="2">
      <w:start w:val="0"/>
      <w:numFmt w:val="bullet"/>
      <w:lvlText w:val="•"/>
      <w:lvlJc w:val="left"/>
      <w:pPr>
        <w:ind w:left="3427" w:hanging="428"/>
      </w:pPr>
      <w:rPr>
        <w:rFonts w:hint="default"/>
        <w:lang w:val="hu-HU" w:eastAsia="en-US" w:bidi="ar-SA"/>
      </w:rPr>
    </w:lvl>
    <w:lvl w:ilvl="3">
      <w:start w:val="0"/>
      <w:numFmt w:val="bullet"/>
      <w:lvlText w:val="•"/>
      <w:lvlJc w:val="left"/>
      <w:pPr>
        <w:ind w:left="4291" w:hanging="428"/>
      </w:pPr>
      <w:rPr>
        <w:rFonts w:hint="default"/>
        <w:lang w:val="hu-HU" w:eastAsia="en-US" w:bidi="ar-SA"/>
      </w:rPr>
    </w:lvl>
    <w:lvl w:ilvl="4">
      <w:start w:val="0"/>
      <w:numFmt w:val="bullet"/>
      <w:lvlText w:val="•"/>
      <w:lvlJc w:val="left"/>
      <w:pPr>
        <w:ind w:left="5155" w:hanging="428"/>
      </w:pPr>
      <w:rPr>
        <w:rFonts w:hint="default"/>
        <w:lang w:val="hu-HU" w:eastAsia="en-US" w:bidi="ar-SA"/>
      </w:rPr>
    </w:lvl>
    <w:lvl w:ilvl="5">
      <w:start w:val="0"/>
      <w:numFmt w:val="bullet"/>
      <w:lvlText w:val="•"/>
      <w:lvlJc w:val="left"/>
      <w:pPr>
        <w:ind w:left="6019" w:hanging="428"/>
      </w:pPr>
      <w:rPr>
        <w:rFonts w:hint="default"/>
        <w:lang w:val="hu-HU" w:eastAsia="en-US" w:bidi="ar-SA"/>
      </w:rPr>
    </w:lvl>
    <w:lvl w:ilvl="6">
      <w:start w:val="0"/>
      <w:numFmt w:val="bullet"/>
      <w:lvlText w:val="•"/>
      <w:lvlJc w:val="left"/>
      <w:pPr>
        <w:ind w:left="6883" w:hanging="428"/>
      </w:pPr>
      <w:rPr>
        <w:rFonts w:hint="default"/>
        <w:lang w:val="hu-HU" w:eastAsia="en-US" w:bidi="ar-SA"/>
      </w:rPr>
    </w:lvl>
    <w:lvl w:ilvl="7">
      <w:start w:val="0"/>
      <w:numFmt w:val="bullet"/>
      <w:lvlText w:val="•"/>
      <w:lvlJc w:val="left"/>
      <w:pPr>
        <w:ind w:left="7747" w:hanging="428"/>
      </w:pPr>
      <w:rPr>
        <w:rFonts w:hint="default"/>
        <w:lang w:val="hu-HU" w:eastAsia="en-US" w:bidi="ar-SA"/>
      </w:rPr>
    </w:lvl>
    <w:lvl w:ilvl="8">
      <w:start w:val="0"/>
      <w:numFmt w:val="bullet"/>
      <w:lvlText w:val="•"/>
      <w:lvlJc w:val="left"/>
      <w:pPr>
        <w:ind w:left="8611" w:hanging="428"/>
      </w:pPr>
      <w:rPr>
        <w:rFonts w:hint="default"/>
        <w:lang w:val="hu-HU" w:eastAsia="en-US" w:bidi="ar-SA"/>
      </w:rPr>
    </w:lvl>
  </w:abstractNum>
  <w:abstractNum w:abstractNumId="23"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5B1456A9"/>
    <w:multiLevelType w:val="hybridMultilevel"/>
    <w:tmpl w:val="AAC82D84"/>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0" w:hanging="207"/>
      </w:pPr>
      <w:rPr>
        <w:rFonts w:hint="default"/>
        <w:lang w:val="hu-HU" w:eastAsia="en-US" w:bidi="ar-SA"/>
      </w:rPr>
    </w:lvl>
    <w:lvl w:ilvl="5">
      <w:start w:val="0"/>
      <w:numFmt w:val="bullet"/>
      <w:lvlText w:val="•"/>
      <w:lvlJc w:val="left"/>
      <w:pPr>
        <w:ind w:left="958" w:hanging="207"/>
      </w:pPr>
      <w:rPr>
        <w:rFonts w:hint="default"/>
        <w:lang w:val="hu-HU" w:eastAsia="en-US" w:bidi="ar-SA"/>
      </w:rPr>
    </w:lvl>
    <w:lvl w:ilvl="6">
      <w:start w:val="0"/>
      <w:numFmt w:val="bullet"/>
      <w:lvlText w:val="•"/>
      <w:lvlJc w:val="left"/>
      <w:pPr>
        <w:ind w:left="1106" w:hanging="207"/>
      </w:pPr>
      <w:rPr>
        <w:rFonts w:hint="default"/>
        <w:lang w:val="hu-HU" w:eastAsia="en-US" w:bidi="ar-SA"/>
      </w:rPr>
    </w:lvl>
    <w:lvl w:ilvl="7">
      <w:start w:val="0"/>
      <w:numFmt w:val="bullet"/>
      <w:lvlText w:val="•"/>
      <w:lvlJc w:val="left"/>
      <w:pPr>
        <w:ind w:left="1253" w:hanging="207"/>
      </w:pPr>
      <w:rPr>
        <w:rFonts w:hint="default"/>
        <w:lang w:val="hu-HU" w:eastAsia="en-US" w:bidi="ar-SA"/>
      </w:rPr>
    </w:lvl>
    <w:lvl w:ilvl="8">
      <w:start w:val="0"/>
      <w:numFmt w:val="bullet"/>
      <w:lvlText w:val="•"/>
      <w:lvlJc w:val="left"/>
      <w:pPr>
        <w:ind w:left="1401" w:hanging="207"/>
      </w:pPr>
      <w:rPr>
        <w:rFonts w:hint="default"/>
        <w:lang w:val="hu-HU" w:eastAsia="en-US" w:bidi="ar-SA"/>
      </w:rPr>
    </w:lvl>
  </w:abstractNum>
  <w:abstractNum w:abstractNumId="25" w15:restartNumberingAfterBreak="0">
    <w:nsid w:val="5CEF0B99"/>
    <w:multiLevelType w:val="hybridMultilevel"/>
    <w:tmpl w:val="4936FB66"/>
    <w:lvl w:ilvl="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start w:val="0"/>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start w:val="0"/>
      <w:numFmt w:val="bullet"/>
      <w:lvlText w:val="•"/>
      <w:lvlJc w:val="left"/>
      <w:pPr>
        <w:ind w:left="1980" w:hanging="360"/>
      </w:pPr>
      <w:rPr>
        <w:rFonts w:hint="default"/>
        <w:lang w:val="hu-HU" w:eastAsia="en-US" w:bidi="ar-SA"/>
      </w:rPr>
    </w:lvl>
    <w:lvl w:ilvl="3">
      <w:start w:val="0"/>
      <w:numFmt w:val="bullet"/>
      <w:lvlText w:val="•"/>
      <w:lvlJc w:val="left"/>
      <w:pPr>
        <w:ind w:left="3024" w:hanging="360"/>
      </w:pPr>
      <w:rPr>
        <w:rFonts w:hint="default"/>
        <w:lang w:val="hu-HU" w:eastAsia="en-US" w:bidi="ar-SA"/>
      </w:rPr>
    </w:lvl>
    <w:lvl w:ilvl="4">
      <w:start w:val="0"/>
      <w:numFmt w:val="bullet"/>
      <w:lvlText w:val="•"/>
      <w:lvlJc w:val="left"/>
      <w:pPr>
        <w:ind w:left="4069" w:hanging="360"/>
      </w:pPr>
      <w:rPr>
        <w:rFonts w:hint="default"/>
        <w:lang w:val="hu-HU" w:eastAsia="en-US" w:bidi="ar-SA"/>
      </w:rPr>
    </w:lvl>
    <w:lvl w:ilvl="5">
      <w:start w:val="0"/>
      <w:numFmt w:val="bullet"/>
      <w:lvlText w:val="•"/>
      <w:lvlJc w:val="left"/>
      <w:pPr>
        <w:ind w:left="5114" w:hanging="360"/>
      </w:pPr>
      <w:rPr>
        <w:rFonts w:hint="default"/>
        <w:lang w:val="hu-HU" w:eastAsia="en-US" w:bidi="ar-SA"/>
      </w:rPr>
    </w:lvl>
    <w:lvl w:ilvl="6">
      <w:start w:val="0"/>
      <w:numFmt w:val="bullet"/>
      <w:lvlText w:val="•"/>
      <w:lvlJc w:val="left"/>
      <w:pPr>
        <w:ind w:left="6159" w:hanging="360"/>
      </w:pPr>
      <w:rPr>
        <w:rFonts w:hint="default"/>
        <w:lang w:val="hu-HU" w:eastAsia="en-US" w:bidi="ar-SA"/>
      </w:rPr>
    </w:lvl>
    <w:lvl w:ilvl="7">
      <w:start w:val="0"/>
      <w:numFmt w:val="bullet"/>
      <w:lvlText w:val="•"/>
      <w:lvlJc w:val="left"/>
      <w:pPr>
        <w:ind w:left="7204" w:hanging="360"/>
      </w:pPr>
      <w:rPr>
        <w:rFonts w:hint="default"/>
        <w:lang w:val="hu-HU" w:eastAsia="en-US" w:bidi="ar-SA"/>
      </w:rPr>
    </w:lvl>
    <w:lvl w:ilvl="8">
      <w:start w:val="0"/>
      <w:numFmt w:val="bullet"/>
      <w:lvlText w:val="•"/>
      <w:lvlJc w:val="left"/>
      <w:pPr>
        <w:ind w:left="8249" w:hanging="360"/>
      </w:pPr>
      <w:rPr>
        <w:rFonts w:hint="default"/>
        <w:lang w:val="hu-HU" w:eastAsia="en-US" w:bidi="ar-SA"/>
      </w:rPr>
    </w:lvl>
  </w:abstractNum>
  <w:abstractNum w:abstractNumId="26" w15:restartNumberingAfterBreak="0">
    <w:nsid w:val="5F620B9A"/>
    <w:multiLevelType w:val="hybridMultilevel"/>
    <w:tmpl w:val="A2506AD8"/>
    <w:lvl w:ilvl="0">
      <w:start w:val="0"/>
      <w:numFmt w:val="bullet"/>
      <w:lvlText w:val="☐"/>
      <w:lvlJc w:val="left"/>
      <w:pPr>
        <w:ind w:left="387" w:hanging="284"/>
      </w:pPr>
      <w:rPr>
        <w:rFonts w:ascii="MS Gothic" w:eastAsia="MS Gothic" w:hAnsi="MS Gothic" w:cs="MS Gothic" w:hint="default"/>
        <w:b w:val="0"/>
        <w:bCs w:val="0"/>
        <w:i w:val="0"/>
        <w:iCs w:val="0"/>
        <w:spacing w:val="0"/>
        <w:w w:val="100"/>
        <w:sz w:val="22"/>
        <w:szCs w:val="22"/>
        <w:lang w:val="hu-HU" w:eastAsia="en-US" w:bidi="ar-SA"/>
      </w:rPr>
    </w:lvl>
    <w:lvl w:ilvl="1">
      <w:start w:val="0"/>
      <w:numFmt w:val="bullet"/>
      <w:lvlText w:val="•"/>
      <w:lvlJc w:val="left"/>
      <w:pPr>
        <w:ind w:left="572" w:hanging="284"/>
      </w:pPr>
      <w:rPr>
        <w:rFonts w:hint="default"/>
        <w:lang w:val="hu-HU" w:eastAsia="en-US" w:bidi="ar-SA"/>
      </w:rPr>
    </w:lvl>
    <w:lvl w:ilvl="2">
      <w:start w:val="0"/>
      <w:numFmt w:val="bullet"/>
      <w:lvlText w:val="•"/>
      <w:lvlJc w:val="left"/>
      <w:pPr>
        <w:ind w:left="765" w:hanging="284"/>
      </w:pPr>
      <w:rPr>
        <w:rFonts w:hint="default"/>
        <w:lang w:val="hu-HU" w:eastAsia="en-US" w:bidi="ar-SA"/>
      </w:rPr>
    </w:lvl>
    <w:lvl w:ilvl="3">
      <w:start w:val="0"/>
      <w:numFmt w:val="bullet"/>
      <w:lvlText w:val="•"/>
      <w:lvlJc w:val="left"/>
      <w:pPr>
        <w:ind w:left="958" w:hanging="284"/>
      </w:pPr>
      <w:rPr>
        <w:rFonts w:hint="default"/>
        <w:lang w:val="hu-HU" w:eastAsia="en-US" w:bidi="ar-SA"/>
      </w:rPr>
    </w:lvl>
    <w:lvl w:ilvl="4">
      <w:start w:val="0"/>
      <w:numFmt w:val="bullet"/>
      <w:lvlText w:val="•"/>
      <w:lvlJc w:val="left"/>
      <w:pPr>
        <w:ind w:left="1150" w:hanging="284"/>
      </w:pPr>
      <w:rPr>
        <w:rFonts w:hint="default"/>
        <w:lang w:val="hu-HU" w:eastAsia="en-US" w:bidi="ar-SA"/>
      </w:rPr>
    </w:lvl>
    <w:lvl w:ilvl="5">
      <w:start w:val="0"/>
      <w:numFmt w:val="bullet"/>
      <w:lvlText w:val="•"/>
      <w:lvlJc w:val="left"/>
      <w:pPr>
        <w:ind w:left="1343" w:hanging="284"/>
      </w:pPr>
      <w:rPr>
        <w:rFonts w:hint="default"/>
        <w:lang w:val="hu-HU" w:eastAsia="en-US" w:bidi="ar-SA"/>
      </w:rPr>
    </w:lvl>
    <w:lvl w:ilvl="6">
      <w:start w:val="0"/>
      <w:numFmt w:val="bullet"/>
      <w:lvlText w:val="•"/>
      <w:lvlJc w:val="left"/>
      <w:pPr>
        <w:ind w:left="1536" w:hanging="284"/>
      </w:pPr>
      <w:rPr>
        <w:rFonts w:hint="default"/>
        <w:lang w:val="hu-HU" w:eastAsia="en-US" w:bidi="ar-SA"/>
      </w:rPr>
    </w:lvl>
    <w:lvl w:ilvl="7">
      <w:start w:val="0"/>
      <w:numFmt w:val="bullet"/>
      <w:lvlText w:val="•"/>
      <w:lvlJc w:val="left"/>
      <w:pPr>
        <w:ind w:left="1728" w:hanging="284"/>
      </w:pPr>
      <w:rPr>
        <w:rFonts w:hint="default"/>
        <w:lang w:val="hu-HU" w:eastAsia="en-US" w:bidi="ar-SA"/>
      </w:rPr>
    </w:lvl>
    <w:lvl w:ilvl="8">
      <w:start w:val="0"/>
      <w:numFmt w:val="bullet"/>
      <w:lvlText w:val="•"/>
      <w:lvlJc w:val="left"/>
      <w:pPr>
        <w:ind w:left="1921" w:hanging="284"/>
      </w:pPr>
      <w:rPr>
        <w:rFonts w:hint="default"/>
        <w:lang w:val="hu-HU" w:eastAsia="en-US" w:bidi="ar-SA"/>
      </w:rPr>
    </w:lvl>
  </w:abstractNum>
  <w:abstractNum w:abstractNumId="27" w15:restartNumberingAfterBreak="0">
    <w:nsid w:val="6CC50858"/>
    <w:multiLevelType w:val="multilevel"/>
    <w:tmpl w:val="504E1E1E"/>
    <w:lvl w:ilvl="0">
      <w:start w:val="1"/>
      <w:numFmt w:val="decimal"/>
      <w:lvlText w:val="%1"/>
      <w:lvlJc w:val="left"/>
      <w:pPr>
        <w:ind w:left="575" w:hanging="432"/>
        <w:jc w:val="left"/>
      </w:pPr>
      <w:rPr>
        <w:rFonts w:ascii="Arial" w:eastAsia="Arial" w:hAnsi="Arial" w:cs="Arial" w:hint="default"/>
        <w:b/>
        <w:bCs/>
        <w:i w:val="0"/>
        <w:iCs w:val="0"/>
        <w:spacing w:val="0"/>
        <w:w w:val="99"/>
        <w:sz w:val="26"/>
        <w:szCs w:val="26"/>
        <w:lang w:val="hu-HU" w:eastAsia="en-US" w:bidi="ar-SA"/>
      </w:rPr>
    </w:lvl>
    <w:lvl w:ilvl="1">
      <w:start w:val="1"/>
      <w:numFmt w:val="decimal"/>
      <w:lvlText w:val="%1.%2"/>
      <w:lvlJc w:val="left"/>
      <w:pPr>
        <w:ind w:left="710" w:hanging="567"/>
        <w:jc w:val="left"/>
      </w:pPr>
      <w:rPr>
        <w:rFonts w:ascii="Arial" w:eastAsia="Arial" w:hAnsi="Arial" w:cs="Arial" w:hint="default"/>
        <w:b/>
        <w:bCs/>
        <w:i w:val="0"/>
        <w:iCs w:val="0"/>
        <w:spacing w:val="0"/>
        <w:w w:val="100"/>
        <w:sz w:val="22"/>
        <w:szCs w:val="22"/>
        <w:lang w:val="hu-HU" w:eastAsia="en-US" w:bidi="ar-SA"/>
      </w:rPr>
    </w:lvl>
    <w:lvl w:ilvl="2">
      <w:start w:val="0"/>
      <w:numFmt w:val="bullet"/>
      <w:lvlText w:val="☐"/>
      <w:lvlJc w:val="left"/>
      <w:pPr>
        <w:ind w:left="395" w:hanging="252"/>
      </w:pPr>
      <w:rPr>
        <w:rFonts w:ascii="Segoe UI Symbol" w:eastAsia="Segoe UI Symbol" w:hAnsi="Segoe UI Symbol" w:cs="Segoe UI Symbol" w:hint="default"/>
        <w:spacing w:val="0"/>
        <w:w w:val="100"/>
        <w:lang w:val="hu-HU" w:eastAsia="en-US" w:bidi="ar-SA"/>
      </w:rPr>
    </w:lvl>
    <w:lvl w:ilvl="3">
      <w:start w:val="0"/>
      <w:numFmt w:val="bullet"/>
      <w:lvlText w:val="•"/>
      <w:lvlJc w:val="left"/>
      <w:pPr>
        <w:ind w:left="720" w:hanging="252"/>
      </w:pPr>
      <w:rPr>
        <w:rFonts w:hint="default"/>
        <w:lang w:val="hu-HU" w:eastAsia="en-US" w:bidi="ar-SA"/>
      </w:rPr>
    </w:lvl>
    <w:lvl w:ilvl="4">
      <w:start w:val="0"/>
      <w:numFmt w:val="bullet"/>
      <w:lvlText w:val="•"/>
      <w:lvlJc w:val="left"/>
      <w:pPr>
        <w:ind w:left="860" w:hanging="252"/>
      </w:pPr>
      <w:rPr>
        <w:rFonts w:hint="default"/>
        <w:lang w:val="hu-HU" w:eastAsia="en-US" w:bidi="ar-SA"/>
      </w:rPr>
    </w:lvl>
    <w:lvl w:ilvl="5">
      <w:start w:val="0"/>
      <w:numFmt w:val="bullet"/>
      <w:lvlText w:val="•"/>
      <w:lvlJc w:val="left"/>
      <w:pPr>
        <w:ind w:left="2323" w:hanging="252"/>
      </w:pPr>
      <w:rPr>
        <w:rFonts w:hint="default"/>
        <w:lang w:val="hu-HU" w:eastAsia="en-US" w:bidi="ar-SA"/>
      </w:rPr>
    </w:lvl>
    <w:lvl w:ilvl="6">
      <w:start w:val="0"/>
      <w:numFmt w:val="bullet"/>
      <w:lvlText w:val="•"/>
      <w:lvlJc w:val="left"/>
      <w:pPr>
        <w:ind w:left="3786" w:hanging="252"/>
      </w:pPr>
      <w:rPr>
        <w:rFonts w:hint="default"/>
        <w:lang w:val="hu-HU" w:eastAsia="en-US" w:bidi="ar-SA"/>
      </w:rPr>
    </w:lvl>
    <w:lvl w:ilvl="7">
      <w:start w:val="0"/>
      <w:numFmt w:val="bullet"/>
      <w:lvlText w:val="•"/>
      <w:lvlJc w:val="left"/>
      <w:pPr>
        <w:ind w:left="5249" w:hanging="252"/>
      </w:pPr>
      <w:rPr>
        <w:rFonts w:hint="default"/>
        <w:lang w:val="hu-HU" w:eastAsia="en-US" w:bidi="ar-SA"/>
      </w:rPr>
    </w:lvl>
    <w:lvl w:ilvl="8">
      <w:start w:val="0"/>
      <w:numFmt w:val="bullet"/>
      <w:lvlText w:val="•"/>
      <w:lvlJc w:val="left"/>
      <w:pPr>
        <w:ind w:left="6712" w:hanging="252"/>
      </w:pPr>
      <w:rPr>
        <w:rFonts w:hint="default"/>
        <w:lang w:val="hu-HU" w:eastAsia="en-US" w:bidi="ar-SA"/>
      </w:rPr>
    </w:lvl>
  </w:abstractNum>
  <w:abstractNum w:abstractNumId="28" w15:restartNumberingAfterBreak="0">
    <w:nsid w:val="6E910F20"/>
    <w:multiLevelType w:val="hybridMultilevel"/>
    <w:tmpl w:val="D57C7A8E"/>
    <w:lvl w:ilvl="0">
      <w:start w:val="0"/>
      <w:numFmt w:val="bullet"/>
      <w:lvlText w:val=""/>
      <w:lvlJc w:val="left"/>
      <w:pPr>
        <w:ind w:left="1813" w:hanging="428"/>
      </w:pPr>
      <w:rPr>
        <w:rFonts w:ascii="Wingdings" w:eastAsia="Wingdings" w:hAnsi="Wingdings" w:cs="Wingdings" w:hint="default"/>
        <w:b w:val="0"/>
        <w:bCs w:val="0"/>
        <w:i w:val="0"/>
        <w:iCs w:val="0"/>
        <w:spacing w:val="0"/>
        <w:w w:val="100"/>
        <w:sz w:val="18"/>
        <w:szCs w:val="18"/>
        <w:lang w:val="hu-HU" w:eastAsia="en-US" w:bidi="ar-SA"/>
      </w:rPr>
    </w:lvl>
    <w:lvl w:ilvl="1">
      <w:start w:val="0"/>
      <w:numFmt w:val="bullet"/>
      <w:lvlText w:val="•"/>
      <w:lvlJc w:val="left"/>
      <w:pPr>
        <w:ind w:left="2587" w:hanging="428"/>
      </w:pPr>
      <w:rPr>
        <w:rFonts w:hint="default"/>
        <w:lang w:val="hu-HU" w:eastAsia="en-US" w:bidi="ar-SA"/>
      </w:rPr>
    </w:lvl>
    <w:lvl w:ilvl="2">
      <w:start w:val="0"/>
      <w:numFmt w:val="bullet"/>
      <w:lvlText w:val="•"/>
      <w:lvlJc w:val="left"/>
      <w:pPr>
        <w:ind w:left="3355" w:hanging="428"/>
      </w:pPr>
      <w:rPr>
        <w:rFonts w:hint="default"/>
        <w:lang w:val="hu-HU" w:eastAsia="en-US" w:bidi="ar-SA"/>
      </w:rPr>
    </w:lvl>
    <w:lvl w:ilvl="3">
      <w:start w:val="0"/>
      <w:numFmt w:val="bullet"/>
      <w:lvlText w:val="•"/>
      <w:lvlJc w:val="left"/>
      <w:pPr>
        <w:ind w:left="4123" w:hanging="428"/>
      </w:pPr>
      <w:rPr>
        <w:rFonts w:hint="default"/>
        <w:lang w:val="hu-HU" w:eastAsia="en-US" w:bidi="ar-SA"/>
      </w:rPr>
    </w:lvl>
    <w:lvl w:ilvl="4">
      <w:start w:val="0"/>
      <w:numFmt w:val="bullet"/>
      <w:lvlText w:val="•"/>
      <w:lvlJc w:val="left"/>
      <w:pPr>
        <w:ind w:left="4891" w:hanging="428"/>
      </w:pPr>
      <w:rPr>
        <w:rFonts w:hint="default"/>
        <w:lang w:val="hu-HU" w:eastAsia="en-US" w:bidi="ar-SA"/>
      </w:rPr>
    </w:lvl>
    <w:lvl w:ilvl="5">
      <w:start w:val="0"/>
      <w:numFmt w:val="bullet"/>
      <w:lvlText w:val="•"/>
      <w:lvlJc w:val="left"/>
      <w:pPr>
        <w:ind w:left="5659" w:hanging="428"/>
      </w:pPr>
      <w:rPr>
        <w:rFonts w:hint="default"/>
        <w:lang w:val="hu-HU" w:eastAsia="en-US" w:bidi="ar-SA"/>
      </w:rPr>
    </w:lvl>
    <w:lvl w:ilvl="6">
      <w:start w:val="0"/>
      <w:numFmt w:val="bullet"/>
      <w:lvlText w:val="•"/>
      <w:lvlJc w:val="left"/>
      <w:pPr>
        <w:ind w:left="6427" w:hanging="428"/>
      </w:pPr>
      <w:rPr>
        <w:rFonts w:hint="default"/>
        <w:lang w:val="hu-HU" w:eastAsia="en-US" w:bidi="ar-SA"/>
      </w:rPr>
    </w:lvl>
    <w:lvl w:ilvl="7">
      <w:start w:val="0"/>
      <w:numFmt w:val="bullet"/>
      <w:lvlText w:val="•"/>
      <w:lvlJc w:val="left"/>
      <w:pPr>
        <w:ind w:left="7194" w:hanging="428"/>
      </w:pPr>
      <w:rPr>
        <w:rFonts w:hint="default"/>
        <w:lang w:val="hu-HU" w:eastAsia="en-US" w:bidi="ar-SA"/>
      </w:rPr>
    </w:lvl>
    <w:lvl w:ilvl="8">
      <w:start w:val="0"/>
      <w:numFmt w:val="bullet"/>
      <w:lvlText w:val="•"/>
      <w:lvlJc w:val="left"/>
      <w:pPr>
        <w:ind w:left="7962" w:hanging="428"/>
      </w:pPr>
      <w:rPr>
        <w:rFonts w:hint="default"/>
        <w:lang w:val="hu-HU" w:eastAsia="en-US" w:bidi="ar-SA"/>
      </w:rPr>
    </w:lvl>
  </w:abstractNum>
  <w:abstractNum w:abstractNumId="29" w15:restartNumberingAfterBreak="0">
    <w:nsid w:val="70A77D61"/>
    <w:multiLevelType w:val="hybridMultilevel"/>
    <w:tmpl w:val="78FE2E20"/>
    <w:lvl w:ilvl="0">
      <w:start w:val="0"/>
      <w:numFmt w:val="bullet"/>
      <w:lvlText w:val="☐"/>
      <w:lvlJc w:val="left"/>
      <w:pPr>
        <w:ind w:left="235" w:hanging="231"/>
      </w:pPr>
      <w:rPr>
        <w:rFonts w:ascii="MS Gothic" w:eastAsia="MS Gothic" w:hAnsi="MS Gothic" w:cs="MS Gothic" w:hint="default"/>
        <w:b w:val="0"/>
        <w:bCs w:val="0"/>
        <w:i w:val="0"/>
        <w:iCs w:val="0"/>
        <w:spacing w:val="0"/>
        <w:w w:val="100"/>
        <w:sz w:val="18"/>
        <w:szCs w:val="18"/>
        <w:lang w:val="hu-HU" w:eastAsia="en-US" w:bidi="ar-SA"/>
      </w:rPr>
    </w:lvl>
    <w:lvl w:ilvl="1">
      <w:start w:val="0"/>
      <w:numFmt w:val="bullet"/>
      <w:lvlText w:val="•"/>
      <w:lvlJc w:val="left"/>
      <w:pPr>
        <w:ind w:left="499" w:hanging="231"/>
      </w:pPr>
      <w:rPr>
        <w:rFonts w:hint="default"/>
        <w:lang w:val="hu-HU" w:eastAsia="en-US" w:bidi="ar-SA"/>
      </w:rPr>
    </w:lvl>
    <w:lvl w:ilvl="2">
      <w:start w:val="0"/>
      <w:numFmt w:val="bullet"/>
      <w:lvlText w:val="•"/>
      <w:lvlJc w:val="left"/>
      <w:pPr>
        <w:ind w:left="759" w:hanging="231"/>
      </w:pPr>
      <w:rPr>
        <w:rFonts w:hint="default"/>
        <w:lang w:val="hu-HU" w:eastAsia="en-US" w:bidi="ar-SA"/>
      </w:rPr>
    </w:lvl>
    <w:lvl w:ilvl="3">
      <w:start w:val="0"/>
      <w:numFmt w:val="bullet"/>
      <w:lvlText w:val="•"/>
      <w:lvlJc w:val="left"/>
      <w:pPr>
        <w:ind w:left="1018" w:hanging="231"/>
      </w:pPr>
      <w:rPr>
        <w:rFonts w:hint="default"/>
        <w:lang w:val="hu-HU" w:eastAsia="en-US" w:bidi="ar-SA"/>
      </w:rPr>
    </w:lvl>
    <w:lvl w:ilvl="4">
      <w:start w:val="0"/>
      <w:numFmt w:val="bullet"/>
      <w:lvlText w:val="•"/>
      <w:lvlJc w:val="left"/>
      <w:pPr>
        <w:ind w:left="1278" w:hanging="231"/>
      </w:pPr>
      <w:rPr>
        <w:rFonts w:hint="default"/>
        <w:lang w:val="hu-HU" w:eastAsia="en-US" w:bidi="ar-SA"/>
      </w:rPr>
    </w:lvl>
    <w:lvl w:ilvl="5">
      <w:start w:val="0"/>
      <w:numFmt w:val="bullet"/>
      <w:lvlText w:val="•"/>
      <w:lvlJc w:val="left"/>
      <w:pPr>
        <w:ind w:left="1538" w:hanging="231"/>
      </w:pPr>
      <w:rPr>
        <w:rFonts w:hint="default"/>
        <w:lang w:val="hu-HU" w:eastAsia="en-US" w:bidi="ar-SA"/>
      </w:rPr>
    </w:lvl>
    <w:lvl w:ilvl="6">
      <w:start w:val="0"/>
      <w:numFmt w:val="bullet"/>
      <w:lvlText w:val="•"/>
      <w:lvlJc w:val="left"/>
      <w:pPr>
        <w:ind w:left="1797" w:hanging="231"/>
      </w:pPr>
      <w:rPr>
        <w:rFonts w:hint="default"/>
        <w:lang w:val="hu-HU" w:eastAsia="en-US" w:bidi="ar-SA"/>
      </w:rPr>
    </w:lvl>
    <w:lvl w:ilvl="7">
      <w:start w:val="0"/>
      <w:numFmt w:val="bullet"/>
      <w:lvlText w:val="•"/>
      <w:lvlJc w:val="left"/>
      <w:pPr>
        <w:ind w:left="2057" w:hanging="231"/>
      </w:pPr>
      <w:rPr>
        <w:rFonts w:hint="default"/>
        <w:lang w:val="hu-HU" w:eastAsia="en-US" w:bidi="ar-SA"/>
      </w:rPr>
    </w:lvl>
    <w:lvl w:ilvl="8">
      <w:start w:val="0"/>
      <w:numFmt w:val="bullet"/>
      <w:lvlText w:val="•"/>
      <w:lvlJc w:val="left"/>
      <w:pPr>
        <w:ind w:left="2316" w:hanging="231"/>
      </w:pPr>
      <w:rPr>
        <w:rFonts w:hint="default"/>
        <w:lang w:val="hu-HU" w:eastAsia="en-US" w:bidi="ar-SA"/>
      </w:rPr>
    </w:lvl>
  </w:abstractNum>
  <w:abstractNum w:abstractNumId="30" w15:restartNumberingAfterBreak="0">
    <w:nsid w:val="7238118E"/>
    <w:multiLevelType w:val="hybridMultilevel"/>
    <w:tmpl w:val="2C9267FE"/>
    <w:lvl w:ilvl="0">
      <w:start w:val="0"/>
      <w:numFmt w:val="bullet"/>
      <w:lvlText w:val="☐"/>
      <w:lvlJc w:val="left"/>
      <w:pPr>
        <w:ind w:left="211" w:hanging="207"/>
      </w:pPr>
      <w:rPr>
        <w:rFonts w:ascii="Segoe UI Symbol" w:eastAsia="Segoe UI Symbol" w:hAnsi="Segoe UI Symbol" w:cs="Segoe UI Symbol" w:hint="default"/>
        <w:b w:val="0"/>
        <w:bCs w:val="0"/>
        <w:i w:val="0"/>
        <w:iCs w:val="0"/>
        <w:spacing w:val="0"/>
        <w:w w:val="100"/>
        <w:sz w:val="18"/>
        <w:szCs w:val="18"/>
        <w:lang w:val="hu-HU" w:eastAsia="en-US" w:bidi="ar-SA"/>
      </w:rPr>
    </w:lvl>
    <w:lvl w:ilvl="1">
      <w:start w:val="0"/>
      <w:numFmt w:val="bullet"/>
      <w:lvlText w:val="•"/>
      <w:lvlJc w:val="left"/>
      <w:pPr>
        <w:ind w:left="367" w:hanging="207"/>
      </w:pPr>
      <w:rPr>
        <w:rFonts w:hint="default"/>
        <w:lang w:val="hu-HU" w:eastAsia="en-US" w:bidi="ar-SA"/>
      </w:rPr>
    </w:lvl>
    <w:lvl w:ilvl="2">
      <w:start w:val="0"/>
      <w:numFmt w:val="bullet"/>
      <w:lvlText w:val="•"/>
      <w:lvlJc w:val="left"/>
      <w:pPr>
        <w:ind w:left="515" w:hanging="207"/>
      </w:pPr>
      <w:rPr>
        <w:rFonts w:hint="default"/>
        <w:lang w:val="hu-HU" w:eastAsia="en-US" w:bidi="ar-SA"/>
      </w:rPr>
    </w:lvl>
    <w:lvl w:ilvl="3">
      <w:start w:val="0"/>
      <w:numFmt w:val="bullet"/>
      <w:lvlText w:val="•"/>
      <w:lvlJc w:val="left"/>
      <w:pPr>
        <w:ind w:left="663" w:hanging="207"/>
      </w:pPr>
      <w:rPr>
        <w:rFonts w:hint="default"/>
        <w:lang w:val="hu-HU" w:eastAsia="en-US" w:bidi="ar-SA"/>
      </w:rPr>
    </w:lvl>
    <w:lvl w:ilvl="4">
      <w:start w:val="0"/>
      <w:numFmt w:val="bullet"/>
      <w:lvlText w:val="•"/>
      <w:lvlJc w:val="left"/>
      <w:pPr>
        <w:ind w:left="811" w:hanging="207"/>
      </w:pPr>
      <w:rPr>
        <w:rFonts w:hint="default"/>
        <w:lang w:val="hu-HU" w:eastAsia="en-US" w:bidi="ar-SA"/>
      </w:rPr>
    </w:lvl>
    <w:lvl w:ilvl="5">
      <w:start w:val="0"/>
      <w:numFmt w:val="bullet"/>
      <w:lvlText w:val="•"/>
      <w:lvlJc w:val="left"/>
      <w:pPr>
        <w:ind w:left="959" w:hanging="207"/>
      </w:pPr>
      <w:rPr>
        <w:rFonts w:hint="default"/>
        <w:lang w:val="hu-HU" w:eastAsia="en-US" w:bidi="ar-SA"/>
      </w:rPr>
    </w:lvl>
    <w:lvl w:ilvl="6">
      <w:start w:val="0"/>
      <w:numFmt w:val="bullet"/>
      <w:lvlText w:val="•"/>
      <w:lvlJc w:val="left"/>
      <w:pPr>
        <w:ind w:left="1107" w:hanging="207"/>
      </w:pPr>
      <w:rPr>
        <w:rFonts w:hint="default"/>
        <w:lang w:val="hu-HU" w:eastAsia="en-US" w:bidi="ar-SA"/>
      </w:rPr>
    </w:lvl>
    <w:lvl w:ilvl="7">
      <w:start w:val="0"/>
      <w:numFmt w:val="bullet"/>
      <w:lvlText w:val="•"/>
      <w:lvlJc w:val="left"/>
      <w:pPr>
        <w:ind w:left="1255" w:hanging="207"/>
      </w:pPr>
      <w:rPr>
        <w:rFonts w:hint="default"/>
        <w:lang w:val="hu-HU" w:eastAsia="en-US" w:bidi="ar-SA"/>
      </w:rPr>
    </w:lvl>
    <w:lvl w:ilvl="8">
      <w:start w:val="0"/>
      <w:numFmt w:val="bullet"/>
      <w:lvlText w:val="•"/>
      <w:lvlJc w:val="left"/>
      <w:pPr>
        <w:ind w:left="1403" w:hanging="207"/>
      </w:pPr>
      <w:rPr>
        <w:rFonts w:hint="default"/>
        <w:lang w:val="hu-HU" w:eastAsia="en-US" w:bidi="ar-SA"/>
      </w:rPr>
    </w:lvl>
  </w:abstractNum>
  <w:abstractNum w:abstractNumId="31" w15:restartNumberingAfterBreak="0">
    <w:nsid w:val="7CC849EC"/>
    <w:multiLevelType w:val="hybridMultilevel"/>
    <w:tmpl w:val="62861BB0"/>
    <w:lvl w:ilvl="0">
      <w:start w:val="1"/>
      <w:numFmt w:val="upperRoman"/>
      <w:lvlText w:val="%1."/>
      <w:lvlJc w:val="left"/>
      <w:pPr>
        <w:ind w:left="738" w:hanging="167"/>
      </w:pPr>
      <w:rPr>
        <w:rFonts w:hint="default"/>
        <w:spacing w:val="0"/>
        <w:w w:val="99"/>
        <w:lang w:val="hu-HU" w:eastAsia="en-US" w:bidi="ar-SA"/>
      </w:rPr>
    </w:lvl>
    <w:lvl w:ilvl="1">
      <w:start w:val="0"/>
      <w:numFmt w:val="bullet"/>
      <w:lvlText w:val="•"/>
      <w:lvlJc w:val="left"/>
      <w:pPr>
        <w:ind w:left="1778" w:hanging="167"/>
      </w:pPr>
      <w:rPr>
        <w:rFonts w:hint="default"/>
        <w:lang w:val="hu-HU" w:eastAsia="en-US" w:bidi="ar-SA"/>
      </w:rPr>
    </w:lvl>
    <w:lvl w:ilvl="2">
      <w:start w:val="0"/>
      <w:numFmt w:val="bullet"/>
      <w:lvlText w:val="•"/>
      <w:lvlJc w:val="left"/>
      <w:pPr>
        <w:ind w:left="2817" w:hanging="167"/>
      </w:pPr>
      <w:rPr>
        <w:rFonts w:hint="default"/>
        <w:lang w:val="hu-HU" w:eastAsia="en-US" w:bidi="ar-SA"/>
      </w:rPr>
    </w:lvl>
    <w:lvl w:ilvl="3">
      <w:start w:val="0"/>
      <w:numFmt w:val="bullet"/>
      <w:lvlText w:val="•"/>
      <w:lvlJc w:val="left"/>
      <w:pPr>
        <w:ind w:left="3855" w:hanging="167"/>
      </w:pPr>
      <w:rPr>
        <w:rFonts w:hint="default"/>
        <w:lang w:val="hu-HU" w:eastAsia="en-US" w:bidi="ar-SA"/>
      </w:rPr>
    </w:lvl>
    <w:lvl w:ilvl="4">
      <w:start w:val="0"/>
      <w:numFmt w:val="bullet"/>
      <w:lvlText w:val="•"/>
      <w:lvlJc w:val="left"/>
      <w:pPr>
        <w:ind w:left="4894" w:hanging="167"/>
      </w:pPr>
      <w:rPr>
        <w:rFonts w:hint="default"/>
        <w:lang w:val="hu-HU" w:eastAsia="en-US" w:bidi="ar-SA"/>
      </w:rPr>
    </w:lvl>
    <w:lvl w:ilvl="5">
      <w:start w:val="0"/>
      <w:numFmt w:val="bullet"/>
      <w:lvlText w:val="•"/>
      <w:lvlJc w:val="left"/>
      <w:pPr>
        <w:ind w:left="5933" w:hanging="167"/>
      </w:pPr>
      <w:rPr>
        <w:rFonts w:hint="default"/>
        <w:lang w:val="hu-HU" w:eastAsia="en-US" w:bidi="ar-SA"/>
      </w:rPr>
    </w:lvl>
    <w:lvl w:ilvl="6">
      <w:start w:val="0"/>
      <w:numFmt w:val="bullet"/>
      <w:lvlText w:val="•"/>
      <w:lvlJc w:val="left"/>
      <w:pPr>
        <w:ind w:left="6971" w:hanging="167"/>
      </w:pPr>
      <w:rPr>
        <w:rFonts w:hint="default"/>
        <w:lang w:val="hu-HU" w:eastAsia="en-US" w:bidi="ar-SA"/>
      </w:rPr>
    </w:lvl>
    <w:lvl w:ilvl="7">
      <w:start w:val="0"/>
      <w:numFmt w:val="bullet"/>
      <w:lvlText w:val="•"/>
      <w:lvlJc w:val="left"/>
      <w:pPr>
        <w:ind w:left="8010" w:hanging="167"/>
      </w:pPr>
      <w:rPr>
        <w:rFonts w:hint="default"/>
        <w:lang w:val="hu-HU" w:eastAsia="en-US" w:bidi="ar-SA"/>
      </w:rPr>
    </w:lvl>
    <w:lvl w:ilvl="8">
      <w:start w:val="0"/>
      <w:numFmt w:val="bullet"/>
      <w:lvlText w:val="•"/>
      <w:lvlJc w:val="left"/>
      <w:pPr>
        <w:ind w:left="9049" w:hanging="167"/>
      </w:pPr>
      <w:rPr>
        <w:rFonts w:hint="default"/>
        <w:lang w:val="hu-HU" w:eastAsia="en-US" w:bidi="ar-SA"/>
      </w:rPr>
    </w:lvl>
  </w:abstractNum>
  <w:num w:numId="1">
    <w:abstractNumId w:val="0"/>
    <w:lvlOverride w:ilvl="0">
      <w:lvl w:ilvl="0">
        <w:start w:val="0"/>
        <w:numFmt w:val="bullet"/>
        <w:lvlText w:val="-"/>
        <w:legacy w:legacy="1" w:legacySpace="0" w:legacyIndent="120"/>
        <w:lvlJc w:val="left"/>
        <w:rPr>
          <w:rFonts w:ascii="Times New Roman" w:hAnsi="Times New Roman" w:hint="default"/>
        </w:rPr>
      </w:lvl>
    </w:lvlOverride>
  </w:num>
  <w:num w:numId="2">
    <w:abstractNumId w:val="0"/>
    <w:lvlOverride w:ilvl="0">
      <w:lvl w:ilvl="0">
        <w:start w:val="0"/>
        <w:numFmt w:val="bullet"/>
        <w:lvlText w:val="•"/>
        <w:legacy w:legacy="1" w:legacySpace="0" w:legacyIndent="353"/>
        <w:lvlJc w:val="left"/>
        <w:rPr>
          <w:rFonts w:ascii="Times New Roman" w:hAnsi="Times New Roman" w:hint="default"/>
        </w:rPr>
      </w:lvl>
    </w:lvlOverride>
  </w:num>
  <w:num w:numId="3">
    <w:abstractNumId w:val="17"/>
  </w:num>
  <w:num w:numId="4">
    <w:abstractNumId w:val="6"/>
  </w:num>
  <w:num w:numId="5">
    <w:abstractNumId w:val="19"/>
  </w:num>
  <w:num w:numId="6">
    <w:abstractNumId w:val="23"/>
  </w:num>
  <w:num w:numId="7">
    <w:abstractNumId w:val="2"/>
  </w:num>
  <w:num w:numId="8">
    <w:abstractNumId w:val="5"/>
  </w:num>
  <w:num w:numId="9">
    <w:abstractNumId w:val="15"/>
  </w:num>
  <w:num w:numId="10">
    <w:abstractNumId w:val="18"/>
  </w:num>
  <w:num w:numId="11">
    <w:abstractNumId w:val="16"/>
  </w:num>
  <w:num w:numId="12">
    <w:abstractNumId w:val="25"/>
  </w:num>
  <w:num w:numId="13">
    <w:abstractNumId w:val="22"/>
  </w:num>
  <w:num w:numId="14">
    <w:abstractNumId w:val="31"/>
  </w:num>
  <w:num w:numId="15">
    <w:abstractNumId w:val="27"/>
  </w:num>
  <w:num w:numId="16">
    <w:abstractNumId w:val="12"/>
  </w:num>
  <w:num w:numId="17">
    <w:abstractNumId w:val="26"/>
  </w:num>
  <w:num w:numId="18">
    <w:abstractNumId w:val="4"/>
  </w:num>
  <w:num w:numId="19">
    <w:abstractNumId w:val="10"/>
  </w:num>
  <w:num w:numId="20">
    <w:abstractNumId w:val="1"/>
  </w:num>
  <w:num w:numId="21">
    <w:abstractNumId w:val="13"/>
  </w:num>
  <w:num w:numId="22">
    <w:abstractNumId w:val="20"/>
  </w:num>
  <w:num w:numId="23">
    <w:abstractNumId w:val="11"/>
  </w:num>
  <w:num w:numId="24">
    <w:abstractNumId w:val="3"/>
  </w:num>
  <w:num w:numId="25">
    <w:abstractNumId w:val="8"/>
  </w:num>
  <w:num w:numId="26">
    <w:abstractNumId w:val="30"/>
  </w:num>
  <w:num w:numId="27">
    <w:abstractNumId w:val="29"/>
  </w:num>
  <w:num w:numId="28">
    <w:abstractNumId w:val="7"/>
  </w:num>
  <w:num w:numId="29">
    <w:abstractNumId w:val="21"/>
  </w:num>
  <w:num w:numId="30">
    <w:abstractNumId w:val="24"/>
  </w:num>
  <w:num w:numId="31">
    <w:abstractNumId w:val="14"/>
  </w:num>
  <w:num w:numId="32">
    <w:abstractNumId w:val="9"/>
  </w:num>
  <w:num w:numId="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08"/>
  <w:hyphenationZone w:val="425"/>
  <w:displayHorizontalDrawingGridEvery w:val="0"/>
  <w:displayVerticalDrawingGridEvery w:val="0"/>
  <w:doNotUseMarginsForDrawingGridOrigin/>
  <w:noPunctuationKerning/>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802DA"/>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3EA"/>
    <w:rsid w:val="00125B1D"/>
    <w:rsid w:val="00132C8E"/>
    <w:rsid w:val="00133CEC"/>
    <w:rsid w:val="00135618"/>
    <w:rsid w:val="001360F2"/>
    <w:rsid w:val="001539C9"/>
    <w:rsid w:val="00153C36"/>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C40F4"/>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596E"/>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022A"/>
    <w:rsid w:val="00362304"/>
    <w:rsid w:val="003636E4"/>
    <w:rsid w:val="00365A9F"/>
    <w:rsid w:val="003715FA"/>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C63"/>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16CF"/>
    <w:rsid w:val="00563C63"/>
    <w:rsid w:val="00564498"/>
    <w:rsid w:val="0056560C"/>
    <w:rsid w:val="0056668F"/>
    <w:rsid w:val="0057126C"/>
    <w:rsid w:val="005740CD"/>
    <w:rsid w:val="00574D85"/>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23D59"/>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D0483"/>
    <w:rsid w:val="006D2278"/>
    <w:rsid w:val="006D568D"/>
    <w:rsid w:val="006D6859"/>
    <w:rsid w:val="006D7FF6"/>
    <w:rsid w:val="006E40E4"/>
    <w:rsid w:val="006E4685"/>
    <w:rsid w:val="006F00DE"/>
    <w:rsid w:val="006F3364"/>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8D3E64"/>
    <w:rsid w:val="008E245B"/>
    <w:rsid w:val="00902D5C"/>
    <w:rsid w:val="009034B4"/>
    <w:rsid w:val="00910E50"/>
    <w:rsid w:val="009162EF"/>
    <w:rsid w:val="00931B01"/>
    <w:rsid w:val="00932CFA"/>
    <w:rsid w:val="00932F08"/>
    <w:rsid w:val="00934957"/>
    <w:rsid w:val="0093547A"/>
    <w:rsid w:val="00940F86"/>
    <w:rsid w:val="00944A92"/>
    <w:rsid w:val="00950287"/>
    <w:rsid w:val="00951287"/>
    <w:rsid w:val="00956132"/>
    <w:rsid w:val="00957B35"/>
    <w:rsid w:val="0096001F"/>
    <w:rsid w:val="00962476"/>
    <w:rsid w:val="0096674C"/>
    <w:rsid w:val="00972B1C"/>
    <w:rsid w:val="0097402E"/>
    <w:rsid w:val="00975BAD"/>
    <w:rsid w:val="00984FE0"/>
    <w:rsid w:val="00985775"/>
    <w:rsid w:val="00986F63"/>
    <w:rsid w:val="00995942"/>
    <w:rsid w:val="00997166"/>
    <w:rsid w:val="00997486"/>
    <w:rsid w:val="009974CD"/>
    <w:rsid w:val="009A0151"/>
    <w:rsid w:val="009A2079"/>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9F7E5C"/>
    <w:rsid w:val="00A05DE3"/>
    <w:rsid w:val="00A11969"/>
    <w:rsid w:val="00A139B1"/>
    <w:rsid w:val="00A225DE"/>
    <w:rsid w:val="00A23019"/>
    <w:rsid w:val="00A2632A"/>
    <w:rsid w:val="00A26AC1"/>
    <w:rsid w:val="00A26FC0"/>
    <w:rsid w:val="00A35AF4"/>
    <w:rsid w:val="00A36898"/>
    <w:rsid w:val="00A42398"/>
    <w:rsid w:val="00A451FF"/>
    <w:rsid w:val="00A47138"/>
    <w:rsid w:val="00A47338"/>
    <w:rsid w:val="00A477F1"/>
    <w:rsid w:val="00A53FD8"/>
    <w:rsid w:val="00A556F2"/>
    <w:rsid w:val="00A5689E"/>
    <w:rsid w:val="00A60A32"/>
    <w:rsid w:val="00A621AF"/>
    <w:rsid w:val="00A636E1"/>
    <w:rsid w:val="00A64007"/>
    <w:rsid w:val="00A645D5"/>
    <w:rsid w:val="00A715EA"/>
    <w:rsid w:val="00A71A62"/>
    <w:rsid w:val="00A742BE"/>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5E1D"/>
    <w:rsid w:val="00AC6E40"/>
    <w:rsid w:val="00AD1620"/>
    <w:rsid w:val="00AD1AC3"/>
    <w:rsid w:val="00AD2253"/>
    <w:rsid w:val="00AD3E05"/>
    <w:rsid w:val="00AE0CE3"/>
    <w:rsid w:val="00AE192F"/>
    <w:rsid w:val="00AE4974"/>
    <w:rsid w:val="00AE57CB"/>
    <w:rsid w:val="00AE634D"/>
    <w:rsid w:val="00AE6ABB"/>
    <w:rsid w:val="00AF5949"/>
    <w:rsid w:val="00B02461"/>
    <w:rsid w:val="00B0665F"/>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00B7"/>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61E3"/>
    <w:rsid w:val="00CB7072"/>
    <w:rsid w:val="00CB787E"/>
    <w:rsid w:val="00CC2C80"/>
    <w:rsid w:val="00CC3965"/>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21E2"/>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4B6"/>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C75E0"/>
    <w:rsid w:val="00FD32B5"/>
    <w:rsid w:val="00FD7494"/>
    <w:rsid w:val="00FD7FD3"/>
    <w:rsid w:val="00FE5B0A"/>
    <w:rsid w:val="00FE5C89"/>
    <w:rsid w:val="00FF1029"/>
    <w:rsid w:val="00FF3D3D"/>
    <w:rsid w:val="00FF72CA"/>
    <w:rsid w:val="00FF7670"/>
  </w:rsids>
  <m:mathPr>
    <m:mathFont m:val="Cambria Math"/>
  </m:mathPr>
  <w:themeFontLang w:val="hu-HU"/>
  <w:clrSchemeMapping w:bg1="light1" w:t1="dark1" w:bg2="light2" w:t2="dark2" w:accent1="accent1" w:accent2="accent2" w:accent3="accent3" w:accent4="accent4" w:accent5="accent5" w:accent6="accent6" w:hyperlink="hyperlink" w:followedHyperlink="followedHyperlink"/>
  <w:doNotIncludeSubdocsInStats/>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Heading2">
    <w:name w:val="heading 2"/>
    <w:basedOn w:val="Norma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Heading3">
    <w:name w:val="heading 3"/>
    <w:basedOn w:val="Normal"/>
    <w:next w:val="NormalIndent"/>
    <w:link w:val="Cmsor3Char"/>
    <w:qFormat/>
    <w:rsid w:val="00854D51"/>
    <w:pPr>
      <w:keepNext/>
      <w:keepLines/>
      <w:spacing w:before="240" w:after="240" w:line="360" w:lineRule="atLeast"/>
      <w:jc w:val="both"/>
      <w:outlineLvl w:val="2"/>
    </w:pPr>
    <w:rPr>
      <w:i/>
      <w:iCs/>
      <w:sz w:val="24"/>
      <w:szCs w:val="24"/>
      <w:lang w:val="en-GB"/>
    </w:rPr>
  </w:style>
  <w:style w:type="paragraph" w:styleId="Heading4">
    <w:name w:val="heading 4"/>
    <w:basedOn w:val="Normal"/>
    <w:next w:val="Normal"/>
    <w:qFormat/>
    <w:rsid w:val="002D3893"/>
    <w:pPr>
      <w:keepNext/>
      <w:outlineLvl w:val="3"/>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lfejChar"/>
    <w:pPr>
      <w:tabs>
        <w:tab w:val="center" w:pos="4536"/>
        <w:tab w:val="right" w:pos="9072"/>
      </w:tabs>
    </w:pPr>
  </w:style>
  <w:style w:type="paragraph" w:styleId="Footer">
    <w:name w:val="footer"/>
    <w:basedOn w:val="Normal"/>
    <w:link w:val="llbChar"/>
    <w:uiPriority w:val="99"/>
    <w:pPr>
      <w:tabs>
        <w:tab w:val="center" w:pos="4536"/>
        <w:tab w:val="right" w:pos="9072"/>
      </w:tabs>
    </w:pPr>
  </w:style>
  <w:style w:type="character" w:styleId="PageNumber">
    <w:name w:val="page number"/>
    <w:basedOn w:val="DefaultParagraphFont"/>
  </w:style>
  <w:style w:type="paragraph" w:styleId="BodyText">
    <w:name w:val="Body Text"/>
    <w:basedOn w:val="Normal"/>
    <w:link w:val="SzvegtrzsChar"/>
    <w:pPr>
      <w:spacing w:line="360" w:lineRule="auto"/>
      <w:jc w:val="both"/>
    </w:pPr>
    <w:rPr>
      <w:sz w:val="24"/>
    </w:rPr>
  </w:style>
  <w:style w:type="character" w:styleId="Hyperlink">
    <w:name w:val="Hyperlink"/>
    <w:rsid w:val="00B53BDF"/>
    <w:rPr>
      <w:color w:val="0000FF"/>
      <w:u w:val="single"/>
    </w:rPr>
  </w:style>
  <w:style w:type="paragraph" w:styleId="BalloonText">
    <w:name w:val="Balloon Text"/>
    <w:basedOn w:val="Normal"/>
    <w:link w:val="BuborkszvegChar"/>
    <w:rsid w:val="00D93723"/>
    <w:rPr>
      <w:rFonts w:ascii="Tahoma" w:hAnsi="Tahoma" w:cs="Tahoma"/>
      <w:sz w:val="16"/>
      <w:szCs w:val="16"/>
    </w:rPr>
  </w:style>
  <w:style w:type="character" w:customStyle="1" w:styleId="BuborkszvegChar">
    <w:name w:val="Buborékszöveg Char"/>
    <w:link w:val="BalloonText"/>
    <w:rsid w:val="00D93723"/>
    <w:rPr>
      <w:rFonts w:ascii="Tahoma" w:hAnsi="Tahoma" w:cs="Tahoma"/>
      <w:sz w:val="16"/>
      <w:szCs w:val="16"/>
    </w:rPr>
  </w:style>
  <w:style w:type="character" w:customStyle="1" w:styleId="Cmsor3Char">
    <w:name w:val="Címsor 3 Char"/>
    <w:link w:val="Heading3"/>
    <w:rsid w:val="00854D51"/>
    <w:rPr>
      <w:i/>
      <w:iCs/>
      <w:sz w:val="24"/>
      <w:szCs w:val="24"/>
      <w:lang w:val="en-GB"/>
    </w:rPr>
  </w:style>
  <w:style w:type="paragraph" w:styleId="NormalIndent">
    <w:name w:val="Normal Indent"/>
    <w:basedOn w:val="Normal"/>
    <w:rsid w:val="00854D51"/>
    <w:pPr>
      <w:ind w:left="708"/>
    </w:pPr>
  </w:style>
  <w:style w:type="paragraph" w:customStyle="1" w:styleId="szveg">
    <w:name w:val="szöveg"/>
    <w:basedOn w:val="Normal"/>
    <w:rsid w:val="00932CFA"/>
    <w:pPr>
      <w:spacing w:before="120"/>
      <w:jc w:val="both"/>
    </w:pPr>
    <w:rPr>
      <w:rFonts w:ascii="Arial" w:hAnsi="Arial" w:cs="Arial"/>
      <w:bCs/>
      <w:iCs/>
      <w:sz w:val="18"/>
      <w:szCs w:val="18"/>
    </w:rPr>
  </w:style>
  <w:style w:type="paragraph" w:customStyle="1" w:styleId="Abeoszt1">
    <w:name w:val="A_beoszt1"/>
    <w:basedOn w:val="Normal"/>
    <w:next w:val="Normal"/>
    <w:rsid w:val="00932CFA"/>
    <w:pPr>
      <w:tabs>
        <w:tab w:val="center" w:pos="6804"/>
      </w:tabs>
    </w:pPr>
    <w:rPr>
      <w:rFonts w:ascii="Garamond" w:hAnsi="Garamond"/>
      <w:sz w:val="22"/>
    </w:rPr>
  </w:style>
  <w:style w:type="character" w:customStyle="1" w:styleId="llbChar">
    <w:name w:val="Élőláb Char"/>
    <w:basedOn w:val="DefaultParagraphFont"/>
    <w:link w:val="Footer"/>
    <w:uiPriority w:val="99"/>
    <w:rsid w:val="00F638BB"/>
  </w:style>
  <w:style w:type="paragraph" w:styleId="PlainText">
    <w:name w:val="Plain Text"/>
    <w:basedOn w:val="Norma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PlainText"/>
    <w:uiPriority w:val="99"/>
    <w:rsid w:val="004031BF"/>
    <w:rPr>
      <w:rFonts w:ascii="Calibri" w:eastAsia="Calibri" w:hAnsi="Calibri" w:cs="Calibri"/>
      <w:sz w:val="22"/>
      <w:szCs w:val="22"/>
      <w:lang w:eastAsia="en-US"/>
    </w:rPr>
  </w:style>
  <w:style w:type="character" w:customStyle="1" w:styleId="lfejChar">
    <w:name w:val="Élőfej Char"/>
    <w:link w:val="Header"/>
    <w:rsid w:val="00956132"/>
  </w:style>
  <w:style w:type="character" w:styleId="CommentReference">
    <w:name w:val="annotation reference"/>
    <w:basedOn w:val="DefaultParagraphFont"/>
    <w:rsid w:val="00182EC1"/>
    <w:rPr>
      <w:sz w:val="16"/>
      <w:szCs w:val="16"/>
    </w:rPr>
  </w:style>
  <w:style w:type="paragraph" w:styleId="CommentText">
    <w:name w:val="annotation text"/>
    <w:basedOn w:val="Normal"/>
    <w:link w:val="JegyzetszvegChar"/>
    <w:rsid w:val="00182EC1"/>
  </w:style>
  <w:style w:type="character" w:customStyle="1" w:styleId="JegyzetszvegChar">
    <w:name w:val="Jegyzetszöveg Char"/>
    <w:basedOn w:val="DefaultParagraphFont"/>
    <w:link w:val="CommentText"/>
    <w:rsid w:val="00182EC1"/>
  </w:style>
  <w:style w:type="paragraph" w:styleId="CommentSubject">
    <w:name w:val="annotation subject"/>
    <w:basedOn w:val="CommentText"/>
    <w:next w:val="CommentText"/>
    <w:link w:val="MegjegyzstrgyaChar"/>
    <w:rsid w:val="00182EC1"/>
    <w:rPr>
      <w:b/>
      <w:bCs/>
    </w:rPr>
  </w:style>
  <w:style w:type="character" w:customStyle="1" w:styleId="MegjegyzstrgyaChar">
    <w:name w:val="Megjegyzés tárgya Char"/>
    <w:basedOn w:val="JegyzetszvegChar"/>
    <w:link w:val="CommentSubject"/>
    <w:rsid w:val="00182EC1"/>
    <w:rPr>
      <w:b/>
      <w:bCs/>
    </w:rPr>
  </w:style>
  <w:style w:type="paragraph" w:styleId="BodyTextIndent2">
    <w:name w:val="Body Text Indent 2"/>
    <w:basedOn w:val="Normal"/>
    <w:link w:val="Szvegtrzsbehzssal2Char"/>
    <w:rsid w:val="00435E5F"/>
    <w:pPr>
      <w:spacing w:after="120" w:line="480" w:lineRule="auto"/>
      <w:ind w:left="283"/>
    </w:pPr>
  </w:style>
  <w:style w:type="character" w:customStyle="1" w:styleId="Szvegtrzsbehzssal2Char">
    <w:name w:val="Szövegtörzs behúzással 2 Char"/>
    <w:basedOn w:val="DefaultParagraphFont"/>
    <w:link w:val="BodyTextIndent2"/>
    <w:rsid w:val="00435E5F"/>
  </w:style>
  <w:style w:type="paragraph" w:styleId="Title">
    <w:name w:val="Title"/>
    <w:basedOn w:val="Norma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Paragraph">
    <w:name w:val="List Paragraph"/>
    <w:basedOn w:val="Norma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DefaultParagraphFont"/>
    <w:link w:val="BodyText"/>
    <w:rsid w:val="00CE318B"/>
    <w:rPr>
      <w:sz w:val="24"/>
    </w:rPr>
  </w:style>
  <w:style w:type="table" w:customStyle="1" w:styleId="TableNormal1">
    <w:name w:val="Table Normal_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0">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
    <w:name w:val="Table Normal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000">
    <w:name w:val="Table Normal_0_0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image4.png" /><Relationship Id="rId13" Type="http://schemas.openxmlformats.org/officeDocument/2006/relationships/header" Target="header1.xml" /><Relationship Id="rId14" Type="http://schemas.openxmlformats.org/officeDocument/2006/relationships/footer" Target="footer1.xml" /><Relationship Id="rId15" Type="http://schemas.openxmlformats.org/officeDocument/2006/relationships/image" Target="media/image6.png" /><Relationship Id="rId16" Type="http://schemas.openxmlformats.org/officeDocument/2006/relationships/hyperlink" Target="http://www.demaszhalozat.hu" TargetMode="External" /><Relationship Id="rId17" Type="http://schemas.openxmlformats.org/officeDocument/2006/relationships/image" Target="media/image7.png" /><Relationship Id="rId18" Type="http://schemas.openxmlformats.org/officeDocument/2006/relationships/header" Target="header2.xml" /><Relationship Id="rId19" Type="http://schemas.openxmlformats.org/officeDocument/2006/relationships/footer" Target="footer2.xml" /><Relationship Id="rId2" Type="http://schemas.openxmlformats.org/officeDocument/2006/relationships/settings" Target="settings.xml" /><Relationship Id="rId20" Type="http://schemas.openxmlformats.org/officeDocument/2006/relationships/image" Target="media/image8.png" /><Relationship Id="rId21" Type="http://schemas.openxmlformats.org/officeDocument/2006/relationships/image" Target="media/image9.jpeg"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eader" Target="header3.xml" /><Relationship Id="rId25" Type="http://schemas.openxmlformats.org/officeDocument/2006/relationships/footer" Target="footer3.xml" /><Relationship Id="rId26" Type="http://schemas.openxmlformats.org/officeDocument/2006/relationships/image" Target="media/image12.jpeg" /><Relationship Id="rId27" Type="http://schemas.openxmlformats.org/officeDocument/2006/relationships/header" Target="header4.xml" /><Relationship Id="rId28" Type="http://schemas.openxmlformats.org/officeDocument/2006/relationships/footer" Target="footer4.xml" /><Relationship Id="rId29" Type="http://schemas.openxmlformats.org/officeDocument/2006/relationships/hyperlink" Target="http://www.mvmnext.hu/Adatvedelem/Tajekoztatok" TargetMode="External" /><Relationship Id="rId3" Type="http://schemas.openxmlformats.org/officeDocument/2006/relationships/webSettings" Target="webSettings.xml" /><Relationship Id="rId30" Type="http://schemas.openxmlformats.org/officeDocument/2006/relationships/image" Target="media/image13.png" /><Relationship Id="rId31" Type="http://schemas.openxmlformats.org/officeDocument/2006/relationships/image" Target="media/image14.png" /><Relationship Id="rId32" Type="http://schemas.openxmlformats.org/officeDocument/2006/relationships/header" Target="header5.xml" /><Relationship Id="rId33" Type="http://schemas.openxmlformats.org/officeDocument/2006/relationships/footer" Target="footer5.xml" /><Relationship Id="rId34" Type="http://schemas.openxmlformats.org/officeDocument/2006/relationships/hyperlink" Target="https://www.mvmnext.hu/" TargetMode="External" /><Relationship Id="rId35" Type="http://schemas.openxmlformats.org/officeDocument/2006/relationships/hyperlink" Target="https://www.mvmnext.hu/Adatvedelem/Tajekoztatok"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yperlink" Target="file:///G:\Saj&#225;t%20meghajt&#243;\MVM%20nyomtatv&#225;nyok\Rendszerenged&#233;lyek%20MVM%20H&#225;l&#243;zat" TargetMode="External" /><Relationship Id="rId7" Type="http://schemas.openxmlformats.org/officeDocument/2006/relationships/hyperlink" Target="https://www.meevet.hu/pages/uj-rendszerengedelyes-fogyasztas-merohelyek-oktatasi-anyag" TargetMode="External" /><Relationship Id="rId8" Type="http://schemas.openxmlformats.org/officeDocument/2006/relationships/image" Target="media/image1.png" /><Relationship Id="rId9" Type="http://schemas.openxmlformats.org/officeDocument/2006/relationships/hyperlink" Target="https://www.mvmhalozat.hu/aram"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cid:image004.png@01D88621.DAB33510" TargetMode="External" /></Relationships>
</file>

<file path=word/_rels/header5.xml.rels><?xml version="1.0" encoding="utf-8" standalone="yes"?><Relationships xmlns="http://schemas.openxmlformats.org/package/2006/relationships"><Relationship Id="rId1" Type="http://schemas.openxmlformats.org/officeDocument/2006/relationships/image" Target="media/image15.png" /></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9B88DF7-5F77-4AC3-84DC-C1467C58A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Office</cp:lastModifiedBy>
  <cp:revision>2</cp:revision>
  <cp:lastPrinted>2023-10-18T11:43:00Z</cp:lastPrinted>
  <dcterms:created xsi:type="dcterms:W3CDTF">2026-01-29T13:25:00Z</dcterms:created>
  <dcterms:modified xsi:type="dcterms:W3CDTF">2026-01-29T13:25:00Z</dcterms:modified>
</cp:coreProperties>
</file>