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xmlns:w="http://schemas.openxmlformats.org/wordprocessingml/2006/main" ns1:Ignorable="w14 w15 wp14">
  <w:body>
    <w:p w:rsidR="00CE318B" w:rsidRPr="00A71A62" w:rsidP="00CE318B">
      <w:pPr>
        <w:rPr>
          <w:sz w:val="18"/>
        </w:rPr>
      </w:pPr>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tblPr>
      <w:tblGrid>
        <w:gridCol w:w="6733"/>
        <w:gridCol w:w="1134"/>
        <w:gridCol w:w="2409"/>
      </w:tblGrid>
      <w:tr w:rsidTr="00CE318B">
        <w:tblPrEx>
          <w:tblW w:w="10276" w:type="dxa"/>
          <w:tblLayout w:type="fixed"/>
          <w:tblLook w:val="0000"/>
        </w:tblPrEx>
        <w:tc>
          <w:tcPr>
            <w:tcW w:w="6733" w:type="dxa"/>
          </w:tcPr>
          <w:p w:rsidR="00CE318B" w:rsidRPr="00A71A62" w:rsidP="00715D4C">
            <w:pPr>
              <w:pStyle w:val="Header"/>
              <w:tabs>
                <w:tab w:val="left" w:pos="708"/>
              </w:tabs>
              <w:rPr>
                <w:sz w:val="22"/>
              </w:rPr>
            </w:pPr>
            <w:r w:rsidRPr="00A71A62">
              <w:rPr>
                <w:sz w:val="22"/>
              </w:rPr>
              <w:t xml:space="preserve">Kivitelező vállalkozó neve: </w:t>
            </w:r>
            <w:r w:rsidR="0004211F">
              <w:rPr>
                <w:sz w:val="18"/>
              </w:rPr>
              <w:t>Primavill</w:t>
            </w:r>
            <w:r w:rsidR="00133CEC">
              <w:rPr>
                <w:sz w:val="18"/>
              </w:rPr>
              <w:t xml:space="preserve"> Kft.</w:t>
            </w:r>
          </w:p>
        </w:tc>
        <w:tc>
          <w:tcPr>
            <w:tcW w:w="3543" w:type="dxa"/>
            <w:gridSpan w:val="2"/>
          </w:tcPr>
          <w:p w:rsidR="00CE318B" w:rsidRPr="00A71A62" w:rsidP="00CE318B">
            <w:pPr>
              <w:pStyle w:val="Header"/>
              <w:tabs>
                <w:tab w:val="left" w:pos="708"/>
              </w:tabs>
              <w:rPr>
                <w:sz w:val="22"/>
              </w:rPr>
            </w:pPr>
            <w:r w:rsidRPr="00A71A62">
              <w:rPr>
                <w:sz w:val="22"/>
              </w:rPr>
              <w:t xml:space="preserve">Szállító száma: </w:t>
            </w:r>
            <w:r w:rsidR="0004211F">
              <w:rPr>
                <w:sz w:val="18"/>
              </w:rPr>
              <w:t>38063</w:t>
            </w:r>
          </w:p>
        </w:tc>
      </w:tr>
      <w:tr w:rsidTr="00CE318B">
        <w:tblPrEx>
          <w:tblW w:w="10276" w:type="dxa"/>
          <w:tblLayout w:type="fixed"/>
          <w:tblLook w:val="0000"/>
        </w:tblPrEx>
        <w:tc>
          <w:tcPr>
            <w:tcW w:w="7867" w:type="dxa"/>
            <w:gridSpan w:val="2"/>
          </w:tcPr>
          <w:p w:rsidR="00CE318B" w:rsidRPr="00A71A62" w:rsidP="00CE318B">
            <w:pPr>
              <w:pStyle w:val="Header"/>
              <w:tabs>
                <w:tab w:val="clear" w:pos="4536"/>
                <w:tab w:val="clear" w:pos="9072"/>
              </w:tabs>
              <w:rPr>
                <w:sz w:val="22"/>
              </w:rPr>
            </w:pPr>
            <w:r w:rsidRPr="00A71A62">
              <w:rPr>
                <w:sz w:val="22"/>
              </w:rPr>
              <w:t>Kivitelezés helye:</w:t>
            </w:r>
            <w:r w:rsidRPr="00A71A62">
              <w:rPr>
                <w:color w:val="0000FF"/>
                <w:sz w:val="18"/>
              </w:rPr>
              <w:t xml:space="preserve"> {</w:t>
            </w:r>
            <w:r w:rsidRPr="00A71A62">
              <w:rPr>
                <w:color w:val="0000FF"/>
                <w:sz w:val="2"/>
              </w:rPr>
              <w:t>d.Project.FelhasznalasiCim</w:t>
            </w:r>
            <w:r w:rsidRPr="00A71A62">
              <w:rPr>
                <w:color w:val="0000FF"/>
                <w:sz w:val="18"/>
              </w:rPr>
              <w:t>}</w:t>
            </w:r>
          </w:p>
        </w:tc>
        <w:tc>
          <w:tcPr>
            <w:tcW w:w="2409" w:type="dxa"/>
          </w:tcPr>
          <w:p w:rsidR="00CE318B" w:rsidRPr="00A71A62" w:rsidP="00CE318B">
            <w:pPr>
              <w:pStyle w:val="Header"/>
              <w:tabs>
                <w:tab w:val="clear" w:pos="4536"/>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rPr>
          <w:cantSplit/>
        </w:trPr>
        <w:tc>
          <w:tcPr>
            <w:tcW w:w="6733" w:type="dxa"/>
          </w:tcPr>
          <w:p w:rsidR="00CE318B" w:rsidRPr="00A71A62" w:rsidP="00CE318B">
            <w:pPr>
              <w:pStyle w:val="Header"/>
              <w:tabs>
                <w:tab w:val="clear" w:pos="4536"/>
                <w:tab w:val="left" w:pos="5670"/>
                <w:tab w:val="clear" w:pos="9072"/>
              </w:tabs>
              <w:rPr>
                <w:sz w:val="22"/>
              </w:rPr>
            </w:pPr>
            <w:r w:rsidRPr="00A71A62">
              <w:rPr>
                <w:sz w:val="22"/>
              </w:rPr>
              <w:t>Ügyfél neve:</w:t>
            </w:r>
            <w:r w:rsidRPr="00A71A62">
              <w:rPr>
                <w:color w:val="0000FF"/>
                <w:sz w:val="18"/>
              </w:rPr>
              <w:t xml:space="preserve"> {</w:t>
            </w:r>
            <w:r w:rsidRPr="00A71A62">
              <w:rPr>
                <w:color w:val="0000FF"/>
                <w:sz w:val="2"/>
                <w:szCs w:val="2"/>
              </w:rPr>
              <w:t>d.Project.Nev</w:t>
            </w:r>
            <w:r w:rsidRPr="00A71A62">
              <w:rPr>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Fogy. hely száma:</w:t>
            </w:r>
            <w:r w:rsidRPr="00A71A62">
              <w:rPr>
                <w:color w:val="0000FF"/>
                <w:sz w:val="18"/>
              </w:rPr>
              <w:t xml:space="preserve"> {</w:t>
            </w:r>
            <w:r w:rsidRPr="00A71A62">
              <w:rPr>
                <w:rFonts w:eastAsia="Arial"/>
                <w:color w:val="0000FF"/>
                <w:sz w:val="2"/>
                <w:szCs w:val="2"/>
              </w:rPr>
              <w:t>d.Project. Fha</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Szül. idő / ADÓSZÁM:</w:t>
            </w:r>
            <w:r w:rsidRPr="00A71A62">
              <w:rPr>
                <w:color w:val="0000FF"/>
                <w:sz w:val="18"/>
              </w:rPr>
              <w:t xml:space="preserve"> </w:t>
            </w:r>
            <w:r w:rsidRPr="00A71A62" w:rsidR="00CB47BD">
              <w:rPr>
                <w:color w:val="0000FF"/>
                <w:sz w:val="22"/>
              </w:rPr>
              <w:t>{</w:t>
            </w:r>
            <w:r w:rsidRPr="008D3E64" w:rsidR="00CB47BD">
              <w:rPr>
                <w:color w:val="0000FF"/>
                <w:sz w:val="12"/>
                <w:szCs w:val="2"/>
              </w:rPr>
              <w:t>d.Project.SzuletesiIdo</w:t>
            </w:r>
            <w:r w:rsidRPr="00A71A62" w:rsidR="00CB47BD">
              <w:rPr>
                <w:color w:val="0000FF"/>
                <w:sz w:val="22"/>
              </w:rPr>
              <w:t>}</w:t>
            </w:r>
            <w:r w:rsidR="00CB47BD">
              <w:rPr>
                <w:color w:val="0000FF"/>
                <w:sz w:val="22"/>
              </w:rPr>
              <w:t xml:space="preserve"> </w:t>
            </w:r>
            <w:r w:rsidRPr="000B5197" w:rsidR="00CB47BD">
              <w:rPr>
                <w:color w:val="0000FF"/>
                <w:sz w:val="22"/>
              </w:rPr>
              <w:t>{</w:t>
            </w:r>
            <w:r w:rsidRPr="000B5197" w:rsidR="00CB47BD">
              <w:rPr>
                <w:color w:val="0000FF"/>
                <w:sz w:val="2"/>
                <w:szCs w:val="2"/>
              </w:rPr>
              <w:t>d.Project.Adoszam2</w:t>
            </w:r>
            <w:r w:rsidRPr="000B5197" w:rsidR="00CB47BD">
              <w:rPr>
                <w:color w:val="0000FF"/>
                <w:sz w:val="22"/>
              </w:rPr>
              <w:t>}</w:t>
            </w:r>
          </w:p>
        </w:tc>
        <w:tc>
          <w:tcPr>
            <w:tcW w:w="3543" w:type="dxa"/>
            <w:gridSpan w:val="2"/>
          </w:tcPr>
          <w:p w:rsidR="00CE318B" w:rsidRPr="00A71A62" w:rsidP="00CE318B">
            <w:pPr>
              <w:pStyle w:val="Header"/>
              <w:tabs>
                <w:tab w:val="clear" w:pos="4536"/>
                <w:tab w:val="clear" w:pos="9072"/>
              </w:tabs>
              <w:rPr>
                <w:sz w:val="22"/>
              </w:rPr>
            </w:pPr>
            <w:r w:rsidRPr="00A71A62">
              <w:rPr>
                <w:sz w:val="22"/>
              </w:rPr>
              <w:t>Szül. hely:</w:t>
            </w:r>
            <w:r w:rsidRPr="00A71A62">
              <w:rPr>
                <w:color w:val="0000FF"/>
                <w:sz w:val="18"/>
              </w:rPr>
              <w:t xml:space="preserve"> {</w:t>
            </w:r>
            <w:r w:rsidRPr="00A71A62">
              <w:rPr>
                <w:color w:val="0000FF"/>
                <w:sz w:val="2"/>
                <w:szCs w:val="2"/>
              </w:rPr>
              <w:t>d.Project. SzuletesiHely</w:t>
            </w:r>
            <w:r w:rsidRPr="00A71A62">
              <w:rPr>
                <w:color w:val="0000FF"/>
                <w:sz w:val="18"/>
              </w:rPr>
              <w:t>}</w:t>
            </w:r>
          </w:p>
        </w:tc>
      </w:tr>
      <w:tr w:rsidTr="00CE318B">
        <w:tblPrEx>
          <w:tblW w:w="10276" w:type="dxa"/>
          <w:tblLayout w:type="fixed"/>
          <w:tblLook w:val="0000"/>
        </w:tblPrEx>
        <w:tc>
          <w:tcPr>
            <w:tcW w:w="10276" w:type="dxa"/>
            <w:gridSpan w:val="3"/>
          </w:tcPr>
          <w:p w:rsidR="00CE318B" w:rsidRPr="00A71A62" w:rsidP="00CE318B">
            <w:pPr>
              <w:pStyle w:val="Header"/>
              <w:tabs>
                <w:tab w:val="clear" w:pos="4536"/>
                <w:tab w:val="left" w:pos="5670"/>
                <w:tab w:val="clear" w:pos="9072"/>
              </w:tabs>
              <w:rPr>
                <w:sz w:val="22"/>
              </w:rPr>
            </w:pPr>
            <w:r w:rsidRPr="00A71A62">
              <w:rPr>
                <w:sz w:val="22"/>
              </w:rPr>
              <w:t>Anyja neve / CÉGJEGYZÉKSZÁM:</w:t>
            </w:r>
            <w:r w:rsidRPr="00A71A62">
              <w:rPr>
                <w:color w:val="0000FF"/>
                <w:sz w:val="18"/>
              </w:rPr>
              <w:t xml:space="preserve"> </w:t>
            </w:r>
            <w:r w:rsidRPr="00A71A62" w:rsidR="00CB47BD">
              <w:rPr>
                <w:color w:val="0000FF"/>
                <w:sz w:val="22"/>
              </w:rPr>
              <w:t>{</w:t>
            </w:r>
            <w:r w:rsidRPr="008D3E64" w:rsidR="00CB47BD">
              <w:rPr>
                <w:color w:val="0000FF"/>
                <w:sz w:val="12"/>
                <w:szCs w:val="2"/>
              </w:rPr>
              <w:t>d.Project.AnyjaNeve</w:t>
            </w:r>
            <w:r w:rsidRPr="00A71A62" w:rsidR="00CB47BD">
              <w:rPr>
                <w:color w:val="0000FF"/>
                <w:sz w:val="22"/>
              </w:rPr>
              <w:t>}{</w:t>
            </w:r>
            <w:r w:rsidRPr="008D3E64" w:rsidR="00CB47BD">
              <w:rPr>
                <w:color w:val="0000FF"/>
                <w:sz w:val="12"/>
                <w:szCs w:val="2"/>
              </w:rPr>
              <w:t>d.Project.Cegjegyzekszam</w:t>
            </w:r>
            <w:r w:rsidRPr="00A71A62" w:rsidR="00CB47BD">
              <w:rPr>
                <w:color w:val="0000FF"/>
                <w:sz w:val="22"/>
              </w:rPr>
              <w:t>}</w:t>
            </w:r>
          </w:p>
        </w:tc>
      </w:tr>
      <w:tr w:rsidTr="00CE318B">
        <w:tblPrEx>
          <w:tblW w:w="10276" w:type="dxa"/>
          <w:tblLayout w:type="fixed"/>
          <w:tblLook w:val="0000"/>
        </w:tblPrEx>
        <w:tc>
          <w:tcPr>
            <w:tcW w:w="7867" w:type="dxa"/>
            <w:gridSpan w:val="2"/>
          </w:tcPr>
          <w:p w:rsidR="00CE318B" w:rsidRPr="00A71A62" w:rsidP="00D70FBE">
            <w:pPr>
              <w:pStyle w:val="Header"/>
              <w:tabs>
                <w:tab w:val="clear" w:pos="4536"/>
                <w:tab w:val="left" w:pos="5670"/>
                <w:tab w:val="clear" w:pos="9072"/>
              </w:tabs>
              <w:rPr>
                <w:sz w:val="22"/>
              </w:rPr>
            </w:pPr>
            <w:r w:rsidRPr="00A71A62">
              <w:rPr>
                <w:sz w:val="22"/>
              </w:rPr>
              <w:t>Ügyfél lakcíme:</w:t>
            </w:r>
            <w:r w:rsidRPr="00A71A62">
              <w:rPr>
                <w:color w:val="0000FF"/>
                <w:sz w:val="18"/>
              </w:rPr>
              <w:t xml:space="preserve"> </w:t>
            </w:r>
            <w:r w:rsidRPr="008B5082" w:rsidR="008B5082">
              <w:rPr>
                <w:color w:val="0000FF"/>
                <w:sz w:val="18"/>
              </w:rPr>
              <w:t>{</w:t>
            </w:r>
            <w:r w:rsidRPr="008B5082" w:rsidR="008B5082">
              <w:rPr>
                <w:color w:val="0000FF"/>
                <w:sz w:val="2"/>
                <w:szCs w:val="2"/>
              </w:rPr>
              <w:t>d.Project.UgyfelLakcime</w:t>
            </w:r>
            <w:r w:rsidRPr="008B5082" w:rsidR="008B5082">
              <w:rPr>
                <w:color w:val="0000FF"/>
                <w:sz w:val="18"/>
              </w:rPr>
              <w:t>}</w:t>
            </w:r>
          </w:p>
        </w:tc>
        <w:tc>
          <w:tcPr>
            <w:tcW w:w="2409" w:type="dxa"/>
          </w:tcPr>
          <w:p w:rsidR="00CE318B" w:rsidRPr="00A71A62" w:rsidP="00CE318B">
            <w:pPr>
              <w:pStyle w:val="Header"/>
              <w:tabs>
                <w:tab w:val="clear" w:pos="4536"/>
                <w:tab w:val="left" w:pos="5670"/>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Mobil tel. száma:</w:t>
            </w:r>
            <w:r w:rsidRPr="00A71A62">
              <w:rPr>
                <w:rFonts w:eastAsia="Arial"/>
                <w:color w:val="0000FF"/>
                <w:sz w:val="18"/>
              </w:rPr>
              <w:t xml:space="preserve"> {</w:t>
            </w:r>
            <w:r w:rsidRPr="005A2DAD">
              <w:rPr>
                <w:rFonts w:eastAsia="Arial"/>
                <w:color w:val="0000FF"/>
                <w:sz w:val="10"/>
                <w:szCs w:val="10"/>
              </w:rPr>
              <w:t>d.Person.Phone</w:t>
            </w:r>
            <w:r w:rsidRPr="00A71A62">
              <w:rPr>
                <w:rFonts w:eastAsia="Arial"/>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Tel. száma:</w:t>
            </w:r>
          </w:p>
        </w:tc>
      </w:tr>
    </w:tbl>
    <w:p w:rsidR="00CE318B" w:rsidRPr="00A71A62" w:rsidP="00CE318B">
      <w:pPr>
        <w:pStyle w:val="Header"/>
        <w:tabs>
          <w:tab w:val="clear" w:pos="4536"/>
          <w:tab w:val="clear" w:pos="9072"/>
        </w:tabs>
        <w:jc w:val="both"/>
        <w:rPr>
          <w:rFonts w:ascii="Helv" w:hAnsi="Helv"/>
          <w:color w:val="000000"/>
          <w:sz w:val="8"/>
          <w:szCs w:val="10"/>
        </w:rPr>
      </w:pPr>
    </w:p>
    <w:p w:rsidR="00CE318B" w:rsidRPr="00A71A62"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w:t>
            </w:r>
            <w:r w:rsidRPr="00F37BD2">
              <w:rPr>
                <w:color w:val="0000FF"/>
                <w:sz w:val="12"/>
                <w:szCs w:val="2"/>
              </w:rPr>
              <w:t>d.Project.Mt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P="00CE318B">
            <w:pPr>
              <w:pStyle w:val="Header"/>
              <w:tabs>
                <w:tab w:val="clear" w:pos="4536"/>
                <w:tab w:val="clear" w:pos="9072"/>
              </w:tabs>
              <w:rPr>
                <w:szCs w:val="22"/>
              </w:rPr>
            </w:pPr>
            <w:r w:rsidRPr="00A71A62">
              <w:rPr>
                <w:color w:val="0000FF"/>
                <w:sz w:val="14"/>
                <w:szCs w:val="16"/>
              </w:rPr>
              <w:t>{</w:t>
            </w:r>
            <w:r w:rsidRPr="00A71A62">
              <w:rPr>
                <w:color w:val="0000FF"/>
                <w:sz w:val="2"/>
                <w:szCs w:val="2"/>
              </w:rPr>
              <w:t>d.Project.UjFogyaszto</w:t>
            </w:r>
            <w:r w:rsidRPr="00A71A62">
              <w:rPr>
                <w:color w:val="0000FF"/>
                <w:sz w:val="14"/>
                <w:szCs w:val="16"/>
              </w:rPr>
              <w:t>}</w:t>
            </w:r>
          </w:p>
        </w:tc>
        <w:tc>
          <w:tcPr>
            <w:tcW w:w="2693" w:type="dxa"/>
            <w:gridSpan w:val="5"/>
            <w:vAlign w:val="center"/>
          </w:tcPr>
          <w:p w:rsidR="00CE318B" w:rsidRPr="00A71A62" w:rsidP="00CE318B">
            <w:pPr>
              <w:pStyle w:val="Header"/>
              <w:tabs>
                <w:tab w:val="clear" w:pos="4536"/>
                <w:tab w:val="clear" w:pos="9072"/>
              </w:tabs>
              <w:ind w:right="-354"/>
              <w:rPr>
                <w:szCs w:val="22"/>
              </w:rPr>
            </w:pPr>
            <w:r w:rsidRPr="00A71A62">
              <w:rPr>
                <w:szCs w:val="22"/>
              </w:rPr>
              <w:t>TELJ. VÁLTOZTATÁS</w:t>
            </w:r>
          </w:p>
        </w:tc>
        <w:tc>
          <w:tcPr>
            <w:tcW w:w="260" w:type="dxa"/>
            <w:vAlign w:val="center"/>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d.Project.Tn</w:t>
            </w:r>
            <w:r w:rsidRPr="00A71A62">
              <w:rPr>
                <w:color w:val="0000FF"/>
                <w:sz w:val="18"/>
              </w:rPr>
              <w:t>}</w:t>
            </w:r>
          </w:p>
        </w:tc>
        <w:tc>
          <w:tcPr>
            <w:tcW w:w="2150" w:type="dxa"/>
            <w:gridSpan w:val="4"/>
            <w:vAlign w:val="center"/>
          </w:tcPr>
          <w:p w:rsidR="00CE318B" w:rsidRPr="00A71A62" w:rsidP="00CE318B">
            <w:pPr>
              <w:pStyle w:val="Header"/>
              <w:tabs>
                <w:tab w:val="clear" w:pos="4536"/>
                <w:tab w:val="clear" w:pos="9072"/>
              </w:tabs>
              <w:rPr>
                <w:szCs w:val="22"/>
              </w:rPr>
            </w:pPr>
            <w:r w:rsidRPr="00A71A62">
              <w:rPr>
                <w:szCs w:val="22"/>
              </w:rPr>
              <w:t>FELÚJÍTÁS, ÁTÉPÍTÉS</w:t>
            </w:r>
          </w:p>
        </w:tc>
        <w:tc>
          <w:tcPr>
            <w:tcW w:w="1070" w:type="dxa"/>
            <w:gridSpan w:val="2"/>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d.Project.Sc</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d.Project.N13</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d.Project.EgyediMerohelyFelulvizsgalat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HMKE BEKAPCSOLÁS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d.Project.HmkeBekakapcsolas</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d.Project.HTarifaVagyMelleszereles</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d.Project.CsakKismegszakitocsere</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d.Project.KozvilagitasMerohelyLetesites</w:t>
            </w:r>
            <w:r w:rsidRPr="00A71A62">
              <w:rPr>
                <w:color w:val="0000FF"/>
                <w:sz w:val="18"/>
              </w:rPr>
              <w:t>}</w:t>
            </w:r>
          </w:p>
        </w:tc>
      </w:tr>
      <w:tr w:rsidTr="00CE318B">
        <w:tblPrEx>
          <w:tblW w:w="10445" w:type="dxa"/>
          <w:tblLayout w:type="fixed"/>
          <w:tblLook w:val="0000"/>
        </w:tblPrEx>
        <w:tc>
          <w:tcPr>
            <w:tcW w:w="9375" w:type="dxa"/>
            <w:gridSpan w:val="18"/>
            <w:vAlign w:val="center"/>
          </w:tcPr>
          <w:p w:rsidR="00CE318B" w:rsidRPr="00A71A62" w:rsidP="00CE318B">
            <w:pPr>
              <w:pStyle w:val="Header"/>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d.Project.CsatlakozoBerendezesHelyreallitasa</w:t>
            </w:r>
            <w:r w:rsidRPr="00A71A62">
              <w:rPr>
                <w:color w:val="0000FF"/>
                <w:sz w:val="18"/>
              </w:rPr>
              <w:t>}</w:t>
            </w:r>
          </w:p>
        </w:tc>
      </w:tr>
      <w:tr w:rsidTr="00CE318B">
        <w:tblPrEx>
          <w:tblW w:w="10445" w:type="dxa"/>
          <w:tblLayout w:type="fixed"/>
          <w:tblLook w:val="0000"/>
        </w:tblPrEx>
        <w:tc>
          <w:tcPr>
            <w:tcW w:w="10445" w:type="dxa"/>
            <w:gridSpan w:val="20"/>
            <w:vAlign w:val="center"/>
          </w:tcPr>
          <w:p w:rsidR="00CE318B" w:rsidRPr="00A71A62" w:rsidP="00CE318B">
            <w:pPr>
              <w:pStyle w:val="Header"/>
              <w:jc w:val="both"/>
              <w:rPr>
                <w:szCs w:val="22"/>
              </w:rPr>
            </w:pPr>
            <w:r w:rsidRPr="00A71A62">
              <w:rPr>
                <w:szCs w:val="22"/>
              </w:rPr>
              <w:t>A műszaki specifikáció 4. pontjában taglalt A, B, C, D, F, G, H, I, J, K termékekre és a 12. számú</w:t>
            </w:r>
          </w:p>
          <w:p w:rsidR="00CE318B" w:rsidRPr="00A71A62" w:rsidP="00CE318B">
            <w:pPr>
              <w:pStyle w:val="Header"/>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P="00CE318B">
            <w:pPr>
              <w:pStyle w:val="Header"/>
              <w:tabs>
                <w:tab w:val="clear" w:pos="4536"/>
                <w:tab w:val="clear" w:pos="9072"/>
              </w:tabs>
              <w:jc w:val="center"/>
              <w:rPr>
                <w:bCs/>
                <w:szCs w:val="22"/>
              </w:rPr>
            </w:pPr>
            <w:r w:rsidRPr="00A71A62">
              <w:rPr>
                <w:bCs/>
                <w:szCs w:val="22"/>
                <w:highlight w:val="lightGray"/>
              </w:rPr>
              <w:t>(A MINDENKOR HATÁLYOS DH-SZAB-10 IRÁNYELV SZERINT)</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LÉGVEZETÉKES</w:t>
            </w:r>
          </w:p>
        </w:tc>
      </w:tr>
      <w:tr w:rsidTr="00CE318B">
        <w:tblPrEx>
          <w:tblW w:w="10445" w:type="dxa"/>
          <w:tblLayout w:type="fixed"/>
          <w:tblLook w:val="0000"/>
        </w:tblPrEx>
        <w:trPr>
          <w:cantSplit/>
          <w:trHeight w:val="349"/>
        </w:trPr>
        <w:tc>
          <w:tcPr>
            <w:tcW w:w="5123" w:type="dxa"/>
            <w:gridSpan w:val="10"/>
          </w:tcPr>
          <w:p w:rsidR="00CE318B" w:rsidRPr="00A71A62" w:rsidP="00CE318B">
            <w:pPr>
              <w:pStyle w:val="Header"/>
              <w:tabs>
                <w:tab w:val="clear" w:pos="4536"/>
                <w:tab w:val="clear" w:pos="9072"/>
              </w:tabs>
              <w:jc w:val="center"/>
              <w:rPr>
                <w:szCs w:val="22"/>
                <w:vertAlign w:val="superscript"/>
              </w:rPr>
            </w:pPr>
            <w:r w:rsidRPr="00A71A62">
              <w:rPr>
                <w:color w:val="0000FF"/>
                <w:sz w:val="18"/>
              </w:rPr>
              <w:t>{d.Project.Foldkabeles}</w:t>
            </w:r>
          </w:p>
        </w:tc>
        <w:tc>
          <w:tcPr>
            <w:tcW w:w="5322" w:type="dxa"/>
            <w:gridSpan w:val="10"/>
          </w:tcPr>
          <w:p w:rsidR="00CE318B" w:rsidRPr="00A71A62" w:rsidP="00CE318B">
            <w:pPr>
              <w:pStyle w:val="Header"/>
              <w:tabs>
                <w:tab w:val="clear" w:pos="4536"/>
                <w:tab w:val="clear" w:pos="9072"/>
              </w:tabs>
              <w:jc w:val="center"/>
              <w:rPr>
                <w:szCs w:val="22"/>
              </w:rPr>
            </w:pPr>
            <w:r w:rsidRPr="00A71A62">
              <w:rPr>
                <w:color w:val="0000FF"/>
                <w:sz w:val="18"/>
              </w:rPr>
              <w:t>{d.Project.Legvezetekes}</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Tr="00CE318B">
        <w:tblPrEx>
          <w:tblW w:w="10445" w:type="dxa"/>
          <w:tblLayout w:type="fixed"/>
          <w:tblLook w:val="0000"/>
        </w:tblPrEx>
        <w:trPr>
          <w:cantSplit/>
        </w:trPr>
        <w:tc>
          <w:tcPr>
            <w:tcW w:w="10445" w:type="dxa"/>
            <w:gridSpan w:val="20"/>
            <w:vAlign w:val="center"/>
          </w:tcPr>
          <w:p w:rsidR="00AE634D" w:rsidRPr="00984FE0" w:rsidP="00AE634D">
            <w:pPr>
              <w:pStyle w:val="Header"/>
              <w:tabs>
                <w:tab w:val="clear" w:pos="4536"/>
                <w:tab w:val="clear" w:pos="9072"/>
              </w:tabs>
              <w:rPr>
                <w:sz w:val="18"/>
                <w:szCs w:val="18"/>
              </w:rPr>
            </w:pPr>
            <w:r>
              <w:rPr>
                <w:sz w:val="22"/>
                <w:szCs w:val="22"/>
              </w:rPr>
              <w:t xml:space="preserve">MVM DÉMÁSZ ÁRAMHÁLÓZATI KFT.: </w:t>
            </w:r>
            <w:hyperlink ns2:id="rId6" w:history="1">
              <w:r w:rsidRPr="00FC75E0">
                <w:rPr>
                  <w:rStyle w:val="Hyperlink"/>
                </w:rPr>
                <w:t>Rendszerengedélyek MVM Hálózat</w:t>
              </w:r>
            </w:hyperlink>
            <w:r>
              <w:t xml:space="preserve"> </w:t>
            </w:r>
            <w:r w:rsidRPr="00984FE0">
              <w:rPr>
                <w:sz w:val="18"/>
                <w:szCs w:val="18"/>
              </w:rPr>
              <w:t>(https://mvmhalozat.hu/aram/oldalak/1756)</w:t>
            </w:r>
          </w:p>
          <w:p w:rsidR="00CE318B" w:rsidRPr="00A71A62" w:rsidP="00AE634D">
            <w:pPr>
              <w:pStyle w:val="Header"/>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ns2:id="rId7" w:history="1">
              <w:r>
                <w:rPr>
                  <w:rStyle w:val="Hyperlink"/>
                </w:rPr>
                <w:t>MEE Villamos Energia Társaság</w:t>
              </w:r>
            </w:hyperlink>
            <w:r>
              <w:rPr>
                <w:rStyle w:val="Hyperlink"/>
              </w:rPr>
              <w:t xml:space="preserve"> </w:t>
            </w:r>
            <w:r w:rsidRPr="00984FE0">
              <w:rPr>
                <w:rStyle w:val="Hyperlink"/>
                <w:sz w:val="18"/>
                <w:szCs w:val="18"/>
              </w:rPr>
              <w:t>(https://www.meevet.hu/pages/uj-rendszerengedelyes-fogyasztas-merohelyek-oktatasi-anyag)</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Tr="00CE318B">
        <w:tblPrEx>
          <w:tblW w:w="10445" w:type="dxa"/>
          <w:tblLayout w:type="fixed"/>
          <w:tblLook w:val="0000"/>
        </w:tblPrEx>
        <w:trPr>
          <w:cantSplit/>
          <w:trHeight w:val="347"/>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 xml:space="preserve">Egységára (bruttó Ft) </w:t>
            </w:r>
          </w:p>
        </w:tc>
      </w:tr>
      <w:tr w:rsidTr="00CE318B">
        <w:tblPrEx>
          <w:tblW w:w="10445" w:type="dxa"/>
          <w:tblLayout w:type="fixed"/>
          <w:tblLook w:val="0000"/>
        </w:tblPrEx>
        <w:trPr>
          <w:cantSplit/>
          <w:trHeight w:val="355"/>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{d.Project.SzekrenyTipusa}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bCs/>
                <w:szCs w:val="22"/>
              </w:rPr>
              <w:t>{d.Project.SzekrenyBruttoEgysegara}</w:t>
            </w:r>
          </w:p>
        </w:tc>
      </w:tr>
      <w:tr w:rsidTr="00CE318B">
        <w:tblPrEx>
          <w:tblW w:w="10445" w:type="dxa"/>
          <w:tblLayout w:type="fixed"/>
          <w:tblLook w:val="0000"/>
        </w:tblPrEx>
        <w:trPr>
          <w:cantSplit/>
          <w:trHeight w:val="402"/>
        </w:trPr>
        <w:tc>
          <w:tcPr>
            <w:tcW w:w="10445" w:type="dxa"/>
            <w:gridSpan w:val="20"/>
            <w:vAlign w:val="center"/>
          </w:tcPr>
          <w:p w:rsidR="00CE318B" w:rsidRPr="00A71A62" w:rsidP="00CE318B">
            <w:pPr>
              <w:pStyle w:val="Header"/>
              <w:tabs>
                <w:tab w:val="clear" w:pos="4536"/>
                <w:tab w:val="clear" w:pos="9072"/>
              </w:tabs>
              <w:rPr>
                <w:szCs w:val="22"/>
              </w:rPr>
            </w:pPr>
            <w:r w:rsidRPr="00A71A62">
              <w:rPr>
                <w:bCs/>
                <w:szCs w:val="22"/>
                <w:highlight w:val="lightGray"/>
              </w:rPr>
              <w:t>RENDSZERENGEDÉLLYEL NEM RENDELKEZŐ EGYEDI SZEKRÉNY:</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szCs w:val="22"/>
              </w:rPr>
              <w:t>Helyszíni felülvizsgálati díj (bruttó Ft)</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8B5082">
              <w:rPr>
                <w:szCs w:val="22"/>
              </w:rPr>
              <w:t>{d.Project.JelenlegiMeroszekreny}</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{d.Project.SzekrenyFelulvizsgalatiDijBruttoAra}</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P="00CE318B">
            <w:pPr>
              <w:pStyle w:val="Header"/>
              <w:tabs>
                <w:tab w:val="clear" w:pos="4536"/>
                <w:tab w:val="clear" w:pos="9072"/>
              </w:tabs>
              <w:jc w:val="center"/>
              <w:rPr>
                <w:szCs w:val="22"/>
              </w:rPr>
            </w:pPr>
            <w:r>
              <w:rPr>
                <w:b/>
                <w:bCs/>
                <w:sz w:val="22"/>
                <w:szCs w:val="22"/>
                <w:highlight w:val="lightGray"/>
              </w:rPr>
              <w:t>MŰSZAKI TÖBBLETKÖLTSÉG:</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sidRPr="008B5082">
              <w:rPr>
                <w:szCs w:val="22"/>
              </w:rPr>
              <w:t>{d.</w:t>
            </w:r>
            <w:r w:rsidRPr="0030596E">
              <w:rPr>
                <w:szCs w:val="22"/>
              </w:rPr>
              <w:t>Project.LegvezetekesTobbletkoltseg</w:t>
            </w:r>
            <w:r w:rsidRPr="008B5082">
              <w:rPr>
                <w:szCs w:val="22"/>
              </w:rPr>
              <w:t>}</w:t>
            </w:r>
            <w:r>
              <w:rPr>
                <w:b/>
                <w:spacing w:val="1"/>
                <w:sz w:val="22"/>
                <w:szCs w:val="22"/>
              </w:rPr>
              <w:t xml:space="preserve"> (nettó Ft)</w:t>
            </w:r>
          </w:p>
        </w:tc>
        <w:tc>
          <w:tcPr>
            <w:tcW w:w="5322" w:type="dxa"/>
            <w:gridSpan w:val="10"/>
            <w:vAlign w:val="center"/>
          </w:tcPr>
          <w:p w:rsidR="00AE57CB" w:rsidRPr="00A71A62" w:rsidP="00CE318B">
            <w:pPr>
              <w:pStyle w:val="Header"/>
              <w:tabs>
                <w:tab w:val="clear" w:pos="4536"/>
                <w:tab w:val="clear" w:pos="9072"/>
              </w:tabs>
              <w:jc w:val="center"/>
              <w:rPr>
                <w:szCs w:val="22"/>
              </w:rPr>
            </w:pPr>
            <w:r w:rsidRPr="008B5082">
              <w:rPr>
                <w:szCs w:val="22"/>
              </w:rPr>
              <w:t>{d.</w:t>
            </w:r>
            <w:r w:rsidRPr="0030596E">
              <w:rPr>
                <w:szCs w:val="22"/>
              </w:rPr>
              <w:t>Project.MuszakiTobbletkoltseg</w:t>
            </w:r>
            <w:r w:rsidRPr="008B5082">
              <w:rPr>
                <w:szCs w:val="22"/>
              </w:rPr>
              <w:t>}</w:t>
            </w:r>
            <w:r>
              <w:rPr>
                <w:b/>
                <w:spacing w:val="1"/>
                <w:sz w:val="22"/>
                <w:szCs w:val="22"/>
              </w:rPr>
              <w:t xml:space="preserve"> (nettó Ft)</w:t>
            </w:r>
          </w:p>
        </w:tc>
      </w:tr>
      <w:tr w:rsidTr="00CE318B">
        <w:tblPrEx>
          <w:tblW w:w="10445" w:type="dxa"/>
          <w:tblLayout w:type="fixed"/>
          <w:tblLook w:val="0000"/>
        </w:tblPrEx>
        <w:trPr>
          <w:cantSplit/>
          <w:trHeight w:val="348"/>
        </w:trPr>
        <w:tc>
          <w:tcPr>
            <w:tcW w:w="10445" w:type="dxa"/>
            <w:gridSpan w:val="20"/>
            <w:vAlign w:val="center"/>
          </w:tcPr>
          <w:p w:rsidR="00CE318B" w:rsidRPr="00A71A62"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rPr>
            </w:pPr>
            <w:r w:rsidRPr="00A71A62">
              <w:rPr>
                <w:bCs/>
                <w:szCs w:val="22"/>
                <w:highlight w:val="lightGray"/>
              </w:rPr>
              <w:t>CSATLAKOZÓ VEZETÉK TÍPUSA KERESZTMETSZETE</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(N)FA2XRM</w:t>
            </w:r>
          </w:p>
        </w:tc>
      </w:tr>
      <w:tr w:rsidTr="00CE318B">
        <w:tblPrEx>
          <w:tblW w:w="10445" w:type="dxa"/>
          <w:tblLayout w:type="fixed"/>
          <w:tblLook w:val="0000"/>
        </w:tblPrEx>
        <w:trPr>
          <w:cantSplit/>
          <w:trHeight w:val="276"/>
        </w:trPr>
        <w:tc>
          <w:tcPr>
            <w:tcW w:w="920" w:type="dxa"/>
            <w:vAlign w:val="center"/>
          </w:tcPr>
          <w:p w:rsidR="00CE318B" w:rsidRPr="00A71A62" w:rsidP="00CE318B">
            <w:pPr>
              <w:pStyle w:val="Header"/>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N425f</w:t>
            </w:r>
            <w:r w:rsidRPr="00A71A62">
              <w:rPr>
                <w:color w:val="0000FF"/>
                <w:sz w:val="18"/>
              </w:rPr>
              <w:t>}</w:t>
            </w:r>
          </w:p>
          <w:p w:rsidR="00CE318B" w:rsidRPr="00A71A62" w:rsidP="00CE318B">
            <w:pPr>
              <w:pStyle w:val="Header"/>
              <w:tabs>
                <w:tab w:val="clear" w:pos="4536"/>
                <w:tab w:val="clear" w:pos="9072"/>
              </w:tabs>
              <w:rPr>
                <w:szCs w:val="22"/>
                <w:vertAlign w:val="superscript"/>
              </w:rPr>
            </w:pPr>
          </w:p>
        </w:tc>
        <w:tc>
          <w:tcPr>
            <w:tcW w:w="673" w:type="dxa"/>
            <w:vAlign w:val="center"/>
          </w:tcPr>
          <w:p w:rsidR="00CE318B" w:rsidRPr="00A71A62" w:rsidP="00CE318B">
            <w:pPr>
              <w:pStyle w:val="Header"/>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N435f</w:t>
            </w:r>
            <w:r w:rsidRPr="00A71A62">
              <w:rPr>
                <w:color w:val="0000FF"/>
                <w:sz w:val="18"/>
              </w:rPr>
              <w:t xml:space="preserve"> }</w:t>
            </w:r>
          </w:p>
        </w:tc>
        <w:tc>
          <w:tcPr>
            <w:tcW w:w="663" w:type="dxa"/>
            <w:vAlign w:val="center"/>
          </w:tcPr>
          <w:p w:rsidR="00CE318B" w:rsidRPr="00A71A62" w:rsidP="00CE318B">
            <w:pPr>
              <w:pStyle w:val="Header"/>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N450f</w:t>
            </w:r>
            <w:r w:rsidRPr="00A71A62">
              <w:rPr>
                <w:color w:val="0000FF"/>
                <w:sz w:val="18"/>
              </w:rPr>
              <w:t xml:space="preserve"> }</w:t>
            </w:r>
          </w:p>
          <w:p w:rsidR="00CE318B" w:rsidRPr="00A71A62" w:rsidP="00CE318B">
            <w:pPr>
              <w:pStyle w:val="Header"/>
              <w:tabs>
                <w:tab w:val="clear" w:pos="4536"/>
                <w:tab w:val="clear" w:pos="9072"/>
              </w:tabs>
              <w:rPr>
                <w:szCs w:val="22"/>
              </w:rPr>
            </w:pPr>
          </w:p>
        </w:tc>
        <w:tc>
          <w:tcPr>
            <w:tcW w:w="895" w:type="dxa"/>
            <w:gridSpan w:val="2"/>
            <w:vAlign w:val="center"/>
          </w:tcPr>
          <w:p w:rsidR="00CE318B" w:rsidRPr="00A71A62" w:rsidP="00CE318B">
            <w:pPr>
              <w:pStyle w:val="Header"/>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P="00CE318B">
            <w:pPr>
              <w:pStyle w:val="Header"/>
              <w:tabs>
                <w:tab w:val="clear" w:pos="4536"/>
                <w:tab w:val="clear" w:pos="9072"/>
              </w:tabs>
              <w:rPr>
                <w:szCs w:val="22"/>
                <w:vertAlign w:val="superscript"/>
              </w:rPr>
            </w:pPr>
            <w:r w:rsidRPr="00A71A62">
              <w:rPr>
                <w:szCs w:val="22"/>
                <w:vertAlign w:val="superscript"/>
              </w:rPr>
              <w:t>*</w:t>
            </w:r>
          </w:p>
          <w:p w:rsidR="00CE318B" w:rsidRPr="00A71A62" w:rsidP="00CE318B">
            <w:pPr>
              <w:pStyle w:val="Header"/>
              <w:tabs>
                <w:tab w:val="clear" w:pos="4536"/>
                <w:tab w:val="clear" w:pos="9072"/>
              </w:tabs>
              <w:rPr>
                <w:szCs w:val="22"/>
              </w:rPr>
            </w:pPr>
          </w:p>
        </w:tc>
        <w:tc>
          <w:tcPr>
            <w:tcW w:w="826" w:type="dxa"/>
            <w:vAlign w:val="center"/>
          </w:tcPr>
          <w:p w:rsidR="00CE318B" w:rsidRPr="00A71A62" w:rsidP="00CE318B">
            <w:pPr>
              <w:pStyle w:val="Header"/>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38" w:type="dxa"/>
            <w:gridSpan w:val="2"/>
            <w:vAlign w:val="center"/>
          </w:tcPr>
          <w:p w:rsidR="00CE318B" w:rsidRPr="00A71A62" w:rsidP="00CE318B">
            <w:pPr>
              <w:pStyle w:val="Header"/>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 N416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28" w:type="dxa"/>
            <w:vAlign w:val="center"/>
          </w:tcPr>
          <w:p w:rsidR="00CE318B" w:rsidRPr="00A71A62" w:rsidP="00CE318B">
            <w:pPr>
              <w:pStyle w:val="Header"/>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N225</w:t>
            </w:r>
            <w:r w:rsidRPr="00A71A62">
              <w:rPr>
                <w:color w:val="0000FF"/>
                <w:sz w:val="18"/>
              </w:rPr>
              <w:t>}</w:t>
            </w:r>
          </w:p>
          <w:p w:rsidR="00CE318B" w:rsidRPr="00A71A62" w:rsidP="00CE318B">
            <w:pPr>
              <w:pStyle w:val="Header"/>
              <w:tabs>
                <w:tab w:val="clear" w:pos="4536"/>
                <w:tab w:val="clear" w:pos="9072"/>
              </w:tabs>
              <w:rPr>
                <w:szCs w:val="22"/>
              </w:rPr>
            </w:pPr>
          </w:p>
        </w:tc>
        <w:tc>
          <w:tcPr>
            <w:tcW w:w="620" w:type="dxa"/>
            <w:gridSpan w:val="2"/>
            <w:vAlign w:val="center"/>
          </w:tcPr>
          <w:p w:rsidR="00CE318B" w:rsidRPr="00A71A62" w:rsidP="00CE318B">
            <w:pPr>
              <w:pStyle w:val="Header"/>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N425</w:t>
            </w:r>
            <w:r w:rsidRPr="00A71A62">
              <w:rPr>
                <w:color w:val="0000FF"/>
                <w:sz w:val="18"/>
              </w:rPr>
              <w:t>}</w:t>
            </w:r>
          </w:p>
        </w:tc>
      </w:tr>
      <w:tr w:rsidTr="00CE318B">
        <w:tblPrEx>
          <w:tblW w:w="10445" w:type="dxa"/>
          <w:tblLayout w:type="fixed"/>
          <w:tblLook w:val="0000"/>
        </w:tblPrEx>
        <w:trPr>
          <w:cantSplit/>
          <w:trHeight w:val="1288"/>
        </w:trPr>
        <w:tc>
          <w:tcPr>
            <w:tcW w:w="10445" w:type="dxa"/>
            <w:gridSpan w:val="20"/>
            <w:vAlign w:val="center"/>
          </w:tcPr>
          <w:p w:rsidR="00CE318B" w:rsidRPr="00A71A62" w:rsidP="00CE318B">
            <w:pPr>
              <w:pStyle w:val="Header"/>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Tr="00CE318B">
        <w:tblPrEx>
          <w:tblW w:w="10445" w:type="dxa"/>
          <w:tblLayout w:type="fixed"/>
          <w:tblLook w:val="0000"/>
        </w:tblPrEx>
        <w:trPr>
          <w:cantSplit/>
          <w:trHeight w:val="1236"/>
        </w:trPr>
        <w:tc>
          <w:tcPr>
            <w:tcW w:w="10445" w:type="dxa"/>
            <w:gridSpan w:val="20"/>
            <w:vAlign w:val="center"/>
          </w:tcPr>
          <w:p w:rsidR="00CE318B" w:rsidRPr="00A71A62" w:rsidP="00CE318B">
            <w:pPr>
              <w:shd w:val="clear" w:color="auto" w:fill="FFFFFF"/>
              <w:spacing w:before="24" w:line="235" w:lineRule="exact"/>
              <w:ind w:left="142" w:right="206"/>
              <w:jc w:val="both"/>
              <w:rPr>
                <w:spacing w:val="-1"/>
                <w:szCs w:val="22"/>
              </w:rPr>
            </w:pPr>
            <w:r w:rsidRPr="00A71A62">
              <w:rPr>
                <w:noProof/>
                <w:spacing w:val="-1"/>
                <w:szCs w:val="22"/>
              </w:rPr>
              <w: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Pr="00A71A62">
              <w:rPr>
                <w:spacing w:val="-1"/>
                <w:szCs w:val="22"/>
              </w:rPr>
              <w:t>Alulírott</w:t>
            </w:r>
            <w:r w:rsidRPr="00A71A62">
              <w:rPr>
                <w:spacing w:val="-1"/>
                <w:szCs w:val="22"/>
              </w:rPr>
              <w:t xml:space="preserve"> </w:t>
            </w:r>
            <w:r w:rsidRPr="00A71A62">
              <w:rPr>
                <w:rFonts w:eastAsia="Arial"/>
                <w:color w:val="0000FF"/>
                <w:sz w:val="18"/>
              </w:rPr>
              <w:t>{</w:t>
            </w:r>
            <w:r w:rsidRPr="00A71A62">
              <w:rPr>
                <w:rFonts w:eastAsia="Arial"/>
                <w:color w:val="0000FF"/>
                <w:sz w:val="2"/>
                <w:szCs w:val="2"/>
              </w:rPr>
              <w:t>d.Person.Name</w:t>
            </w:r>
            <w:r w:rsidRPr="00A71A62">
              <w:rPr>
                <w:rFonts w:eastAsia="Arial"/>
                <w:color w:val="0000FF"/>
                <w:sz w:val="18"/>
              </w:rPr>
              <w:t>}</w:t>
            </w:r>
            <w:r w:rsidRPr="00A71A62">
              <w:rPr>
                <w:spacing w:val="-1"/>
                <w:szCs w:val="22"/>
              </w:rPr>
              <w:t xml:space="preserve"> </w:t>
            </w:r>
            <w:r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w:t>
            </w:r>
            <w:r w:rsidRPr="00A71A62">
              <w:rPr>
                <w:color w:val="0000FF"/>
                <w:sz w:val="2"/>
                <w:szCs w:val="2"/>
              </w:rPr>
              <w:t>d.Project. Datum</w:t>
            </w:r>
            <w:r w:rsidRPr="00A71A62">
              <w:rPr>
                <w:color w:val="0000FF"/>
                <w:sz w:val="18"/>
              </w:rPr>
              <w:t>}</w:t>
            </w:r>
            <w:r w:rsidRPr="00A71A62">
              <w:rPr>
                <w:spacing w:val="-1"/>
                <w:szCs w:val="22"/>
              </w:rPr>
              <w:t xml:space="preserve">         </w:t>
            </w:r>
            <w:r w:rsidRPr="00A71A62">
              <w:rPr>
                <w:spacing w:val="-1"/>
                <w:szCs w:val="22"/>
              </w:rPr>
              <w:t xml:space="preserve">                                             Aláírás: ……………………………………..</w:t>
            </w:r>
          </w:p>
        </w:tc>
      </w:tr>
    </w:tbl>
    <w:p w:rsidR="00CE318B" w:rsidRPr="00A71A62"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7"/>
        <w:gridCol w:w="1134"/>
        <w:gridCol w:w="567"/>
        <w:gridCol w:w="567"/>
        <w:gridCol w:w="673"/>
        <w:gridCol w:w="461"/>
        <w:gridCol w:w="1275"/>
        <w:gridCol w:w="351"/>
        <w:gridCol w:w="783"/>
        <w:gridCol w:w="1134"/>
        <w:gridCol w:w="1343"/>
      </w:tblGrid>
      <w:tr w:rsidTr="00C124F2">
        <w:tblPrEx>
          <w:tblW w:w="10485" w:type="dxa"/>
          <w:tblLayout w:type="fixed"/>
          <w:tblLook w:val="0000"/>
        </w:tblPrEx>
        <w:trPr>
          <w:cantSplit/>
          <w:trHeight w:val="385"/>
        </w:trPr>
        <w:tc>
          <w:tcPr>
            <w:tcW w:w="5138" w:type="dxa"/>
            <w:gridSpan w:val="5"/>
            <w:vAlign w:val="bottom"/>
          </w:tcPr>
          <w:p w:rsidR="00CE318B" w:rsidRPr="00A71A62" w:rsidP="00C8168F">
            <w:pPr>
              <w:pStyle w:val="Header"/>
              <w:tabs>
                <w:tab w:val="clear" w:pos="4536"/>
                <w:tab w:val="clear" w:pos="9072"/>
              </w:tabs>
              <w:rPr>
                <w:bCs/>
                <w:szCs w:val="22"/>
              </w:rPr>
            </w:pPr>
            <w:r w:rsidRPr="00A71A62">
              <w:rPr>
                <w:szCs w:val="22"/>
              </w:rPr>
              <w:t>FÖLDKÁBEL fizikai/nyomvonal h.</w:t>
            </w:r>
            <w:r w:rsidRPr="00A71A62">
              <w:rPr>
                <w:bCs/>
                <w:szCs w:val="22"/>
              </w:rPr>
              <w:t>:</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 xml:space="preserve"> {</w:t>
            </w:r>
            <w:r w:rsidRPr="00A71A62" w:rsidR="00C8168F">
              <w:rPr>
                <w:color w:val="0000FF"/>
                <w:sz w:val="2"/>
                <w:szCs w: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d.Project. Ohfk</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w:t>
            </w:r>
            <w:r w:rsidRPr="00A71A62">
              <w:rPr>
                <w:bCs/>
                <w:szCs w:val="22"/>
              </w:rPr>
              <w:t xml:space="preserve"> m</w:t>
            </w:r>
          </w:p>
        </w:tc>
        <w:tc>
          <w:tcPr>
            <w:tcW w:w="5347" w:type="dxa"/>
            <w:gridSpan w:val="6"/>
            <w:vAlign w:val="bottom"/>
          </w:tcPr>
          <w:p w:rsidR="00CE318B" w:rsidRPr="00A71A62" w:rsidP="00CE318B">
            <w:pPr>
              <w:pStyle w:val="Header"/>
              <w:tabs>
                <w:tab w:val="clear" w:pos="4536"/>
                <w:tab w:val="clear" w:pos="9072"/>
              </w:tabs>
              <w:rPr>
                <w:bCs/>
                <w:szCs w:val="22"/>
              </w:rPr>
            </w:pPr>
            <w:r w:rsidRPr="00A71A62">
              <w:rPr>
                <w:szCs w:val="22"/>
              </w:rPr>
              <w:t>LÉGKÁBEL fizikai/nyomvonal h.</w:t>
            </w:r>
            <w:r w:rsidRPr="00A71A62">
              <w:rPr>
                <w:bCs/>
                <w:szCs w:val="22"/>
              </w:rPr>
              <w:t>:</w:t>
            </w:r>
            <w:r w:rsidRPr="00A71A62" w:rsidR="00C8168F">
              <w:rPr>
                <w:color w:val="0000FF"/>
                <w:sz w:val="18"/>
              </w:rPr>
              <w:t xml:space="preserve"> {</w:t>
            </w:r>
            <w:r w:rsidRPr="00A71A62" w:rsidR="00C8168F">
              <w:rPr>
                <w:rFonts w:eastAsia="Arial"/>
                <w:color w:val="0000FF"/>
                <w:sz w:val="2"/>
                <w:szCs w:val="2"/>
              </w:rPr>
              <w:t>d.Project. OsszKabelhossz</w:t>
            </w:r>
            <w:r w:rsidRPr="00A71A62" w:rsidR="00C8168F">
              <w:rPr>
                <w:color w:val="0000FF"/>
                <w:sz w:val="18"/>
              </w:rPr>
              <w:t>}</w:t>
            </w:r>
            <w:r w:rsidRPr="00A71A62">
              <w:rPr>
                <w:bCs/>
                <w:szCs w:val="22"/>
              </w:rPr>
              <w:t>.m</w:t>
            </w:r>
            <w:r w:rsidRPr="00A71A62" w:rsidR="00C8168F">
              <w:rPr>
                <w:bCs/>
                <w:szCs w:val="22"/>
              </w:rPr>
              <w:t xml:space="preserve"> </w:t>
            </w:r>
            <w:r w:rsidRPr="00A71A62" w:rsidR="00C8168F">
              <w:rPr>
                <w:color w:val="000000" w:themeColor="text1"/>
                <w:sz w:val="18"/>
              </w:rPr>
              <w:t>{</w:t>
            </w:r>
            <w:r w:rsidRPr="00A71A62" w:rsidR="00C8168F">
              <w:rPr>
                <w:color w:val="000000" w:themeColor="text1"/>
                <w:sz w:val="2"/>
                <w:szCs w:val="2"/>
              </w:rPr>
              <w:t>d.Project.VizszintesKabelhosszM</w:t>
            </w:r>
            <w:r w:rsidRPr="00A71A62" w:rsidR="00C8168F">
              <w:rPr>
                <w:color w:val="000000" w:themeColor="text1"/>
                <w:sz w:val="18"/>
              </w:rPr>
              <w:t>} Vízsz.</w:t>
            </w:r>
          </w:p>
        </w:tc>
      </w:tr>
      <w:tr w:rsidTr="00C124F2">
        <w:tblPrEx>
          <w:tblW w:w="10485" w:type="dxa"/>
          <w:tblLayout w:type="fixed"/>
          <w:tblLook w:val="0000"/>
        </w:tblPrEx>
        <w:trPr>
          <w:cantSplit/>
          <w:trHeight w:val="404"/>
        </w:trPr>
        <w:tc>
          <w:tcPr>
            <w:tcW w:w="5138" w:type="dxa"/>
            <w:gridSpan w:val="5"/>
            <w:vAlign w:val="bottom"/>
          </w:tcPr>
          <w:p w:rsidR="00CE318B" w:rsidRPr="00A71A62" w:rsidP="00C8168F">
            <w:pPr>
              <w:pStyle w:val="Header"/>
              <w:tabs>
                <w:tab w:val="clear" w:pos="4536"/>
                <w:tab w:val="clear" w:pos="9072"/>
              </w:tabs>
              <w:rPr>
                <w:szCs w:val="22"/>
              </w:rPr>
            </w:pPr>
          </w:p>
        </w:tc>
        <w:tc>
          <w:tcPr>
            <w:tcW w:w="5347" w:type="dxa"/>
            <w:gridSpan w:val="6"/>
            <w:vAlign w:val="bottom"/>
          </w:tcPr>
          <w:p w:rsidR="00CE318B" w:rsidRPr="00A71A62" w:rsidP="00CE318B">
            <w:pPr>
              <w:pStyle w:val="Header"/>
              <w:tabs>
                <w:tab w:val="clear" w:pos="4536"/>
                <w:tab w:val="clear" w:pos="9072"/>
              </w:tabs>
              <w:rPr>
                <w:szCs w:val="22"/>
              </w:rPr>
            </w:pPr>
          </w:p>
        </w:tc>
      </w:tr>
      <w:tr w:rsidTr="00C124F2">
        <w:tblPrEx>
          <w:tblW w:w="10485" w:type="dxa"/>
          <w:tblLayout w:type="fixed"/>
          <w:tblLook w:val="0000"/>
        </w:tblPrEx>
        <w:trPr>
          <w:cantSplit/>
        </w:trPr>
        <w:tc>
          <w:tcPr>
            <w:tcW w:w="10485" w:type="dxa"/>
            <w:gridSpan w:val="11"/>
          </w:tcPr>
          <w:p w:rsidR="00CE318B" w:rsidRPr="00A71A62" w:rsidP="00CE318B">
            <w:pPr>
              <w:pStyle w:val="Header"/>
              <w:tabs>
                <w:tab w:val="clear" w:pos="4536"/>
                <w:tab w:val="clear" w:pos="9072"/>
              </w:tabs>
              <w:jc w:val="center"/>
              <w:rPr>
                <w:bCs/>
                <w:szCs w:val="22"/>
              </w:rPr>
            </w:pPr>
            <w:r w:rsidRPr="00A71A62">
              <w:rPr>
                <w:bCs/>
                <w:szCs w:val="22"/>
                <w:highlight w:val="lightGray"/>
              </w:rPr>
              <w:t>IGÉNYELT CSATLAKOZÁSI TELJESÍTMÉNYEK</w:t>
            </w:r>
          </w:p>
        </w:tc>
      </w:tr>
      <w:tr w:rsidTr="00C124F2">
        <w:tblPrEx>
          <w:tblW w:w="10485" w:type="dxa"/>
          <w:tblLayout w:type="fixed"/>
          <w:tblLook w:val="0000"/>
        </w:tblPrEx>
        <w:trPr>
          <w:cantSplit/>
          <w:trHeight w:val="388"/>
        </w:trPr>
        <w:tc>
          <w:tcPr>
            <w:tcW w:w="10485" w:type="dxa"/>
            <w:gridSpan w:val="11"/>
            <w:vAlign w:val="bottom"/>
          </w:tcPr>
          <w:p w:rsidR="00CE318B" w:rsidRPr="00A71A62" w:rsidP="00CE318B">
            <w:pPr>
              <w:pStyle w:val="Header"/>
              <w:tabs>
                <w:tab w:val="clear" w:pos="4536"/>
                <w:tab w:val="clear" w:pos="9072"/>
              </w:tabs>
              <w:rPr>
                <w:szCs w:val="22"/>
              </w:rPr>
            </w:pPr>
          </w:p>
          <w:p w:rsidR="00C8168F" w:rsidRPr="00A71A62" w:rsidP="00C8168F">
            <w:pPr>
              <w:pStyle w:val="Header"/>
              <w:tabs>
                <w:tab w:val="clear" w:pos="4536"/>
                <w:tab w:val="clear" w:pos="9072"/>
              </w:tabs>
              <w:rPr>
                <w:szCs w:val="22"/>
              </w:rPr>
            </w:pPr>
            <w:r w:rsidRPr="00A71A62">
              <w:rPr>
                <w:szCs w:val="22"/>
              </w:rPr>
              <w:t xml:space="preserve">Jelenleg meglévő mindennapszaki: </w:t>
            </w:r>
            <w:r w:rsidRPr="00A71A62">
              <w:rPr>
                <w:color w:val="0000FF"/>
                <w:sz w:val="18"/>
              </w:rPr>
              <w:t>{</w:t>
            </w:r>
            <w:r w:rsidRPr="00A71A62">
              <w:rPr>
                <w:color w:val="0000FF"/>
                <w:sz w:val="2"/>
                <w:szCs w:val="2"/>
              </w:rPr>
              <w:t>d.Project.Jml1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d.Project.Jml2</w:t>
            </w:r>
            <w:r w:rsidRPr="00A71A62">
              <w:rPr>
                <w:color w:val="0000FF"/>
                <w:sz w:val="18"/>
              </w:rPr>
              <w:t>}</w:t>
            </w:r>
            <w:r w:rsidRPr="00A71A62">
              <w:rPr>
                <w:szCs w:val="22"/>
              </w:rPr>
              <w:t xml:space="preserve">A </w:t>
            </w:r>
            <w:r w:rsidRPr="00A71A62">
              <w:rPr>
                <w:color w:val="0000FF"/>
                <w:sz w:val="18"/>
              </w:rPr>
              <w:t>{</w:t>
            </w:r>
            <w:r w:rsidRPr="00A71A62">
              <w:rPr>
                <w:color w:val="0000FF"/>
                <w:sz w:val="2"/>
                <w:szCs w:val="2"/>
              </w:rPr>
              <w:t>d.Project.Jml3</w:t>
            </w:r>
            <w:r w:rsidRPr="00A71A62">
              <w:rPr>
                <w:color w:val="0000FF"/>
                <w:sz w:val="18"/>
              </w:rPr>
              <w:t xml:space="preserve">} </w:t>
            </w:r>
            <w:r w:rsidRPr="00A71A62">
              <w:rPr>
                <w:szCs w:val="22"/>
              </w:rPr>
              <w:t xml:space="preserve">A      Jelenleg meglévő vezérelt: </w:t>
            </w:r>
            <w:r w:rsidRPr="00A71A62">
              <w:rPr>
                <w:color w:val="0000FF"/>
                <w:sz w:val="18"/>
              </w:rPr>
              <w:t>{</w:t>
            </w:r>
            <w:r w:rsidRPr="00A71A62">
              <w:rPr>
                <w:color w:val="0000FF"/>
                <w:sz w:val="2"/>
                <w:szCs w:val="2"/>
              </w:rPr>
              <w:t>d.Project.Jvl1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d.Project.Jvl2</w:t>
            </w:r>
            <w:r w:rsidRPr="00A71A62">
              <w:rPr>
                <w:color w:val="0000FF"/>
                <w:sz w:val="18"/>
              </w:rPr>
              <w:t xml:space="preserve">} </w:t>
            </w:r>
            <w:r w:rsidRPr="00A71A62">
              <w:rPr>
                <w:szCs w:val="22"/>
              </w:rPr>
              <w:t xml:space="preserve">A </w:t>
            </w:r>
            <w:r w:rsidRPr="00A71A62">
              <w:rPr>
                <w:color w:val="0000FF"/>
                <w:sz w:val="18"/>
              </w:rPr>
              <w:t>{</w:t>
            </w:r>
            <w:r w:rsidRPr="00A71A62">
              <w:rPr>
                <w:color w:val="0000FF"/>
                <w:sz w:val="2"/>
                <w:szCs w:val="2"/>
              </w:rPr>
              <w:t>d.Project.Jvl3</w:t>
            </w:r>
            <w:r w:rsidRPr="00A71A62">
              <w:rPr>
                <w:color w:val="0000FF"/>
                <w:sz w:val="18"/>
              </w:rPr>
              <w:t xml:space="preserve">} </w:t>
            </w:r>
            <w:r w:rsidRPr="00A71A62">
              <w:rPr>
                <w:szCs w:val="22"/>
              </w:rPr>
              <w:t>A</w:t>
            </w:r>
          </w:p>
          <w:p w:rsidR="00CE318B" w:rsidRPr="00A71A62" w:rsidP="00CE318B">
            <w:pPr>
              <w:pStyle w:val="Header"/>
              <w:tabs>
                <w:tab w:val="clear" w:pos="4536"/>
                <w:tab w:val="clear" w:pos="9072"/>
              </w:tabs>
              <w:rPr>
                <w:szCs w:val="22"/>
              </w:rPr>
            </w:pPr>
          </w:p>
          <w:p w:rsidR="00CE318B" w:rsidRPr="00A71A62" w:rsidP="00CE318B">
            <w:pPr>
              <w:pStyle w:val="Header"/>
              <w:tabs>
                <w:tab w:val="clear" w:pos="4536"/>
                <w:tab w:val="clear" w:pos="9072"/>
              </w:tabs>
              <w:rPr>
                <w:szCs w:val="22"/>
              </w:rPr>
            </w:pPr>
            <w:r w:rsidRPr="00A71A62">
              <w:rPr>
                <w:szCs w:val="22"/>
              </w:rPr>
              <w:t xml:space="preserve">Jelenleg meglévő H-tarifa: </w:t>
            </w:r>
            <w:r w:rsidRPr="00A71A62">
              <w:rPr>
                <w:color w:val="2218F0"/>
                <w:sz w:val="18"/>
              </w:rPr>
              <w:t>{</w:t>
            </w:r>
            <w:r w:rsidRPr="00A71A62">
              <w:rPr>
                <w:color w:val="2218F0"/>
                <w:sz w:val="2"/>
                <w:szCs w:val="2"/>
              </w:rPr>
              <w:t>d.Project.JelenlegiHL1</w:t>
            </w:r>
            <w:r w:rsidRPr="00A71A62">
              <w:rPr>
                <w:color w:val="2218F0"/>
                <w:sz w:val="18"/>
              </w:rPr>
              <w:t>}</w:t>
            </w:r>
            <w:r w:rsidRPr="00A71A62">
              <w:rPr>
                <w:szCs w:val="22"/>
              </w:rPr>
              <w:t xml:space="preserve"> A </w:t>
            </w:r>
            <w:r w:rsidRPr="00A71A62">
              <w:rPr>
                <w:color w:val="2218F0"/>
                <w:sz w:val="18"/>
              </w:rPr>
              <w:t>{</w:t>
            </w:r>
            <w:r w:rsidRPr="00A71A62">
              <w:rPr>
                <w:color w:val="2218F0"/>
                <w:sz w:val="2"/>
                <w:szCs w:val="2"/>
              </w:rPr>
              <w:t>d.Project.JelenlegiHL2</w:t>
            </w:r>
            <w:r w:rsidRPr="00A71A62">
              <w:rPr>
                <w:color w:val="2218F0"/>
                <w:sz w:val="18"/>
              </w:rPr>
              <w:t xml:space="preserve">} </w:t>
            </w:r>
            <w:r w:rsidRPr="00A71A62">
              <w:rPr>
                <w:szCs w:val="22"/>
              </w:rPr>
              <w:t xml:space="preserve">A </w:t>
            </w:r>
            <w:r w:rsidRPr="00A71A62">
              <w:rPr>
                <w:color w:val="2218F0"/>
                <w:sz w:val="18"/>
              </w:rPr>
              <w:t>{</w:t>
            </w:r>
            <w:r w:rsidRPr="00A71A62">
              <w:rPr>
                <w:color w:val="2218F0"/>
                <w:sz w:val="2"/>
                <w:szCs w:val="2"/>
              </w:rPr>
              <w:t>d.Project.JelenlegiHL3</w:t>
            </w:r>
            <w:r w:rsidRPr="00A71A62">
              <w:rPr>
                <w:color w:val="2218F0"/>
                <w:sz w:val="18"/>
              </w:rPr>
              <w:t>}</w:t>
            </w:r>
            <w:r w:rsidRPr="00A71A62">
              <w:rPr>
                <w:color w:val="000000" w:themeColor="text1"/>
                <w:sz w:val="18"/>
              </w:rPr>
              <w:t xml:space="preserve"> </w:t>
            </w:r>
            <w:r w:rsidRPr="00A71A62">
              <w:rPr>
                <w:szCs w:val="22"/>
              </w:rPr>
              <w:t>A</w:t>
            </w:r>
          </w:p>
        </w:tc>
      </w:tr>
      <w:tr w:rsidTr="00C124F2">
        <w:tblPrEx>
          <w:tblW w:w="10485" w:type="dxa"/>
          <w:tblLayout w:type="fixed"/>
          <w:tblLook w:val="0000"/>
        </w:tblPrEx>
        <w:trPr>
          <w:cantSplit/>
        </w:trPr>
        <w:tc>
          <w:tcPr>
            <w:tcW w:w="2197" w:type="dxa"/>
          </w:tcPr>
          <w:p w:rsidR="00CE318B" w:rsidRPr="00A71A62" w:rsidP="00CE318B">
            <w:pPr>
              <w:pStyle w:val="Header"/>
              <w:tabs>
                <w:tab w:val="clear" w:pos="4536"/>
                <w:tab w:val="clear" w:pos="9072"/>
              </w:tabs>
              <w:jc w:val="center"/>
              <w:rPr>
                <w:bCs/>
                <w:szCs w:val="22"/>
              </w:rPr>
            </w:pPr>
          </w:p>
        </w:tc>
        <w:tc>
          <w:tcPr>
            <w:tcW w:w="1134" w:type="dxa"/>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P="00CE318B">
            <w:pPr>
              <w:pStyle w:val="Header"/>
              <w:tabs>
                <w:tab w:val="clear" w:pos="4536"/>
                <w:tab w:val="clear" w:pos="9072"/>
              </w:tabs>
              <w:jc w:val="center"/>
              <w:rPr>
                <w:bCs/>
                <w:szCs w:val="22"/>
              </w:rPr>
            </w:pP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3</w:t>
            </w:r>
          </w:p>
        </w:tc>
      </w:tr>
      <w:tr w:rsidTr="00C124F2">
        <w:tblPrEx>
          <w:tblW w:w="10485" w:type="dxa"/>
          <w:tblLayout w:type="fixed"/>
          <w:tblLook w:val="0000"/>
        </w:tblPrEx>
        <w:trPr>
          <w:cantSplit/>
          <w:trHeight w:val="282"/>
        </w:trPr>
        <w:tc>
          <w:tcPr>
            <w:tcW w:w="2197" w:type="dxa"/>
          </w:tcPr>
          <w:p w:rsidR="00C8168F" w:rsidRPr="00A71A62" w:rsidP="00C8168F">
            <w:pPr>
              <w:pStyle w:val="Header"/>
              <w:tabs>
                <w:tab w:val="clear" w:pos="4536"/>
                <w:tab w:val="clear" w:pos="9072"/>
              </w:tabs>
              <w:rPr>
                <w:szCs w:val="22"/>
              </w:rPr>
            </w:pPr>
            <w:r w:rsidRPr="00A71A62">
              <w:rPr>
                <w:szCs w:val="22"/>
              </w:rPr>
              <w:t>Igényelt mindennapszaki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d.Project.Iml3</w:t>
            </w:r>
            <w:r w:rsidRPr="00A71A62">
              <w:rPr>
                <w:color w:val="0000FF"/>
                <w:sz w:val="18"/>
              </w:rPr>
              <w:t>}</w:t>
            </w:r>
          </w:p>
        </w:tc>
        <w:tc>
          <w:tcPr>
            <w:tcW w:w="1275" w:type="dxa"/>
          </w:tcPr>
          <w:p w:rsidR="00C8168F" w:rsidRPr="00A71A62" w:rsidP="00C8168F">
            <w:pPr>
              <w:pStyle w:val="Header"/>
              <w:tabs>
                <w:tab w:val="clear" w:pos="4536"/>
                <w:tab w:val="clear" w:pos="9072"/>
              </w:tabs>
              <w:rPr>
                <w:szCs w:val="22"/>
              </w:rPr>
            </w:pPr>
            <w:r w:rsidRPr="00A71A62">
              <w:rPr>
                <w:szCs w:val="22"/>
              </w:rPr>
              <w:t>Igényelt vezérelt (A)</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d.Project.Ivl1</w:t>
            </w:r>
            <w:r w:rsidRPr="00A71A62">
              <w:rPr>
                <w:color w:val="0000FF"/>
                <w:sz w:val="18"/>
              </w:rPr>
              <w:t>}</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d.Project.Ivl2</w:t>
            </w:r>
            <w:r w:rsidRPr="00A71A62">
              <w:rPr>
                <w:color w:val="0000FF"/>
                <w:sz w:val="18"/>
              </w:rPr>
              <w:t>}</w:t>
            </w:r>
          </w:p>
        </w:tc>
        <w:tc>
          <w:tcPr>
            <w:tcW w:w="1343"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d.Project.Ivl3</w:t>
            </w:r>
            <w:r w:rsidRPr="00A71A62">
              <w:rPr>
                <w:color w:val="0000FF"/>
                <w:sz w:val="18"/>
              </w:rPr>
              <w:t>}</w:t>
            </w:r>
          </w:p>
        </w:tc>
      </w:tr>
      <w:tr w:rsidTr="00C124F2">
        <w:tblPrEx>
          <w:tblW w:w="10485" w:type="dxa"/>
          <w:tblLayout w:type="fixed"/>
          <w:tblLook w:val="0000"/>
        </w:tblPrEx>
        <w:trPr>
          <w:cantSplit/>
          <w:trHeight w:val="595"/>
        </w:trPr>
        <w:tc>
          <w:tcPr>
            <w:tcW w:w="2197" w:type="dxa"/>
          </w:tcPr>
          <w:p w:rsidR="00C8168F" w:rsidRPr="00A71A62" w:rsidP="00C8168F">
            <w:pPr>
              <w:pStyle w:val="Header"/>
              <w:tabs>
                <w:tab w:val="clear" w:pos="4536"/>
                <w:tab w:val="clear" w:pos="9072"/>
              </w:tabs>
              <w:rPr>
                <w:szCs w:val="22"/>
              </w:rPr>
            </w:pPr>
            <w:r w:rsidRPr="00A71A62">
              <w:rPr>
                <w:szCs w:val="22"/>
              </w:rPr>
              <w:t>Igényelt „H”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d.Project.Ihl3</w:t>
            </w:r>
            <w:r w:rsidRPr="00A71A62">
              <w:rPr>
                <w:color w:val="0000FF"/>
                <w:sz w:val="18"/>
              </w:rPr>
              <w:t>}</w:t>
            </w:r>
          </w:p>
        </w:tc>
        <w:tc>
          <w:tcPr>
            <w:tcW w:w="4886" w:type="dxa"/>
            <w:gridSpan w:val="5"/>
          </w:tcPr>
          <w:p w:rsidR="00C8168F" w:rsidRPr="00A71A62" w:rsidP="00C8168F">
            <w:pPr>
              <w:pStyle w:val="Header"/>
              <w:tabs>
                <w:tab w:val="clear" w:pos="4536"/>
                <w:tab w:val="clear" w:pos="9072"/>
              </w:tabs>
              <w:rPr>
                <w:szCs w:val="22"/>
              </w:rPr>
            </w:pPr>
          </w:p>
        </w:tc>
      </w:tr>
      <w:tr w:rsidTr="00C124F2">
        <w:tblPrEx>
          <w:tblW w:w="10485" w:type="dxa"/>
          <w:tblLayout w:type="fixed"/>
          <w:tblLook w:val="0000"/>
        </w:tblPrEx>
        <w:trPr>
          <w:cantSplit/>
          <w:trHeight w:val="388"/>
        </w:trPr>
        <w:tc>
          <w:tcPr>
            <w:tcW w:w="10485" w:type="dxa"/>
            <w:gridSpan w:val="11"/>
            <w:vAlign w:val="bottom"/>
          </w:tcPr>
          <w:p w:rsidR="00C8168F" w:rsidRPr="00A71A62" w:rsidRDefault="00C8168F" w:rsidP="000B6459">
            <w:pPr>
              <w:pStyle w:val="lfej"/>
              <w:tabs>
                <w:tab w:val="clear" w:pos="4536"/>
                <w:tab w:val="clear" w:pos="9072"/>
              </w:tabs>
              <w:rPr>
                <w:szCs w:val="22"/>
              </w:rPr>
            </w:pPr>
            <w:r w:rsidRPr="00A71A62">
              <w:rPr>
                <w:szCs w:val="22"/>
              </w:rPr>
              <w:t xml:space="preserve">Fizetendő teljesítmény </w:t>
            </w:r>
            <w:r w:rsidR="008B5082" w:rsidRPr="008B5082">
              <w:rPr>
                <w:color w:val="0000FF"/>
                <w:sz w:val="18"/>
              </w:rPr>
              <w:t>{</w:t>
            </w:r>
            <w:r w:rsidR="008B5082" w:rsidRPr="008B5082">
              <w:rPr>
                <w:color w:val="0000FF"/>
                <w:sz w:val="2"/>
                <w:szCs w:val="2"/>
              </w:rPr>
              <w:t>d.Project.IgenyeltOsszesTeljesitmeny</w:t>
            </w:r>
            <w:r w:rsidR="008B5082" w:rsidRPr="008B5082">
              <w:rPr>
                <w:color w:val="0000FF"/>
                <w:sz w:val="18"/>
              </w:rPr>
              <w:t>}</w:t>
            </w:r>
            <w:r w:rsidRPr="00A71A62">
              <w:rPr>
                <w:color w:val="0000FF"/>
                <w:sz w:val="18"/>
              </w:rPr>
              <w:t xml:space="preserve"> </w:t>
            </w:r>
            <w:r w:rsidRPr="00A71A62">
              <w:rPr>
                <w:szCs w:val="22"/>
              </w:rPr>
              <w:t xml:space="preserve"> A – </w:t>
            </w:r>
            <w:r w:rsidR="000B6459" w:rsidRPr="008B5082">
              <w:rPr>
                <w:color w:val="0000FF"/>
                <w:sz w:val="18"/>
              </w:rPr>
              <w:t>{</w:t>
            </w:r>
            <w:r w:rsidRPr="000B6459">
              <w:rPr>
                <w:color w:val="2218F0"/>
                <w:sz w:val="2"/>
                <w:szCs w:val="2"/>
              </w:rPr>
              <w:t>d.</w:t>
            </w:r>
            <w:r w:rsidR="003304A7" w:rsidRPr="000B6459">
              <w:rPr>
                <w:color w:val="2218F0"/>
                <w:sz w:val="2"/>
                <w:szCs w:val="2"/>
              </w:rPr>
              <w:t>Project.MindennapszakiHafhoz32VagyTobb</w:t>
            </w:r>
            <w:r w:rsidR="000B6459" w:rsidRPr="008B5082">
              <w:rPr>
                <w:color w:val="0000FF"/>
                <w:sz w:val="18"/>
              </w:rPr>
              <w:t>}</w:t>
            </w:r>
            <w:r w:rsidR="000B6459" w:rsidRPr="00A71A62">
              <w:rPr>
                <w:color w:val="0000FF"/>
                <w:sz w:val="18"/>
              </w:rPr>
              <w:t xml:space="preserve"> </w:t>
            </w:r>
            <w:r w:rsidRPr="000B6459">
              <w:rPr>
                <w:color w:val="000000" w:themeColor="text1"/>
                <w:sz w:val="36"/>
              </w:rPr>
              <w:t xml:space="preserve"> </w:t>
            </w:r>
            <w:r w:rsidRPr="00A71A62">
              <w:rPr>
                <w:szCs w:val="22"/>
              </w:rPr>
              <w:t xml:space="preserve">A = </w:t>
            </w:r>
            <w:r w:rsidR="008B5082" w:rsidRPr="008B5082">
              <w:rPr>
                <w:color w:val="0000FF"/>
                <w:sz w:val="18"/>
              </w:rPr>
              <w:t>{</w:t>
            </w:r>
            <w:r w:rsidR="008B5082" w:rsidRPr="008B5082">
              <w:rPr>
                <w:color w:val="0000FF"/>
                <w:sz w:val="2"/>
                <w:szCs w:val="2"/>
              </w:rPr>
              <w:t>d.Project.FizetendoTeljesitmeny2</w:t>
            </w:r>
            <w:r w:rsidR="008B5082" w:rsidRPr="008B5082">
              <w:rPr>
                <w:color w:val="0000FF"/>
                <w:sz w:val="18"/>
              </w:rPr>
              <w:t>}</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w:t>
            </w:r>
            <w:r w:rsidRPr="00A71A62">
              <w:rPr>
                <w:color w:val="0000FF"/>
                <w:sz w:val="2"/>
                <w:szCs w:val="2"/>
              </w:rPr>
              <w:t>d.Project.Fo</w:t>
            </w:r>
            <w:r w:rsidRPr="00A71A62">
              <w:rPr>
                <w:color w:val="0000FF"/>
                <w:sz w:val="18"/>
              </w:rPr>
              <w:t xml:space="preserve">} </w:t>
            </w:r>
            <w:r w:rsidRPr="00A71A62">
              <w:rPr>
                <w:bCs/>
                <w:szCs w:val="22"/>
              </w:rPr>
              <w:t xml:space="preserve"> Ft</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97"/>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372"/>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bl>
    <w:p w:rsidR="00891757" w:rsidRPr="00A71A62" w:rsidRDefault="00C8168F"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w:t>
      </w:r>
      <w:r w:rsidRPr="00A71A62">
        <w:rPr>
          <w:color w:val="2218F0"/>
          <w:sz w:val="2"/>
        </w:rPr>
        <w:t>d.Project.SzekrenyBruttoEgysegara</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{d.Project.OszloptelepitesKoltseg}</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 xml:space="preserve">{d.Project.LegvezetekesCsatlakozoKoltseg} </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w:t>
      </w:r>
      <w:r w:rsidRPr="00A71A62">
        <w:rPr>
          <w:rFonts w:eastAsia="Arial"/>
          <w:color w:val="0000FF"/>
          <w:sz w:val="2"/>
          <w:szCs w:val="2"/>
        </w:rPr>
        <w:t>d.Project. Szfd</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 xml:space="preserve">{d.Project.CsatlakozoBerendezesHelyreallitasKoltseg} </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w:t>
      </w:r>
      <w:r w:rsidRPr="00A71A62">
        <w:rPr>
          <w:color w:val="2218F0"/>
          <w:sz w:val="2"/>
          <w:szCs w:val="2"/>
        </w:rPr>
        <w:t>d.Project.FoldkabelTobletkoltseg</w:t>
      </w:r>
      <w:r w:rsidRPr="00A71A62">
        <w:rPr>
          <w:color w:val="2218F0"/>
          <w:sz w:val="16"/>
        </w:rPr>
        <w:t>}</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w:t>
      </w:r>
      <w:r w:rsidRPr="00A71A62">
        <w:rPr>
          <w:color w:val="0000FF"/>
          <w:sz w:val="2"/>
          <w:szCs w:val="2"/>
        </w:rPr>
        <w:t>d.Project.Fo</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00CB47BD" w:rsidRPr="00A71A62">
        <w:rPr>
          <w:bCs/>
          <w:color w:val="000000"/>
          <w:spacing w:val="-6"/>
          <w:sz w:val="18"/>
          <w:szCs w:val="22"/>
        </w:rPr>
        <w:t xml:space="preserve"> </w:t>
      </w:r>
    </w:p>
    <w:p w:rsidR="00C8168F" w:rsidRPr="00A71A62"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Pr="00A71A62">
        <w:rPr>
          <w:color w:val="000000"/>
          <w:spacing w:val="-6"/>
          <w:sz w:val="18"/>
          <w:szCs w:val="22"/>
        </w:rPr>
        <w:t>szekrény +</w:t>
      </w:r>
      <w:r w:rsidRPr="00A71A62">
        <w:rPr>
          <w:color w:val="000000"/>
          <w:spacing w:val="-4"/>
          <w:sz w:val="18"/>
          <w:szCs w:val="22"/>
        </w:rPr>
        <w:t xml:space="preserve"> oszlop + a légvezetékes csatlakozóvezeték kiépítése + egyedi mérőszekrény felülvizsgálat +</w:t>
      </w:r>
      <w:r w:rsidRPr="00A71A62">
        <w:rPr>
          <w:color w:val="000000"/>
          <w:spacing w:val="-8"/>
          <w:sz w:val="18"/>
          <w:szCs w:val="22"/>
        </w:rPr>
        <w:t xml:space="preserve"> energiaigény + egyedi árajánlat + műszaki eltérés)</w:t>
      </w:r>
      <w:r w:rsidRPr="00A71A62">
        <w:rPr>
          <w:bCs/>
          <w:color w:val="000000"/>
          <w:spacing w:val="-6"/>
          <w:sz w:val="18"/>
          <w:szCs w:val="22"/>
        </w:rPr>
        <w:t xml:space="preserve">: </w:t>
      </w:r>
      <w:r w:rsidRPr="00A71A62">
        <w:rPr>
          <w:color w:val="0000FF"/>
          <w:sz w:val="16"/>
        </w:rPr>
        <w:t>{</w:t>
      </w:r>
      <w:r w:rsidRPr="00A71A62">
        <w:rPr>
          <w:color w:val="0000FF"/>
          <w:sz w:val="2"/>
          <w:szCs w:val="2"/>
        </w:rPr>
        <w:t>d.Project.Ofo</w:t>
      </w:r>
      <w:r w:rsidRPr="00A71A62">
        <w:rPr>
          <w:color w:val="0000FF"/>
          <w:sz w:val="16"/>
        </w:rPr>
        <w:t xml:space="preserve">} </w:t>
      </w:r>
      <w:r w:rsidRPr="00A71A62">
        <w:rPr>
          <w:bCs/>
          <w:color w:val="000000"/>
          <w:spacing w:val="-8"/>
          <w:sz w:val="18"/>
          <w:szCs w:val="22"/>
        </w:rPr>
        <w:t>Ft</w:t>
      </w:r>
      <w:r w:rsidRPr="00A71A62">
        <w:rPr>
          <w:color w:val="000000"/>
          <w:spacing w:val="-8"/>
          <w:sz w:val="18"/>
          <w:szCs w:val="22"/>
        </w:rPr>
        <w:t xml:space="preserve">, azaz </w:t>
      </w:r>
      <w:r w:rsidRPr="00A71A62">
        <w:rPr>
          <w:color w:val="0000FF"/>
          <w:sz w:val="16"/>
        </w:rPr>
        <w:t>{</w:t>
      </w:r>
      <w:r w:rsidRPr="00A71A62">
        <w:rPr>
          <w:color w:val="0000FF"/>
          <w:sz w:val="2"/>
          <w:szCs w:val="2"/>
        </w:rPr>
        <w:t>d.Project. Ofosz</w:t>
      </w:r>
      <w:r w:rsidRPr="00A71A62">
        <w:rPr>
          <w:color w:val="0000FF"/>
          <w:sz w:val="16"/>
        </w:rPr>
        <w:t>}</w:t>
      </w:r>
      <w:r w:rsidRPr="00A71A62">
        <w:rPr>
          <w:bCs/>
          <w:color w:val="000000"/>
          <w:spacing w:val="-8"/>
          <w:sz w:val="18"/>
          <w:szCs w:val="22"/>
        </w:rPr>
        <w:t xml:space="preserve"> Ft</w:t>
      </w:r>
      <w:r w:rsidRPr="00A71A62">
        <w:rPr>
          <w:color w:val="000000"/>
          <w:spacing w:val="-8"/>
          <w:sz w:val="18"/>
          <w:szCs w:val="22"/>
        </w:rPr>
        <w:t xml:space="preserve"> költséget a kiállított számla alapján, az azon </w:t>
      </w:r>
      <w:r w:rsidRPr="00A71A62">
        <w:rPr>
          <w:color w:val="000000"/>
          <w:spacing w:val="-7"/>
          <w:sz w:val="18"/>
          <w:szCs w:val="22"/>
        </w:rPr>
        <w:t>megjelölt fizetési határidőn belül megfizetem az MVM Démász Áramhálózati Kft. részére. A megadott összeg az ÁFA-t tartalmazza.</w:t>
      </w:r>
    </w:p>
    <w:p w:rsidR="00C8168F" w:rsidRPr="00A71A62"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P="00C8168F">
      <w:pPr>
        <w:shd w:val="clear" w:color="auto" w:fill="FFFFFF"/>
        <w:tabs>
          <w:tab w:val="left" w:pos="547"/>
        </w:tabs>
        <w:ind w:left="545"/>
        <w:jc w:val="both"/>
        <w:rPr>
          <w:color w:val="000000"/>
          <w:szCs w:val="22"/>
        </w:rPr>
      </w:pP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P="00C8168F">
      <w:pPr>
        <w:shd w:val="clear" w:color="auto" w:fill="FFFFFF"/>
        <w:tabs>
          <w:tab w:val="left" w:pos="547"/>
        </w:tabs>
        <w:ind w:left="545"/>
        <w:jc w:val="both"/>
        <w:rPr>
          <w:color w:val="000000"/>
          <w:szCs w:val="22"/>
        </w:rPr>
      </w:pPr>
    </w:p>
    <w:p w:rsidR="00CE318B" w:rsidRPr="00A71A62" w:rsidP="00CE318B">
      <w:pPr>
        <w:pStyle w:val="Heading3"/>
        <w:spacing w:before="0" w:after="0" w:line="240" w:lineRule="auto"/>
        <w:rPr>
          <w:i w:val="0"/>
          <w:sz w:val="22"/>
          <w:lang w:val="hu-HU"/>
        </w:rPr>
      </w:pPr>
      <w:r w:rsidRPr="00A71A62">
        <w:rPr>
          <w:i w:val="0"/>
          <w:sz w:val="22"/>
          <w:lang w:val="hu-HU"/>
        </w:rPr>
        <w:t>Elérhetőségek:</w:t>
      </w:r>
    </w:p>
    <w:p w:rsidR="00CE318B" w:rsidRPr="00A71A62" w:rsidP="00CE318B">
      <w:pPr>
        <w:pStyle w:val="Header"/>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ns2:id="rId9" w:history="1">
        <w:r w:rsidRPr="00A71A62">
          <w:rPr>
            <w:rStyle w:val="Hyperlink"/>
            <w:szCs w:val="22"/>
          </w:rPr>
          <w:t>https://www.mvmhalozat.hu/aram</w:t>
        </w:r>
      </w:hyperlink>
    </w:p>
    <w:p w:rsidR="00CE318B" w:rsidRPr="00A71A62" w:rsidP="00CE318B">
      <w:pPr>
        <w:pStyle w:val="Heading3"/>
        <w:spacing w:after="120" w:line="240" w:lineRule="auto"/>
        <w:rPr>
          <w:bCs/>
          <w:i w:val="0"/>
          <w:iCs w:val="0"/>
          <w:snapToGrid w:val="0"/>
          <w:sz w:val="22"/>
          <w:lang w:val="hu-HU"/>
        </w:rPr>
      </w:pPr>
      <w:r w:rsidRPr="00A71A62">
        <w:rPr>
          <w:i w:val="0"/>
          <w:sz w:val="22"/>
          <w:lang w:val="hu-HU"/>
        </w:rPr>
        <w:t>Bekapcsolás, rendelkezésre állás megkezdésének időpontja:</w:t>
      </w:r>
      <w:r w:rsidRPr="00A71A62">
        <w:rPr>
          <w:bCs/>
          <w:i w:val="0"/>
          <w:iCs w:val="0"/>
          <w:snapToGrid w:val="0"/>
          <w:sz w:val="22"/>
          <w:lang w:val="hu-HU"/>
        </w:rPr>
        <w:t xml:space="preserve"> </w:t>
      </w:r>
    </w:p>
    <w:p w:rsidR="001E70AE" w:rsidRPr="00A71A62" w:rsidP="00CE318B">
      <w:pPr>
        <w:pStyle w:val="Header"/>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P="00CE318B">
      <w:pPr>
        <w:pStyle w:val="Header"/>
        <w:tabs>
          <w:tab w:val="clear" w:pos="4536"/>
          <w:tab w:val="clear" w:pos="9072"/>
        </w:tabs>
        <w:spacing w:before="60"/>
        <w:rPr>
          <w:sz w:val="22"/>
          <w:szCs w:val="24"/>
        </w:rPr>
      </w:pPr>
    </w:p>
    <w:p w:rsidR="00CE318B" w:rsidRPr="00A71A62"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Tr="00CD4264">
        <w:tblPrEx>
          <w:tblW w:w="10257" w:type="dxa"/>
          <w:tblLayout w:type="fixed"/>
          <w:tblLook w:val="0000"/>
        </w:tblPrEx>
        <w:trPr>
          <w:cantSplit/>
          <w:trHeight w:hRule="exact" w:val="250"/>
        </w:trPr>
        <w:tc>
          <w:tcPr>
            <w:tcW w:w="10257" w:type="dxa"/>
            <w:gridSpan w:val="39"/>
          </w:tcPr>
          <w:p w:rsidR="00CE318B" w:rsidRPr="00A71A62" w:rsidP="00CE318B">
            <w:pPr>
              <w:pStyle w:val="Header"/>
              <w:tabs>
                <w:tab w:val="clear" w:pos="4536"/>
                <w:tab w:val="clear" w:pos="9072"/>
              </w:tabs>
              <w:jc w:val="center"/>
              <w:rPr>
                <w:szCs w:val="22"/>
              </w:rPr>
            </w:pPr>
            <w:r w:rsidRPr="00A71A62">
              <w:rPr>
                <w:szCs w:val="22"/>
              </w:rPr>
              <w:t>Műszaki feltételek</w:t>
            </w:r>
          </w:p>
          <w:p w:rsidR="00CE318B" w:rsidRPr="00A71A62" w:rsidP="00CE318B">
            <w:pPr>
              <w:pStyle w:val="Header"/>
              <w:tabs>
                <w:tab w:val="clear" w:pos="4536"/>
                <w:tab w:val="clear" w:pos="9072"/>
              </w:tabs>
              <w:rPr>
                <w:szCs w:val="22"/>
              </w:rPr>
            </w:pPr>
            <w:r w:rsidRPr="00A71A62">
              <w:rPr>
                <w:szCs w:val="22"/>
              </w:rPr>
              <w:t>HELYSZÍNRAJZ</w:t>
            </w:r>
          </w:p>
        </w:tc>
      </w:tr>
      <w:tr w:rsidTr="00CD4264">
        <w:tblPrEx>
          <w:tblW w:w="10257" w:type="dxa"/>
          <w:tblLayout w:type="fixed"/>
          <w:tblLook w:val="0000"/>
        </w:tblPrEx>
        <w:trPr>
          <w:trHeight w:hRule="exact" w:val="250"/>
        </w:trPr>
        <w:tc>
          <w:tcPr>
            <w:tcW w:w="1842" w:type="dxa"/>
            <w:gridSpan w:val="7"/>
          </w:tcPr>
          <w:p w:rsidR="00CE318B" w:rsidRPr="00A71A62" w:rsidP="00CE318B">
            <w:pPr>
              <w:pStyle w:val="Header"/>
              <w:tabs>
                <w:tab w:val="clear" w:pos="4536"/>
                <w:tab w:val="clear" w:pos="9072"/>
              </w:tabs>
              <w:rPr>
                <w:szCs w:val="22"/>
              </w:rPr>
            </w:pPr>
            <w:r w:rsidRPr="00A71A62">
              <w:rPr>
                <w:szCs w:val="22"/>
              </w:rPr>
              <w:t>Tr. és ák. jelző szám:</w:t>
            </w:r>
          </w:p>
        </w:tc>
        <w:tc>
          <w:tcPr>
            <w:tcW w:w="8415" w:type="dxa"/>
            <w:gridSpan w:val="32"/>
          </w:tcPr>
          <w:p w:rsidR="00CE318B" w:rsidRPr="00A71A62" w:rsidP="00CE318B">
            <w:pPr>
              <w:pStyle w:val="Header"/>
              <w:tabs>
                <w:tab w:val="clear" w:pos="4536"/>
                <w:tab w:val="clear" w:pos="9072"/>
              </w:tabs>
              <w:rPr>
                <w:szCs w:val="22"/>
              </w:rPr>
            </w:pPr>
            <w:r w:rsidRPr="00A71A62">
              <w:rPr>
                <w:szCs w:val="22"/>
              </w:rPr>
              <w:t>Trafóban benne van</w:t>
            </w:r>
          </w:p>
        </w:tc>
      </w:tr>
      <w:tr w:rsidTr="00CD4264">
        <w:tblPrEx>
          <w:tblW w:w="10257" w:type="dxa"/>
          <w:tblLayout w:type="fixed"/>
          <w:tblLook w:val="0000"/>
        </w:tblPrEx>
        <w:trPr>
          <w:trHeight w:hRule="exact" w:val="400"/>
        </w:trPr>
        <w:tc>
          <w:tcPr>
            <w:tcW w:w="1842" w:type="dxa"/>
            <w:gridSpan w:val="7"/>
          </w:tcPr>
          <w:p w:rsidR="00C8168F" w:rsidRPr="00A71A62" w:rsidP="00C8168F">
            <w:pPr>
              <w:rPr>
                <w:sz w:val="18"/>
              </w:rPr>
            </w:pPr>
            <w:r w:rsidRPr="00A71A62">
              <w:rPr>
                <w:szCs w:val="22"/>
              </w:rPr>
              <w:t>Leágazási pont:</w:t>
            </w:r>
          </w:p>
        </w:tc>
        <w:tc>
          <w:tcPr>
            <w:tcW w:w="8415" w:type="dxa"/>
            <w:gridSpan w:val="32"/>
          </w:tcPr>
          <w:p w:rsidR="00C8168F" w:rsidRPr="00A71A62" w:rsidP="00C8168F">
            <w:pPr>
              <w:rPr>
                <w:sz w:val="18"/>
              </w:rPr>
            </w:pPr>
            <w:r w:rsidRPr="00A71A62">
              <w:rPr>
                <w:szCs w:val="22"/>
              </w:rPr>
              <w:t>Közcélú hálózat ,</w:t>
            </w:r>
            <w:r w:rsidRPr="00A71A62">
              <w:rPr>
                <w:color w:val="0000FF"/>
                <w:sz w:val="18"/>
              </w:rPr>
              <w:t xml:space="preserve"> {</w:t>
            </w:r>
            <w:r w:rsidRPr="00A71A62">
              <w:rPr>
                <w:color w:val="0000FF"/>
                <w:sz w:val="2"/>
                <w:szCs w:val="2"/>
              </w:rPr>
              <w:t>d.Project. OszlopTipusa</w:t>
            </w:r>
            <w:r w:rsidRPr="00A71A62">
              <w:rPr>
                <w:color w:val="0000FF"/>
                <w:sz w:val="18"/>
              </w:rPr>
              <w:t>} Oszlop</w:t>
            </w:r>
          </w:p>
        </w:tc>
      </w:tr>
      <w:tr w:rsidTr="00CD4264">
        <w:tblPrEx>
          <w:tblW w:w="10257" w:type="dxa"/>
          <w:tblLayout w:type="fixed"/>
          <w:tblLook w:val="0000"/>
        </w:tblPrEx>
        <w:trPr>
          <w:trHeight w:hRule="exact" w:val="342"/>
        </w:trPr>
        <w:tc>
          <w:tcPr>
            <w:tcW w:w="1842" w:type="dxa"/>
            <w:gridSpan w:val="7"/>
            <w:vMerge w:val="restart"/>
            <w:vAlign w:val="center"/>
          </w:tcPr>
          <w:p w:rsidR="00CE318B" w:rsidRPr="00A71A62" w:rsidP="00CE318B">
            <w:pPr>
              <w:pStyle w:val="Header"/>
              <w:tabs>
                <w:tab w:val="clear" w:pos="4536"/>
                <w:tab w:val="clear" w:pos="9072"/>
              </w:tabs>
              <w:rPr>
                <w:szCs w:val="22"/>
              </w:rPr>
            </w:pPr>
            <w:r w:rsidRPr="00A71A62">
              <w:rPr>
                <w:szCs w:val="22"/>
              </w:rPr>
              <w:t>Csatlakozási pont:</w:t>
            </w: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mérőszekrényben lévő csatlakozóvezetéket fogadó sorkapocs bejövő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391"/>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r w:rsidRPr="00A71A62">
              <w:rPr>
                <w:szCs w:val="22"/>
              </w:rPr>
              <w:t>X</w:t>
            </w:r>
          </w:p>
        </w:tc>
        <w:tc>
          <w:tcPr>
            <w:tcW w:w="8151" w:type="dxa"/>
            <w:gridSpan w:val="31"/>
          </w:tcPr>
          <w:p w:rsidR="00CE318B" w:rsidRPr="00A71A62" w:rsidP="00CE318B">
            <w:pPr>
              <w:pStyle w:val="Header"/>
              <w:tabs>
                <w:tab w:val="clear" w:pos="4536"/>
                <w:tab w:val="clear" w:pos="9072"/>
              </w:tabs>
              <w:rPr>
                <w:szCs w:val="22"/>
              </w:rPr>
            </w:pPr>
            <w:r w:rsidRPr="00A71A62">
              <w:rPr>
                <w:noProof/>
                <w:szCs w:val="22"/>
              </w:rPr>
              <ns1:AlternateContent>
                <ns1:Choice Requires="wps">
                  <w: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10:textbox>
                    </ns10:shape>
                  </w:pict>
                </ns1:Fallback>
              </ns1:AlternateContent>
            </w:r>
            <w:r w:rsidRPr="00A71A62" w:rsidR="00CE318B">
              <w:rPr>
                <w:szCs w:val="22"/>
              </w:rPr>
              <w:t>fogyasztásmérő berendezés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502"/>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Cs w:val="22"/>
              </w:rPr>
            </w:pPr>
            <w:r w:rsidRPr="005F76DD">
              <w:rPr>
                <w:noProof/>
                <w:szCs w:val="22"/>
              </w:rPr>
              <ns1:AlternateContent>
                <ns1:Choice Requires="wps">
                  <w: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w:txbxContent>
                                <w:p w:rsidR="005A2DAD">
                                  <w:r>
                                    <w:rPr>
                                      <w:rFonts w:ascii="Arial" w:hAnsi="Arial" w:cs="Arial"/>
                                      <w:noProof/>
                                      <w:color w:val="000000"/>
                                      <w:sz w:val="22"/>
                                      <w:szCs w:val="22"/>
                                      <w:bdr w:val="none" w:sz="0" w:space="0" w:color="auto" w:frame="1"/>
                                    </w:rPr>
                                    <w:drawing>
                                      <ns3:inline distT="0" distB="0" distL="0" distR="0">
                                        <ns3:extent cx="3270250" cy="2911718"/>
                                        <ns3:effectExtent l="0" t="0" r="6350" b="3175"/>
                                        <ns3:docPr id="1442984336" name="Kép 32" descr="{d.Project.SkiccFeltoltese}"/>
                                        <ns3:cNvGraphicFramePr>
                                          <ns4:graphicFrameLocks noChangeAspect="1"/>
                                        </ns3:cNvGraphicFramePr>
                                        <ns4:graphic>
                                          <ns4:graphicData uri="http://schemas.openxmlformats.org/drawingml/2006/picture">
                                            <ns5:pic>
                                              <ns5:nvPicPr>
                                                <ns5:cNvPr id="1442984336"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w:txbxContent>
                          <w:p w:rsidR="005A2DAD">
                            <w:drawing>
                              <ns3:inline distT="0" distB="0" distL="0" distR="0">
                                <ns3:extent cx="3270250" cy="2911718"/>
                                <ns3:effectExtent l="0" t="0" r="6350" b="3175"/>
                                <ns3:docPr id="32" name="Kép 32" descr="{d.Project.SkiccFeltoltese}"/>
                                <ns3:cNvGraphicFramePr>
                                  <ns4:graphicFrameLocks noChangeAspect="1"/>
                                </ns3:cNvGraphicFramePr>
                                <ns4:graphic>
                                  <ns4:graphicData uri="http://schemas.openxmlformats.org/drawingml/2006/picture">
                                    <ns5:pic>
                                      <ns5:nvPicPr>
                                        <ns5:cNvPr id="32"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p>
                        </w:txbxContent>
                      </ns10:textbox>
                    </ns10:shape>
                  </w:pict>
                </ns1:Fallback>
              </ns1:AlternateContent>
            </w: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3"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7"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6"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7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36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8168F">
                                  <w:r>
                                    <w:t>Várható árajánlat: 120.000 Ft</w:t>
                                  </w:r>
                                  <w:r>
                                    <w:br/>
                                    <w:t>Várható anyagár: 20.000 Ft</w:t>
                                  </w:r>
                                  <w:r>
                                    <w:br/>
                                    <w:t>Összesen: nettó 140.000 FT</w:t>
                                  </w: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w:drawing>
                </ns1:Choice>
                <ns1:Fallback>
                  <w: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w:txbxContent>
                          <w:p w:rsidR="005A2DAD" w:rsidP="00C8168F">
                            <w:r>
                              <w:t>Várható árajánlat: 120.000 Ft</w:t>
                            </w:r>
                            <w:r>
                              <w:br/>
                              <w:t>Várható anyagár: 20.000 Ft</w:t>
                            </w:r>
                            <w:r>
                              <w:br/>
                              <w:t>Összesen: nettó 140.000 FT</w:t>
                            </w: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Borders>
              <w:bottom w:val="single" w:sz="4" w:space="0" w:color="auto"/>
            </w:tcBorders>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Borders>
              <w:bottom w:val="single" w:sz="12" w:space="0" w:color="auto"/>
            </w:tcBorders>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Borders>
              <w:bottom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3431" w:type="dxa"/>
            <w:gridSpan w:val="13"/>
            <w:tcBorders>
              <w:right w:val="single" w:sz="4" w:space="0" w:color="auto"/>
            </w:tcBorders>
          </w:tcPr>
          <w:p w:rsidR="00CE318B" w:rsidRPr="00A71A62" w:rsidP="00CE318B">
            <w:pPr>
              <w:pStyle w:val="Header"/>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p>
        </w:tc>
        <w:tc>
          <w:tcPr>
            <w:tcW w:w="269" w:type="dxa"/>
            <w:tcBorders>
              <w:left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bl>
    <w:p w:rsidR="00CE318B" w:rsidRPr="00A71A62" w:rsidP="00CE318B">
      <w:pPr>
        <w:pStyle w:val="Heading3"/>
        <w:spacing w:after="120" w:line="240" w:lineRule="auto"/>
        <w:rPr>
          <w:bCs/>
          <w:i w:val="0"/>
          <w:iCs w:val="0"/>
          <w:snapToGrid w:val="0"/>
          <w:sz w:val="22"/>
          <w:lang w:val="hu-HU"/>
        </w:rPr>
      </w:pPr>
      <w:r w:rsidRPr="00A71A62">
        <w:rPr>
          <w:i w:val="0"/>
          <w:snapToGrid w:val="0"/>
          <w:sz w:val="22"/>
          <w:lang w:val="hu-HU"/>
        </w:rPr>
        <w:t>Csatlakozási díjfizetés</w:t>
      </w:r>
      <w:bookmarkStart w:id="0" w:name="_Ref118635100"/>
      <w:r w:rsidRPr="00A71A62">
        <w:rPr>
          <w:i w:val="0"/>
          <w:snapToGrid w:val="0"/>
          <w:sz w:val="22"/>
          <w:lang w:val="hu-HU"/>
        </w:rPr>
        <w:t>:</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0"/>
    <w:p w:rsidR="00CE318B" w:rsidRPr="00A71A62"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P="00CE318B">
      <w:pPr>
        <w:pStyle w:val="Heading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P="00CE318B">
      <w:pPr>
        <w:pStyle w:val="szveg"/>
        <w:spacing w:before="60"/>
        <w:rPr>
          <w:rFonts w:ascii="Times New Roman" w:hAnsi="Times New Roman" w:cs="Times New Roman"/>
          <w:sz w:val="20"/>
          <w:szCs w:val="22"/>
        </w:rPr>
      </w:pPr>
    </w:p>
    <w:p w:rsidR="0086583F" w:rsidRPr="004031B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P="0086583F">
      <w:pPr>
        <w:pStyle w:val="Heading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P="0086583F">
      <w:pPr>
        <w:pStyle w:val="Heading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P="0086583F">
      <w:pPr>
        <w:pStyle w:val="Heading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tblPr>
      <w:tblGrid>
        <w:gridCol w:w="3472"/>
        <w:gridCol w:w="3544"/>
        <w:gridCol w:w="3402"/>
      </w:tblGrid>
      <w:tr w:rsidTr="0024071B">
        <w:tblPrEx>
          <w:tblW w:w="10418" w:type="dxa"/>
          <w:tblLayout w:type="fixed"/>
          <w:tblLook w:val="0000"/>
        </w:tblPrEx>
        <w:trPr>
          <w:trHeight w:val="345"/>
        </w:trPr>
        <w:tc>
          <w:tcPr>
            <w:tcW w:w="3472" w:type="dxa"/>
            <w:tcBorders>
              <w:top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LEADÁS DÁTUMA:</w:t>
            </w:r>
            <w:r w:rsidRPr="00A71A62" w:rsidR="00C37EF3">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P="0024071B">
            <w:pPr>
              <w:pStyle w:val="Header"/>
              <w:tabs>
                <w:tab w:val="clear" w:pos="4536"/>
                <w:tab w:val="clear" w:pos="9072"/>
              </w:tabs>
              <w:rPr>
                <w:sz w:val="18"/>
              </w:rPr>
            </w:pPr>
            <w:r w:rsidRPr="00A71A62">
              <w:rPr>
                <w:sz w:val="18"/>
              </w:rPr>
              <w:t>JÓVÁHAGYÁS DÁTUMA:</w:t>
            </w:r>
          </w:p>
        </w:tc>
      </w:tr>
      <w:tr w:rsidTr="0024071B">
        <w:tblPrEx>
          <w:tblW w:w="10418" w:type="dxa"/>
          <w:tblLayout w:type="fixed"/>
          <w:tblLook w:val="0000"/>
        </w:tblPrEx>
        <w:trPr>
          <w:trHeight w:val="375"/>
        </w:trPr>
        <w:tc>
          <w:tcPr>
            <w:tcW w:w="3472" w:type="dxa"/>
            <w:tcBorders>
              <w:top w:val="single" w:sz="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Datum</w:t>
            </w:r>
            <w:r w:rsidRPr="00A71A62">
              <w:rPr>
                <w:color w:val="0000FF"/>
                <w:sz w:val="18"/>
              </w:rPr>
              <w:t>}</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Laed</w:t>
            </w:r>
            <w:r w:rsidRPr="00A71A62">
              <w:rPr>
                <w:color w:val="0000FF"/>
                <w:sz w:val="18"/>
              </w:rPr>
              <w:t>}</w:t>
            </w:r>
          </w:p>
        </w:tc>
        <w:tc>
          <w:tcPr>
            <w:tcW w:w="3402" w:type="dxa"/>
            <w:tcBorders>
              <w:top w:val="single" w:sz="8" w:space="0" w:color="auto"/>
              <w:left w:val="single" w:sz="18" w:space="0" w:color="auto"/>
              <w:bottom w:val="single" w:sz="18" w:space="0" w:color="auto"/>
            </w:tcBorders>
            <w:vAlign w:val="center"/>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383"/>
        </w:trPr>
        <w:tc>
          <w:tcPr>
            <w:tcW w:w="3472" w:type="dxa"/>
            <w:tcBorders>
              <w:top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NÉV:</w:t>
            </w:r>
            <w:r w:rsidRPr="00A71A62">
              <w:rPr>
                <w:rFonts w:eastAsia="Arial"/>
                <w:color w:val="0000FF"/>
                <w:sz w:val="18"/>
              </w:rPr>
              <w:t xml:space="preserve"> {</w:t>
            </w:r>
            <w:r w:rsidRPr="00A71A62">
              <w:rPr>
                <w:rFonts w:eastAsia="Arial"/>
                <w:color w:val="0000FF"/>
                <w:sz w:val="2"/>
                <w:szCs w:val="2"/>
              </w:rPr>
              <w:t>d.Person.Name</w:t>
            </w:r>
            <w:r w:rsidRPr="00A71A62">
              <w:rPr>
                <w:rFonts w:eastAsia="Arial"/>
                <w:color w:val="0000FF"/>
                <w:sz w:val="18"/>
              </w:rPr>
              <w:t>}</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402" w:type="dxa"/>
            <w:vMerge w:val="restart"/>
            <w:tcBorders>
              <w:left w:val="single" w:sz="18" w:space="0" w:color="auto"/>
            </w:tcBorders>
          </w:tcPr>
          <w:p w:rsidR="00B22444" w:rsidRPr="00A71A62" w:rsidP="0024071B">
            <w:pPr>
              <w:pStyle w:val="Header"/>
              <w:tabs>
                <w:tab w:val="clear" w:pos="4536"/>
                <w:tab w:val="clear" w:pos="9072"/>
              </w:tabs>
              <w:rPr>
                <w:sz w:val="18"/>
              </w:rPr>
            </w:pPr>
            <w:r w:rsidRPr="00A71A62">
              <w:rPr>
                <w:sz w:val="18"/>
              </w:rPr>
              <w:t>NÉV:</w:t>
            </w:r>
          </w:p>
        </w:tc>
      </w:tr>
      <w:tr w:rsidTr="0024071B">
        <w:tblPrEx>
          <w:tblW w:w="10418" w:type="dxa"/>
          <w:tblLayout w:type="fixed"/>
          <w:tblLook w:val="0000"/>
        </w:tblPrEx>
        <w:trPr>
          <w:trHeight w:val="315"/>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417"/>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P="0024071B">
            <w:pPr>
              <w:pStyle w:val="Header"/>
              <w:rPr>
                <w:sz w:val="18"/>
              </w:rPr>
            </w:pPr>
            <w:r w:rsidRPr="00A71A62">
              <w:rPr>
                <w:sz w:val="18"/>
              </w:rPr>
              <w:t>ALÁÍRÁS:</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NÉV:</w:t>
            </w:r>
            <w:r w:rsidRPr="00A71A62">
              <w:rPr>
                <w:noProof/>
                <w:sz w:val="18"/>
              </w:rPr>
              <w:t xml:space="preserve"> </w:t>
            </w:r>
          </w:p>
        </w:tc>
        <w:tc>
          <w:tcPr>
            <w:tcW w:w="3402" w:type="dxa"/>
            <w:vMerge/>
            <w:tcBorders>
              <w:left w:val="single" w:sz="18" w:space="0" w:color="auto"/>
            </w:tcBorders>
          </w:tcPr>
          <w:p w:rsidR="00B22444" w:rsidRPr="00A71A62" w:rsidP="0024071B">
            <w:pPr>
              <w:pStyle w:val="Header"/>
              <w:rPr>
                <w:sz w:val="18"/>
              </w:rPr>
            </w:pPr>
          </w:p>
        </w:tc>
      </w:tr>
      <w:tr w:rsidTr="0024071B">
        <w:tblPrEx>
          <w:tblW w:w="10418" w:type="dxa"/>
          <w:tblLayout w:type="fixed"/>
          <w:tblLook w:val="0000"/>
        </w:tblPrEx>
        <w:trPr>
          <w:trHeight w:val="410"/>
        </w:trPr>
        <w:tc>
          <w:tcPr>
            <w:tcW w:w="3472" w:type="dxa"/>
            <w:tcBorders>
              <w:top w:val="single" w:sz="12"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bl>
    <w:p w:rsidR="00CE318B" w:rsidRPr="00A71A62" w:rsidP="00CE318B">
      <w:pPr>
        <w:spacing w:before="60"/>
        <w:ind w:right="125"/>
        <w:jc w:val="both"/>
        <w:rPr>
          <w:sz w:val="8"/>
          <w:szCs w:val="10"/>
          <w:lang w:val="en-GB"/>
        </w:rPr>
      </w:pPr>
    </w:p>
    <w:p w:rsidR="00CE318B" w:rsidRPr="00A71A62" w:rsidP="00CE318B">
      <w:pPr>
        <w:pStyle w:val="PlainText"/>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P="003413C9">
      <w:pPr>
        <w:pStyle w:val="PlainText"/>
        <w:jc w:val="both"/>
        <w:rPr>
          <w:rFonts w:ascii="Times New Roman" w:hAnsi="Times New Roman" w:cs="Times New Roman"/>
          <w:sz w:val="8"/>
          <w:szCs w:val="10"/>
          <w:lang w:val="en-GB"/>
        </w:rPr>
        <w:sectPr w:rsidSect="00BF1589">
          <w:headerReference w:type="default" ns2:id="rId13"/>
          <w:footerReference w:type="default" ns2:id="rId14"/>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9720"/>
      </w:tblGrid>
      <w:tr w:rsidTr="0027691C">
        <w:tblPrEx>
          <w:tblW w:w="9720" w:type="dxa"/>
          <w:tblInd w:w="70" w:type="dxa"/>
          <w:tblLayout w:type="fixed"/>
          <w:tblLook w:val="0000"/>
        </w:tblPrEx>
        <w:trPr>
          <w:cantSplit/>
          <w:trHeight w:val="414"/>
        </w:trPr>
        <w:tc>
          <w:tcPr>
            <w:tcW w:w="9696" w:type="dxa"/>
            <w:tcBorders>
              <w:top w:val="single" w:sz="4" w:space="0" w:color="auto"/>
            </w:tcBorders>
            <w:vAlign w:val="center"/>
          </w:tcPr>
          <w:p w:rsidR="002E77BC" w:rsidRPr="00A71A62">
            <w:pPr>
              <w:tabs>
                <w:tab w:val="center" w:pos="2810"/>
                <w:tab w:val="right" w:pos="9072"/>
              </w:tabs>
              <w:spacing w:before="360" w:after="120"/>
              <w:jc w:val="center"/>
              <w:rPr>
                <w:smallCaps/>
                <w:sz w:val="18"/>
              </w:rPr>
            </w:pPr>
            <w:r w:rsidRPr="00A71A62">
              <w:rPr>
                <w:noProof/>
                <w:sz w:val="18"/>
                <w:szCs w:val="24"/>
              </w:rPr>
              <w: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w:drawing>
            </w:r>
            <w:r w:rsidRPr="00A71A62" w:rsidR="00724E96">
              <w:rPr>
                <w:smallCaps/>
                <w:sz w:val="18"/>
              </w:rPr>
              <w:t>MVM Démász Áramhálózati Kft.</w:t>
            </w:r>
          </w:p>
        </w:tc>
      </w:tr>
      <w:tr w:rsidTr="0027691C">
        <w:tblPrEx>
          <w:tblW w:w="9720" w:type="dxa"/>
          <w:tblInd w:w="70" w:type="dxa"/>
          <w:tblLayout w:type="fixed"/>
          <w:tblLook w:val="0000"/>
        </w:tblPrEx>
        <w:trPr>
          <w:cantSplit/>
          <w:trHeight w:val="80"/>
        </w:trPr>
        <w:tc>
          <w:tcPr>
            <w:tcW w:w="9696" w:type="dxa"/>
            <w:tcBorders>
              <w:bottom w:val="single" w:sz="4" w:space="0" w:color="auto"/>
            </w:tcBorders>
            <w:vAlign w:val="center"/>
          </w:tcPr>
          <w:p w:rsidR="002E77BC" w:rsidRPr="00A71A62">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605"/>
        <w:gridCol w:w="5043"/>
      </w:tblGrid>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pPr>
              <w:rPr>
                <w:sz w:val="16"/>
                <w:szCs w:val="18"/>
              </w:rPr>
            </w:pPr>
            <w:r w:rsidRPr="00A71A62">
              <w:rPr>
                <w:sz w:val="16"/>
                <w:szCs w:val="18"/>
              </w:rPr>
              <w:t>Ügyfélkapcsolat szám:</w:t>
            </w:r>
          </w:p>
        </w:tc>
      </w:tr>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pPr>
              <w:rPr>
                <w:sz w:val="16"/>
                <w:szCs w:val="18"/>
              </w:rPr>
            </w:pPr>
            <w:r w:rsidRPr="00A71A62">
              <w:rPr>
                <w:sz w:val="16"/>
                <w:szCs w:val="18"/>
              </w:rPr>
              <w:t>Érkezési dátum:</w:t>
            </w:r>
          </w:p>
        </w:tc>
      </w:tr>
    </w:tbl>
    <w:p w:rsidR="002E77BC" w:rsidRPr="00A71A62">
      <w:pPr>
        <w:keepNext/>
        <w:numPr>
          <w:ilvl w:val="0"/>
          <w:numId w:val="8"/>
        </w:numPr>
        <w:spacing w:before="180" w:after="60"/>
        <w:ind w:left="357" w:hanging="357"/>
        <w:outlineLvl w:val="2"/>
        <w:rPr>
          <w:sz w:val="18"/>
        </w:rPr>
      </w:pPr>
      <w:r w:rsidRPr="00A71A62">
        <w:rPr>
          <w:sz w:val="18"/>
        </w:rPr>
        <w:t>Szerződő Felek adatai</w:t>
      </w:r>
      <w:r w:rsidRPr="00A71A62" w:rsidR="00FC513B">
        <w:rPr>
          <w:sz w:val="18"/>
        </w:rPr>
        <w:t xml:space="preserve"> </w:t>
      </w:r>
    </w:p>
    <w:p w:rsidR="002E77BC" w:rsidRPr="00A71A62">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462"/>
        <w:gridCol w:w="5319"/>
      </w:tblGrid>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 xml:space="preserve">Neve: </w:t>
            </w:r>
            <w:r w:rsidRPr="00A71A62" w:rsidR="00724E96">
              <w:rPr>
                <w:sz w:val="16"/>
                <w:szCs w:val="18"/>
              </w:rPr>
              <w:t>MVM Démász Áramhálózati Kft.</w:t>
            </w:r>
          </w:p>
        </w:tc>
        <w:tc>
          <w:tcPr>
            <w:tcW w:w="5319" w:type="dxa"/>
            <w:shd w:val="clear" w:color="auto" w:fill="E6E6E6"/>
            <w:vAlign w:val="center"/>
          </w:tcPr>
          <w:p w:rsidR="002E77BC" w:rsidRPr="00A71A62">
            <w:pPr>
              <w:rPr>
                <w:sz w:val="16"/>
                <w:szCs w:val="18"/>
              </w:rPr>
            </w:pPr>
            <w:r w:rsidRPr="00A71A62">
              <w:rPr>
                <w:sz w:val="16"/>
                <w:szCs w:val="18"/>
              </w:rPr>
              <w:t>Személyes Ügyfélszolgálat: az Üzletszabályzat F1. sz. függeléke szerint</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pPr>
              <w:rPr>
                <w:sz w:val="16"/>
                <w:szCs w:val="18"/>
              </w:rPr>
            </w:pPr>
            <w:r w:rsidRPr="00A71A62">
              <w:rPr>
                <w:sz w:val="16"/>
                <w:szCs w:val="18"/>
              </w:rPr>
              <w:t xml:space="preserve">On-line elérhetőség: </w:t>
            </w:r>
            <w:hyperlink ns2:id="rId16" w:history="1">
              <w:r w:rsidRPr="00A71A62" w:rsidR="00724E96">
                <w:rPr>
                  <w:rFonts w:eastAsia="Calibri"/>
                  <w:color w:val="0000FF"/>
                  <w:sz w:val="16"/>
                  <w:szCs w:val="18"/>
                  <w:u w:val="single"/>
                </w:rPr>
                <w:t>www.mvmdemaszhalozat.hu</w:t>
              </w:r>
            </w:hyperlink>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pPr>
              <w:rPr>
                <w:sz w:val="16"/>
                <w:szCs w:val="18"/>
              </w:rPr>
            </w:pPr>
            <w:r w:rsidRPr="00A71A62">
              <w:rPr>
                <w:sz w:val="16"/>
                <w:szCs w:val="18"/>
              </w:rPr>
              <w:t>Adószáma: 13792679-2-06</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pPr>
              <w:rPr>
                <w:sz w:val="16"/>
                <w:szCs w:val="18"/>
              </w:rPr>
            </w:pPr>
            <w:r w:rsidRPr="00A71A62">
              <w:rPr>
                <w:sz w:val="16"/>
                <w:szCs w:val="18"/>
              </w:rPr>
              <w:t>Pénzintézeti számlaszáma: 13700016-04615022-00000000</w:t>
            </w:r>
          </w:p>
        </w:tc>
      </w:tr>
    </w:tbl>
    <w:p w:rsidR="002E77BC" w:rsidRPr="00A71A62">
      <w:pPr>
        <w:rPr>
          <w:sz w:val="22"/>
          <w:szCs w:val="24"/>
        </w:rPr>
      </w:pPr>
    </w:p>
    <w:p w:rsidR="002E77BC" w:rsidRPr="00A71A62">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Cs w:val="22"/>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IranyitoSzam</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r w:rsidRPr="00A71A62">
              <w:rPr>
                <w:color w:val="0000FF"/>
                <w:sz w:val="22"/>
                <w:szCs w:val="24"/>
              </w:rPr>
              <w:t>{d.Project.Varos}</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rsidP="003D07E6">
            <w:pPr>
              <w:tabs>
                <w:tab w:val="center" w:pos="4536"/>
                <w:tab w:val="right" w:pos="9072"/>
              </w:tabs>
              <w:rPr>
                <w:sz w:val="16"/>
                <w:szCs w:val="18"/>
              </w:rPr>
            </w:pPr>
            <w:r w:rsidRPr="00A71A62">
              <w:rPr>
                <w:color w:val="0000FF"/>
                <w:sz w:val="22"/>
                <w:szCs w:val="24"/>
              </w:rPr>
              <w:t xml:space="preserve">{d.Project.Utca} </w:t>
            </w:r>
            <w:r w:rsidRPr="00A71A62" w:rsidR="00475F9A">
              <w:rPr>
                <w:color w:val="0000FF"/>
                <w:sz w:val="22"/>
              </w:rPr>
              <w:t>{</w:t>
            </w:r>
            <w:r w:rsidRPr="00A71A62" w:rsidR="00475F9A">
              <w:rPr>
                <w:color w:val="0000FF"/>
                <w:sz w:val="2"/>
                <w:szCs w:val="2"/>
              </w:rPr>
              <w:t>d.Project. Hazszam</w:t>
            </w:r>
            <w:r w:rsidRPr="00A71A62" w:rsidR="00475F9A">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AnyjaNeve</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rFonts w:eastAsia="Arial"/>
                <w:color w:val="0000FF"/>
                <w:sz w:val="22"/>
              </w:rPr>
              <w:t>{d.Project.SzuletesiIdo}</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4"/>
                <w:szCs w:val="16"/>
              </w:rPr>
            </w:pPr>
            <w:r w:rsidRPr="00A71A62">
              <w:rPr>
                <w:color w:val="0000FF"/>
                <w:sz w:val="22"/>
              </w:rPr>
              <w:t>{</w:t>
            </w:r>
            <w:r w:rsidRPr="00A71A62">
              <w:rPr>
                <w:color w:val="0000FF"/>
                <w:sz w:val="2"/>
                <w:szCs w:val="2"/>
              </w:rPr>
              <w:t>d.Project. SzuletesiHely</w:t>
            </w:r>
            <w:r w:rsidRPr="00A71A62">
              <w:rPr>
                <w:color w:val="0000FF"/>
                <w:sz w:val="22"/>
              </w:rPr>
              <w:t>}</w:t>
            </w:r>
            <w:r w:rsidR="000B5197">
              <w:rPr>
                <w:color w:val="0000FF"/>
                <w:sz w:val="22"/>
              </w:rPr>
              <w:t xml:space="preserve"> </w:t>
            </w:r>
            <w:r w:rsidRPr="000B5197" w:rsidR="000B5197">
              <w:rPr>
                <w:color w:val="0000FF"/>
                <w:sz w:val="22"/>
              </w:rPr>
              <w:t>{</w:t>
            </w:r>
            <w:r w:rsidRPr="000B5197" w:rsidR="000B5197">
              <w:rPr>
                <w:color w:val="0000FF"/>
                <w:sz w:val="2"/>
                <w:szCs w:val="2"/>
              </w:rPr>
              <w:t>d.Project.Adoszam2</w:t>
            </w:r>
            <w:r w:rsidRPr="000B5197" w:rsidR="000B5197">
              <w:rPr>
                <w:color w:val="0000FF"/>
                <w:sz w:val="22"/>
              </w:rPr>
              <w:t>}</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r w:rsidRPr="00A71A62">
              <w:rPr>
                <w:rFonts w:eastAsia="Arial"/>
                <w:color w:val="0000FF"/>
                <w:sz w:val="22"/>
              </w:rPr>
              <w:t>{d.Person.Phone}</w:t>
            </w: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r w:rsidRPr="00A71A62">
              <w:rPr>
                <w:color w:val="0000FF"/>
                <w:sz w:val="16"/>
                <w:szCs w:val="18"/>
              </w:rPr>
              <w:t>Csekk</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{d.Project.UgyfelLakcime}</w:t>
            </w:r>
          </w:p>
        </w:tc>
      </w:tr>
    </w:tbl>
    <w:p w:rsidR="002E77BC" w:rsidRPr="00A71A62">
      <w:pPr>
        <w:outlineLvl w:val="3"/>
        <w:rPr>
          <w:sz w:val="16"/>
          <w:szCs w:val="18"/>
        </w:rPr>
      </w:pPr>
      <w:r w:rsidRPr="00A71A62">
        <w:rPr>
          <w:sz w:val="16"/>
          <w:szCs w:val="18"/>
        </w:rPr>
        <w:t>A *-gal jelölt adatok megadása kötelező.</w:t>
      </w:r>
    </w:p>
    <w:p w:rsidR="002E77BC" w:rsidRPr="00A71A62"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r w:rsidRPr="00A71A62">
              <w:rPr>
                <w:color w:val="0000FF"/>
                <w:sz w:val="22"/>
              </w:rPr>
              <w:t/>
            </w:r>
            <w:r w:rsidRPr="00A71A62">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rsidP="00EA7833">
            <w:pPr>
              <w:tabs>
                <w:tab w:val="center" w:pos="4536"/>
                <w:tab w:val="right" w:pos="9072"/>
              </w:tabs>
              <w:rPr>
                <w:sz w:val="16"/>
                <w:szCs w:val="18"/>
              </w:rPr>
            </w:pPr>
            <w:r w:rsidRPr="00A71A62">
              <w:rPr>
                <w:color w:val="0000FF"/>
                <w:sz w:val="22"/>
              </w:rPr>
              <w:t/>
            </w:r>
            <w:r w:rsidRPr="00EA7833" w:rsidR="00B2048E">
              <w:rPr>
                <w:color w:val="0000FF"/>
                <w:sz w:val="2"/>
                <w:szCs w:val="2"/>
              </w:rPr>
              <w:t/>
            </w:r>
            <w:r w:rsidRP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rsidP="00EA7833">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r w:rsidR="00076A2F">
              <w:rPr>
                <w:color w:val="0000FF"/>
                <w:sz w:val="22"/>
              </w:rPr>
              <w:t xml:space="preserve"/>
            </w:r>
            <w:r w:rsidRPr="000B5197" w:rsidR="000B5197">
              <w:rPr>
                <w:color w:val="0000FF"/>
                <w:sz w:val="22"/>
              </w:rPr>
              <w:t/>
            </w:r>
            <w:r w:rsidRPr="000B5197" w:rsidR="000B5197">
              <w:rPr>
                <w:color w:val="0000FF"/>
                <w:sz w:val="2"/>
                <w:szCs w:val="2"/>
              </w:rPr>
              <w:t/>
            </w:r>
            <w:r w:rsidRPr="000B5197" w:rsidR="000B5197">
              <w:rPr>
                <w:color w:val="0000FF"/>
                <w:sz w:val="22"/>
              </w:rPr>
              <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Cs w:val="22"/>
              </w:rPr>
            </w:pPr>
            <w:r w:rsidRPr="00A71A62">
              <w:rPr>
                <w:color w:val="0000FF"/>
                <w:szCs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0D3B22" w:rsidRPr="00A71A62">
      <w:pPr>
        <w:outlineLvl w:val="3"/>
        <w:rPr>
          <w:sz w:val="16"/>
          <w:szCs w:val="18"/>
        </w:rPr>
      </w:pPr>
    </w:p>
    <w:p w:rsidR="002E77BC" w:rsidRPr="00A71A62" w:rsidP="003840C1">
      <w:pPr>
        <w:keepNext/>
        <w:numPr>
          <w:ilvl w:val="1"/>
          <w:numId w:val="8"/>
        </w:numPr>
        <w:spacing w:before="240" w:after="60"/>
        <w:ind w:left="284" w:hanging="284"/>
        <w:outlineLvl w:val="2"/>
        <w:rPr>
          <w:bCs/>
          <w:i/>
          <w:sz w:val="16"/>
          <w:szCs w:val="18"/>
        </w:rPr>
      </w:pPr>
      <w:r w:rsidRPr="00A71A62">
        <w:rPr>
          <w:bCs/>
          <w:i/>
          <w:sz w:val="16"/>
          <w:szCs w:val="18"/>
        </w:rPr>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pPr>
        <w:keepNext/>
        <w:outlineLvl w:val="2"/>
        <w:rPr>
          <w:sz w:val="10"/>
          <w:szCs w:val="12"/>
        </w:rPr>
      </w:pPr>
      <w:bookmarkStart w:id="1" w:name="_Ref106022975"/>
    </w:p>
    <w:p w:rsidR="002E77BC" w:rsidRPr="00A71A62">
      <w:pPr>
        <w:keepNext/>
        <w:numPr>
          <w:ilvl w:val="0"/>
          <w:numId w:val="8"/>
        </w:numPr>
        <w:spacing w:before="120" w:after="60"/>
        <w:ind w:left="357" w:hanging="357"/>
        <w:outlineLvl w:val="2"/>
        <w:rPr>
          <w:sz w:val="18"/>
          <w:szCs w:val="24"/>
        </w:rPr>
      </w:pPr>
      <w:r w:rsidRPr="00A71A62">
        <w:rPr>
          <w:sz w:val="18"/>
          <w:szCs w:val="24"/>
        </w:rPr>
        <w:t>Az igénybejelentés oka</w:t>
      </w:r>
      <w:bookmarkEnd w:id="1"/>
    </w:p>
    <w:p w:rsidR="002E77BC" w:rsidRPr="00A71A62">
      <w:pPr>
        <w:rPr>
          <w:sz w:val="14"/>
          <w:szCs w:val="16"/>
        </w:rPr>
      </w:pPr>
    </w:p>
    <w:p w:rsidR="002E77BC" w:rsidRPr="00A71A62">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pPr>
        <w:ind w:right="125"/>
        <w:rPr>
          <w:sz w:val="16"/>
          <w:szCs w:val="18"/>
        </w:rPr>
      </w:pPr>
    </w:p>
    <w:p w:rsidR="002E77BC" w:rsidRPr="00A71A62" w:rsidP="00E95D8D">
      <w:pPr>
        <w:ind w:right="125"/>
        <w:rPr>
          <w:sz w:val="10"/>
          <w:szCs w:val="12"/>
        </w:rPr>
      </w:pPr>
      <w:r w:rsidRPr="00A71A62">
        <w:rPr>
          <w:noProof/>
          <w:sz w:val="16"/>
          <w:szCs w:val="18"/>
        </w:rPr>
        <ns1:AlternateContent>
          <ns1:Choice Requires="wps">
            <w: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w:pict>
          </ns1:Fallback>
        </ns1:AlternateContent>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Ideiglenes vételezés: ……………..-tól, …………….-ig </w:t>
      </w:r>
      <w:r w:rsidRPr="00A71A62" w:rsidR="00B2048E">
        <w:rPr>
          <w:sz w:val="16"/>
          <w:szCs w:val="18"/>
        </w:rPr>
        <w:tab/>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Egyéb:  </w:t>
      </w:r>
      <w:r w:rsidRPr="00A71A62" w:rsidR="00E95D8D">
        <w:rPr>
          <w:color w:val="0000FF"/>
          <w:sz w:val="24"/>
          <w:szCs w:val="28"/>
        </w:rPr>
        <w:t>{</w:t>
      </w:r>
      <w:r w:rsidRPr="00A71A62" w:rsidR="00E95D8D">
        <w:rPr>
          <w:color w:val="0000FF"/>
          <w:sz w:val="2"/>
          <w:szCs w:val="2"/>
        </w:rPr>
        <w:t>d.Project.Mt</w:t>
      </w:r>
      <w:r w:rsidRPr="00A71A62" w:rsidR="00E95D8D">
        <w:rPr>
          <w:color w:val="0000FF"/>
          <w:sz w:val="24"/>
          <w:szCs w:val="28"/>
        </w:rPr>
        <w:t>}</w:t>
      </w:r>
    </w:p>
    <w:p w:rsidR="002E77BC" w:rsidRPr="00A71A62"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Pr="00A71A62" w:rsidR="0021134F">
        <w:rPr>
          <w:bCs/>
          <w:color w:val="0000FF"/>
          <w:sz w:val="22"/>
          <w:szCs w:val="26"/>
        </w:rPr>
        <w:t>{</w:t>
      </w:r>
      <w:r w:rsidRPr="00A71A62" w:rsidR="0021134F">
        <w:rPr>
          <w:rFonts w:eastAsia="Arial"/>
          <w:bCs/>
          <w:color w:val="0000FF"/>
          <w:sz w:val="2"/>
          <w:szCs w:val="2"/>
        </w:rPr>
        <w:t>d.Project. Fha</w:t>
      </w:r>
      <w:r w:rsidRPr="00A71A62" w:rsidR="0021134F">
        <w:rPr>
          <w:bCs/>
          <w:color w:val="0000FF"/>
          <w:sz w:val="22"/>
          <w:szCs w:val="26"/>
        </w:rPr>
        <w:t>}</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860"/>
        <w:gridCol w:w="2389"/>
        <w:gridCol w:w="2390"/>
      </w:tblGrid>
      <w:tr>
        <w:tblPrEx>
          <w:tblW w:w="9639" w:type="dxa"/>
          <w:tblInd w:w="70" w:type="dxa"/>
          <w:tblLayout w:type="fixed"/>
          <w:tblLook w:val="0000"/>
        </w:tblPrEx>
        <w:trPr>
          <w:trHeight w:val="377"/>
        </w:trPr>
        <w:tc>
          <w:tcPr>
            <w:tcW w:w="4860" w:type="dxa"/>
            <w:shd w:val="clear" w:color="auto" w:fill="E6E6E6"/>
            <w:vAlign w:val="center"/>
          </w:tcPr>
          <w:p w:rsidR="002E77BC" w:rsidRPr="00A71A62">
            <w:pPr>
              <w:ind w:right="125"/>
              <w:rPr>
                <w:sz w:val="16"/>
                <w:szCs w:val="18"/>
              </w:rPr>
            </w:pPr>
            <w:r w:rsidRPr="00A71A62">
              <w:rPr>
                <w:sz w:val="16"/>
                <w:szCs w:val="18"/>
              </w:rPr>
              <w:t>Felhasználási hely megnevezése:</w:t>
            </w:r>
          </w:p>
        </w:tc>
        <w:tc>
          <w:tcPr>
            <w:tcW w:w="4779" w:type="dxa"/>
            <w:gridSpan w:val="2"/>
            <w:vAlign w:val="center"/>
          </w:tcPr>
          <w:p w:rsidR="002E77BC" w:rsidRPr="00A71A62">
            <w:pPr>
              <w:rPr>
                <w:sz w:val="16"/>
                <w:szCs w:val="18"/>
              </w:rPr>
            </w:pPr>
            <w:r w:rsidRPr="00A71A62">
              <w:rPr>
                <w:color w:val="0000FF"/>
                <w:sz w:val="24"/>
                <w:szCs w:val="28"/>
              </w:rPr>
              <w:t>{</w:t>
            </w:r>
            <w:r w:rsidRPr="00A71A62">
              <w:rPr>
                <w:color w:val="0000FF"/>
                <w:sz w:val="2"/>
                <w:szCs w:val="2"/>
              </w:rPr>
              <w:t>d.Project.Nev</w:t>
            </w:r>
            <w:r w:rsidRPr="00A71A62">
              <w:rPr>
                <w:color w:val="0000FF"/>
                <w:sz w:val="24"/>
                <w:szCs w:val="2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címe*:</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FelhasznalasiCim</w:t>
            </w:r>
            <w:r w:rsidRPr="00A71A62">
              <w:rPr>
                <w:color w:val="0000FF"/>
                <w:sz w:val="1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használó</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 célja:</w:t>
            </w:r>
          </w:p>
        </w:tc>
        <w:tc>
          <w:tcPr>
            <w:tcW w:w="4779" w:type="dxa"/>
            <w:gridSpan w:val="2"/>
            <w:vAlign w:val="center"/>
          </w:tcPr>
          <w:p w:rsidR="002E77BC" w:rsidRPr="00A71A62" w:rsidP="000A1488">
            <w:pPr>
              <w:rPr>
                <w:sz w:val="16"/>
                <w:szCs w:val="18"/>
              </w:rPr>
            </w:pPr>
            <w:r w:rsidRPr="000A1488">
              <w:rPr>
                <w:rFonts w:ascii="Helvetica" w:hAnsi="Helvetica" w:cs="Helvetica"/>
                <w:color w:val="0070C0"/>
                <w:sz w:val="18"/>
                <w:szCs w:val="18"/>
                <w:shd w:val="clear" w:color="auto" w:fill="F6F7F9"/>
              </w:rPr>
              <w:t>{</w:t>
            </w:r>
            <w:r w:rsidRPr="000A1488">
              <w:rPr>
                <w:rFonts w:ascii="Helvetica" w:hAnsi="Helvetica" w:cs="Helvetica"/>
                <w:color w:val="0070C0"/>
                <w:sz w:val="2"/>
                <w:szCs w:val="2"/>
                <w:shd w:val="clear" w:color="auto" w:fill="F6F7F9"/>
              </w:rPr>
              <w:t>d.Project.LakossagiFogyaszto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Lakossági                   </w:t>
            </w:r>
            <w:r w:rsidRPr="000A1488">
              <w:rPr>
                <w:color w:val="0070C0"/>
                <w:sz w:val="16"/>
                <w:szCs w:val="18"/>
              </w:rPr>
              <w:t>{</w:t>
            </w:r>
            <w:r w:rsidRPr="000A1488">
              <w:rPr>
                <w:color w:val="0070C0"/>
                <w:sz w:val="2"/>
                <w:szCs w:val="2"/>
              </w:rPr>
              <w:t>d.</w:t>
            </w:r>
            <w:r w:rsidRPr="000A1488">
              <w:rPr>
                <w:rFonts w:ascii="Helvetica" w:hAnsi="Helvetica" w:cs="Helvetica"/>
                <w:color w:val="0070C0"/>
                <w:sz w:val="2"/>
                <w:szCs w:val="2"/>
                <w:shd w:val="clear" w:color="auto" w:fill="F6F7F9"/>
              </w:rPr>
              <w:t>Project.NemLakossagiFogyaszto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Nem lakossági</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pPr>
              <w:rPr>
                <w:sz w:val="16"/>
                <w:szCs w:val="18"/>
              </w:rPr>
            </w:pPr>
          </w:p>
        </w:tc>
      </w:tr>
      <w:tr w:rsidTr="0035381F">
        <w:tblPrEx>
          <w:tblW w:w="9639" w:type="dxa"/>
          <w:tblInd w:w="70" w:type="dxa"/>
          <w:tblLayout w:type="fixed"/>
          <w:tblLook w:val="0000"/>
        </w:tblPrEx>
        <w:trPr>
          <w:trHeight w:hRule="exac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vezérelt:</w:t>
            </w:r>
          </w:p>
        </w:tc>
        <w:tc>
          <w:tcPr>
            <w:tcW w:w="4779" w:type="dxa"/>
            <w:gridSpan w:val="2"/>
            <w:vAlign w:val="center"/>
          </w:tcPr>
          <w:p w:rsidR="002E77BC" w:rsidRPr="00A71A62">
            <w:pPr>
              <w:rPr>
                <w:sz w:val="16"/>
                <w:szCs w:val="18"/>
              </w:rPr>
            </w:pPr>
          </w:p>
        </w:tc>
      </w:tr>
      <w:tr>
        <w:tblPrEx>
          <w:tblW w:w="9639" w:type="dxa"/>
          <w:tblInd w:w="70" w:type="dxa"/>
          <w:tblLayout w:type="fixed"/>
          <w:tblLook w:val="0000"/>
        </w:tblPrEx>
        <w:trPr>
          <w:trHeight w:hRule="exact" w:val="625"/>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Mogysz</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Mgyszv</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minden napszaki</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vezérelt</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rsidTr="00B2048E">
        <w:tblPrEx>
          <w:tblW w:w="9639" w:type="dxa"/>
          <w:tblInd w:w="70" w:type="dxa"/>
          <w:tblLayout w:type="fixed"/>
          <w:tblLook w:val="0000"/>
        </w:tblPrEx>
        <w:trPr>
          <w:trHeight w:val="397"/>
        </w:trPr>
        <w:tc>
          <w:tcPr>
            <w:tcW w:w="4860" w:type="dxa"/>
            <w:shd w:val="clear" w:color="auto" w:fill="E6E6E6"/>
            <w:vAlign w:val="center"/>
          </w:tcPr>
          <w:p w:rsidR="00E52540" w:rsidRPr="00A71A62"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pPr>
              <w:rPr>
                <w:sz w:val="16"/>
                <w:szCs w:val="18"/>
              </w:rPr>
            </w:pPr>
            <w:r w:rsidRPr="00A71A62">
              <w:rPr>
                <w:sz w:val="16"/>
                <w:szCs w:val="18"/>
              </w:rPr>
              <w:t>Lakás</w:t>
            </w: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265436">
      <w:pPr>
        <w:keepNext/>
        <w:outlineLvl w:val="3"/>
        <w:rPr>
          <w:sz w:val="16"/>
          <w:szCs w:val="18"/>
        </w:rPr>
      </w:pPr>
      <w:r w:rsidRPr="00A71A62">
        <w:rPr>
          <w:sz w:val="16"/>
          <w:szCs w:val="18"/>
        </w:rPr>
        <w:t>**: A használat jogcímét igazoló okiratot kérjük bemutatni.</w:t>
      </w:r>
    </w:p>
    <w:p w:rsidR="002E77BC" w:rsidRPr="00A71A62" w:rsidP="0027691C">
      <w:pPr>
        <w:rPr>
          <w:sz w:val="18"/>
        </w:rPr>
      </w:pPr>
      <w:r w:rsidRPr="00A71A62">
        <w:rPr>
          <w:sz w:val="16"/>
          <w:szCs w:val="18"/>
        </w:rPr>
        <w:t xml:space="preserve">***: </w:t>
      </w:r>
      <w:r w:rsidRPr="00A71A62" w:rsidR="00121FB0">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Pr="00A71A62" w:rsidR="00121FB0">
        <w:rPr>
          <w:sz w:val="16"/>
          <w:szCs w:val="18"/>
        </w:rPr>
        <w:t>kötelező megadni</w:t>
      </w:r>
      <w:r w:rsidRPr="00A71A62">
        <w:rPr>
          <w:sz w:val="16"/>
          <w:szCs w:val="18"/>
        </w:rPr>
        <w:t xml:space="preserve">.  </w:t>
      </w:r>
      <w:r w:rsidRPr="00A71A62">
        <w:rPr>
          <w:sz w:val="18"/>
        </w:rPr>
        <w:t>Mérés nélküli</w:t>
      </w:r>
      <w:r w:rsidRPr="00A71A62" w:rsidR="00405321">
        <w:rPr>
          <w:sz w:val="18"/>
        </w:rPr>
        <w:t xml:space="preserve"> elszámolásra vonatkozó adatok:</w:t>
      </w:r>
    </w:p>
    <w:p w:rsidR="00405321" w:rsidRPr="00A71A62" w:rsidP="0027691C">
      <w:pPr>
        <w:rPr>
          <w:sz w:val="16"/>
          <w:szCs w:val="18"/>
        </w:rPr>
      </w:pPr>
      <w:r w:rsidRPr="00A71A62">
        <w:rPr>
          <w:sz w:val="16"/>
          <w:szCs w:val="18"/>
        </w:rPr>
        <w:t xml:space="preserve">(Pl. </w:t>
      </w:r>
      <w:r w:rsidRPr="00A71A62" w:rsidR="002E77BC">
        <w:rPr>
          <w:sz w:val="16"/>
          <w:szCs w:val="18"/>
        </w:rPr>
        <w:t>Reklámtábla, parkoló automata, telefonfülke, kábeltévé erősítő, forgalomirányító berendezés</w:t>
      </w:r>
      <w:r w:rsidRPr="00A71A62">
        <w:rPr>
          <w:sz w:val="16"/>
          <w:szCs w:val="18"/>
        </w:rPr>
        <w:t>, térfigyelő kamera esetén.)</w:t>
      </w:r>
    </w:p>
    <w:p w:rsidR="00405321"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405321" w:rsidRPr="00A71A62" w:rsidP="0027691C">
      <w:pPr>
        <w:rPr>
          <w:sz w:val="16"/>
          <w:szCs w:val="18"/>
        </w:rPr>
      </w:pPr>
      <w:r w:rsidRPr="00A71A62">
        <w:rPr>
          <w:sz w:val="16"/>
          <w:szCs w:val="18"/>
        </w:rPr>
        <w:t>Villamos-energia f</w:t>
      </w:r>
      <w:r w:rsidRPr="00A71A62" w:rsidR="002E77BC">
        <w:rPr>
          <w:sz w:val="16"/>
          <w:szCs w:val="18"/>
        </w:rPr>
        <w:t xml:space="preserve">elhasználás </w:t>
      </w:r>
      <w:r w:rsidRPr="00A71A62">
        <w:rPr>
          <w:sz w:val="16"/>
          <w:szCs w:val="18"/>
        </w:rPr>
        <w:t xml:space="preserve">számításához az üzemidő </w:t>
      </w:r>
      <w:r w:rsidRPr="00A71A62" w:rsidR="002E77BC">
        <w:rPr>
          <w:sz w:val="16"/>
          <w:szCs w:val="18"/>
        </w:rPr>
        <w:t>meghatározásá</w:t>
      </w:r>
      <w:r w:rsidRPr="00A71A62">
        <w:rPr>
          <w:sz w:val="16"/>
          <w:szCs w:val="18"/>
        </w:rPr>
        <w:t xml:space="preserve">nak </w:t>
      </w:r>
      <w:r w:rsidRPr="00A71A62" w:rsidR="002E77BC">
        <w:rPr>
          <w:sz w:val="16"/>
          <w:szCs w:val="18"/>
        </w:rPr>
        <w:t>alapja</w:t>
      </w:r>
      <w:r w:rsidRPr="00A71A62">
        <w:rPr>
          <w:sz w:val="16"/>
          <w:szCs w:val="18"/>
        </w:rPr>
        <w:t>:</w:t>
      </w:r>
    </w:p>
    <w:p w:rsidR="002E77BC" w:rsidRPr="00A71A62" w:rsidP="0027691C">
      <w:pPr>
        <w:rPr>
          <w:sz w:val="16"/>
          <w:szCs w:val="18"/>
        </w:rPr>
      </w:pPr>
      <w:r w:rsidRPr="00A71A62">
        <w:rPr>
          <w:sz w:val="16"/>
          <w:szCs w:val="18"/>
        </w:rPr>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Közvilágítási naptár</w:t>
      </w:r>
      <w:r w:rsidRPr="00A71A62" w:rsidR="00093518">
        <w:rPr>
          <w:sz w:val="16"/>
          <w:szCs w:val="18"/>
        </w:rPr>
        <w:t xml:space="preserve"> </w:t>
      </w:r>
      <w:r w:rsidRPr="00A71A62">
        <w:rPr>
          <w:sz w:val="16"/>
          <w:szCs w:val="18"/>
        </w:rPr>
        <w:t xml:space="preserve">  </w:t>
      </w:r>
      <w:r w:rsidRPr="00A71A62" w:rsidR="00405321">
        <w:rPr>
          <w:sz w:val="16"/>
          <w:szCs w:val="18"/>
        </w:rPr>
        <w:tab/>
      </w:r>
      <w:r w:rsidRPr="00A71A62" w:rsidR="00405321">
        <w:rPr>
          <w:sz w:val="16"/>
          <w:szCs w:val="18"/>
        </w:rPr>
        <w:fldChar w:fldCharType="begin">
          <w:ffData>
            <w:name w:val="Jelölő16"/>
            <w:enabled/>
            <w:calcOnExit w:val="0"/>
            <w:checkBox>
              <w:sizeAuto/>
              <w:default w:val="0"/>
            </w:checkBox>
          </w:ffData>
        </w:fldChar>
      </w:r>
      <w:r w:rsidRPr="00A71A62" w:rsidR="00405321">
        <w:rPr>
          <w:sz w:val="16"/>
          <w:szCs w:val="18"/>
        </w:rPr>
        <w:instrText xml:space="preserve"> FORMCHECKBOX </w:instrText>
      </w:r>
      <w:r w:rsidR="00DC6760">
        <w:rPr>
          <w:sz w:val="16"/>
          <w:szCs w:val="18"/>
        </w:rPr>
        <w:fldChar w:fldCharType="separate"/>
      </w:r>
      <w:r w:rsidRPr="00A71A62" w:rsidR="00405321">
        <w:rPr>
          <w:sz w:val="16"/>
          <w:szCs w:val="18"/>
        </w:rPr>
        <w:fldChar w:fldCharType="end"/>
      </w:r>
      <w:r w:rsidRPr="00A71A62" w:rsidR="00405321">
        <w:rPr>
          <w:sz w:val="16"/>
          <w:szCs w:val="18"/>
        </w:rPr>
        <w:t xml:space="preserve">   Egész napos, évi 8760 óra</w:t>
      </w:r>
      <w:r w:rsidRPr="00A71A62" w:rsidR="00405321">
        <w:rPr>
          <w:sz w:val="16"/>
          <w:szCs w:val="18"/>
        </w:rPr>
        <w:tab/>
      </w:r>
      <w:r w:rsidRPr="00A71A62" w:rsidR="00405321">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Napi üzemóra: …………</w:t>
      </w:r>
      <w:r w:rsidRPr="00A71A62" w:rsidR="00405321">
        <w:rPr>
          <w:sz w:val="16"/>
          <w:szCs w:val="18"/>
        </w:rPr>
        <w:t xml:space="preserve"> óra</w:t>
      </w:r>
    </w:p>
    <w:p w:rsidR="002E77BC" w:rsidRPr="00A71A62" w:rsidP="00FE5B0A">
      <w:pPr>
        <w:jc w:val="both"/>
        <w:rPr>
          <w:sz w:val="16"/>
          <w:szCs w:val="18"/>
        </w:rPr>
      </w:pPr>
    </w:p>
    <w:p w:rsidR="00405321" w:rsidRPr="00A71A62" w:rsidP="00FE5B0A">
      <w:pPr>
        <w:jc w:val="both"/>
        <w:rPr>
          <w:sz w:val="16"/>
          <w:szCs w:val="18"/>
        </w:rPr>
      </w:pPr>
      <w:r w:rsidRPr="00A71A62">
        <w:rPr>
          <w:sz w:val="16"/>
          <w:szCs w:val="18"/>
        </w:rPr>
        <w:t>Figyelembe vett teljesítmény:</w:t>
      </w:r>
    </w:p>
    <w:p w:rsidR="00093518" w:rsidRPr="00A71A62"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Első túláram</w:t>
      </w:r>
      <w:r w:rsidRPr="00A71A62" w:rsidR="007170ED">
        <w:rPr>
          <w:bCs/>
          <w:sz w:val="16"/>
          <w:szCs w:val="18"/>
        </w:rPr>
        <w:t xml:space="preserve"> </w:t>
      </w:r>
      <w:r w:rsidRPr="00A71A62">
        <w:rPr>
          <w:bCs/>
          <w:sz w:val="16"/>
          <w:szCs w:val="18"/>
        </w:rPr>
        <w:t>védelmi eszköz névleges árama</w:t>
      </w:r>
      <w:r w:rsidRPr="00A71A62" w:rsidR="00405321">
        <w:rPr>
          <w:bCs/>
          <w:sz w:val="16"/>
          <w:szCs w:val="18"/>
        </w:rPr>
        <w:t xml:space="preserve"> a 3.3. pont szerint, vagy</w:t>
      </w:r>
    </w:p>
    <w:p w:rsidR="00093518" w:rsidRPr="00A71A62"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Pr="00A71A62" w:rsidR="00823DFF">
        <w:rPr>
          <w:bCs/>
          <w:sz w:val="16"/>
          <w:szCs w:val="18"/>
        </w:rPr>
        <w:t xml:space="preserve">az </w:t>
      </w:r>
      <w:r w:rsidRPr="00A71A62" w:rsidR="00823DFF">
        <w:rPr>
          <w:bCs/>
          <w:color w:val="212100"/>
          <w:sz w:val="16"/>
          <w:szCs w:val="18"/>
        </w:rPr>
        <w:t>elosztóval történt megállapodás</w:t>
      </w:r>
      <w:r w:rsidRPr="00A71A62">
        <w:rPr>
          <w:bCs/>
          <w:sz w:val="16"/>
          <w:szCs w:val="18"/>
        </w:rPr>
        <w:t>* alapján:</w:t>
      </w:r>
      <w:r w:rsidRPr="00A71A62" w:rsidR="00823DFF">
        <w:rPr>
          <w:bCs/>
          <w:sz w:val="16"/>
          <w:szCs w:val="18"/>
        </w:rPr>
        <w:t xml:space="preserve">  </w:t>
      </w:r>
      <w:r w:rsidRPr="00A71A62">
        <w:rPr>
          <w:bCs/>
          <w:sz w:val="16"/>
          <w:szCs w:val="18"/>
        </w:rPr>
        <w:t>………………..  kW</w:t>
      </w:r>
    </w:p>
    <w:p w:rsidR="002E77BC" w:rsidRPr="00A71A62" w:rsidP="00FE5B0A">
      <w:pPr>
        <w:keepNext/>
        <w:spacing w:before="60" w:after="60"/>
        <w:jc w:val="both"/>
        <w:outlineLvl w:val="2"/>
        <w:rPr>
          <w:bCs/>
          <w:color w:val="212100"/>
          <w:sz w:val="16"/>
          <w:szCs w:val="18"/>
        </w:rPr>
      </w:pPr>
      <w:r w:rsidRPr="00A71A62">
        <w:rPr>
          <w:bCs/>
          <w:color w:val="212100"/>
          <w:sz w:val="16"/>
          <w:szCs w:val="18"/>
        </w:rPr>
        <w:t>* A</w:t>
      </w:r>
      <w:r w:rsidRPr="00A71A62" w:rsidR="00823DFF">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P="0027691C">
      <w:pPr>
        <w:rPr>
          <w:sz w:val="22"/>
          <w:szCs w:val="24"/>
        </w:rPr>
      </w:pPr>
    </w:p>
    <w:p w:rsidR="002E77BC" w:rsidRPr="00A71A62"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P="00577E0E">
      <w:pPr>
        <w:keepNext/>
        <w:numPr>
          <w:ilvl w:val="1"/>
          <w:numId w:val="8"/>
        </w:numPr>
        <w:spacing w:before="120" w:after="60"/>
        <w:ind w:left="357" w:hanging="357"/>
        <w:outlineLvl w:val="2"/>
        <w:rPr>
          <w:bCs/>
          <w:i/>
          <w:sz w:val="16"/>
          <w:szCs w:val="18"/>
        </w:rPr>
      </w:pPr>
      <w:r w:rsidRPr="00A71A62">
        <w:rPr>
          <w:bCs/>
          <w:i/>
          <w:sz w:val="16"/>
          <w:szCs w:val="18"/>
        </w:rPr>
        <w:t>Igény</w:t>
      </w:r>
      <w:r w:rsidRPr="00A71A62" w:rsidR="00517DE7">
        <w:rPr>
          <w:bCs/>
          <w:i/>
          <w:sz w:val="16"/>
          <w:szCs w:val="18"/>
        </w:rPr>
        <w:t>el</w:t>
      </w:r>
      <w:r w:rsidRPr="00A71A62" w:rsidR="00482759">
        <w:rPr>
          <w:bCs/>
          <w:i/>
          <w:sz w:val="16"/>
          <w:szCs w:val="18"/>
        </w:rPr>
        <w:t xml:space="preserve">t </w:t>
      </w:r>
      <w:r w:rsidRPr="00A71A62">
        <w:rPr>
          <w:bCs/>
          <w:i/>
          <w:sz w:val="16"/>
          <w:szCs w:val="18"/>
        </w:rPr>
        <w:t>teljesítmény:</w:t>
      </w:r>
    </w:p>
    <w:p w:rsidR="00823DFF" w:rsidRPr="00A71A62" w:rsidP="0027691C">
      <w:pPr>
        <w:rPr>
          <w:sz w:val="16"/>
          <w:szCs w:val="18"/>
        </w:rPr>
      </w:pPr>
      <w:r w:rsidRPr="00A71A62">
        <w:rPr>
          <w:sz w:val="16"/>
          <w:szCs w:val="18"/>
        </w:rPr>
        <w:t>Profil alapú elszámolás esetén</w:t>
      </w:r>
      <w:r w:rsidRPr="00A71A62" w:rsidR="00D748DC">
        <w:rPr>
          <w:sz w:val="16"/>
          <w:szCs w:val="18"/>
        </w:rPr>
        <w:t xml:space="preserve"> (legfeljebb 3 x 80 Amper)</w:t>
      </w:r>
      <w:r w:rsidRPr="00A71A62">
        <w:rPr>
          <w:sz w:val="16"/>
          <w:szCs w:val="18"/>
        </w:rPr>
        <w:t>:</w:t>
      </w:r>
    </w:p>
    <w:p w:rsidR="002E77BC" w:rsidRPr="00A71A62">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6662"/>
      </w:tblGrid>
      <w:tr w:rsidTr="0027691C">
        <w:tblPrEx>
          <w:tblW w:w="9639" w:type="dxa"/>
          <w:tblInd w:w="70" w:type="dxa"/>
          <w:tblLayout w:type="fixed"/>
          <w:tblLook w:val="0000"/>
        </w:tblPrEx>
        <w:trPr>
          <w:trHeight w:val="766"/>
        </w:trPr>
        <w:tc>
          <w:tcPr>
            <w:tcW w:w="2977" w:type="dxa"/>
            <w:shd w:val="clear" w:color="auto" w:fill="E6E6E6"/>
          </w:tcPr>
          <w:p w:rsidR="00823DFF" w:rsidRPr="00A71A62" w:rsidP="0027691C">
            <w:pPr>
              <w:keepNext/>
              <w:outlineLvl w:val="3"/>
              <w:rPr>
                <w:sz w:val="16"/>
                <w:szCs w:val="18"/>
              </w:rPr>
            </w:pPr>
          </w:p>
          <w:p w:rsidR="00482759" w:rsidRPr="00A71A62">
            <w:pPr>
              <w:keepNext/>
              <w:outlineLvl w:val="3"/>
              <w:rPr>
                <w:sz w:val="16"/>
                <w:szCs w:val="18"/>
              </w:rPr>
            </w:pPr>
            <w:r w:rsidRPr="00A71A62">
              <w:rPr>
                <w:sz w:val="16"/>
                <w:szCs w:val="18"/>
              </w:rPr>
              <w:t>Mindennapszaki*:</w:t>
            </w:r>
          </w:p>
          <w:p w:rsidR="00482759" w:rsidRPr="00A71A62">
            <w:pPr>
              <w:keepNext/>
              <w:outlineLvl w:val="3"/>
              <w:rPr>
                <w:sz w:val="16"/>
                <w:szCs w:val="18"/>
              </w:rPr>
            </w:pPr>
          </w:p>
          <w:p w:rsidR="002E77BC" w:rsidRPr="00A71A62" w:rsidP="0027691C">
            <w:pPr>
              <w:keepNext/>
              <w:outlineLvl w:val="3"/>
              <w:rPr>
                <w:sz w:val="16"/>
                <w:szCs w:val="18"/>
              </w:rPr>
            </w:pPr>
            <w:r w:rsidRPr="00A71A62">
              <w:rPr>
                <w:sz w:val="16"/>
                <w:szCs w:val="18"/>
              </w:rPr>
              <w:t>Vezérelt:</w:t>
            </w:r>
          </w:p>
          <w:p w:rsidR="00FE5C89" w:rsidRPr="00A71A62" w:rsidP="0027691C">
            <w:pPr>
              <w:keepNext/>
              <w:outlineLvl w:val="3"/>
              <w:rPr>
                <w:sz w:val="16"/>
                <w:szCs w:val="18"/>
              </w:rPr>
            </w:pPr>
            <w:r w:rsidRPr="00A71A62">
              <w:rPr>
                <w:sz w:val="16"/>
                <w:szCs w:val="18"/>
              </w:rPr>
              <w:br/>
              <w:t>„H” tarifa:</w:t>
            </w:r>
          </w:p>
        </w:tc>
        <w:tc>
          <w:tcPr>
            <w:tcW w:w="6662" w:type="dxa"/>
          </w:tcPr>
          <w:p w:rsidR="002E77BC" w:rsidRPr="00A71A62" w:rsidP="0027691C">
            <w:pPr>
              <w:spacing w:before="120"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d.Project.Iml1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d.Project.Iml2</w:t>
            </w:r>
            <w:r w:rsidRPr="00A71A62" w:rsidR="00D94701">
              <w:rPr>
                <w:color w:val="0000FF"/>
                <w:sz w:val="22"/>
                <w:szCs w:val="24"/>
              </w:rPr>
              <w:t>}__</w:t>
            </w:r>
            <w:r w:rsidRPr="00A71A62">
              <w:rPr>
                <w:sz w:val="16"/>
                <w:szCs w:val="18"/>
              </w:rPr>
              <w:t xml:space="preserve"> A; L3: </w:t>
            </w:r>
            <w:r w:rsidRPr="00A71A62" w:rsidR="00D94701">
              <w:rPr>
                <w:color w:val="0000FF"/>
                <w:sz w:val="22"/>
                <w:szCs w:val="24"/>
              </w:rPr>
              <w:t>{</w:t>
            </w:r>
            <w:r w:rsidRPr="00A71A62" w:rsidR="00D94701">
              <w:rPr>
                <w:color w:val="0000FF"/>
                <w:sz w:val="2"/>
                <w:szCs w:val="2"/>
              </w:rPr>
              <w:t>d.Project.Iml3</w:t>
            </w:r>
            <w:r w:rsidRPr="00A71A62" w:rsidR="00D94701">
              <w:rPr>
                <w:color w:val="0000FF"/>
                <w:sz w:val="22"/>
                <w:szCs w:val="24"/>
              </w:rPr>
              <w:t>}__</w:t>
            </w:r>
            <w:r w:rsidRPr="00A71A62">
              <w:rPr>
                <w:sz w:val="16"/>
                <w:szCs w:val="18"/>
              </w:rPr>
              <w:t xml:space="preserve"> A; összesen: </w:t>
            </w:r>
            <w:r w:rsidRPr="00D70FBE" w:rsidR="00D70FBE">
              <w:rPr>
                <w:color w:val="0000FF"/>
                <w:sz w:val="22"/>
                <w:szCs w:val="24"/>
              </w:rPr>
              <w:t>{</w:t>
            </w:r>
            <w:r w:rsidRPr="00D70FBE" w:rsidR="00D70FBE">
              <w:rPr>
                <w:color w:val="0000FF"/>
                <w:sz w:val="2"/>
                <w:szCs w:val="2"/>
              </w:rPr>
              <w:t>d.Project.Ot</w:t>
            </w:r>
            <w:r w:rsidRPr="00D70FBE" w:rsidR="00D70FBE">
              <w:rPr>
                <w:color w:val="0000FF"/>
                <w:sz w:val="22"/>
                <w:szCs w:val="24"/>
              </w:rPr>
              <w:t>}</w:t>
            </w:r>
            <w:r w:rsidRPr="00A71A62">
              <w:rPr>
                <w:sz w:val="16"/>
                <w:szCs w:val="18"/>
              </w:rPr>
              <w:t>A</w:t>
            </w:r>
          </w:p>
          <w:p w:rsidR="00FE5C89" w:rsidRPr="00A71A62" w:rsidP="0027691C">
            <w:pPr>
              <w:spacing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d.Project.Ivl1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d.Project.Ivl2</w:t>
            </w:r>
            <w:r w:rsidRPr="00A71A62" w:rsidR="00D94701">
              <w:rPr>
                <w:color w:val="0000FF"/>
                <w:sz w:val="22"/>
                <w:szCs w:val="24"/>
              </w:rPr>
              <w:t>}</w:t>
            </w:r>
            <w:r w:rsidRPr="00A71A62">
              <w:rPr>
                <w:sz w:val="16"/>
                <w:szCs w:val="18"/>
              </w:rPr>
              <w:t xml:space="preserve"> </w:t>
            </w:r>
            <w:r w:rsidRPr="00A71A62" w:rsidR="00D94701">
              <w:rPr>
                <w:sz w:val="16"/>
                <w:szCs w:val="18"/>
              </w:rPr>
              <w:t>__</w:t>
            </w:r>
            <w:r w:rsidRPr="00A71A62">
              <w:rPr>
                <w:sz w:val="16"/>
                <w:szCs w:val="18"/>
              </w:rPr>
              <w:t xml:space="preserve">A; L3: </w:t>
            </w:r>
            <w:r w:rsidRPr="00A71A62" w:rsidR="00D94701">
              <w:rPr>
                <w:color w:val="0000FF"/>
                <w:sz w:val="22"/>
                <w:szCs w:val="24"/>
              </w:rPr>
              <w:t>{</w:t>
            </w:r>
            <w:r w:rsidRPr="00A71A62" w:rsidR="00D94701">
              <w:rPr>
                <w:color w:val="0000FF"/>
                <w:sz w:val="2"/>
                <w:szCs w:val="2"/>
              </w:rPr>
              <w:t>d.Project.Ivl3</w:t>
            </w:r>
            <w:r w:rsidRPr="00A71A62" w:rsidR="00D94701">
              <w:rPr>
                <w:color w:val="0000FF"/>
                <w:sz w:val="22"/>
                <w:szCs w:val="24"/>
              </w:rPr>
              <w:t>}_</w:t>
            </w:r>
            <w:r w:rsidRPr="00A71A62">
              <w:rPr>
                <w:sz w:val="16"/>
                <w:szCs w:val="18"/>
              </w:rPr>
              <w:t xml:space="preserve"> A; összesen: </w:t>
            </w:r>
            <w:r w:rsidRPr="00A71A62" w:rsidR="00D94701">
              <w:rPr>
                <w:color w:val="0000FF"/>
                <w:sz w:val="22"/>
                <w:szCs w:val="24"/>
              </w:rPr>
              <w:t>{</w:t>
            </w:r>
            <w:r w:rsidRPr="00A71A62" w:rsidR="00D94701">
              <w:rPr>
                <w:color w:val="0000FF"/>
                <w:sz w:val="2"/>
                <w:szCs w:val="2"/>
              </w:rPr>
              <w:t>d.Project. Otvez</w:t>
            </w:r>
            <w:r w:rsidRPr="00A71A62" w:rsidR="00D94701">
              <w:rPr>
                <w:color w:val="0000FF"/>
                <w:sz w:val="22"/>
                <w:szCs w:val="24"/>
              </w:rPr>
              <w:t>}</w:t>
            </w:r>
            <w:r w:rsidRPr="00A71A62">
              <w:rPr>
                <w:sz w:val="16"/>
                <w:szCs w:val="18"/>
              </w:rPr>
              <w:t xml:space="preserve"> A</w:t>
            </w:r>
          </w:p>
          <w:p w:rsidR="002E77BC" w:rsidRPr="00A71A62" w:rsidP="00342FB7">
            <w:pPr>
              <w:spacing w:line="480" w:lineRule="auto"/>
              <w:rPr>
                <w:sz w:val="16"/>
                <w:szCs w:val="18"/>
              </w:rPr>
            </w:pPr>
            <w:r w:rsidRPr="00A71A62">
              <w:rPr>
                <w:sz w:val="16"/>
                <w:szCs w:val="18"/>
              </w:rPr>
              <w:t xml:space="preserve"> </w:t>
            </w:r>
            <w:r w:rsidRPr="00A71A62" w:rsidR="00FE5C89">
              <w:rPr>
                <w:sz w:val="16"/>
                <w:szCs w:val="18"/>
              </w:rPr>
              <w:t>_________ kW</w:t>
            </w:r>
            <w:r w:rsidRPr="00A71A62" w:rsidR="00FE5C89">
              <w:rPr>
                <w:sz w:val="16"/>
                <w:szCs w:val="18"/>
              </w:rPr>
              <w:tab/>
              <w:t xml:space="preserve">L1: </w:t>
            </w:r>
            <w:r w:rsidRPr="00A71A62" w:rsidR="00FE5C89">
              <w:rPr>
                <w:color w:val="0000FF"/>
                <w:sz w:val="22"/>
                <w:szCs w:val="24"/>
              </w:rPr>
              <w:t>{</w:t>
            </w:r>
            <w:r w:rsidRPr="00A71A62" w:rsidR="00FE5C89">
              <w:rPr>
                <w:color w:val="0000FF"/>
                <w:sz w:val="2"/>
                <w:szCs w:val="24"/>
              </w:rPr>
              <w:t>d.Project.Ihl1</w:t>
            </w:r>
            <w:r w:rsidRPr="00A71A62" w:rsidR="00FE5C89">
              <w:rPr>
                <w:color w:val="0000FF"/>
                <w:sz w:val="22"/>
                <w:szCs w:val="24"/>
              </w:rPr>
              <w:t>}__</w:t>
            </w:r>
            <w:r w:rsidRPr="00A71A62" w:rsidR="00FE5C89">
              <w:rPr>
                <w:sz w:val="16"/>
                <w:szCs w:val="18"/>
              </w:rPr>
              <w:t xml:space="preserve"> A; L2: </w:t>
            </w:r>
            <w:r w:rsidRPr="00A71A62" w:rsidR="00FE5C89">
              <w:rPr>
                <w:color w:val="0000FF"/>
                <w:sz w:val="22"/>
                <w:szCs w:val="24"/>
              </w:rPr>
              <w:t>{</w:t>
            </w:r>
            <w:r w:rsidRPr="00A71A62" w:rsidR="00FE5C89">
              <w:rPr>
                <w:color w:val="0000FF"/>
                <w:sz w:val="2"/>
                <w:szCs w:val="24"/>
              </w:rPr>
              <w:t>d.Project.Ihl2</w:t>
            </w:r>
            <w:r w:rsidRPr="00A71A62" w:rsidR="00FE5C89">
              <w:rPr>
                <w:color w:val="0000FF"/>
                <w:sz w:val="22"/>
                <w:szCs w:val="24"/>
              </w:rPr>
              <w:t>}</w:t>
            </w:r>
            <w:r w:rsidRPr="00A71A62" w:rsidR="00FE5C89">
              <w:rPr>
                <w:sz w:val="16"/>
                <w:szCs w:val="18"/>
              </w:rPr>
              <w:t xml:space="preserve"> __A; L3: </w:t>
            </w:r>
            <w:r w:rsidRPr="00A71A62" w:rsidR="00FE5C89">
              <w:rPr>
                <w:color w:val="0000FF"/>
                <w:sz w:val="22"/>
                <w:szCs w:val="24"/>
              </w:rPr>
              <w:t>{</w:t>
            </w:r>
            <w:r w:rsidRPr="00A71A62" w:rsidR="00342FB7">
              <w:rPr>
                <w:color w:val="0000FF"/>
                <w:sz w:val="2"/>
                <w:szCs w:val="24"/>
              </w:rPr>
              <w:t>d.Project.Ihl3</w:t>
            </w:r>
            <w:r w:rsidRPr="00A71A62" w:rsidR="00FE5C89">
              <w:rPr>
                <w:color w:val="0000FF"/>
                <w:sz w:val="22"/>
                <w:szCs w:val="24"/>
              </w:rPr>
              <w:t>}_</w:t>
            </w:r>
            <w:r w:rsidRPr="00A71A62" w:rsidR="00FE5C89">
              <w:rPr>
                <w:sz w:val="16"/>
                <w:szCs w:val="18"/>
              </w:rPr>
              <w:t xml:space="preserve"> A; összesen: </w:t>
            </w:r>
            <w:r w:rsidRPr="00A71A62" w:rsidR="00FE5C89">
              <w:rPr>
                <w:color w:val="0000FF"/>
                <w:sz w:val="22"/>
                <w:szCs w:val="24"/>
              </w:rPr>
              <w:t>{</w:t>
            </w:r>
            <w:r w:rsidRPr="00A71A62" w:rsidR="00342FB7">
              <w:rPr>
                <w:color w:val="0000FF"/>
                <w:sz w:val="2"/>
                <w:szCs w:val="24"/>
              </w:rPr>
              <w:t>d.Project.OsszesIgenyeltHTeljesitmeny</w:t>
            </w:r>
            <w:r w:rsidRPr="00A71A62" w:rsidR="00FE5C89">
              <w:rPr>
                <w:color w:val="0000FF"/>
                <w:sz w:val="22"/>
                <w:szCs w:val="24"/>
              </w:rPr>
              <w:t>}</w:t>
            </w:r>
            <w:r w:rsidRPr="00A71A62" w:rsidR="00FE5C89">
              <w:rPr>
                <w:sz w:val="16"/>
                <w:szCs w:val="18"/>
              </w:rPr>
              <w:t xml:space="preserve"> A</w:t>
            </w:r>
          </w:p>
        </w:tc>
      </w:tr>
    </w:tbl>
    <w:p w:rsidR="00490F41" w:rsidRPr="00A71A62"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1701"/>
        <w:gridCol w:w="4961"/>
      </w:tblGrid>
      <w:tr w:rsidTr="0027691C">
        <w:tblPrEx>
          <w:tblW w:w="9639" w:type="dxa"/>
          <w:tblInd w:w="70" w:type="dxa"/>
          <w:tblLayout w:type="fixed"/>
          <w:tblLook w:val="0000"/>
        </w:tblPrEx>
        <w:trPr>
          <w:trHeight w:val="473"/>
        </w:trPr>
        <w:tc>
          <w:tcPr>
            <w:tcW w:w="2977" w:type="dxa"/>
            <w:shd w:val="clear" w:color="auto" w:fill="E6E6E6"/>
            <w:vAlign w:val="center"/>
          </w:tcPr>
          <w:p w:rsidR="00482759" w:rsidRPr="00A71A62"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P="00286AC6">
            <w:pPr>
              <w:spacing w:line="480" w:lineRule="auto"/>
              <w:rPr>
                <w:sz w:val="16"/>
                <w:szCs w:val="18"/>
              </w:rPr>
            </w:pPr>
            <w:r w:rsidRPr="00A71A62">
              <w:rPr>
                <w:sz w:val="16"/>
                <w:szCs w:val="18"/>
              </w:rPr>
              <w:t>……………….</w:t>
            </w:r>
            <w:r w:rsidRPr="00A71A62" w:rsidR="007170ED">
              <w:rPr>
                <w:sz w:val="16"/>
                <w:szCs w:val="18"/>
              </w:rPr>
              <w:t xml:space="preserve"> </w:t>
            </w:r>
            <w:r w:rsidRPr="00A71A62">
              <w:rPr>
                <w:sz w:val="16"/>
                <w:szCs w:val="18"/>
              </w:rPr>
              <w:t>kW</w:t>
            </w:r>
            <w:r w:rsidRPr="00A71A62">
              <w:rPr>
                <w:sz w:val="16"/>
                <w:szCs w:val="18"/>
              </w:rPr>
              <w:tab/>
              <w:t>…………………   kVA          ………………..     A</w:t>
            </w:r>
          </w:p>
        </w:tc>
      </w:tr>
      <w:tr w:rsidTr="0027691C">
        <w:tblPrEx>
          <w:tblW w:w="9639" w:type="dxa"/>
          <w:tblInd w:w="70" w:type="dxa"/>
          <w:tblLayout w:type="fixed"/>
          <w:tblLook w:val="0000"/>
        </w:tblPrEx>
        <w:trPr>
          <w:trHeight w:val="472"/>
        </w:trPr>
        <w:tc>
          <w:tcPr>
            <w:tcW w:w="2977" w:type="dxa"/>
            <w:shd w:val="clear" w:color="auto" w:fill="E6E6E6"/>
            <w:vAlign w:val="center"/>
          </w:tcPr>
          <w:p w:rsidR="00482759" w:rsidRPr="00A71A62"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P="00490F41">
            <w:pPr>
              <w:spacing w:before="120" w:line="480" w:lineRule="auto"/>
              <w:rPr>
                <w:sz w:val="16"/>
                <w:szCs w:val="18"/>
              </w:rPr>
            </w:pPr>
            <w:r w:rsidRPr="00A71A62">
              <w:rPr>
                <w:sz w:val="16"/>
                <w:szCs w:val="18"/>
              </w:rPr>
              <w:t xml:space="preserve">………………. kW </w:t>
            </w:r>
          </w:p>
        </w:tc>
        <w:tc>
          <w:tcPr>
            <w:tcW w:w="4961" w:type="dxa"/>
          </w:tcPr>
          <w:p w:rsidR="00482759" w:rsidRPr="00A71A62"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P="0027691C">
      <w:pPr>
        <w:rPr>
          <w:i/>
          <w:sz w:val="8"/>
          <w:szCs w:val="10"/>
        </w:rPr>
      </w:pPr>
      <w:r w:rsidRPr="00A71A62">
        <w:rPr>
          <w:sz w:val="16"/>
          <w:szCs w:val="18"/>
        </w:rPr>
        <w:t xml:space="preserve">A *-gal jelölt adatok megadása  kötelező.  </w:t>
      </w:r>
    </w:p>
    <w:p w:rsidR="002E77BC" w:rsidRPr="00A71A62">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pPr>
        <w:rPr>
          <w:sz w:val="10"/>
          <w:szCs w:val="12"/>
        </w:rPr>
      </w:pPr>
    </w:p>
    <w:p w:rsidR="002E77BC" w:rsidRPr="00A71A62"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pPr>
        <w:spacing w:line="360" w:lineRule="auto"/>
        <w:rPr>
          <w:sz w:val="16"/>
          <w:szCs w:val="18"/>
        </w:rPr>
      </w:pPr>
      <w:r w:rsidRPr="00A71A62">
        <w:rPr>
          <w:sz w:val="16"/>
          <w:szCs w:val="18"/>
        </w:rPr>
        <w:t>A fogyasztásmérő állásának megállapítási módja (új bekapcsolás esetén nem töltendő!):</w:t>
      </w:r>
    </w:p>
    <w:bookmarkStart w:id="2" w:name="Jelölő14"/>
    <w:p w:rsidR="002E77BC" w:rsidRPr="00A71A62"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bookmarkEnd w:id="2"/>
      <w:r w:rsidRPr="00A71A62">
        <w:rPr>
          <w:sz w:val="16"/>
          <w:szCs w:val="18"/>
        </w:rPr>
        <w:t xml:space="preserve"> </w:t>
      </w:r>
      <w:r w:rsidRPr="00A71A62" w:rsidR="00724E96">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w:t>
      </w:r>
      <w:r w:rsidRPr="00A71A62" w:rsidR="00724E96">
        <w:rPr>
          <w:sz w:val="16"/>
          <w:szCs w:val="18"/>
        </w:rPr>
        <w:t>MVM Démász Áramhálózati Kft.</w:t>
      </w:r>
      <w:r w:rsidRPr="00A71A62">
        <w:rPr>
          <w:sz w:val="16"/>
          <w:szCs w:val="18"/>
        </w:rPr>
        <w:t xml:space="preserve"> által történt becslés; a becslés díjmentes.</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pPr>
        <w:spacing w:after="120"/>
        <w:rPr>
          <w:sz w:val="16"/>
          <w:szCs w:val="18"/>
        </w:rPr>
      </w:pPr>
      <w:r w:rsidRPr="00A71A62">
        <w:rPr>
          <w:sz w:val="16"/>
          <w:szCs w:val="18"/>
        </w:rPr>
        <w:t>Leolvasás dátuma: 20</w:t>
      </w:r>
      <w:r w:rsidRPr="00A71A62" w:rsidR="00910E50">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446"/>
        <w:gridCol w:w="2445"/>
        <w:gridCol w:w="2445"/>
        <w:gridCol w:w="2445"/>
      </w:tblGrid>
      <w:tr w:rsidTr="0027691C">
        <w:tblPrEx>
          <w:tblW w:w="9781" w:type="dxa"/>
          <w:tblInd w:w="70" w:type="dxa"/>
          <w:tblLayout w:type="fixed"/>
          <w:tblLook w:val="0000"/>
        </w:tblPrEx>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bl>
    <w:p w:rsidR="002E77BC" w:rsidRPr="00A71A62"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52"/>
        <w:gridCol w:w="3240"/>
      </w:tblGrid>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kWh</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kVArh</w:t>
            </w:r>
          </w:p>
        </w:tc>
      </w:tr>
      <w:tr w:rsidTr="0027691C">
        <w:tblPrEx>
          <w:tblW w:w="9792" w:type="dxa"/>
          <w:tblInd w:w="108" w:type="dxa"/>
          <w:tblLook w:val="01E0"/>
        </w:tblPrEx>
        <w:tc>
          <w:tcPr>
            <w:tcW w:w="6552" w:type="dxa"/>
          </w:tcPr>
          <w:p w:rsidR="002E77BC" w:rsidRPr="00A71A62"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pPr>
        <w:ind w:right="23"/>
        <w:jc w:val="both"/>
        <w:rPr>
          <w:sz w:val="6"/>
          <w:szCs w:val="8"/>
        </w:rPr>
      </w:pPr>
      <w:r w:rsidRPr="00A71A62">
        <w:rPr>
          <w:sz w:val="6"/>
          <w:szCs w:val="8"/>
        </w:rPr>
        <w:br w:type="page"/>
      </w:r>
    </w:p>
    <w:p w:rsidR="002E77BC" w:rsidRPr="00A71A62">
      <w:pPr>
        <w:numPr>
          <w:ilvl w:val="0"/>
          <w:numId w:val="8"/>
        </w:numPr>
        <w:spacing w:line="312" w:lineRule="auto"/>
        <w:jc w:val="both"/>
        <w:rPr>
          <w:sz w:val="18"/>
          <w:szCs w:val="24"/>
        </w:rPr>
      </w:pPr>
      <w:r w:rsidRPr="00A71A62">
        <w:rPr>
          <w:sz w:val="18"/>
          <w:szCs w:val="24"/>
        </w:rPr>
        <w:t>Záró rendelkezések</w:t>
      </w:r>
    </w:p>
    <w:p w:rsidR="002E77BC" w:rsidRPr="00A71A62"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P="00B43D7D">
      <w:pPr>
        <w:jc w:val="both"/>
        <w:rPr>
          <w:sz w:val="18"/>
          <w:szCs w:val="24"/>
        </w:rPr>
      </w:pPr>
      <w:r w:rsidRPr="00A71A62">
        <w:rPr>
          <w:sz w:val="18"/>
          <w:szCs w:val="24"/>
        </w:rPr>
        <w:t>Rendszerhasználói leolvasás esetén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ebből eredő kárát megtéríteni, eltérés esetén korrigálásra kerül sor.</w:t>
      </w:r>
    </w:p>
    <w:p w:rsidR="002E77BC" w:rsidRPr="00A71A62" w:rsidP="00B43D7D">
      <w:pPr>
        <w:jc w:val="both"/>
        <w:rPr>
          <w:sz w:val="18"/>
          <w:szCs w:val="24"/>
        </w:rPr>
      </w:pPr>
      <w:r w:rsidRPr="00A71A62">
        <w:rPr>
          <w:sz w:val="18"/>
          <w:szCs w:val="24"/>
        </w:rPr>
        <w:t>Tudomásul veszem, hogy az igénybejelentésben szereplő adatokat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pPr>
        <w:tabs>
          <w:tab w:val="left" w:pos="567"/>
          <w:tab w:val="left" w:pos="5103"/>
        </w:tabs>
        <w:rPr>
          <w:sz w:val="14"/>
          <w:szCs w:val="16"/>
        </w:rPr>
      </w:pPr>
    </w:p>
    <w:p w:rsidR="002E77BC" w:rsidRPr="00A71A62">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Kérdőív profilba soroláshoz</w:t>
      </w:r>
      <w:r w:rsidRPr="00A71A62" w:rsidR="00A83B21">
        <w:rPr>
          <w:sz w:val="18"/>
          <w:szCs w:val="24"/>
        </w:rPr>
        <w:t xml:space="preserve"> </w:t>
      </w:r>
    </w:p>
    <w:p w:rsidR="002E77BC" w:rsidRPr="00A71A62">
      <w:pPr>
        <w:ind w:right="125"/>
        <w:rPr>
          <w:sz w:val="8"/>
          <w:szCs w:val="10"/>
        </w:rPr>
      </w:pPr>
    </w:p>
    <w:p w:rsidR="002E77BC" w:rsidRPr="00A71A62">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pPr>
        <w:tabs>
          <w:tab w:val="left" w:pos="567"/>
          <w:tab w:val="left" w:pos="1440"/>
        </w:tabs>
        <w:rPr>
          <w:sz w:val="18"/>
          <w:szCs w:val="24"/>
        </w:rPr>
      </w:pPr>
      <w:r w:rsidRPr="00A71A62">
        <w:rPr>
          <w:noProof/>
          <w:sz w:val="18"/>
        </w:rPr>
        <w: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pPr>
        <w:tabs>
          <w:tab w:val="left" w:pos="567"/>
          <w:tab w:val="left" w:pos="5103"/>
        </w:tabs>
        <w:rPr>
          <w:sz w:val="18"/>
          <w:szCs w:val="24"/>
        </w:rPr>
      </w:pPr>
    </w:p>
    <w:p w:rsidR="002E77BC" w:rsidRPr="00A71A62">
      <w:pPr>
        <w:tabs>
          <w:tab w:val="left" w:pos="567"/>
          <w:tab w:val="left" w:pos="5103"/>
        </w:tabs>
        <w:rPr>
          <w:sz w:val="18"/>
          <w:szCs w:val="24"/>
        </w:rPr>
      </w:pPr>
      <w:r w:rsidRPr="00A71A62">
        <w:rPr>
          <w:sz w:val="18"/>
          <w:szCs w:val="24"/>
        </w:rPr>
        <w:t>Kelt: ______</w:t>
      </w:r>
      <w:r w:rsidRPr="00A71A62" w:rsidR="009E3C33">
        <w:rPr>
          <w:color w:val="0000FF"/>
          <w:sz w:val="22"/>
          <w:szCs w:val="24"/>
        </w:rPr>
        <w:t>{d.Project.Varos}</w:t>
      </w:r>
      <w:r w:rsidRPr="00A71A62">
        <w:rPr>
          <w:sz w:val="18"/>
          <w:szCs w:val="24"/>
        </w:rPr>
        <w:t xml:space="preserve">__________,   </w:t>
      </w:r>
      <w:r w:rsidR="00D70FBE">
        <w:rPr>
          <w:sz w:val="18"/>
          <w:szCs w:val="24"/>
        </w:rPr>
        <w:t>{d.</w:t>
      </w:r>
      <w:r w:rsidRPr="00D70FBE" w:rsidR="00D70FBE">
        <w:rPr>
          <w:sz w:val="18"/>
          <w:szCs w:val="24"/>
        </w:rPr>
        <w:t>Project.Datum</w:t>
      </w:r>
      <w:r w:rsidR="00D70FBE">
        <w:rPr>
          <w:sz w:val="18"/>
          <w:szCs w:val="24"/>
        </w:rPr>
        <w:t>}</w:t>
      </w:r>
    </w:p>
    <w:p w:rsidR="002E77BC" w:rsidRPr="00A71A62">
      <w:pPr>
        <w:tabs>
          <w:tab w:val="center" w:pos="3240"/>
          <w:tab w:val="left" w:pos="5400"/>
        </w:tabs>
        <w:rPr>
          <w:sz w:val="18"/>
          <w:szCs w:val="24"/>
        </w:rPr>
      </w:pPr>
      <w:r w:rsidRPr="00A71A62">
        <w:rPr>
          <w:sz w:val="18"/>
          <w:szCs w:val="24"/>
        </w:rPr>
        <w:tab/>
      </w:r>
    </w:p>
    <w:p w:rsidR="002E77BC" w:rsidRPr="00A71A62">
      <w:pPr>
        <w:tabs>
          <w:tab w:val="center" w:pos="3240"/>
          <w:tab w:val="left" w:pos="5400"/>
        </w:tabs>
        <w:ind w:firstLine="2160"/>
        <w:rPr>
          <w:sz w:val="18"/>
        </w:rPr>
      </w:pPr>
      <w:r w:rsidRPr="00A71A62">
        <w:rPr>
          <w:sz w:val="18"/>
        </w:rPr>
        <w:t>PH.</w:t>
      </w:r>
    </w:p>
    <w:p w:rsidR="002E77BC" w:rsidRPr="00A71A62">
      <w:pPr>
        <w:tabs>
          <w:tab w:val="center" w:pos="3240"/>
          <w:tab w:val="left" w:pos="5400"/>
        </w:tabs>
        <w:ind w:firstLine="2160"/>
        <w:rPr>
          <w:sz w:val="18"/>
          <w:szCs w:val="24"/>
        </w:rPr>
      </w:pPr>
      <w:r w:rsidRPr="00A71A62">
        <w:rPr>
          <w:sz w:val="18"/>
          <w:szCs w:val="24"/>
        </w:rPr>
        <w:tab/>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pPr>
        <w:tabs>
          <w:tab w:val="center" w:pos="2340"/>
          <w:tab w:val="left" w:pos="4680"/>
        </w:tabs>
        <w:spacing w:line="480" w:lineRule="auto"/>
        <w:rPr>
          <w:sz w:val="18"/>
          <w:szCs w:val="24"/>
        </w:rPr>
      </w:pPr>
      <w:r w:rsidRPr="00A71A62">
        <w:rPr>
          <w:sz w:val="18"/>
          <w:szCs w:val="24"/>
        </w:rPr>
        <w:tab/>
        <w:t>________</w:t>
      </w:r>
      <w:r w:rsidRPr="00A71A62" w:rsidR="00E306E9">
        <w:rPr>
          <w:color w:val="0000FF"/>
          <w:sz w:val="24"/>
          <w:szCs w:val="28"/>
        </w:rPr>
        <w:t>{</w:t>
      </w:r>
      <w:r w:rsidRPr="00A71A62" w:rsidR="00E306E9">
        <w:rPr>
          <w:color w:val="0000FF"/>
          <w:sz w:val="2"/>
          <w:szCs w:val="2"/>
        </w:rPr>
        <w:t>d.Project.Nev</w:t>
      </w:r>
      <w:r w:rsidRPr="00A71A62" w:rsidR="00E306E9">
        <w:rPr>
          <w:color w:val="0000FF"/>
          <w:sz w:val="24"/>
          <w:szCs w:val="28"/>
        </w:rPr>
        <w:t>}</w:t>
      </w:r>
      <w:r w:rsidRPr="00A71A62">
        <w:rPr>
          <w:sz w:val="18"/>
          <w:szCs w:val="24"/>
        </w:rPr>
        <w:t>_________________________</w:t>
      </w:r>
      <w:r w:rsidRPr="00A71A62">
        <w:rPr>
          <w:sz w:val="18"/>
          <w:szCs w:val="24"/>
        </w:rPr>
        <w:tab/>
        <w:t>(olvasható név)</w:t>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Pr="00A71A62" w:rsidR="008D02AF">
        <w:rPr>
          <w:sz w:val="16"/>
          <w:szCs w:val="18"/>
        </w:rPr>
        <w:t>z</w:t>
      </w:r>
      <w:r w:rsidRPr="00A71A62">
        <w:rPr>
          <w:sz w:val="16"/>
          <w:szCs w:val="18"/>
        </w:rPr>
        <w:t xml:space="preserve"> </w:t>
      </w:r>
      <w:r w:rsidRPr="00A71A62" w:rsidR="00724E96">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500"/>
        <w:gridCol w:w="5139"/>
      </w:tblGrid>
      <w:tr>
        <w:tblPrEx>
          <w:tblW w:w="9639" w:type="dxa"/>
          <w:tblInd w:w="70" w:type="dxa"/>
          <w:tblLayout w:type="fixed"/>
          <w:tblLook w:val="0000"/>
        </w:tblPrEx>
        <w:trPr>
          <w:trHeight w:val="377"/>
        </w:trPr>
        <w:tc>
          <w:tcPr>
            <w:tcW w:w="4500" w:type="dxa"/>
            <w:shd w:val="clear" w:color="auto" w:fill="E6E6E6"/>
            <w:vAlign w:val="center"/>
          </w:tcPr>
          <w:p w:rsidR="002E77BC" w:rsidRPr="00A71A62">
            <w:pPr>
              <w:ind w:right="125"/>
              <w:rPr>
                <w:sz w:val="16"/>
                <w:szCs w:val="18"/>
              </w:rPr>
            </w:pPr>
            <w:r w:rsidRPr="00A71A62">
              <w:rPr>
                <w:sz w:val="16"/>
                <w:szCs w:val="18"/>
              </w:rPr>
              <w:t>Neve:</w:t>
            </w:r>
          </w:p>
        </w:tc>
        <w:tc>
          <w:tcPr>
            <w:tcW w:w="5139" w:type="dxa"/>
            <w:vAlign w:val="center"/>
          </w:tcPr>
          <w:p w:rsidR="002E77BC" w:rsidRPr="00A71A62" w:rsidP="00135618">
            <w:pPr>
              <w:jc w:val="center"/>
              <w:rPr>
                <w:sz w:val="16"/>
                <w:szCs w:val="18"/>
              </w:rPr>
            </w:pPr>
            <w:r w:rsidRPr="00A71A62">
              <w:rPr>
                <w:sz w:val="16"/>
                <w:szCs w:val="18"/>
              </w:rPr>
              <w:t>{d.Project.N7esPontNev}</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Címe:</w:t>
            </w:r>
          </w:p>
        </w:tc>
        <w:tc>
          <w:tcPr>
            <w:tcW w:w="5139" w:type="dxa"/>
            <w:vAlign w:val="center"/>
          </w:tcPr>
          <w:p w:rsidR="002E77BC" w:rsidRPr="00A71A62" w:rsidP="00135618">
            <w:pPr>
              <w:jc w:val="center"/>
              <w:rPr>
                <w:sz w:val="16"/>
                <w:szCs w:val="18"/>
              </w:rPr>
            </w:pPr>
            <w:r w:rsidRPr="00A71A62">
              <w:rPr>
                <w:sz w:val="16"/>
                <w:szCs w:val="18"/>
              </w:rPr>
              <w:t>{d.Project.N7esPontCim}</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EIC kódja:</w:t>
            </w:r>
          </w:p>
        </w:tc>
        <w:tc>
          <w:tcPr>
            <w:tcW w:w="5139" w:type="dxa"/>
            <w:vAlign w:val="center"/>
          </w:tcPr>
          <w:p w:rsidR="002E77BC" w:rsidRPr="00A71A62">
            <w:pPr>
              <w:rPr>
                <w:sz w:val="16"/>
                <w:szCs w:val="18"/>
              </w:rPr>
            </w:pPr>
          </w:p>
        </w:tc>
      </w:tr>
      <w:tr>
        <w:tblPrEx>
          <w:tblW w:w="9639" w:type="dxa"/>
          <w:tblInd w:w="70" w:type="dxa"/>
          <w:tblLayout w:type="fixed"/>
          <w:tblLook w:val="0000"/>
        </w:tblPrEx>
        <w:trPr>
          <w:cantSplit/>
          <w:trHeight w:val="238"/>
        </w:trPr>
        <w:tc>
          <w:tcPr>
            <w:tcW w:w="4500" w:type="dxa"/>
            <w:vMerge w:val="restart"/>
            <w:shd w:val="clear" w:color="auto" w:fill="E6E6E6"/>
            <w:vAlign w:val="center"/>
          </w:tcPr>
          <w:p w:rsidR="002E77BC" w:rsidRPr="00A71A62">
            <w:pPr>
              <w:ind w:right="125"/>
              <w:rPr>
                <w:sz w:val="16"/>
                <w:szCs w:val="18"/>
              </w:rPr>
            </w:pPr>
            <w:r w:rsidRPr="00A71A62">
              <w:rPr>
                <w:sz w:val="16"/>
                <w:szCs w:val="18"/>
              </w:rPr>
              <w:t xml:space="preserve">Elérhetőségei:                                             Telefon: </w:t>
            </w:r>
          </w:p>
          <w:p w:rsidR="002E77BC" w:rsidRPr="00A71A62">
            <w:pPr>
              <w:ind w:right="125"/>
              <w:jc w:val="right"/>
              <w:rPr>
                <w:sz w:val="16"/>
                <w:szCs w:val="18"/>
              </w:rPr>
            </w:pPr>
            <w:r w:rsidRPr="00A71A62">
              <w:rPr>
                <w:sz w:val="16"/>
                <w:szCs w:val="18"/>
              </w:rPr>
              <w:t>FAX:</w:t>
            </w:r>
          </w:p>
          <w:p w:rsidR="002E77BC" w:rsidRPr="00A71A62">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pPr>
              <w:rPr>
                <w:sz w:val="16"/>
                <w:szCs w:val="18"/>
              </w:rPr>
            </w:pPr>
            <w:r w:rsidRPr="00A71A62">
              <w:rPr>
                <w:sz w:val="16"/>
                <w:szCs w:val="18"/>
                <w:u w:val="single"/>
              </w:rPr>
              <w:t xml:space="preserve">                              </w:t>
            </w: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bottom w:val="dashed" w:sz="4" w:space="0" w:color="auto"/>
            </w:tcBorders>
          </w:tcPr>
          <w:p w:rsidR="002E77BC" w:rsidRPr="00A71A62">
            <w:pPr>
              <w:rPr>
                <w:sz w:val="16"/>
                <w:szCs w:val="18"/>
                <w:u w:val="single"/>
              </w:rPr>
            </w:pP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tcBorders>
          </w:tcPr>
          <w:p w:rsidR="002E77BC" w:rsidRPr="00A71A62">
            <w:pPr>
              <w:rPr>
                <w:sz w:val="16"/>
                <w:szCs w:val="18"/>
                <w:u w:val="single"/>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Mérlegkörfelelős megnevezése:</w:t>
            </w:r>
          </w:p>
        </w:tc>
        <w:tc>
          <w:tcPr>
            <w:tcW w:w="5139" w:type="dxa"/>
            <w:vAlign w:val="center"/>
          </w:tcPr>
          <w:p w:rsidR="002E77BC" w:rsidRPr="00A71A62">
            <w:pPr>
              <w:rPr>
                <w:sz w:val="16"/>
                <w:szCs w:val="18"/>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vételezés megkezdésének tervezett időpontja:</w:t>
            </w:r>
          </w:p>
        </w:tc>
        <w:tc>
          <w:tcPr>
            <w:tcW w:w="5139" w:type="dxa"/>
            <w:vAlign w:val="center"/>
          </w:tcPr>
          <w:p w:rsidR="002E77BC" w:rsidRPr="00A71A62" w:rsidP="00910E50">
            <w:pPr>
              <w:rPr>
                <w:sz w:val="16"/>
                <w:szCs w:val="18"/>
              </w:rPr>
            </w:pPr>
            <w:r w:rsidRPr="00A71A62">
              <w:rPr>
                <w:sz w:val="16"/>
                <w:szCs w:val="18"/>
              </w:rPr>
              <w:t>20</w:t>
            </w:r>
            <w:r w:rsidRPr="00A71A62" w:rsidR="00910E50">
              <w:rPr>
                <w:sz w:val="16"/>
                <w:szCs w:val="18"/>
              </w:rPr>
              <w:t xml:space="preserve"> </w:t>
            </w:r>
            <w:r w:rsidRPr="00A71A62">
              <w:rPr>
                <w:sz w:val="16"/>
                <w:szCs w:val="18"/>
              </w:rPr>
              <w:t>____ év   __________ hó  ____ nap</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Kereskedelmi Szerződés időbeli hatálya:</w:t>
            </w:r>
          </w:p>
        </w:tc>
        <w:tc>
          <w:tcPr>
            <w:tcW w:w="5139" w:type="dxa"/>
            <w:vAlign w:val="center"/>
          </w:tcPr>
          <w:p w:rsidR="002E77BC" w:rsidRPr="00A71A62">
            <w:pPr>
              <w:spacing w:before="120" w:line="480" w:lineRule="auto"/>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pPr>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pPr>
              <w:rPr>
                <w:sz w:val="16"/>
                <w:szCs w:val="18"/>
              </w:rPr>
            </w:pPr>
          </w:p>
        </w:tc>
      </w:tr>
      <w:tr>
        <w:tblPrEx>
          <w:tblW w:w="9639" w:type="dxa"/>
          <w:tblInd w:w="70" w:type="dxa"/>
          <w:tblLayout w:type="fixed"/>
          <w:tblLook w:val="0000"/>
        </w:tblPrEx>
        <w:trPr>
          <w:trHeight w:hRule="exact" w:val="352"/>
        </w:trPr>
        <w:tc>
          <w:tcPr>
            <w:tcW w:w="4500" w:type="dxa"/>
            <w:shd w:val="clear" w:color="auto" w:fill="E6E6E6"/>
            <w:vAlign w:val="center"/>
          </w:tcPr>
          <w:p w:rsidR="002E77BC" w:rsidRPr="00A71A62">
            <w:pPr>
              <w:ind w:right="125"/>
              <w:rPr>
                <w:sz w:val="16"/>
                <w:szCs w:val="18"/>
              </w:rPr>
            </w:pPr>
            <w:r w:rsidRPr="00A71A62">
              <w:rPr>
                <w:sz w:val="16"/>
                <w:szCs w:val="18"/>
              </w:rPr>
              <w:t>Rendszerhasználati díj fizetője:</w:t>
            </w:r>
          </w:p>
        </w:tc>
        <w:tc>
          <w:tcPr>
            <w:tcW w:w="5139" w:type="dxa"/>
            <w:vAlign w:val="center"/>
          </w:tcPr>
          <w:p w:rsidR="002E77BC" w:rsidRPr="00A71A62">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pPr>
        <w:rPr>
          <w:sz w:val="14"/>
          <w:szCs w:val="16"/>
        </w:rPr>
      </w:pPr>
    </w:p>
    <w:p w:rsidR="002E77BC" w:rsidRPr="00A71A62">
      <w:pPr>
        <w:rPr>
          <w:sz w:val="16"/>
          <w:szCs w:val="18"/>
        </w:rPr>
      </w:pPr>
      <w:r w:rsidRPr="00A71A62">
        <w:rPr>
          <w:sz w:val="16"/>
          <w:szCs w:val="18"/>
        </w:rPr>
        <w:t>Kelt: __________________________</w:t>
      </w:r>
      <w:r w:rsidRPr="00A71A62" w:rsidR="008B5259">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pPr>
        <w:rPr>
          <w:sz w:val="14"/>
          <w:szCs w:val="16"/>
        </w:rPr>
      </w:pPr>
      <w:r w:rsidRPr="00A71A62">
        <w:rPr>
          <w:sz w:val="16"/>
          <w:szCs w:val="18"/>
        </w:rPr>
        <w:tab/>
      </w:r>
      <w:r w:rsidRPr="00A71A62">
        <w:rPr>
          <w:sz w:val="16"/>
          <w:szCs w:val="18"/>
        </w:rPr>
        <w:tab/>
        <w:t>(település, dátum)</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pPr>
        <w:rPr>
          <w:sz w:val="14"/>
          <w:szCs w:val="16"/>
        </w:rPr>
      </w:pP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Pr="00A71A62" w:rsidR="00724E96">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Pr="00A71A62" w:rsidR="00724E96">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sectPr w:rsidSect="00B2048E">
          <w:headerReference w:type="default" ns2:id="rId18"/>
          <w:footerReference w:type="default" ns2:id="rId19"/>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tblPr>
      <w:tblGrid>
        <w:gridCol w:w="3261"/>
        <w:gridCol w:w="3827"/>
        <w:gridCol w:w="3827"/>
      </w:tblGrid>
      <w:tr w:rsidTr="005D4C91">
        <w:tblPrEx>
          <w:tblW w:w="10915" w:type="dxa"/>
          <w:tblInd w:w="71" w:type="dxa"/>
          <w:tblLayout w:type="fixed"/>
          <w:tblLook w:val="0000"/>
        </w:tblPrEx>
        <w:tc>
          <w:tcPr>
            <w:tcW w:w="3261" w:type="dxa"/>
            <w:vAlign w:val="center"/>
          </w:tcPr>
          <w:p w:rsidR="00737184" w:rsidRPr="00A71A62" w:rsidP="009B1C09">
            <w:pPr>
              <w:overflowPunct w:val="0"/>
              <w:autoSpaceDE w:val="0"/>
              <w:autoSpaceDN w:val="0"/>
              <w:adjustRightInd w:val="0"/>
              <w:jc w:val="center"/>
              <w:textAlignment w:val="baseline"/>
              <w:rPr>
                <w:sz w:val="14"/>
              </w:rPr>
            </w:pPr>
            <w:r w:rsidRPr="00A71A62">
              <w:rPr>
                <w:noProof/>
                <w:sz w:val="14"/>
              </w:rPr>
              <w: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w:drawing>
            </w:r>
          </w:p>
        </w:tc>
        <w:tc>
          <w:tcPr>
            <w:tcW w:w="3827" w:type="dxa"/>
            <w:shd w:val="pct20" w:color="auto" w:fill="auto"/>
          </w:tcPr>
          <w:p w:rsidR="00737184" w:rsidRPr="00A71A62">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pPr>
              <w:overflowPunct w:val="0"/>
              <w:autoSpaceDE w:val="0"/>
              <w:autoSpaceDN w:val="0"/>
              <w:adjustRightInd w:val="0"/>
              <w:spacing w:before="180" w:after="60"/>
              <w:textAlignment w:val="baseline"/>
              <w:rPr>
                <w:sz w:val="14"/>
              </w:rPr>
            </w:pPr>
            <w:r w:rsidRPr="00A71A62">
              <w:rPr>
                <w:sz w:val="18"/>
              </w:rPr>
              <w:t>Érkezett: ……………………………..</w:t>
            </w:r>
          </w:p>
          <w:p w:rsidR="00737184" w:rsidRPr="00A71A62">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pPr>
              <w:overflowPunct w:val="0"/>
              <w:autoSpaceDE w:val="0"/>
              <w:autoSpaceDN w:val="0"/>
              <w:adjustRightInd w:val="0"/>
              <w:spacing w:before="120"/>
              <w:textAlignment w:val="baseline"/>
              <w:rPr>
                <w:color w:val="000000"/>
                <w:sz w:val="14"/>
              </w:rPr>
            </w:pPr>
            <w:r w:rsidRPr="00A71A62">
              <w:rPr>
                <w:sz w:val="14"/>
              </w:rPr>
              <w:t>Üzleti partner azonosító (fogyasztó):</w:t>
            </w:r>
            <w:r w:rsidRPr="00A71A62" w:rsidR="0079794E">
              <w:rPr>
                <w:sz w:val="18"/>
              </w:rPr>
              <w:t xml:space="preserve"> </w:t>
            </w:r>
          </w:p>
          <w:p w:rsidR="00737184" w:rsidRPr="00A71A62">
            <w:pPr>
              <w:overflowPunct w:val="0"/>
              <w:autoSpaceDE w:val="0"/>
              <w:autoSpaceDN w:val="0"/>
              <w:adjustRightInd w:val="0"/>
              <w:spacing w:before="120"/>
              <w:textAlignment w:val="baseline"/>
              <w:rPr>
                <w:sz w:val="14"/>
              </w:rPr>
            </w:pPr>
            <w:r w:rsidRPr="00A71A62">
              <w:rPr>
                <w:sz w:val="14"/>
              </w:rPr>
              <w:t xml:space="preserve">Ügyfélkapcsolat / ügy száma:  </w:t>
            </w:r>
            <w:r w:rsidRPr="00A71A62" w:rsidR="005D4C91">
              <w:rPr>
                <w:sz w:val="14"/>
              </w:rPr>
              <w:t xml:space="preserve">          </w:t>
            </w:r>
          </w:p>
          <w:p w:rsidR="00737184" w:rsidRPr="00A71A62" w:rsidP="006C46A0">
            <w:pPr>
              <w:overflowPunct w:val="0"/>
              <w:autoSpaceDE w:val="0"/>
              <w:autoSpaceDN w:val="0"/>
              <w:adjustRightInd w:val="0"/>
              <w:spacing w:before="120"/>
              <w:textAlignment w:val="baseline"/>
              <w:rPr>
                <w:sz w:val="14"/>
              </w:rPr>
            </w:pPr>
            <w:r w:rsidRPr="00A71A62">
              <w:rPr>
                <w:sz w:val="14"/>
              </w:rPr>
              <w:t>F</w:t>
            </w:r>
            <w:r w:rsidRPr="00A71A62" w:rsidR="009B1C09">
              <w:rPr>
                <w:sz w:val="14"/>
              </w:rPr>
              <w:t>elhasználási</w:t>
            </w:r>
            <w:r w:rsidRPr="00A71A62">
              <w:rPr>
                <w:sz w:val="14"/>
              </w:rPr>
              <w:t xml:space="preserve"> hely / bekötés azon</w:t>
            </w:r>
            <w:r w:rsidRPr="00A71A62" w:rsidR="005D4C91">
              <w:rPr>
                <w:sz w:val="14"/>
              </w:rPr>
              <w:t>.</w:t>
            </w:r>
            <w:r w:rsidRPr="00A71A62">
              <w:rPr>
                <w:sz w:val="14"/>
              </w:rPr>
              <w:t xml:space="preserve">:  </w:t>
            </w:r>
            <w:r w:rsidRPr="00A71A62" w:rsidR="005D4C91">
              <w:rPr>
                <w:sz w:val="14"/>
              </w:rPr>
              <w:t xml:space="preserve">  </w:t>
            </w:r>
          </w:p>
        </w:tc>
      </w:tr>
    </w:tbl>
    <w:p w:rsidR="00737184" w:rsidRPr="00A71A62">
      <w:pPr>
        <w:overflowPunct w:val="0"/>
        <w:autoSpaceDE w:val="0"/>
        <w:autoSpaceDN w:val="0"/>
        <w:adjustRightInd w:val="0"/>
        <w:spacing w:after="120"/>
        <w:jc w:val="both"/>
        <w:textAlignment w:val="baseline"/>
      </w:pPr>
    </w:p>
    <w:p w:rsidR="00737184" w:rsidRPr="00A71A62">
      <w:pPr>
        <w:overflowPunct w:val="0"/>
        <w:autoSpaceDE w:val="0"/>
        <w:autoSpaceDN w:val="0"/>
        <w:adjustRightInd w:val="0"/>
        <w:spacing w:after="120"/>
        <w:jc w:val="both"/>
        <w:textAlignment w:val="baseline"/>
      </w:pPr>
      <w:r w:rsidRPr="00A71A62">
        <w:t>1. F</w:t>
      </w:r>
      <w:r w:rsidRPr="00A71A62" w:rsidR="009B1C09">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3686"/>
        <w:gridCol w:w="7087"/>
      </w:tblGrid>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pPr>
              <w:overflowPunct w:val="0"/>
              <w:autoSpaceDE w:val="0"/>
              <w:autoSpaceDN w:val="0"/>
              <w:adjustRightInd w:val="0"/>
              <w:spacing w:before="40" w:after="40"/>
              <w:jc w:val="both"/>
              <w:textAlignment w:val="baseline"/>
              <w:rPr>
                <w:sz w:val="18"/>
              </w:rPr>
            </w:pPr>
            <w:r w:rsidRPr="00A71A62">
              <w:rPr>
                <w:rFonts w:eastAsia="Arial"/>
                <w:color w:val="0000FF"/>
                <w:sz w:val="18"/>
              </w:rPr>
              <w:t>{d.Project</w:t>
            </w:r>
            <w:r w:rsidRPr="00A71A62" w:rsidR="00F00954">
              <w:rPr>
                <w:rFonts w:eastAsia="Arial"/>
                <w:color w:val="0000FF"/>
                <w:sz w:val="18"/>
              </w:rPr>
              <w:t>.Nev</w:t>
            </w:r>
            <w:r w:rsidRPr="00A71A62" w:rsidR="00532CB8">
              <w:rPr>
                <w:rFonts w:eastAsia="Arial"/>
                <w:color w:val="0000FF"/>
                <w:sz w:val="18"/>
              </w:rPr>
              <w:t>}</w:t>
            </w:r>
          </w:p>
        </w:tc>
      </w:tr>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w:t>
            </w:r>
            <w:r w:rsidRPr="00A71A62" w:rsidR="009B1C09">
              <w:rPr>
                <w:sz w:val="18"/>
              </w:rPr>
              <w:t xml:space="preserve">elhasználási </w:t>
            </w:r>
            <w:r w:rsidRPr="00A71A62">
              <w:rPr>
                <w:sz w:val="18"/>
              </w:rPr>
              <w:t>hely. címe</w:t>
            </w:r>
            <w:r w:rsidRPr="00A71A62" w:rsidR="00FA0CE4">
              <w:rPr>
                <w:sz w:val="18"/>
              </w:rPr>
              <w:t xml:space="preserve"> </w:t>
            </w:r>
            <w:r w:rsidRPr="00A71A62">
              <w:rPr>
                <w:sz w:val="18"/>
              </w:rPr>
              <w:t>/</w:t>
            </w:r>
            <w:r w:rsidRPr="00A71A62" w:rsidR="00FA0CE4">
              <w:rPr>
                <w:sz w:val="18"/>
              </w:rPr>
              <w:t xml:space="preserve"> </w:t>
            </w:r>
            <w:r w:rsidRPr="00A71A62">
              <w:rPr>
                <w:sz w:val="18"/>
              </w:rPr>
              <w:t>rendeltetése:</w:t>
            </w:r>
          </w:p>
        </w:tc>
        <w:tc>
          <w:tcPr>
            <w:tcW w:w="7087" w:type="dxa"/>
          </w:tcPr>
          <w:p w:rsidR="00737184" w:rsidRPr="00A71A62"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w:t>
            </w:r>
            <w:r w:rsidRPr="00A71A62">
              <w:rPr>
                <w:rFonts w:eastAsia="Arial"/>
                <w:color w:val="0000FF"/>
                <w:sz w:val="18"/>
              </w:rPr>
              <w:t>d.Project.FelhasznalasiCim}</w:t>
            </w:r>
          </w:p>
        </w:tc>
      </w:tr>
    </w:tbl>
    <w:p w:rsidR="00737184" w:rsidRPr="00A71A62">
      <w:pPr>
        <w:keepNext/>
        <w:overflowPunct w:val="0"/>
        <w:autoSpaceDE w:val="0"/>
        <w:autoSpaceDN w:val="0"/>
        <w:adjustRightInd w:val="0"/>
        <w:jc w:val="both"/>
        <w:textAlignment w:val="baseline"/>
      </w:pPr>
    </w:p>
    <w:p w:rsidR="00720181" w:rsidRPr="00A71A62" w:rsidP="00720181">
      <w:pPr>
        <w:keepNext/>
        <w:overflowPunct w:val="0"/>
        <w:autoSpaceDE w:val="0"/>
        <w:autoSpaceDN w:val="0"/>
        <w:adjustRightInd w:val="0"/>
        <w:jc w:val="both"/>
        <w:textAlignment w:val="baseline"/>
      </w:pPr>
      <w:r w:rsidRPr="00A71A62">
        <w:t>2. Vezetékjogi nyilatkozat:</w:t>
      </w:r>
    </w:p>
    <w:p w:rsidR="00720181" w:rsidRPr="00A71A62"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{d.Project.Nev}</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{d.Project.AnyjaNeve}</w:t>
      </w:r>
    </w:p>
    <w:p w:rsidR="00720181" w:rsidRPr="00A71A62"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{d.Project.SzuletesiHely}</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{d.Project.SzuletesiIdo}</w:t>
      </w:r>
      <w:r w:rsidRPr="00A71A62">
        <w:rPr>
          <w:rFonts w:ascii="Microsoft Sans Serif" w:eastAsia="Microsoft Sans Serif" w:hAnsi="Microsoft Sans Serif" w:cs="Microsoft Sans Serif"/>
          <w:spacing w:val="-10"/>
          <w:w w:val="115"/>
          <w:sz w:val="14"/>
        </w:rPr>
        <w:t>,</w:t>
      </w:r>
    </w:p>
    <w:p w:rsidR="00720181" w:rsidRPr="00A71A62"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{d.Project.IranyitoSzam}</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{d.Project.Varos}</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{d.Project.Utca}</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{d.Project.Hazszam}</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{d.Project.HelyrajziSzam}</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{d.Project.Varos}</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{d.</w:t>
      </w:r>
      <w:r w:rsidRPr="00D70FBE" w:rsidR="009D56B4">
        <w:rPr>
          <w:sz w:val="18"/>
          <w:szCs w:val="24"/>
        </w:rPr>
        <w:t>Project.Datum</w:t>
      </w:r>
      <w:r w:rsidR="009D56B4">
        <w:rPr>
          <w:sz w:val="18"/>
          <w:szCs w:val="24"/>
        </w:rPr>
        <w:t>}</w:t>
      </w: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noProof/>
          <w:sz w:val="22"/>
          <w:szCs w:val="24"/>
        </w:rPr>
        <w: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w:drawing>
      </w:r>
    </w:p>
    <w:p w:rsidR="00720181" w:rsidRPr="00A71A62"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Pr="00A71A62" w:rsidR="00DB1729">
        <w:t xml:space="preserve"> </w:t>
      </w:r>
      <w:r w:rsidRPr="00A71A62">
        <w:t>F</w:t>
      </w:r>
      <w:r w:rsidRPr="00A71A62" w:rsidR="009B1C09">
        <w:t>elhasználó</w:t>
      </w:r>
      <w:r w:rsidRPr="00A71A62">
        <w:t>i tulajdonú, méretlen vezeték (összekötő berendezés) használati nyilatkozat:</w:t>
      </w:r>
    </w:p>
    <w:p w:rsidR="002965A9"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Pr="00A71A62" w:rsidR="009B1C09">
        <w:rPr>
          <w:sz w:val="18"/>
        </w:rPr>
        <w:t>elhasználói</w:t>
      </w:r>
      <w:r w:rsidRPr="00A71A62">
        <w:rPr>
          <w:sz w:val="18"/>
        </w:rPr>
        <w:t xml:space="preserve"> vezetékhálózatunkon keresztül történő kielégítéséhez.</w:t>
      </w:r>
    </w:p>
    <w:p w:rsidR="00737184"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Pr="00A71A62" w:rsidR="00DB1729">
        <w:rPr>
          <w:sz w:val="18"/>
        </w:rPr>
        <w:t>:</w:t>
      </w:r>
      <w:r w:rsidRPr="00A71A62">
        <w:rPr>
          <w:sz w:val="18"/>
        </w:rPr>
        <w:t xml:space="preserve"> </w:t>
      </w:r>
      <w:r w:rsidRPr="00A71A62">
        <w:rPr>
          <w:sz w:val="18"/>
        </w:rPr>
        <w:tab/>
      </w:r>
    </w:p>
    <w:p w:rsidR="00737184" w:rsidRPr="00A71A62">
      <w:pPr>
        <w:overflowPunct w:val="0"/>
        <w:autoSpaceDE w:val="0"/>
        <w:autoSpaceDN w:val="0"/>
        <w:adjustRightInd w:val="0"/>
        <w:jc w:val="both"/>
        <w:textAlignment w:val="baseline"/>
        <w:rPr>
          <w:sz w:val="18"/>
        </w:rPr>
      </w:pPr>
    </w:p>
    <w:p w:rsidR="00737184" w:rsidRPr="00A71A62">
      <w:pPr>
        <w:overflowPunct w:val="0"/>
        <w:autoSpaceDE w:val="0"/>
        <w:autoSpaceDN w:val="0"/>
        <w:adjustRightInd w:val="0"/>
        <w:jc w:val="both"/>
        <w:textAlignment w:val="baseline"/>
        <w:rPr>
          <w:sz w:val="18"/>
        </w:rPr>
      </w:pPr>
      <w:r w:rsidRPr="00A71A62">
        <w:rPr>
          <w:sz w:val="18"/>
        </w:rPr>
        <w:t>Kelt: ..................................................., ............. év .............................hónap ..............nap</w:t>
      </w:r>
    </w:p>
    <w:p w:rsidR="00737184" w:rsidRPr="00A71A62">
      <w:pPr>
        <w:overflowPunct w:val="0"/>
        <w:autoSpaceDE w:val="0"/>
        <w:autoSpaceDN w:val="0"/>
        <w:adjustRightInd w:val="0"/>
        <w:jc w:val="both"/>
        <w:textAlignment w:val="baseline"/>
        <w:rPr>
          <w:sz w:val="18"/>
        </w:rPr>
      </w:pPr>
    </w:p>
    <w:p w:rsidR="00737184" w:rsidRPr="00A71A62">
      <w:pPr>
        <w:tabs>
          <w:tab w:val="center" w:pos="7938"/>
        </w:tabs>
        <w:overflowPunct w:val="0"/>
        <w:autoSpaceDE w:val="0"/>
        <w:autoSpaceDN w:val="0"/>
        <w:adjustRightInd w:val="0"/>
        <w:jc w:val="both"/>
        <w:textAlignment w:val="baseline"/>
        <w:rPr>
          <w:sz w:val="18"/>
        </w:rPr>
      </w:pPr>
      <w:r w:rsidRPr="00A71A62">
        <w:rPr>
          <w:sz w:val="18"/>
        </w:rPr>
        <w:tab/>
        <w:t>...........................................................................</w:t>
      </w:r>
    </w:p>
    <w:p w:rsidR="0005488E" w:rsidP="0005488E">
      <w:pPr>
        <w:jc w:val="both"/>
        <w:rPr>
          <w:rFonts w:eastAsia="Calibri"/>
          <w:sz w:val="16"/>
          <w:szCs w:val="18"/>
          <w:lang w:eastAsia="en-US"/>
        </w:rPr>
      </w:pPr>
      <w:ins w:id="3"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RPr="00A71A62" w:rsidP="0005488E">
      <w:pPr>
        <w:jc w:val="both"/>
        <w:rPr>
          <w:ins w:id="4"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2410"/>
        <w:gridCol w:w="4819"/>
        <w:gridCol w:w="1418"/>
        <w:gridCol w:w="2126"/>
      </w:tblGrid>
      <w:tr w:rsidTr="00532CB8">
        <w:tblPrEx>
          <w:tblW w:w="10773" w:type="dxa"/>
          <w:tblInd w:w="70" w:type="dxa"/>
          <w:tblLayout w:type="fixed"/>
          <w:tblLook w:val="0000"/>
        </w:tblPrEx>
        <w:trPr>
          <w:cantSplit/>
          <w:trHeight w:val="340"/>
        </w:trPr>
        <w:tc>
          <w:tcPr>
            <w:tcW w:w="2410"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Felhasználási hely címe:</w:t>
            </w:r>
          </w:p>
        </w:tc>
        <w:tc>
          <w:tcPr>
            <w:tcW w:w="4819" w:type="dxa"/>
            <w:vAlign w:val="center"/>
          </w:tcPr>
          <w:p w:rsidR="0089540F" w:rsidRPr="00A71A62" w:rsidP="003332ED">
            <w:pPr>
              <w:overflowPunct w:val="0"/>
              <w:autoSpaceDE w:val="0"/>
              <w:autoSpaceDN w:val="0"/>
              <w:adjustRightInd w:val="0"/>
              <w:spacing w:before="40" w:after="40"/>
              <w:textAlignment w:val="baseline"/>
              <w:rPr>
                <w:sz w:val="18"/>
              </w:rPr>
            </w:pPr>
            <w:r w:rsidRPr="00A71A62">
              <w:rPr>
                <w:rFonts w:eastAsia="Arial"/>
                <w:color w:val="0000FF"/>
                <w:szCs w:val="22"/>
              </w:rPr>
              <w:t>{</w:t>
            </w:r>
            <w:r w:rsidRPr="00A71A62">
              <w:rPr>
                <w:rFonts w:eastAsia="Arial"/>
                <w:color w:val="0000FF"/>
                <w:sz w:val="18"/>
              </w:rPr>
              <w:t>d.Project.FelhasznalasiCim}</w:t>
            </w:r>
          </w:p>
        </w:tc>
        <w:tc>
          <w:tcPr>
            <w:tcW w:w="1418"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P="0054252D">
            <w:pPr>
              <w:overflowPunct w:val="0"/>
              <w:autoSpaceDE w:val="0"/>
              <w:autoSpaceDN w:val="0"/>
              <w:adjustRightInd w:val="0"/>
              <w:spacing w:before="40" w:after="40"/>
              <w:jc w:val="both"/>
              <w:textAlignment w:val="baseline"/>
              <w:rPr>
                <w:sz w:val="18"/>
              </w:rPr>
            </w:pPr>
            <w:r w:rsidRPr="00A71A62">
              <w:rPr>
                <w:color w:val="0000FF"/>
                <w:szCs w:val="22"/>
              </w:rPr>
              <w:t>{d.Project.Fha}</w:t>
            </w:r>
          </w:p>
        </w:tc>
      </w:tr>
    </w:tbl>
    <w:p w:rsidR="0089540F" w:rsidRPr="00A71A62">
      <w:pPr>
        <w:keepNext/>
        <w:overflowPunct w:val="0"/>
        <w:autoSpaceDE w:val="0"/>
        <w:autoSpaceDN w:val="0"/>
        <w:adjustRightInd w:val="0"/>
        <w:spacing w:after="60"/>
        <w:jc w:val="both"/>
        <w:textAlignment w:val="baseline"/>
        <w:rPr>
          <w:sz w:val="6"/>
          <w:szCs w:val="8"/>
        </w:rPr>
      </w:pPr>
    </w:p>
    <w:p w:rsidR="000D3B22" w:rsidRPr="00A71A62">
      <w:pPr>
        <w:keepNext/>
        <w:overflowPunct w:val="0"/>
        <w:autoSpaceDE w:val="0"/>
        <w:autoSpaceDN w:val="0"/>
        <w:adjustRightInd w:val="0"/>
        <w:spacing w:after="60"/>
        <w:jc w:val="both"/>
        <w:textAlignment w:val="baseline"/>
      </w:pPr>
    </w:p>
    <w:p w:rsidR="000D3B22" w:rsidRPr="00A71A62">
      <w:pPr>
        <w:keepNext/>
        <w:overflowPunct w:val="0"/>
        <w:autoSpaceDE w:val="0"/>
        <w:autoSpaceDN w:val="0"/>
        <w:adjustRightInd w:val="0"/>
        <w:spacing w:after="60"/>
        <w:jc w:val="both"/>
        <w:textAlignment w:val="baseline"/>
      </w:pPr>
    </w:p>
    <w:p w:rsidR="00737184" w:rsidRPr="00A71A62">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Pr="00A71A62" w:rsidR="00C8006C">
        <w:rPr>
          <w:color w:val="0000FF"/>
          <w:sz w:val="16"/>
        </w:rPr>
        <w:t>{d.Project.</w:t>
      </w:r>
      <w:r w:rsidRPr="00A71A62" w:rsidR="00C8006C">
        <w:rPr>
          <w:color w:val="0000FF"/>
          <w:sz w:val="18"/>
          <w:szCs w:val="22"/>
        </w:rPr>
        <w:t xml:space="preserve"> JelenlegiMeroszekreny</w:t>
      </w:r>
      <w:r w:rsidRPr="00A71A62" w:rsidR="00C8006C">
        <w:rPr>
          <w:color w:val="0000FF"/>
          <w:sz w:val="16"/>
        </w:rPr>
        <w:t>}</w:t>
      </w:r>
      <w:r w:rsidRPr="00A71A62">
        <w:rPr>
          <w:color w:val="0000FF"/>
          <w:sz w:val="16"/>
        </w:rPr>
        <w:t>,{</w:t>
      </w:r>
      <w:r w:rsidRPr="00A71A62">
        <w:rPr>
          <w:color w:val="0000FF"/>
          <w:sz w:val="2"/>
          <w:szCs w:val="2"/>
        </w:rPr>
        <w:t>d.Project. MerooraHelyeJelenleg</w:t>
      </w:r>
      <w:r w:rsidRPr="00A71A62">
        <w:rPr>
          <w:color w:val="0000FF"/>
          <w:sz w:val="16"/>
        </w:rPr>
        <w:t>}</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Pr="00A71A62" w:rsidR="00C8006C">
        <w:rPr>
          <w:color w:val="0000FF"/>
          <w:sz w:val="16"/>
        </w:rPr>
        <w:t>Nullázás</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neve: ..............................</w:t>
      </w:r>
      <w:r w:rsidRPr="00A71A62" w:rsidR="00DB1729">
        <w:rPr>
          <w:sz w:val="16"/>
        </w:rPr>
        <w:t xml:space="preserve">.............................. </w:t>
      </w:r>
      <w:r w:rsidRPr="00A71A62" w:rsidR="00B2048E">
        <w:rPr>
          <w:sz w:val="16"/>
        </w:rPr>
        <w:t>...........................</w:t>
      </w:r>
      <w:r w:rsidRPr="00A71A62" w:rsidR="00DB1729">
        <w:rPr>
          <w:sz w:val="16"/>
        </w:rPr>
        <w:t xml:space="preserve"> </w:t>
      </w:r>
      <w:r w:rsidRPr="00A71A62" w:rsidR="00B2048E">
        <w:rPr>
          <w:sz w:val="16"/>
        </w:rPr>
        <w:t>anyja neve:</w:t>
      </w:r>
      <w:r w:rsidRPr="00A71A62" w:rsidR="00B2048E">
        <w:rPr>
          <w:sz w:val="16"/>
        </w:rPr>
        <w:tab/>
      </w:r>
    </w:p>
    <w:p w:rsidR="006C46A0" w:rsidRPr="00A71A62"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Pr="00A71A62" w:rsidR="00EB1F5F">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9D56B4">
        <w:rPr>
          <w:sz w:val="16"/>
        </w:rPr>
        <w:t xml:space="preserve"> V</w:t>
      </w:r>
      <w:r w:rsidRPr="00A71A62">
        <w:rPr>
          <w:sz w:val="16"/>
        </w:rPr>
        <w:t xml:space="preserve"> 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születési helye</w:t>
      </w:r>
      <w:r w:rsidRPr="00A71A62" w:rsidR="00E8687B">
        <w:rPr>
          <w:sz w:val="16"/>
        </w:rPr>
        <w:t xml:space="preserve">: </w:t>
      </w:r>
      <w:r w:rsidRPr="00A71A62" w:rsidR="00B2048E">
        <w:rPr>
          <w:sz w:val="16"/>
        </w:rPr>
        <w:t>............</w:t>
      </w:r>
      <w:r w:rsidRPr="00A71A62" w:rsidR="00835FCB">
        <w:rPr>
          <w:bCs/>
          <w:noProof/>
          <w:sz w:val="16"/>
        </w:rPr>
        <w:t xml:space="preserve"> </w:t>
      </w:r>
      <w:r w:rsidRPr="00A71A62" w:rsidR="00B2048E">
        <w:rPr>
          <w:sz w:val="16"/>
        </w:rPr>
        <w:t>..................</w:t>
      </w:r>
      <w:r w:rsidRPr="00507139" w:rsidR="00507139">
        <w:rPr>
          <w:bCs/>
          <w:noProof/>
          <w:color w:val="000000"/>
          <w:spacing w:val="-6"/>
          <w:sz w:val="18"/>
          <w:szCs w:val="22"/>
        </w:rPr>
        <w:t xml:space="preserve"> </w:t>
      </w:r>
      <w:r w:rsidRPr="00A71A62" w:rsidR="00B2048E">
        <w:rPr>
          <w:sz w:val="16"/>
        </w:rPr>
        <w:t>.......................................................... születési ideje</w:t>
      </w:r>
      <w:r w:rsidRPr="00A71A62" w:rsidR="00E8687B">
        <w:rPr>
          <w:sz w:val="16"/>
        </w:rPr>
        <w:t>:</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1249A3" w:rsidR="001249A3">
        <w:rPr>
          <w:bCs/>
          <w:noProof/>
          <w:sz w:val="18"/>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Pr="00A71A62" w:rsidR="00DB1729">
        <w:rPr>
          <w:sz w:val="16"/>
        </w:rPr>
        <w:t>.....</w:t>
      </w:r>
      <w:r w:rsidRPr="00A71A62">
        <w:rPr>
          <w:sz w:val="16"/>
        </w:rPr>
        <w:t>........... szakképesítő irat száma:</w:t>
      </w:r>
      <w:r w:rsidRPr="00A71A62">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adószáma:</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p>
    <w:p w:rsidR="00737184" w:rsidRPr="00A71A62">
      <w:pPr>
        <w:overflowPunct w:val="0"/>
        <w:autoSpaceDE w:val="0"/>
        <w:autoSpaceDN w:val="0"/>
        <w:adjustRightInd w:val="0"/>
        <w:jc w:val="both"/>
        <w:textAlignment w:val="baseline"/>
        <w:rPr>
          <w:sz w:val="16"/>
        </w:rPr>
      </w:pPr>
    </w:p>
    <w:p w:rsidR="00737184" w:rsidRPr="00A71A62">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1C1CE3">
        <w:rPr>
          <w:noProof/>
          <w:sz w:val="22"/>
          <w:szCs w:val="24"/>
        </w:rPr>
        <w: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legfeljebb</w:t>
      </w:r>
      <w:r w:rsidR="00FB1A00">
        <w:rPr>
          <w:sz w:val="16"/>
        </w:rPr>
        <w:t xml:space="preserve">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FB1A00">
        <w:rPr>
          <w:sz w:val="16"/>
        </w:rPr>
        <w:t xml:space="preserve"> 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 xml:space="preserve"> születési ideje</w:t>
      </w:r>
      <w:r w:rsidRPr="00A71A62" w:rsidR="00E8687B">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A71A62" w:rsidR="00835FCB">
        <w:rPr>
          <w:bCs/>
          <w:noProof/>
          <w:sz w:val="16"/>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nyilatkozattétel jogcíme: ...........................................</w:t>
      </w:r>
      <w:r w:rsidRPr="00A71A62" w:rsidR="00DB1729">
        <w:rPr>
          <w:sz w:val="16"/>
        </w:rPr>
        <w:t>...</w:t>
      </w:r>
      <w:r w:rsidRPr="00A71A62" w:rsidR="00B2048E">
        <w:rPr>
          <w:sz w:val="16"/>
        </w:rPr>
        <w:t>.......................... szakképesítő irat száma:</w:t>
      </w:r>
      <w:r w:rsidRPr="00A71A62" w:rsidR="00E8687B">
        <w:rPr>
          <w:sz w:val="16"/>
        </w:rPr>
        <w:t xml:space="preserve"> </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1249A3" w:rsidR="001249A3">
        <w:rPr>
          <w:bCs/>
          <w:noProof/>
          <w:sz w:val="18"/>
        </w:rPr>
        <w:t xml:space="preserve"> </w:t>
      </w:r>
      <w:r w:rsidRPr="00A71A62">
        <w:rPr>
          <w:sz w:val="16"/>
        </w:rPr>
        <w:tab/>
      </w:r>
    </w:p>
    <w:p w:rsidR="00737184" w:rsidRPr="00A71A62"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353"/>
        </w:tabs>
        <w:overflowPunct w:val="0"/>
        <w:autoSpaceDE w:val="0"/>
        <w:autoSpaceDN w:val="0"/>
        <w:adjustRightInd w:val="0"/>
        <w:spacing w:after="60"/>
        <w:jc w:val="both"/>
        <w:textAlignment w:val="baseline"/>
        <w:rPr>
          <w:sz w:val="18"/>
        </w:rPr>
      </w:pPr>
    </w:p>
    <w:p w:rsidR="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Pr="00A71A62" w:rsidR="009B1C09">
        <w:rPr>
          <w:sz w:val="18"/>
        </w:rPr>
        <w:t>elhasználói</w:t>
      </w:r>
      <w:r w:rsidRPr="00A71A62">
        <w:rPr>
          <w:sz w:val="18"/>
        </w:rPr>
        <w:t xml:space="preserve"> főelosztóról: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Pr="00A71A62" w:rsidR="009B1C09">
        <w:rPr>
          <w:sz w:val="16"/>
        </w:rPr>
        <w:t>elhasználói</w:t>
      </w:r>
      <w:r w:rsidRPr="00A71A62">
        <w:rPr>
          <w:sz w:val="16"/>
        </w:rPr>
        <w:t xml:space="preserve"> főelosztóró</w:t>
      </w:r>
      <w:r w:rsidRPr="00A71A62" w:rsidR="002F60C6">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 xml:space="preserve">A </w:t>
      </w:r>
      <w:r w:rsidR="00FB1A00">
        <w:rPr>
          <w:sz w:val="16"/>
        </w:rPr>
        <w:t>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sidR="00D05FD4">
        <w:rPr>
          <w:sz w:val="16"/>
        </w:rPr>
        <w:t xml:space="preserve">   Oravecz Zsuzsanna</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születési ideje</w:t>
      </w:r>
      <w:r w:rsidRPr="00A71A62" w:rsidR="00E8687B">
        <w:rPr>
          <w:sz w:val="16"/>
        </w:rPr>
        <w:t>:</w:t>
      </w:r>
      <w:r w:rsidRPr="00A71A62" w:rsidR="00D05FD4">
        <w:rPr>
          <w:sz w:val="16"/>
        </w:rPr>
        <w:t>1971 01. 11.</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címe:</w:t>
      </w:r>
      <w:r w:rsidRPr="00A71A62" w:rsidR="00835FCB">
        <w:rPr>
          <w:bCs/>
          <w:noProof/>
          <w:sz w:val="16"/>
        </w:rPr>
        <w:t xml:space="preserve"> </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Pr>
          <w:sz w:val="16"/>
        </w:rPr>
        <w:footnoteReference w:customMarkFollows="1" w:id="2"/>
        <w:t xml:space="preserve">*: </w:t>
      </w:r>
      <w:r w:rsidRPr="00A71A62" w:rsidR="00DB1729">
        <w:rPr>
          <w:sz w:val="16"/>
        </w:rPr>
        <w:t>….</w:t>
      </w:r>
      <w:r w:rsidRPr="00A71A62">
        <w:rPr>
          <w:sz w:val="16"/>
        </w:rPr>
        <w:t>.................................................................... szakképesítő irat száma:</w:t>
      </w:r>
      <w:r w:rsidRPr="00A71A62" w:rsidR="00E8687B">
        <w:rPr>
          <w:sz w:val="16"/>
        </w:rPr>
        <w:t xml:space="preserve"> </w:t>
      </w:r>
      <w:r w:rsidRPr="00A71A62" w:rsidR="00D05FD4">
        <w:rPr>
          <w:sz w:val="16"/>
        </w:rPr>
        <w:t>Vetr.:08371</w:t>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Pr="00A71A62" w:rsidR="00C8006C">
        <w:rPr>
          <w:color w:val="0000FF"/>
          <w:sz w:val="16"/>
        </w:rPr>
        <w:t xml:space="preserve"> </w:t>
      </w:r>
      <w:r w:rsidRPr="00A71A62" w:rsidR="00C8006C">
        <w:rPr>
          <w:color w:val="0000FF"/>
          <w:sz w:val="22"/>
          <w:szCs w:val="28"/>
        </w:rPr>
        <w:t>{d.Project. Varos}</w:t>
      </w:r>
      <w:r w:rsidRPr="00A71A62" w:rsidR="00C8006C">
        <w:rPr>
          <w:color w:val="0000FF"/>
          <w:sz w:val="16"/>
        </w:rPr>
        <w:t xml:space="preserve"> </w:t>
      </w:r>
      <w:r w:rsidRPr="00A71A62" w:rsidR="00C8006C">
        <w:rPr>
          <w:color w:val="0000FF"/>
          <w:sz w:val="22"/>
          <w:szCs w:val="28"/>
        </w:rPr>
        <w:t>{d.Project. Datum}</w:t>
      </w:r>
    </w:p>
    <w:p w:rsidR="00737184" w:rsidRPr="00A71A62">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pPr>
        <w:tabs>
          <w:tab w:val="center" w:pos="7938"/>
        </w:tabs>
        <w:overflowPunct w:val="0"/>
        <w:autoSpaceDE w:val="0"/>
        <w:autoSpaceDN w:val="0"/>
        <w:adjustRightInd w:val="0"/>
        <w:jc w:val="both"/>
        <w:textAlignment w:val="baseline"/>
        <w:rPr>
          <w:sz w:val="14"/>
          <w:szCs w:val="18"/>
        </w:rPr>
      </w:pPr>
    </w:p>
    <w:p w:rsidR="00CA6E98" w:rsidRPr="00A53FD8"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8D35C1" w:rsidRPr="00A71A62"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P="008D35C1">
      <w:pPr>
        <w:tabs>
          <w:tab w:val="left" w:pos="4320"/>
          <w:tab w:val="right" w:pos="9000"/>
        </w:tabs>
        <w:rPr>
          <w:color w:val="0000FF"/>
          <w:sz w:val="22"/>
          <w:szCs w:val="28"/>
        </w:rPr>
      </w:pPr>
      <w:r w:rsidRPr="00A71A62">
        <w:rPr>
          <w:rFonts w:ascii="Arial" w:hAnsi="Arial" w:cs="Arial"/>
          <w:noProof/>
          <w:sz w:val="14"/>
          <w:szCs w:val="18"/>
        </w:rPr>
        <w: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{d.Project.</w:t>
      </w:r>
      <w:r w:rsidRPr="00A71A62">
        <w:rPr>
          <w:rFonts w:asciiTheme="minorHAnsi" w:hAnsiTheme="minorHAnsi" w:cstheme="minorBidi"/>
          <w:color w:val="0000FF"/>
          <w:sz w:val="22"/>
          <w:szCs w:val="28"/>
        </w:rPr>
        <w:t xml:space="preserve"> Varos</w:t>
      </w:r>
      <w:r w:rsidRPr="00A71A62">
        <w:rPr>
          <w:color w:val="0000FF"/>
          <w:sz w:val="22"/>
          <w:szCs w:val="28"/>
        </w:rPr>
        <w:t>}</w:t>
      </w:r>
      <w:r w:rsidRPr="00A71A62">
        <w:rPr>
          <w:color w:val="0000FF"/>
          <w:sz w:val="16"/>
        </w:rPr>
        <w:t xml:space="preserve"> </w:t>
      </w:r>
      <w:r w:rsidRPr="00A71A62">
        <w:rPr>
          <w:color w:val="0000FF"/>
          <w:sz w:val="22"/>
          <w:szCs w:val="28"/>
        </w:rPr>
        <w:t>{d.Project.</w:t>
      </w:r>
      <w:r w:rsidRPr="00A71A62">
        <w:rPr>
          <w:rFonts w:asciiTheme="minorHAnsi" w:hAnsiTheme="minorHAnsi" w:cstheme="minorBidi"/>
          <w:color w:val="0000FF"/>
          <w:sz w:val="22"/>
          <w:szCs w:val="28"/>
        </w:rPr>
        <w:t xml:space="preserve"> Datum</w:t>
      </w:r>
      <w:r w:rsidRPr="00A71A62">
        <w:rPr>
          <w:color w:val="0000FF"/>
          <w:sz w:val="22"/>
          <w:szCs w:val="28"/>
        </w:rPr>
        <w:t>}</w:t>
      </w:r>
    </w:p>
    <w:p w:rsidR="008D35C1" w:rsidRPr="00A71A62" w:rsidP="008D35C1">
      <w:pPr>
        <w:tabs>
          <w:tab w:val="left" w:pos="4320"/>
          <w:tab w:val="right" w:pos="9000"/>
        </w:tabs>
        <w:rPr>
          <w:color w:val="0000FF"/>
          <w:sz w:val="22"/>
          <w:szCs w:val="28"/>
        </w:rPr>
      </w:pPr>
    </w:p>
    <w:p w:rsidR="008D35C1" w:rsidRPr="00A71A62" w:rsidP="008D35C1">
      <w:pPr>
        <w:tabs>
          <w:tab w:val="left" w:pos="4320"/>
          <w:tab w:val="right" w:pos="9000"/>
        </w:tabs>
        <w:rPr>
          <w:sz w:val="16"/>
        </w:rPr>
      </w:pPr>
    </w:p>
    <w:p w:rsidR="008D35C1" w:rsidRPr="00A71A62" w:rsidP="008D35C1">
      <w:pPr>
        <w:tabs>
          <w:tab w:val="left" w:pos="4320"/>
          <w:tab w:val="right" w:pos="9000"/>
        </w:tabs>
        <w:rPr>
          <w:sz w:val="16"/>
        </w:rPr>
      </w:pPr>
    </w:p>
    <w:p w:rsidR="008D35C1" w:rsidRPr="00A71A62" w:rsidP="006064D0">
      <w:pPr>
        <w:tabs>
          <w:tab w:val="left" w:pos="1900"/>
        </w:tabs>
        <w:rPr>
          <w:sz w:val="16"/>
        </w:rPr>
      </w:pPr>
      <w:r w:rsidRPr="00A71A62">
        <w:rPr>
          <w:sz w:val="16"/>
        </w:rPr>
        <w:tab/>
      </w:r>
    </w:p>
    <w:p w:rsidR="008D35C1" w:rsidRPr="00A71A62" w:rsidP="008D35C1">
      <w:pPr>
        <w:tabs>
          <w:tab w:val="left" w:pos="4320"/>
          <w:tab w:val="right" w:pos="9000"/>
        </w:tabs>
        <w:rPr>
          <w:sz w:val="16"/>
        </w:rPr>
      </w:pPr>
      <w:r w:rsidRPr="00A71A62">
        <w:rPr>
          <w:sz w:val="16"/>
        </w:rPr>
        <w:t xml:space="preserve">........................................................................... kivitelező aláírása, bélyegző </w:t>
      </w:r>
    </w:p>
    <w:p w:rsidR="008D35C1" w:rsidRPr="00A71A62" w:rsidP="008D35C1">
      <w:pPr>
        <w:tabs>
          <w:tab w:val="left" w:pos="4320"/>
          <w:tab w:val="right" w:pos="9000"/>
        </w:tabs>
        <w:rPr>
          <w:sz w:val="16"/>
        </w:rPr>
      </w:pPr>
    </w:p>
    <w:p w:rsidR="005530C6" w:rsidRPr="00B71BF4" w:rsidP="00B71BF4">
      <w:pPr>
        <w:tabs>
          <w:tab w:val="left" w:pos="4320"/>
          <w:tab w:val="right" w:pos="9000"/>
        </w:tabs>
        <w:rPr>
          <w:rFonts w:ascii="Arial" w:hAnsi="Arial" w:cs="Arial"/>
          <w:sz w:val="18"/>
        </w:rPr>
        <w:sectPr w:rsidSect="00B94C3E">
          <w:headerReference w:type="default" ns2:id="rId24"/>
          <w:footerReference w:type="default" ns2:id="rId25"/>
          <w:pgSz w:w="11910" w:h="16840"/>
          <w:pgMar w:top="1120" w:right="500" w:bottom="1080" w:left="280" w:header="461" w:footer="899" w:gutter="0"/>
          <w:pgNumType w:start="1"/>
          <w:cols w:space="708"/>
        </w:sect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bookmarkStart w:id="11" w:name="_GoBack"/>
      <w:bookmarkEnd w:id="11"/>
    </w:p>
    <w:p w:rsidR="003715FA">
      <w:pPr>
        <w:widowControl w:val="0"/>
        <w:autoSpaceDE w:val="0"/>
        <w:autoSpaceDN w:val="0"/>
        <w:ind w:left="165"/>
        <w:rPr>
          <w:rFonts w:ascii="Times New Roman" w:eastAsia="Arial" w:hAnsi="Arial" w:cs="Arial"/>
          <w:sz w:val="20"/>
          <w:szCs w:val="22"/>
          <w:lang w:val="hu-HU" w:eastAsia="en-US" w:bidi="ar-SA"/>
        </w:rPr>
      </w:pPr>
      <w:r>
        <w:rPr>
          <w:rFonts w:ascii="Times New Roman"/>
          <w:noProof/>
          <w:sz w:val="20"/>
          <w:lang w:eastAsia="hu-HU"/>
        </w:rPr>
        <w: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w:drawing>
      </w:r>
    </w:p>
    <w:p w:rsidR="003715FA">
      <w:pPr>
        <w:pStyle w:val="Heading1"/>
        <w:widowControl w:val="0"/>
        <w:autoSpaceDE w:val="0"/>
        <w:autoSpaceDN w:val="0"/>
        <w:spacing w:before="247" w:line="344" w:lineRule="exact"/>
        <w:ind w:left="143" w:firstLine="0"/>
        <w:rPr>
          <w:rFonts w:ascii="Arial" w:eastAsia="Arial" w:hAnsi="Arial" w:cs="Arial"/>
          <w:b/>
          <w:bCs/>
          <w:sz w:val="30"/>
          <w:szCs w:val="30"/>
          <w:lang w:val="hu-HU" w:eastAsia="en-US" w:bidi="ar-SA"/>
        </w:rPr>
      </w:pPr>
      <w:r>
        <w:rPr>
          <w:rFonts w:ascii="Arial" w:eastAsia="Arial" w:hAnsi="Arial" w:cs="Arial"/>
          <w:b/>
          <w:bCs/>
          <w:spacing w:val="-12"/>
          <w:sz w:val="30"/>
          <w:szCs w:val="30"/>
          <w:lang w:val="hu-HU" w:eastAsia="en-US" w:bidi="ar-SA"/>
        </w:rPr>
        <w:t>ÁRAMHÁLÓZATI</w:t>
      </w:r>
      <w:r>
        <w:rPr>
          <w:rFonts w:ascii="Arial" w:eastAsia="Arial" w:hAnsi="Arial" w:cs="Arial"/>
          <w:b/>
          <w:bCs/>
          <w:sz w:val="30"/>
          <w:szCs w:val="30"/>
          <w:lang w:val="hu-HU" w:eastAsia="en-US" w:bidi="ar-SA"/>
        </w:rPr>
        <w:t xml:space="preserve"> </w:t>
      </w:r>
      <w:r>
        <w:rPr>
          <w:rFonts w:ascii="Arial" w:eastAsia="Arial" w:hAnsi="Arial" w:cs="Arial"/>
          <w:b/>
          <w:bCs/>
          <w:spacing w:val="-12"/>
          <w:sz w:val="30"/>
          <w:szCs w:val="30"/>
          <w:lang w:val="hu-HU" w:eastAsia="en-US" w:bidi="ar-SA"/>
        </w:rPr>
        <w:t>TELJESÍTMÉNYIGÉNY</w:t>
      </w:r>
      <w:r>
        <w:rPr>
          <w:rFonts w:ascii="Arial" w:eastAsia="Arial" w:hAnsi="Arial" w:cs="Arial"/>
          <w:b/>
          <w:bCs/>
          <w:spacing w:val="-6"/>
          <w:sz w:val="30"/>
          <w:szCs w:val="30"/>
          <w:lang w:val="hu-HU" w:eastAsia="en-US" w:bidi="ar-SA"/>
        </w:rPr>
        <w:t xml:space="preserve"> </w:t>
      </w:r>
      <w:r>
        <w:rPr>
          <w:rFonts w:ascii="Arial" w:eastAsia="Arial" w:hAnsi="Arial" w:cs="Arial"/>
          <w:b/>
          <w:bCs/>
          <w:spacing w:val="-12"/>
          <w:sz w:val="30"/>
          <w:szCs w:val="30"/>
          <w:lang w:val="hu-HU" w:eastAsia="en-US" w:bidi="ar-SA"/>
        </w:rPr>
        <w:t>BEJELENTÉSE</w:t>
      </w:r>
    </w:p>
    <w:p w:rsidR="003715FA">
      <w:pPr>
        <w:widowControl w:val="0"/>
        <w:autoSpaceDE w:val="0"/>
        <w:autoSpaceDN w:val="0"/>
        <w:spacing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nyomtatott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nagybetűkkel</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töltse</w:t>
      </w:r>
      <w:r>
        <w:rPr>
          <w:rFonts w:ascii="Arial" w:eastAsia="Arial" w:hAnsi="Arial" w:cs="Arial"/>
          <w:spacing w:val="-10"/>
          <w:sz w:val="22"/>
          <w:szCs w:val="22"/>
          <w:lang w:val="hu-HU" w:eastAsia="en-US" w:bidi="ar-SA"/>
        </w:rPr>
        <w:t xml:space="preserve"> </w:t>
      </w:r>
      <w:r>
        <w:rPr>
          <w:rFonts w:ascii="Arial" w:eastAsia="Arial" w:hAnsi="Arial" w:cs="Arial"/>
          <w:spacing w:val="-5"/>
          <w:sz w:val="22"/>
          <w:szCs w:val="22"/>
          <w:lang w:val="hu-HU" w:eastAsia="en-US" w:bidi="ar-SA"/>
        </w:rPr>
        <w:t>ki.</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spacing w:before="1"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Felhasználó</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azonosítója:</w:t>
      </w:r>
      <w:r w:rsidR="00A451FF">
        <w:rPr>
          <w:rFonts w:ascii="Arial" w:eastAsia="Arial" w:hAnsi="Arial" w:cs="Arial"/>
          <w:spacing w:val="-2"/>
          <w:sz w:val="22"/>
          <w:szCs w:val="22"/>
          <w:lang w:val="hu-HU" w:eastAsia="en-US" w:bidi="ar-SA"/>
        </w:rPr>
        <w:t xml:space="preserve">     </w:t>
      </w:r>
      <w:r w:rsidRPr="00A451FF" w:rsidR="00A451FF">
        <w:rPr>
          <w:rFonts w:ascii="Arial" w:eastAsia="Arial" w:hAnsi="Arial" w:cs="Arial"/>
          <w:color w:val="0070C0"/>
          <w:spacing w:val="-2"/>
          <w:sz w:val="28"/>
          <w:szCs w:val="28"/>
          <w:lang w:val="hu-HU" w:eastAsia="en-US" w:bidi="ar-SA"/>
        </w:rPr>
        <w:t>{</w:t>
      </w:r>
      <w:r w:rsidR="00AD1620">
        <w:rPr>
          <w:rFonts w:ascii="Arial" w:eastAsia="Arial" w:hAnsi="Arial" w:cs="Arial"/>
          <w:color w:val="0070C0"/>
          <w:spacing w:val="-2"/>
          <w:sz w:val="28"/>
          <w:szCs w:val="28"/>
          <w:lang w:val="hu-HU" w:eastAsia="en-US" w:bidi="ar-SA"/>
        </w:rPr>
        <w:t>d.</w:t>
      </w:r>
      <w:r w:rsidRPr="00A451FF" w:rsidR="00A451FF">
        <w:rPr>
          <w:rFonts w:ascii="Arial" w:eastAsia="Arial" w:hAnsi="Arial" w:cs="Arial"/>
          <w:color w:val="0070C0"/>
          <w:spacing w:val="-2"/>
          <w:sz w:val="28"/>
          <w:szCs w:val="28"/>
          <w:lang w:val="hu-HU" w:eastAsia="en-US" w:bidi="ar-SA"/>
        </w:rPr>
        <w:t>Project.Fha</w:t>
      </w:r>
      <w:r w:rsidRPr="00A451FF" w:rsidR="00A451FF">
        <w:rPr>
          <w:rFonts w:ascii="Arial" w:eastAsia="Arial" w:hAnsi="Arial" w:cs="Arial"/>
          <w:color w:val="0070C0"/>
          <w:spacing w:val="-2"/>
          <w:sz w:val="28"/>
          <w:szCs w:val="28"/>
          <w:lang w:val="hu-HU" w:eastAsia="en-US" w:bidi="ar-SA"/>
        </w:rPr>
        <w:t>}</w:t>
      </w:r>
    </w:p>
    <w:p w:rsidR="003715FA">
      <w:pPr>
        <w:widowControl w:val="0"/>
        <w:autoSpaceDE w:val="0"/>
        <w:autoSpaceDN w:val="0"/>
        <w:spacing w:line="480" w:lineRule="auto"/>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elosztói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azonosítót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adjon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hálózatcsatlakozási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vagy</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hálózathasználati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 xml:space="preserve">szerződésről.) Mérési pont azonosítója: </w:t>
      </w:r>
      <w:r>
        <w:rPr>
          <w:rFonts w:ascii="Arial" w:eastAsia="Arial" w:hAnsi="Arial" w:cs="Arial"/>
          <w:sz w:val="22"/>
          <w:szCs w:val="22"/>
          <w:lang w:val="hu-HU" w:eastAsia="en-US" w:bidi="ar-SA"/>
        </w:rPr>
        <w:t>HU000</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p>
    <w:p w:rsidR="003715FA">
      <w:pPr>
        <w:pStyle w:val="Heading3"/>
        <w:keepNext w:val="0"/>
        <w:keepLines w:val="0"/>
        <w:widowControl w:val="0"/>
        <w:numPr>
          <w:ilvl w:val="0"/>
          <w:numId w:val="15"/>
        </w:numPr>
        <w:tabs>
          <w:tab w:val="left" w:pos="575"/>
        </w:tabs>
        <w:autoSpaceDE w:val="0"/>
        <w:autoSpaceDN w:val="0"/>
        <w:spacing w:before="66" w:after="0" w:line="298" w:lineRule="exact"/>
        <w:ind w:left="575" w:hanging="432"/>
        <w:jc w:val="left"/>
        <w:rPr>
          <w:rFonts w:ascii="Arial" w:eastAsia="Arial" w:hAnsi="Arial" w:cs="Arial"/>
          <w:b/>
          <w:bCs/>
          <w:i w:val="0"/>
          <w:iCs w:val="0"/>
          <w:sz w:val="25"/>
          <w:szCs w:val="25"/>
          <w:lang w:val="hu-HU" w:eastAsia="en-US" w:bidi="ar-SA"/>
        </w:rPr>
      </w:pPr>
      <w:r>
        <w:rPr>
          <w:rFonts w:ascii="Arial" w:eastAsia="Arial" w:hAnsi="Arial" w:cs="Arial"/>
          <w:b/>
          <w:bCs/>
          <w:i w:val="0"/>
          <w:iCs w:val="0"/>
          <w:sz w:val="25"/>
          <w:szCs w:val="25"/>
          <w:lang w:val="hu-HU" w:eastAsia="en-US" w:bidi="ar-SA"/>
        </w:rPr>
        <w:t>Igénybejelentő</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adatai</w:t>
      </w:r>
      <w:r>
        <w:rPr>
          <w:rFonts w:ascii="Arial" w:eastAsia="Arial" w:hAnsi="Arial" w:cs="Arial"/>
          <w:b/>
          <w:bCs/>
          <w:i w:val="0"/>
          <w:iCs w:val="0"/>
          <w:spacing w:val="-10"/>
          <w:sz w:val="25"/>
          <w:szCs w:val="25"/>
          <w:lang w:val="hu-HU" w:eastAsia="en-US" w:bidi="ar-SA"/>
        </w:rPr>
        <w:t xml:space="preserve"> </w:t>
      </w:r>
      <w:r>
        <w:rPr>
          <w:rFonts w:ascii="Arial" w:eastAsia="Arial" w:hAnsi="Arial" w:cs="Arial"/>
          <w:b/>
          <w:bCs/>
          <w:i w:val="0"/>
          <w:iCs w:val="0"/>
          <w:sz w:val="25"/>
          <w:szCs w:val="25"/>
          <w:lang w:val="hu-HU" w:eastAsia="en-US" w:bidi="ar-SA"/>
        </w:rPr>
        <w:t>(Válasszon,</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hogy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magánszemély</w:t>
      </w:r>
      <w:r>
        <w:rPr>
          <w:rFonts w:ascii="Arial" w:eastAsia="Arial" w:hAnsi="Arial" w:cs="Arial"/>
          <w:b/>
          <w:bCs/>
          <w:i w:val="0"/>
          <w:iCs w:val="0"/>
          <w:spacing w:val="-11"/>
          <w:sz w:val="25"/>
          <w:szCs w:val="25"/>
          <w:lang w:val="hu-HU" w:eastAsia="en-US" w:bidi="ar-SA"/>
        </w:rPr>
        <w:t xml:space="preserve"> </w:t>
      </w:r>
      <w:r>
        <w:rPr>
          <w:rFonts w:ascii="Arial" w:eastAsia="Arial" w:hAnsi="Arial" w:cs="Arial"/>
          <w:b/>
          <w:bCs/>
          <w:i w:val="0"/>
          <w:iCs w:val="0"/>
          <w:sz w:val="25"/>
          <w:szCs w:val="25"/>
          <w:lang w:val="hu-HU" w:eastAsia="en-US" w:bidi="ar-SA"/>
        </w:rPr>
        <w:t>vagy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jogi</w:t>
      </w:r>
      <w:r>
        <w:rPr>
          <w:rFonts w:ascii="Arial" w:eastAsia="Arial" w:hAnsi="Arial" w:cs="Arial"/>
          <w:b/>
          <w:bCs/>
          <w:i w:val="0"/>
          <w:iCs w:val="0"/>
          <w:spacing w:val="-13"/>
          <w:sz w:val="25"/>
          <w:szCs w:val="25"/>
          <w:lang w:val="hu-HU" w:eastAsia="en-US" w:bidi="ar-SA"/>
        </w:rPr>
        <w:t xml:space="preserve"> </w:t>
      </w:r>
      <w:r>
        <w:rPr>
          <w:rFonts w:ascii="Arial" w:eastAsia="Arial" w:hAnsi="Arial" w:cs="Arial"/>
          <w:b/>
          <w:bCs/>
          <w:i w:val="0"/>
          <w:iCs w:val="0"/>
          <w:spacing w:val="-2"/>
          <w:sz w:val="25"/>
          <w:szCs w:val="25"/>
          <w:lang w:val="hu-HU" w:eastAsia="en-US" w:bidi="ar-SA"/>
        </w:rPr>
        <w:t>személy!)</w:t>
      </w:r>
    </w:p>
    <w:p w:rsidR="003715FA">
      <w:pPr>
        <w:pStyle w:val="Heading4"/>
        <w:keepNext w:val="0"/>
        <w:widowControl w:val="0"/>
        <w:numPr>
          <w:ilvl w:val="1"/>
          <w:numId w:val="15"/>
        </w:numPr>
        <w:tabs>
          <w:tab w:val="left" w:pos="710"/>
        </w:tabs>
        <w:autoSpaceDE w:val="0"/>
        <w:autoSpaceDN w:val="0"/>
        <w:spacing w:line="252" w:lineRule="exact"/>
        <w:ind w:left="710" w:hanging="567"/>
        <w:jc w:val="left"/>
        <w:rPr>
          <w:rFonts w:ascii="Arial" w:eastAsia="Arial" w:hAnsi="Arial" w:cs="Arial"/>
          <w:b/>
          <w:bCs/>
          <w:sz w:val="22"/>
          <w:szCs w:val="22"/>
          <w:lang w:val="hu-HU" w:eastAsia="en-US" w:bidi="ar-SA"/>
        </w:rPr>
      </w:pPr>
      <w:r>
        <w:rPr>
          <w:rFonts w:ascii="Arial" w:eastAsia="Arial" w:hAnsi="Arial" w:cs="Arial"/>
          <w:b/>
          <w:bCs/>
          <w:spacing w:val="-2"/>
          <w:sz w:val="22"/>
          <w:szCs w:val="22"/>
          <w:lang w:val="hu-HU" w:eastAsia="en-US" w:bidi="ar-SA"/>
        </w:rPr>
        <w:t>Magánszemély</w:t>
      </w:r>
    </w:p>
    <w:p w:rsidR="003715FA">
      <w:pPr>
        <w:widowControl w:val="0"/>
        <w:autoSpaceDE w:val="0"/>
        <w:autoSpaceDN w:val="0"/>
        <w:rPr>
          <w:rFonts w:ascii="Arial" w:eastAsia="Arial" w:hAnsi="Arial" w:cs="Arial"/>
          <w:b/>
          <w:sz w:val="22"/>
          <w:szCs w:val="22"/>
          <w:lang w:val="hu-HU" w:eastAsia="en-US" w:bidi="ar-SA"/>
        </w:rPr>
      </w:pPr>
    </w:p>
    <w:p w:rsidR="003715FA" w:rsidRPr="00574D85" w:rsidP="00574D85">
      <w:pPr>
        <w:widowControl w:val="0"/>
        <w:tabs>
          <w:tab w:val="left" w:pos="4963"/>
        </w:tabs>
        <w:autoSpaceDE w:val="0"/>
        <w:autoSpaceDN w:val="0"/>
        <w:spacing w:before="1"/>
        <w:ind w:left="143"/>
        <w:rPr>
          <w:rFonts w:ascii="Arial" w:eastAsia="Arial" w:hAnsi="Arial" w:cs="Arial"/>
          <w:color w:val="0070C0"/>
          <w:sz w:val="22"/>
          <w:szCs w:val="22"/>
          <w:lang w:val="hu-HU" w:eastAsia="en-US" w:bidi="ar-SA"/>
        </w:rPr>
      </w:pP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pacing w:val="-23"/>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sidRPr="00574D85" w:rsidR="00574D85">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574D85">
        <w:rPr>
          <w:rFonts w:ascii="Arial" w:eastAsia="Arial" w:hAnsi="Arial" w:cs="Arial"/>
          <w:color w:val="0070C0"/>
          <w:spacing w:val="-5"/>
          <w:sz w:val="22"/>
          <w:szCs w:val="22"/>
          <w:lang w:val="hu-HU" w:eastAsia="en-US" w:bidi="ar-SA"/>
        </w:rPr>
        <w:t>Project</w:t>
      </w:r>
      <w:r w:rsidRPr="00574D85" w:rsidR="00574D85">
        <w:rPr>
          <w:rFonts w:ascii="Arial" w:eastAsia="Arial" w:hAnsi="Arial" w:cs="Arial"/>
          <w:color w:val="0070C0"/>
          <w:spacing w:val="-5"/>
          <w:sz w:val="22"/>
          <w:szCs w:val="22"/>
          <w:lang w:val="hu-HU" w:eastAsia="en-US" w:bidi="ar-SA"/>
        </w:rPr>
        <w:t>.Nev</w:t>
      </w:r>
      <w:r w:rsidRPr="00574D85" w:rsidR="00574D85">
        <w:rPr>
          <w:rFonts w:ascii="Arial" w:eastAsia="Arial" w:hAnsi="Arial" w:cs="Arial"/>
          <w:color w:val="0070C0"/>
          <w:spacing w:val="-5"/>
          <w:sz w:val="22"/>
          <w:szCs w:val="22"/>
          <w:lang w:val="hu-HU" w:eastAsia="en-US" w:bidi="ar-SA"/>
        </w:rPr>
        <w:t>}</w:t>
      </w:r>
      <w:r w:rsidR="00574D85">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Születési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45"/>
          <w:sz w:val="22"/>
          <w:szCs w:val="22"/>
          <w:lang w:val="hu-HU" w:eastAsia="en-US" w:bidi="ar-SA"/>
        </w:rPr>
        <w:t xml:space="preserve"> </w:t>
      </w:r>
      <w:r w:rsidR="00574D85">
        <w:rPr>
          <w:rFonts w:ascii="Arial" w:eastAsia="Arial" w:hAnsi="Arial" w:cs="Arial"/>
          <w:spacing w:val="45"/>
          <w:sz w:val="22"/>
          <w:szCs w:val="22"/>
          <w:lang w:val="hu-HU" w:eastAsia="en-US" w:bidi="ar-SA"/>
        </w:rPr>
        <w:t xml:space="preserve"> </w:t>
      </w:r>
      <w:r w:rsidRPr="00574D85" w:rsidR="00574D85">
        <w:rPr>
          <w:rFonts w:ascii="Arial" w:eastAsia="Arial" w:hAnsi="Arial" w:cs="Arial"/>
          <w:color w:val="0070C0"/>
          <w:spacing w:val="45"/>
          <w:sz w:val="22"/>
          <w:szCs w:val="22"/>
          <w:lang w:val="hu-HU" w:eastAsia="en-US" w:bidi="ar-SA"/>
        </w:rPr>
        <w:t>{</w:t>
      </w:r>
      <w:r w:rsidR="00AC5E1D">
        <w:rPr>
          <w:rFonts w:ascii="Arial" w:eastAsia="Arial" w:hAnsi="Arial" w:cs="Arial"/>
          <w:color w:val="0070C0"/>
          <w:spacing w:val="45"/>
          <w:sz w:val="22"/>
          <w:szCs w:val="22"/>
          <w:lang w:val="hu-HU" w:eastAsia="en-US" w:bidi="ar-SA"/>
        </w:rPr>
        <w:t>d.</w:t>
      </w:r>
      <w:r w:rsidRPr="00574D85" w:rsidR="00574D85">
        <w:rPr>
          <w:rFonts w:ascii="Arial" w:eastAsia="Arial" w:hAnsi="Arial" w:cs="Arial"/>
          <w:color w:val="0070C0"/>
          <w:spacing w:val="-2"/>
          <w:sz w:val="22"/>
          <w:szCs w:val="22"/>
          <w:lang w:val="hu-HU" w:eastAsia="en-US" w:bidi="ar-SA"/>
        </w:rPr>
        <w:t>Project.SzuletesiNev</w:t>
      </w:r>
      <w:r w:rsidRPr="00574D85" w:rsidR="00574D85">
        <w:rPr>
          <w:rFonts w:ascii="Arial" w:eastAsia="Arial" w:hAnsi="Arial" w:cs="Arial"/>
          <w:color w:val="0070C0"/>
          <w:spacing w:val="-2"/>
          <w:sz w:val="22"/>
          <w:szCs w:val="22"/>
          <w:lang w:val="hu-HU" w:eastAsia="en-US" w:bidi="ar-SA"/>
        </w:rPr>
        <w:t>}</w:t>
      </w:r>
    </w:p>
    <w:p w:rsidR="003715FA" w:rsidRPr="00574D85">
      <w:pPr>
        <w:widowControl w:val="0"/>
        <w:tabs>
          <w:tab w:val="left" w:pos="4963"/>
        </w:tabs>
        <w:autoSpaceDE w:val="0"/>
        <w:autoSpaceDN w:val="0"/>
        <w:ind w:left="143"/>
        <w:rPr>
          <w:rFonts w:ascii="Arial" w:eastAsia="Arial" w:hAnsi="Arial" w:cs="Arial"/>
          <w:b/>
          <w:sz w:val="22"/>
          <w:szCs w:val="22"/>
          <w:lang w:val="hu-HU" w:eastAsia="en-US" w:bidi="ar-SA"/>
        </w:rPr>
      </w:pPr>
      <w:r>
        <w:rPr>
          <w:rFonts w:ascii="Arial" w:eastAsia="Arial" w:hAnsi="Arial" w:cs="Arial"/>
          <w:sz w:val="22"/>
          <w:szCs w:val="22"/>
          <w:lang w:val="hu-HU" w:eastAsia="en-US" w:bidi="ar-SA"/>
        </w:rPr>
        <w:t>Anyja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31"/>
          <w:sz w:val="22"/>
          <w:szCs w:val="22"/>
          <w:lang w:val="hu-HU" w:eastAsia="en-US" w:bidi="ar-SA"/>
        </w:rPr>
        <w:t xml:space="preserve"> </w:t>
      </w:r>
      <w:r w:rsidRPr="00574D85" w:rsidR="00574D85">
        <w:rPr>
          <w:rFonts w:ascii="Arial" w:eastAsia="Arial" w:hAnsi="Arial" w:cs="Arial"/>
          <w:color w:val="0070C0"/>
          <w:spacing w:val="31"/>
          <w:sz w:val="20"/>
          <w:szCs w:val="20"/>
          <w:lang w:val="hu-HU" w:eastAsia="en-US" w:bidi="ar-SA"/>
        </w:rPr>
        <w:t>{</w:t>
      </w:r>
      <w:r w:rsidR="00AC5E1D">
        <w:rPr>
          <w:rFonts w:ascii="Arial" w:eastAsia="Arial" w:hAnsi="Arial" w:cs="Arial"/>
          <w:color w:val="0070C0"/>
          <w:spacing w:val="31"/>
          <w:sz w:val="20"/>
          <w:szCs w:val="20"/>
          <w:lang w:val="hu-HU" w:eastAsia="en-US" w:bidi="ar-SA"/>
        </w:rPr>
        <w:t>d</w:t>
      </w:r>
      <w:r w:rsidR="00AC5E1D">
        <w:rPr>
          <w:rFonts w:ascii="Arial" w:eastAsia="Arial" w:hAnsi="Arial" w:cs="Arial"/>
          <w:color w:val="0070C0"/>
          <w:spacing w:val="31"/>
          <w:sz w:val="20"/>
          <w:szCs w:val="20"/>
          <w:lang w:val="hu-HU" w:eastAsia="en-US" w:bidi="ar-SA"/>
        </w:rPr>
        <w:t>.</w:t>
      </w:r>
      <w:r w:rsidRPr="00574D85" w:rsidR="00574D85">
        <w:rPr>
          <w:rFonts w:ascii="Arial" w:eastAsia="Arial" w:hAnsi="Arial" w:cs="Arial"/>
          <w:color w:val="0070C0"/>
          <w:spacing w:val="31"/>
          <w:sz w:val="10"/>
          <w:szCs w:val="10"/>
          <w:lang w:val="hu-HU" w:eastAsia="en-US" w:bidi="ar-SA"/>
        </w:rPr>
        <w:t>Project</w:t>
      </w:r>
      <w:r w:rsidRPr="00574D85" w:rsidR="00574D85">
        <w:rPr>
          <w:rFonts w:ascii="Arial" w:eastAsia="Arial" w:hAnsi="Arial" w:cs="Arial"/>
          <w:color w:val="0070C0"/>
          <w:spacing w:val="31"/>
          <w:sz w:val="10"/>
          <w:szCs w:val="10"/>
          <w:lang w:val="hu-HU" w:eastAsia="en-US" w:bidi="ar-SA"/>
        </w:rPr>
        <w:t>.AnyjaNeve</w:t>
      </w:r>
      <w:r w:rsidRPr="00574D85" w:rsidR="00574D85">
        <w:rPr>
          <w:rFonts w:ascii="Arial" w:eastAsia="Arial" w:hAnsi="Arial" w:cs="Arial"/>
          <w:color w:val="0070C0"/>
          <w:spacing w:val="31"/>
          <w:sz w:val="20"/>
          <w:szCs w:val="20"/>
          <w:lang w:val="hu-HU" w:eastAsia="en-US" w:bidi="ar-SA"/>
        </w:rPr>
        <w:t>}</w:t>
      </w:r>
      <w:r>
        <w:rPr>
          <w:rFonts w:ascii="Arial" w:eastAsia="Arial" w:hAnsi="Arial" w:cs="Arial"/>
          <w:sz w:val="22"/>
          <w:szCs w:val="22"/>
          <w:lang w:val="hu-HU" w:eastAsia="en-US" w:bidi="ar-SA"/>
        </w:rPr>
        <w:t>Születési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helye,</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ideje</w:t>
      </w:r>
      <w:r>
        <w:rPr>
          <w:rFonts w:ascii="Arial" w:eastAsia="Arial" w:hAnsi="Arial" w:cs="Arial"/>
          <w:sz w:val="22"/>
          <w:szCs w:val="22"/>
          <w:vertAlign w:val="superscript"/>
          <w:lang w:val="hu-HU" w:eastAsia="en-US" w:bidi="ar-SA"/>
        </w:rPr>
        <w:t>1</w:t>
      </w:r>
      <w:r w:rsidRPr="00574D85">
        <w:rPr>
          <w:rFonts w:ascii="Arial" w:eastAsia="Arial" w:hAnsi="Arial" w:cs="Arial"/>
          <w:color w:val="0070C0"/>
          <w:sz w:val="22"/>
          <w:szCs w:val="22"/>
          <w:lang w:val="hu-HU" w:eastAsia="en-US" w:bidi="ar-SA"/>
        </w:rPr>
        <w:t>:</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Project.SzuletesiHely</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Project.SzuletesiIdo</w:t>
      </w:r>
      <w:r w:rsidRPr="00574D85" w:rsidR="00574D85">
        <w:rPr>
          <w:rFonts w:ascii="Arial" w:eastAsia="Arial" w:hAnsi="Arial" w:cs="Arial"/>
          <w:color w:val="0070C0"/>
          <w:spacing w:val="32"/>
          <w:sz w:val="20"/>
          <w:szCs w:val="20"/>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Állandó</w:t>
      </w:r>
      <w:r>
        <w:rPr>
          <w:rFonts w:ascii="Arial" w:eastAsia="Arial" w:hAnsi="Arial" w:cs="Arial"/>
          <w:spacing w:val="55"/>
          <w:sz w:val="22"/>
          <w:szCs w:val="22"/>
          <w:lang w:val="hu-HU" w:eastAsia="en-US" w:bidi="ar-SA"/>
        </w:rPr>
        <w:t xml:space="preserve"> </w:t>
      </w:r>
      <w:r>
        <w:rPr>
          <w:rFonts w:ascii="Arial" w:eastAsia="Arial" w:hAnsi="Arial" w:cs="Arial"/>
          <w:sz w:val="22"/>
          <w:szCs w:val="22"/>
          <w:lang w:val="hu-HU" w:eastAsia="en-US" w:bidi="ar-SA"/>
        </w:rPr>
        <w:t>lakcíme</w:t>
      </w:r>
      <w:r>
        <w:rPr>
          <w:rFonts w:ascii="Arial" w:eastAsia="Arial" w:hAnsi="Arial" w:cs="Arial"/>
          <w:sz w:val="22"/>
          <w:szCs w:val="22"/>
          <w:vertAlign w:val="superscript"/>
          <w:lang w:val="hu-HU" w:eastAsia="en-US" w:bidi="ar-SA"/>
        </w:rPr>
        <w:t>1,</w:t>
      </w:r>
      <w:r>
        <w:rPr>
          <w:rFonts w:ascii="Arial" w:eastAsia="Arial" w:hAnsi="Arial" w:cs="Arial"/>
          <w:spacing w:val="12"/>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79"/>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9"/>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pacing w:val="57"/>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Telefonszáma</w:t>
      </w:r>
      <w:r>
        <w:rPr>
          <w:rFonts w:ascii="Arial" w:eastAsia="Arial" w:hAnsi="Arial" w:cs="Arial"/>
          <w:sz w:val="22"/>
          <w:szCs w:val="22"/>
          <w:vertAlign w:val="superscript"/>
          <w:lang w:val="hu-HU" w:eastAsia="en-US" w:bidi="ar-SA"/>
        </w:rPr>
        <w:t>3</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4"/>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Pr="004C6C63" w:rsidR="004C6C63">
        <w:rPr>
          <w:rFonts w:ascii="Arial" w:eastAsia="Arial" w:hAnsi="Arial" w:cs="Arial"/>
          <w:color w:val="0070C0"/>
          <w:sz w:val="26"/>
          <w:szCs w:val="26"/>
          <w:lang w:val="hu-HU" w:eastAsia="en-US" w:bidi="ar-SA"/>
        </w:rPr>
        <w:t>Person</w:t>
      </w:r>
      <w:r w:rsidRPr="004C6C63" w:rsidR="004C6C63">
        <w:rPr>
          <w:rFonts w:ascii="Arial" w:eastAsia="Arial" w:hAnsi="Arial" w:cs="Arial"/>
          <w:color w:val="0070C0"/>
          <w:sz w:val="26"/>
          <w:szCs w:val="26"/>
          <w:lang w:val="hu-HU" w:eastAsia="en-US" w:bidi="ar-SA"/>
        </w:rPr>
        <w:t>.Phone</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E-mail-címe</w:t>
      </w:r>
      <w:r>
        <w:rPr>
          <w:rFonts w:ascii="Arial" w:eastAsia="Arial" w:hAnsi="Arial" w:cs="Arial"/>
          <w:sz w:val="22"/>
          <w:szCs w:val="22"/>
          <w:vertAlign w:val="superscript"/>
          <w:lang w:val="hu-HU" w:eastAsia="en-US" w:bidi="ar-SA"/>
        </w:rPr>
        <w:t>3</w:t>
      </w:r>
      <w:r>
        <w:rPr>
          <w:rFonts w:ascii="Arial" w:eastAsia="Arial" w:hAnsi="Arial" w:cs="Arial"/>
          <w:spacing w:val="-11"/>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25"/>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4C6C63"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22"/>
          <w:szCs w:val="22"/>
          <w:lang w:val="hu-HU" w:eastAsia="en-US" w:bidi="ar-SA"/>
        </w:rPr>
        <w:t>E-mail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pacing w:val="-23"/>
          <w:sz w:val="22"/>
          <w:szCs w:val="22"/>
          <w:lang w:val="hu-HU" w:eastAsia="en-US" w:bidi="ar-SA"/>
        </w:rPr>
        <w:t xml:space="preserve"> </w:t>
      </w:r>
      <w:r>
        <w:rPr>
          <w:rFonts w:ascii="Arial" w:eastAsia="Arial" w:hAnsi="Arial" w:cs="Arial"/>
          <w:sz w:val="22"/>
          <w:szCs w:val="22"/>
          <w:lang w:val="hu-HU" w:eastAsia="en-US" w:bidi="ar-SA"/>
        </w:rPr>
        <w:t>e-számla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küldéséhez:</w:t>
      </w:r>
      <w:r>
        <w:rPr>
          <w:rFonts w:ascii="Arial" w:eastAsia="Arial" w:hAnsi="Arial" w:cs="Arial"/>
          <w:spacing w:val="53"/>
          <w:sz w:val="22"/>
          <w:szCs w:val="22"/>
          <w:lang w:val="hu-HU" w:eastAsia="en-US" w:bidi="ar-SA"/>
        </w:rPr>
        <w:t xml:space="preserve"> </w:t>
      </w:r>
      <w:r w:rsidRP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Pr>
          <w:rFonts w:ascii="Arial" w:eastAsia="Arial" w:hAnsi="Arial" w:cs="Arial"/>
          <w:color w:val="0070C0"/>
          <w:sz w:val="26"/>
          <w:szCs w:val="26"/>
          <w:lang w:val="hu-HU" w:eastAsia="en-US" w:bidi="ar-SA"/>
        </w:rPr>
        <w:t>}</w:t>
      </w:r>
      <w:r w:rsidRPr="004C6C63">
        <w:rPr>
          <w:rFonts w:ascii="Arial" w:eastAsia="Arial" w:hAnsi="Arial" w:cs="Arial"/>
          <w:color w:val="0070C0"/>
          <w:sz w:val="18"/>
          <w:szCs w:val="22"/>
          <w:lang w:val="hu-HU" w:eastAsia="en-US" w:bidi="ar-SA"/>
        </w:rPr>
        <w:t xml:space="preserve"> </w:t>
      </w:r>
    </w:p>
    <w:p w:rsidR="003715FA"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(amennyiben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megadja</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email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címét,</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azzal</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hozzájárul,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számláit</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elektronikus</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úton</w:t>
      </w:r>
      <w:r>
        <w:rPr>
          <w:rFonts w:ascii="Arial" w:eastAsia="Arial" w:hAnsi="Arial" w:cs="Arial"/>
          <w:spacing w:val="-12"/>
          <w:sz w:val="18"/>
          <w:szCs w:val="22"/>
          <w:lang w:val="hu-HU" w:eastAsia="en-US" w:bidi="ar-SA"/>
        </w:rPr>
        <w:t xml:space="preserve"> </w:t>
      </w:r>
      <w:r>
        <w:rPr>
          <w:rFonts w:ascii="Arial" w:eastAsia="Arial" w:hAnsi="Arial" w:cs="Arial"/>
          <w:spacing w:val="-2"/>
          <w:sz w:val="18"/>
          <w:szCs w:val="22"/>
          <w:lang w:val="hu-HU" w:eastAsia="en-US" w:bidi="ar-SA"/>
        </w:rPr>
        <w:t>küldjük)</w:t>
      </w:r>
    </w:p>
    <w:p w:rsidR="003715FA">
      <w:pPr>
        <w:widowControl w:val="0"/>
        <w:autoSpaceDE w:val="0"/>
        <w:autoSpaceDN w:val="0"/>
        <w:spacing w:before="48"/>
        <w:rPr>
          <w:rFonts w:ascii="Arial" w:eastAsia="Arial" w:hAnsi="Arial" w:cs="Arial"/>
          <w:sz w:val="18"/>
          <w:szCs w:val="22"/>
          <w:lang w:val="hu-HU" w:eastAsia="en-US" w:bidi="ar-SA"/>
        </w:rPr>
      </w:pPr>
    </w:p>
    <w:p w:rsidR="00A742BE" w:rsidP="00A742BE">
      <w:pPr>
        <w:widowControl w:val="0"/>
        <w:autoSpaceDE w:val="0"/>
        <w:autoSpaceDN w:val="0"/>
        <w:spacing w:line="252" w:lineRule="exact"/>
        <w:ind w:left="143"/>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Egyéni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vállalkozó</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adószáma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15"/>
          <w:sz w:val="22"/>
          <w:szCs w:val="22"/>
          <w:lang w:val="hu-HU" w:eastAsia="en-US" w:bidi="ar-SA"/>
        </w:rPr>
        <w:t xml:space="preserve"> </w:t>
      </w:r>
      <w:r w:rsidRPr="00A742BE">
        <w:rPr>
          <w:rFonts w:ascii="Arial" w:eastAsia="Arial" w:hAnsi="Arial" w:cs="Arial"/>
          <w:color w:val="0070C0"/>
          <w:spacing w:val="13"/>
          <w:sz w:val="18"/>
          <w:szCs w:val="18"/>
          <w:lang w:val="hu-HU" w:eastAsia="en-US" w:bidi="ar-SA"/>
        </w:rPr>
        <w:t>{</w:t>
      </w:r>
      <w:r w:rsidR="00AC5E1D">
        <w:rPr>
          <w:rFonts w:ascii="Arial" w:eastAsia="Arial" w:hAnsi="Arial" w:cs="Arial"/>
          <w:color w:val="0070C0"/>
          <w:spacing w:val="13"/>
          <w:sz w:val="18"/>
          <w:szCs w:val="18"/>
          <w:lang w:val="hu-HU" w:eastAsia="en-US" w:bidi="ar-SA"/>
        </w:rPr>
        <w:t>d</w:t>
      </w:r>
      <w:r w:rsidR="00AC5E1D">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r>
        <w:rPr>
          <w:rFonts w:ascii="Arial" w:eastAsia="Arial" w:hAnsi="Arial" w:cs="Arial"/>
          <w:spacing w:val="-34"/>
          <w:sz w:val="22"/>
          <w:szCs w:val="22"/>
          <w:lang w:val="hu-HU" w:eastAsia="en-US" w:bidi="ar-SA"/>
        </w:rPr>
        <w:t xml:space="preserve"> </w:t>
      </w:r>
      <w:r>
        <w:rPr>
          <w:rFonts w:ascii="Arial" w:eastAsia="Arial" w:hAnsi="Arial" w:cs="Arial"/>
          <w:sz w:val="22"/>
          <w:szCs w:val="22"/>
          <w:lang w:val="hu-HU" w:eastAsia="en-US" w:bidi="ar-SA"/>
        </w:rPr>
        <w:t>nyilvántartási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3715FA" w:rsidP="00A742BE">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(ha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helyen</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egyéni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vállalkozóként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üzleti</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tevékenységet</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végez)</w:t>
      </w:r>
    </w:p>
    <w:p w:rsidR="003715FA">
      <w:pPr>
        <w:widowControl w:val="0"/>
        <w:autoSpaceDE w:val="0"/>
        <w:autoSpaceDN w:val="0"/>
        <w:spacing w:before="36"/>
        <w:rPr>
          <w:rFonts w:ascii="Arial" w:eastAsia="Arial" w:hAnsi="Arial" w:cs="Arial"/>
          <w:sz w:val="18"/>
          <w:szCs w:val="22"/>
          <w:lang w:val="hu-HU" w:eastAsia="en-US" w:bidi="ar-SA"/>
        </w:rPr>
      </w:pPr>
    </w:p>
    <w:p w:rsidR="003715FA">
      <w:pPr>
        <w:pStyle w:val="Heading4"/>
        <w:keepNext w:val="0"/>
        <w:widowControl w:val="0"/>
        <w:numPr>
          <w:ilvl w:val="1"/>
          <w:numId w:val="15"/>
        </w:numPr>
        <w:tabs>
          <w:tab w:val="left" w:pos="710"/>
        </w:tabs>
        <w:autoSpaceDE w:val="0"/>
        <w:autoSpaceDN w:val="0"/>
        <w:ind w:left="710" w:hanging="567"/>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2"/>
          <w:sz w:val="22"/>
          <w:szCs w:val="22"/>
          <w:lang w:val="hu-HU" w:eastAsia="en-US" w:bidi="ar-SA"/>
        </w:rPr>
        <w:t xml:space="preserve"> személy</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Cég</w:t>
      </w:r>
      <w:r>
        <w:rPr>
          <w:rFonts w:ascii="Arial" w:eastAsia="Arial" w:hAnsi="Arial" w:cs="Arial"/>
          <w:spacing w:val="73"/>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1"/>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rPr>
          <w:rFonts w:ascii="Arial" w:eastAsia="Arial" w:hAnsi="Arial" w:cs="Arial"/>
          <w:color w:val="0070C0"/>
          <w:spacing w:val="-2"/>
          <w:sz w:val="22"/>
          <w:szCs w:val="22"/>
          <w:lang w:val="hu-HU" w:eastAsia="en-US" w:bidi="ar-SA"/>
        </w:rPr>
      </w:pPr>
      <w:r>
        <w:rPr>
          <w:rFonts w:ascii="Arial" w:eastAsia="Arial" w:hAnsi="Arial" w:cs="Arial"/>
          <w:sz w:val="22"/>
          <w:szCs w:val="22"/>
          <w:lang w:val="hu-HU" w:eastAsia="en-US" w:bidi="ar-SA"/>
        </w:rPr>
        <w:t>Székhely</w:t>
      </w:r>
      <w:r>
        <w:rPr>
          <w:rFonts w:ascii="Arial" w:eastAsia="Arial" w:hAnsi="Arial" w:cs="Arial"/>
          <w:spacing w:val="62"/>
          <w:w w:val="150"/>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8"/>
          <w:w w:val="150"/>
          <w:sz w:val="22"/>
          <w:szCs w:val="22"/>
          <w:lang w:val="hu-HU" w:eastAsia="en-US" w:bidi="ar-SA"/>
        </w:rPr>
        <w:t xml:space="preserve"> </w:t>
      </w:r>
    </w:p>
    <w:p w:rsidR="00A742BE" w:rsidP="00A742BE">
      <w:pPr>
        <w:widowControl w:val="0"/>
        <w:autoSpaceDE w:val="0"/>
        <w:autoSpaceDN w:val="0"/>
        <w:ind w:left="143"/>
        <w:rPr>
          <w:rFonts w:ascii="Arial" w:eastAsia="Arial" w:hAnsi="Arial" w:cs="Arial"/>
          <w:sz w:val="22"/>
          <w:szCs w:val="22"/>
          <w:lang w:val="hu-HU" w:eastAsia="en-US" w:bidi="ar-SA"/>
        </w:rPr>
      </w:pP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7"/>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z w:val="22"/>
          <w:szCs w:val="22"/>
          <w:lang w:val="hu-HU" w:eastAsia="en-US" w:bidi="ar-SA"/>
        </w:rPr>
        <w:t>:</w:t>
      </w:r>
      <w:r>
        <w:rPr>
          <w:rFonts w:ascii="Arial" w:eastAsia="Arial" w:hAnsi="Arial" w:cs="Arial"/>
          <w:spacing w:val="59"/>
          <w:w w:val="15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jc w:val="both"/>
        <w:rPr>
          <w:rFonts w:ascii="Arial" w:eastAsia="Arial" w:hAnsi="Arial" w:cs="Arial"/>
          <w:sz w:val="22"/>
          <w:szCs w:val="22"/>
          <w:lang w:val="hu-HU" w:eastAsia="en-US" w:bidi="ar-SA"/>
        </w:rPr>
      </w:pPr>
      <w:r>
        <w:rPr>
          <w:rFonts w:ascii="Arial" w:eastAsia="Arial" w:hAnsi="Arial" w:cs="Arial"/>
          <w:sz w:val="22"/>
          <w:szCs w:val="22"/>
          <w:lang w:val="hu-HU" w:eastAsia="en-US" w:bidi="ar-SA"/>
        </w:rPr>
        <w:t>Számlavezető pénzintézet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számlaszámuk</w:t>
      </w:r>
      <w:r>
        <w:rPr>
          <w:rFonts w:ascii="Arial" w:eastAsia="Arial" w:hAnsi="Arial" w:cs="Arial"/>
          <w:sz w:val="22"/>
          <w:szCs w:val="22"/>
          <w:lang w:val="hu-HU" w:eastAsia="en-US" w:bidi="ar-SA"/>
        </w:rPr>
        <w:t>:</w:t>
      </w:r>
      <w:r>
        <w:rPr>
          <w:rFonts w:ascii="Arial" w:eastAsia="Arial" w:hAnsi="Arial" w:cs="Arial"/>
          <w:spacing w:val="2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Adószáma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13"/>
          <w:sz w:val="22"/>
          <w:szCs w:val="22"/>
          <w:lang w:val="hu-HU" w:eastAsia="en-US" w:bidi="ar-SA"/>
        </w:rPr>
        <w:t xml:space="preserve"> </w:t>
      </w:r>
      <w:r w:rsidRPr="00A742BE">
        <w:rPr>
          <w:rFonts w:ascii="Arial" w:eastAsia="Arial" w:hAnsi="Arial" w:cs="Arial"/>
          <w:color w:val="0070C0"/>
          <w:spacing w:val="13"/>
          <w:sz w:val="22"/>
          <w:szCs w:val="22"/>
          <w:lang w:val="hu-HU" w:eastAsia="en-US" w:bidi="ar-SA"/>
        </w:rPr>
        <w:t>{</w:t>
      </w:r>
      <w:r w:rsidR="00AC5E1D">
        <w:rPr>
          <w:rFonts w:ascii="Arial" w:eastAsia="Arial" w:hAnsi="Arial" w:cs="Arial"/>
          <w:color w:val="0070C0"/>
          <w:spacing w:val="13"/>
          <w:sz w:val="22"/>
          <w:szCs w:val="22"/>
          <w:lang w:val="hu-HU" w:eastAsia="en-US" w:bidi="ar-SA"/>
        </w:rPr>
        <w:t>d</w:t>
      </w:r>
      <w:r w:rsidR="00AC5E1D">
        <w:rPr>
          <w:rFonts w:ascii="Arial" w:eastAsia="Arial" w:hAnsi="Arial" w:cs="Arial"/>
          <w:color w:val="0070C0"/>
          <w:spacing w:val="13"/>
          <w:sz w:val="22"/>
          <w:szCs w:val="22"/>
          <w:lang w:val="hu-HU" w:eastAsia="en-US" w:bidi="ar-SA"/>
        </w:rPr>
        <w:t>.</w:t>
      </w:r>
      <w:r w:rsidRPr="00A742BE">
        <w:rPr>
          <w:rFonts w:ascii="Arial" w:eastAsia="Arial" w:hAnsi="Arial" w:cs="Arial"/>
          <w:color w:val="0070C0"/>
          <w:spacing w:val="-2"/>
          <w:sz w:val="22"/>
          <w:szCs w:val="22"/>
          <w:lang w:val="hu-HU" w:eastAsia="en-US" w:bidi="ar-SA"/>
        </w:rPr>
        <w:t>Project</w:t>
      </w:r>
      <w:r w:rsidRPr="00A742BE">
        <w:rPr>
          <w:rFonts w:ascii="Arial" w:eastAsia="Arial" w:hAnsi="Arial" w:cs="Arial"/>
          <w:color w:val="0070C0"/>
          <w:spacing w:val="-2"/>
          <w:sz w:val="22"/>
          <w:szCs w:val="22"/>
          <w:lang w:val="hu-HU" w:eastAsia="en-US" w:bidi="ar-SA"/>
        </w:rPr>
        <w:t>.Adoszam</w:t>
      </w:r>
      <w:r w:rsidRPr="00A742BE">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t>Cégjegyzék</w:t>
      </w:r>
      <w:r w:rsidR="00C400B7">
        <w:rPr>
          <w:rFonts w:ascii="Arial" w:eastAsia="Arial" w:hAnsi="Arial" w:cs="Arial"/>
          <w:spacing w:val="-9"/>
          <w:sz w:val="22"/>
          <w:szCs w:val="22"/>
          <w:lang w:val="hu-HU" w:eastAsia="en-US" w:bidi="ar-SA"/>
        </w:rPr>
        <w:t xml:space="preserve"> </w:t>
      </w:r>
      <w:r w:rsidR="00C400B7">
        <w:rPr>
          <w:rFonts w:ascii="Arial" w:eastAsia="Arial" w:hAnsi="Arial" w:cs="Arial"/>
          <w:sz w:val="22"/>
          <w:szCs w:val="22"/>
          <w:lang w:val="hu-HU" w:eastAsia="en-US" w:bidi="ar-SA"/>
        </w:rPr>
        <w:t>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4"/>
          <w:sz w:val="22"/>
          <w:szCs w:val="22"/>
          <w:lang w:val="hu-HU" w:eastAsia="en-US" w:bidi="ar-SA"/>
        </w:rPr>
        <w:t xml:space="preserve"> </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 címe</w:t>
      </w:r>
      <w:r w:rsidR="00C400B7">
        <w:rPr>
          <w:rFonts w:ascii="Arial" w:eastAsia="Arial" w:hAnsi="Arial" w:cs="Arial"/>
          <w:spacing w:val="-17"/>
          <w:sz w:val="22"/>
          <w:szCs w:val="22"/>
          <w:lang w:val="hu-HU" w:eastAsia="en-US" w:bidi="ar-SA"/>
        </w:rPr>
        <w:t xml:space="preserve"> </w:t>
      </w:r>
      <w:r w:rsidR="00C400B7">
        <w:rPr>
          <w:rFonts w:ascii="Arial" w:eastAsia="Arial" w:hAnsi="Arial" w:cs="Arial"/>
          <w:sz w:val="22"/>
          <w:szCs w:val="22"/>
          <w:lang w:val="hu-HU" w:eastAsia="en-US" w:bidi="ar-SA"/>
        </w:rPr>
        <w:t>e-számla küldéséhez (kötelező adat)</w:t>
      </w:r>
      <w:r w:rsidR="00C400B7">
        <w:rPr>
          <w:rFonts w:ascii="Arial" w:eastAsia="Arial" w:hAnsi="Arial" w:cs="Arial"/>
          <w:sz w:val="22"/>
          <w:szCs w:val="22"/>
          <w:lang w:val="hu-HU" w:eastAsia="en-US" w:bidi="ar-SA"/>
        </w:rPr>
        <w:t>:</w:t>
      </w:r>
      <w:r w:rsidR="00C400B7">
        <w:rPr>
          <w:rFonts w:ascii="Arial" w:eastAsia="Arial" w:hAnsi="Arial" w:cs="Arial"/>
          <w:spacing w:val="40"/>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z w:val="22"/>
          <w:szCs w:val="22"/>
          <w:lang w:val="hu-HU" w:eastAsia="en-US" w:bidi="ar-SA"/>
        </w:rPr>
        <w:t xml:space="preserve">.................................................................... </w:t>
      </w:r>
      <w:r>
        <w:rPr>
          <w:rFonts w:ascii="Arial" w:eastAsia="Arial" w:hAnsi="Arial" w:cs="Arial"/>
          <w:sz w:val="22"/>
          <w:szCs w:val="22"/>
          <w:lang w:val="hu-HU" w:eastAsia="en-US" w:bidi="ar-SA"/>
        </w:rPr>
        <w:t xml:space="preserve"> </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tabs>
          <w:tab w:val="left" w:pos="4820"/>
        </w:tabs>
        <w:autoSpaceDE w:val="0"/>
        <w:autoSpaceDN w:val="0"/>
        <w:ind w:right="177"/>
        <w:rPr>
          <w:rFonts w:ascii="Arial" w:eastAsia="Arial" w:hAnsi="Arial" w:cs="Arial"/>
          <w:spacing w:val="-2"/>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Kapcsolattartó</w:t>
      </w:r>
      <w:r w:rsidR="00C400B7">
        <w:rPr>
          <w:rFonts w:ascii="Arial" w:eastAsia="Arial" w:hAnsi="Arial" w:cs="Arial"/>
          <w:spacing w:val="32"/>
          <w:sz w:val="22"/>
          <w:szCs w:val="22"/>
          <w:lang w:val="hu-HU" w:eastAsia="en-US" w:bidi="ar-SA"/>
        </w:rPr>
        <w:t xml:space="preserve"> </w:t>
      </w:r>
      <w:r w:rsidR="00C400B7">
        <w:rPr>
          <w:rFonts w:ascii="Arial" w:eastAsia="Arial" w:hAnsi="Arial" w:cs="Arial"/>
          <w:sz w:val="22"/>
          <w:szCs w:val="22"/>
          <w:lang w:val="hu-HU" w:eastAsia="en-US" w:bidi="ar-SA"/>
        </w:rPr>
        <w:t>neve</w:t>
      </w:r>
      <w:r w:rsidR="00C400B7">
        <w:rPr>
          <w:rFonts w:ascii="Arial" w:eastAsia="Arial" w:hAnsi="Arial" w:cs="Arial"/>
          <w:sz w:val="22"/>
          <w:szCs w:val="22"/>
          <w:vertAlign w:val="superscript"/>
          <w:lang w:val="hu-HU" w:eastAsia="en-US" w:bidi="ar-SA"/>
        </w:rPr>
        <w:t>1a,</w:t>
      </w:r>
      <w:r w:rsidR="00C400B7">
        <w:rPr>
          <w:rFonts w:ascii="Arial" w:eastAsia="Arial" w:hAnsi="Arial" w:cs="Arial"/>
          <w:sz w:val="22"/>
          <w:szCs w:val="22"/>
          <w:lang w:val="hu-HU" w:eastAsia="en-US" w:bidi="ar-SA"/>
        </w:rPr>
        <w:t xml:space="preserve"> </w:t>
      </w:r>
      <w:r w:rsidR="00C400B7">
        <w:rPr>
          <w:rFonts w:ascii="Arial" w:eastAsia="Arial" w:hAnsi="Arial" w:cs="Arial"/>
          <w:sz w:val="22"/>
          <w:szCs w:val="22"/>
          <w:vertAlign w:val="superscript"/>
          <w:lang w:val="hu-HU" w:eastAsia="en-US" w:bidi="ar-SA"/>
        </w:rPr>
        <w:t>2,</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69"/>
          <w:w w:val="150"/>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autoSpaceDE w:val="0"/>
        <w:autoSpaceDN w:val="0"/>
        <w:spacing w:before="1"/>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Értesítési</w:t>
      </w:r>
      <w:r w:rsidR="00C400B7">
        <w:rPr>
          <w:rFonts w:ascii="Arial" w:eastAsia="Arial" w:hAnsi="Arial" w:cs="Arial"/>
          <w:spacing w:val="-8"/>
          <w:sz w:val="22"/>
          <w:szCs w:val="22"/>
          <w:lang w:val="hu-HU" w:eastAsia="en-US" w:bidi="ar-SA"/>
        </w:rPr>
        <w:t xml:space="preserve"> </w:t>
      </w:r>
      <w:r w:rsidR="00C400B7">
        <w:rPr>
          <w:rFonts w:ascii="Arial" w:eastAsia="Arial" w:hAnsi="Arial" w:cs="Arial"/>
          <w:sz w:val="22"/>
          <w:szCs w:val="22"/>
          <w:lang w:val="hu-HU" w:eastAsia="en-US" w:bidi="ar-SA"/>
        </w:rPr>
        <w:t>címe</w:t>
      </w:r>
      <w:r w:rsidR="00C400B7">
        <w:rPr>
          <w:rFonts w:ascii="Arial" w:eastAsia="Arial" w:hAnsi="Arial" w:cs="Arial"/>
          <w:sz w:val="22"/>
          <w:szCs w:val="22"/>
          <w:vertAlign w:val="superscript"/>
          <w:lang w:val="hu-HU" w:eastAsia="en-US" w:bidi="ar-SA"/>
        </w:rPr>
        <w:t>1</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eltér</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székhely</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levelezési</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címtől)</w:t>
      </w:r>
      <w:r w:rsidR="00C400B7">
        <w:rPr>
          <w:rFonts w:ascii="Arial" w:eastAsia="Arial" w:hAnsi="Arial" w:cs="Arial"/>
          <w:sz w:val="22"/>
          <w:szCs w:val="22"/>
          <w:lang w:val="hu-HU" w:eastAsia="en-US" w:bidi="ar-SA"/>
        </w:rPr>
        <w:t>:</w:t>
      </w:r>
      <w:r w:rsidR="00C400B7">
        <w:rPr>
          <w:rFonts w:ascii="Arial" w:eastAsia="Arial" w:hAnsi="Arial" w:cs="Arial"/>
          <w:spacing w:val="34"/>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Telefonszáma</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38"/>
          <w:sz w:val="22"/>
          <w:szCs w:val="22"/>
          <w:lang w:val="hu-HU" w:eastAsia="en-US" w:bidi="ar-SA"/>
        </w:rPr>
        <w:t xml:space="preserve"> </w:t>
      </w:r>
    </w:p>
    <w:p w:rsidR="003715FA">
      <w:pPr>
        <w:widowControl w:val="0"/>
        <w:autoSpaceDE w:val="0"/>
        <w:autoSpaceDN w:val="0"/>
        <w:rPr>
          <w:rFonts w:ascii="Arial" w:eastAsia="Arial" w:hAnsi="Arial" w:cs="Arial"/>
          <w:sz w:val="22"/>
          <w:szCs w:val="22"/>
          <w:lang w:val="hu-HU" w:eastAsia="en-US" w:bidi="ar-SA"/>
        </w:rPr>
      </w:pPr>
    </w:p>
    <w:p w:rsidR="00997166" w:rsidP="00997166">
      <w:pPr>
        <w:widowControl w:val="0"/>
        <w:autoSpaceDE w:val="0"/>
        <w:autoSpaceDN w:val="0"/>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E-mail-címe</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71"/>
          <w:sz w:val="22"/>
          <w:szCs w:val="22"/>
          <w:lang w:val="hu-HU" w:eastAsia="en-US" w:bidi="ar-SA"/>
        </w:rPr>
        <w:t xml:space="preserve"> </w:t>
      </w:r>
      <w:r>
        <w:rPr>
          <w:rFonts w:ascii="Arial" w:eastAsia="Arial" w:hAnsi="Arial" w:cs="Arial"/>
          <w:color w:val="0070C0"/>
          <w:sz w:val="26"/>
          <w:szCs w:val="26"/>
          <w:lang w:val="hu-HU" w:eastAsia="en-US" w:bidi="ar-SA"/>
        </w:rPr>
        <w:t xml:space="preserve">                                                             </w:t>
      </w:r>
    </w:p>
    <w:p w:rsidR="00997166" w:rsidP="00997166">
      <w:pPr>
        <w:widowControl w:val="0"/>
        <w:autoSpaceDE w:val="0"/>
        <w:autoSpaceDN w:val="0"/>
        <w:rPr>
          <w:rFonts w:ascii="Arial" w:eastAsia="Arial" w:hAnsi="Arial" w:cs="Arial"/>
          <w:color w:val="0070C0"/>
          <w:sz w:val="26"/>
          <w:szCs w:val="26"/>
          <w:lang w:val="hu-HU" w:eastAsia="en-US" w:bidi="ar-SA"/>
        </w:rPr>
      </w:pPr>
    </w:p>
    <w:p w:rsidR="003715FA" w:rsidP="00997166">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Felhasználási</w:t>
      </w:r>
      <w:r>
        <w:rPr>
          <w:rFonts w:ascii="Arial" w:eastAsia="Arial" w:hAnsi="Arial" w:cs="Arial"/>
          <w:spacing w:val="-15"/>
          <w:sz w:val="22"/>
          <w:szCs w:val="22"/>
          <w:lang w:val="hu-HU" w:eastAsia="en-US" w:bidi="ar-SA"/>
        </w:rPr>
        <w:t xml:space="preserve"> </w:t>
      </w:r>
      <w:r>
        <w:rPr>
          <w:rFonts w:ascii="Arial" w:eastAsia="Arial" w:hAnsi="Arial" w:cs="Arial"/>
          <w:sz w:val="22"/>
          <w:szCs w:val="22"/>
          <w:lang w:val="hu-HU" w:eastAsia="en-US" w:bidi="ar-SA"/>
        </w:rPr>
        <w:t>hely</w:t>
      </w:r>
      <w:r>
        <w:rPr>
          <w:rFonts w:ascii="Arial" w:eastAsia="Arial" w:hAnsi="Arial" w:cs="Arial"/>
          <w:spacing w:val="-11"/>
          <w:sz w:val="22"/>
          <w:szCs w:val="22"/>
          <w:lang w:val="hu-HU" w:eastAsia="en-US" w:bidi="ar-SA"/>
        </w:rPr>
        <w:t xml:space="preserve"> </w:t>
      </w:r>
      <w:r>
        <w:rPr>
          <w:rFonts w:ascii="Arial" w:eastAsia="Arial" w:hAnsi="Arial" w:cs="Arial"/>
          <w:spacing w:val="-2"/>
          <w:sz w:val="22"/>
          <w:szCs w:val="22"/>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pacing w:val="-4"/>
          <w:sz w:val="22"/>
          <w:szCs w:val="22"/>
          <w:lang w:val="hu-HU" w:eastAsia="en-US" w:bidi="ar-SA"/>
        </w:rPr>
        <w:t>Címe</w:t>
      </w:r>
    </w:p>
    <w:p w:rsidR="003715FA">
      <w:pPr>
        <w:widowControl w:val="0"/>
        <w:autoSpaceDE w:val="0"/>
        <w:autoSpaceDN w:val="0"/>
        <w:spacing w:before="29"/>
        <w:rPr>
          <w:rFonts w:ascii="Arial" w:eastAsia="Arial" w:hAnsi="Arial" w:cs="Arial"/>
          <w:b/>
          <w:sz w:val="22"/>
          <w:szCs w:val="22"/>
          <w:lang w:val="hu-HU" w:eastAsia="en-US" w:bidi="ar-SA"/>
        </w:rPr>
      </w:pPr>
    </w:p>
    <w:p w:rsidR="003715FA" w:rsidRPr="00153C36" w:rsidP="00623D59">
      <w:pPr>
        <w:widowControl w:val="0"/>
        <w:tabs>
          <w:tab w:val="left" w:pos="4029"/>
          <w:tab w:val="left" w:pos="8711"/>
        </w:tabs>
        <w:autoSpaceDE w:val="0"/>
        <w:autoSpaceDN w:val="0"/>
        <w:spacing w:before="1" w:line="252" w:lineRule="exact"/>
        <w:rPr>
          <w:rFonts w:ascii="Arial" w:eastAsia="Arial" w:hAnsi="Arial" w:cs="Arial"/>
          <w:color w:val="0070C0"/>
          <w:sz w:val="22"/>
          <w:szCs w:val="22"/>
          <w:lang w:val="hu-HU" w:eastAsia="en-US" w:bidi="ar-SA"/>
        </w:rPr>
      </w:pPr>
      <w:r w:rsidRPr="00153C36">
        <w:rPr>
          <w:rFonts w:ascii="Arial" w:eastAsia="Arial" w:hAnsi="Arial" w:cs="Arial"/>
          <w:b/>
          <w:color w:val="0070C0"/>
          <w:spacing w:val="-2"/>
          <w:sz w:val="22"/>
          <w:szCs w:val="22"/>
          <w:lang w:val="hu-HU" w:eastAsia="en-US" w:bidi="ar-SA"/>
        </w:rPr>
        <w:t>{</w:t>
      </w:r>
      <w:r w:rsidR="00AC5E1D">
        <w:rPr>
          <w:rFonts w:ascii="Arial" w:eastAsia="Arial" w:hAnsi="Arial" w:cs="Arial"/>
          <w:b/>
          <w:color w:val="0070C0"/>
          <w:spacing w:val="-2"/>
          <w:sz w:val="22"/>
          <w:szCs w:val="22"/>
          <w:lang w:val="hu-HU" w:eastAsia="en-US" w:bidi="ar-SA"/>
        </w:rPr>
        <w:t>d</w:t>
      </w:r>
      <w:r w:rsidR="00AC5E1D">
        <w:rPr>
          <w:rFonts w:ascii="Arial" w:eastAsia="Arial" w:hAnsi="Arial" w:cs="Arial"/>
          <w:b/>
          <w:color w:val="0070C0"/>
          <w:spacing w:val="-2"/>
          <w:sz w:val="22"/>
          <w:szCs w:val="22"/>
          <w:lang w:val="hu-HU" w:eastAsia="en-US" w:bidi="ar-SA"/>
        </w:rPr>
        <w:t>.</w:t>
      </w:r>
      <w:r w:rsidRPr="00153C36">
        <w:rPr>
          <w:rFonts w:ascii="Arial" w:eastAsia="Arial" w:hAnsi="Arial" w:cs="Arial"/>
          <w:color w:val="0070C0"/>
          <w:spacing w:val="-2"/>
          <w:sz w:val="8"/>
          <w:szCs w:val="8"/>
          <w:lang w:val="hu-HU" w:eastAsia="en-US" w:bidi="ar-SA"/>
        </w:rPr>
        <w:t>Project</w:t>
      </w:r>
      <w:r w:rsidRPr="00153C36">
        <w:rPr>
          <w:rFonts w:ascii="Arial" w:eastAsia="Arial" w:hAnsi="Arial" w:cs="Arial"/>
          <w:color w:val="0070C0"/>
          <w:spacing w:val="-2"/>
          <w:sz w:val="8"/>
          <w:szCs w:val="8"/>
          <w:lang w:val="hu-HU" w:eastAsia="en-US" w:bidi="ar-SA"/>
        </w:rPr>
        <w:t>.IranyitoSzam</w:t>
      </w:r>
      <w:r w:rsidRPr="00153C36">
        <w:rPr>
          <w:rFonts w:ascii="Arial" w:eastAsia="Arial" w:hAnsi="Arial" w:cs="Arial"/>
          <w:color w:val="0070C0"/>
          <w:spacing w:val="-2"/>
          <w:sz w:val="22"/>
          <w:szCs w:val="22"/>
          <w:lang w:val="hu-HU" w:eastAsia="en-US" w:bidi="ar-SA"/>
        </w:rPr>
        <w:t xml:space="preserve">}           </w:t>
      </w:r>
      <w:r w:rsidR="00B0665F">
        <w:rPr>
          <w:rFonts w:ascii="Arial" w:eastAsia="Arial" w:hAnsi="Arial" w:cs="Arial"/>
          <w:color w:val="0070C0"/>
          <w:spacing w:val="-2"/>
          <w:sz w:val="22"/>
          <w:szCs w:val="22"/>
          <w:lang w:val="hu-HU" w:eastAsia="en-US" w:bidi="ar-SA"/>
        </w:rPr>
        <w:t xml:space="preserve">        </w:t>
      </w:r>
      <w:r w:rsidRPr="00153C36">
        <w:rPr>
          <w:rFonts w:ascii="Arial" w:eastAsia="Arial" w:hAnsi="Arial" w:cs="Arial"/>
          <w:color w:val="0070C0"/>
          <w:spacing w:val="-2"/>
          <w:sz w:val="22"/>
          <w:szCs w:val="22"/>
          <w:lang w:val="hu-HU" w:eastAsia="en-US" w:bidi="ar-SA"/>
        </w:rPr>
        <w:t xml:space="preserve">  {</w:t>
      </w:r>
      <w:r w:rsidR="00AC5E1D">
        <w:rPr>
          <w:rFonts w:ascii="Arial" w:eastAsia="Arial" w:hAnsi="Arial" w:cs="Arial"/>
          <w:color w:val="0070C0"/>
          <w:spacing w:val="-2"/>
          <w:sz w:val="22"/>
          <w:szCs w:val="22"/>
          <w:lang w:val="hu-HU" w:eastAsia="en-US" w:bidi="ar-SA"/>
        </w:rPr>
        <w:t>d.</w:t>
      </w:r>
      <w:r w:rsidRPr="00153C36">
        <w:rPr>
          <w:rFonts w:ascii="Arial" w:eastAsia="Arial" w:hAnsi="Arial" w:cs="Arial"/>
          <w:color w:val="0070C0"/>
          <w:spacing w:val="-2"/>
          <w:sz w:val="22"/>
          <w:szCs w:val="22"/>
          <w:lang w:val="hu-HU" w:eastAsia="en-US" w:bidi="ar-SA"/>
        </w:rPr>
        <w:t>Project.Varos</w:t>
      </w:r>
      <w:r w:rsidRPr="00153C36">
        <w:rPr>
          <w:rFonts w:ascii="Arial" w:eastAsia="Arial" w:hAnsi="Arial" w:cs="Arial"/>
          <w:color w:val="0070C0"/>
          <w:spacing w:val="-2"/>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Pr>
          <w:rFonts w:ascii="Arial" w:eastAsia="Arial" w:hAnsi="Arial" w:cs="Arial"/>
          <w:color w:val="0070C0"/>
          <w:sz w:val="22"/>
          <w:szCs w:val="22"/>
          <w:lang w:val="hu-HU" w:eastAsia="en-US" w:bidi="ar-SA"/>
        </w:rPr>
        <w:t xml:space="preserve">        {</w:t>
      </w:r>
      <w:r w:rsidR="00AC5E1D">
        <w:rPr>
          <w:rFonts w:ascii="Arial" w:eastAsia="Arial" w:hAnsi="Arial" w:cs="Arial"/>
          <w:color w:val="0070C0"/>
          <w:sz w:val="22"/>
          <w:szCs w:val="22"/>
          <w:lang w:val="hu-HU" w:eastAsia="en-US" w:bidi="ar-SA"/>
        </w:rPr>
        <w:t>d.</w:t>
      </w:r>
      <w:r w:rsidRPr="00153C36">
        <w:rPr>
          <w:rFonts w:ascii="Arial" w:eastAsia="Arial" w:hAnsi="Arial" w:cs="Arial"/>
          <w:color w:val="0070C0"/>
          <w:sz w:val="22"/>
          <w:szCs w:val="22"/>
          <w:lang w:val="hu-HU" w:eastAsia="en-US" w:bidi="ar-SA"/>
        </w:rPr>
        <w:t>Project.Utca</w:t>
      </w:r>
      <w:r w:rsidRPr="00153C36">
        <w:rPr>
          <w:rFonts w:ascii="Arial" w:eastAsia="Arial" w:hAnsi="Arial" w:cs="Arial"/>
          <w:color w:val="0070C0"/>
          <w:sz w:val="22"/>
          <w:szCs w:val="22"/>
          <w:lang w:val="hu-HU" w:eastAsia="en-US" w:bidi="ar-SA"/>
        </w:rPr>
        <w:t>}</w:t>
      </w:r>
      <w:r w:rsidRPr="00153C36" w:rsidR="00C400B7">
        <w:rPr>
          <w:rFonts w:ascii="Arial" w:eastAsia="Arial" w:hAnsi="Arial" w:cs="Arial"/>
          <w:color w:val="0070C0"/>
          <w:spacing w:val="46"/>
          <w:sz w:val="22"/>
          <w:szCs w:val="22"/>
          <w:lang w:val="hu-HU" w:eastAsia="en-US" w:bidi="ar-SA"/>
        </w:rPr>
        <w:t xml:space="preserve">  </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Project.Hazszam</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Project.EmeletAjto</w:t>
      </w:r>
      <w:r w:rsidRPr="00153C36">
        <w:rPr>
          <w:rFonts w:ascii="Arial" w:eastAsia="Arial" w:hAnsi="Arial" w:cs="Arial"/>
          <w:color w:val="0070C0"/>
          <w:spacing w:val="46"/>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sidR="00C400B7">
        <w:rPr>
          <w:rFonts w:ascii="Arial" w:eastAsia="Arial" w:hAnsi="Arial" w:cs="Arial"/>
          <w:color w:val="0070C0"/>
          <w:spacing w:val="-2"/>
          <w:sz w:val="22"/>
          <w:szCs w:val="22"/>
          <w:lang w:val="hu-HU" w:eastAsia="en-US" w:bidi="ar-SA"/>
        </w:rPr>
        <w:t>...</w:t>
      </w:r>
    </w:p>
    <w:p w:rsidR="003715FA" w:rsidP="00623D59">
      <w:pPr>
        <w:widowControl w:val="0"/>
        <w:tabs>
          <w:tab w:val="left" w:pos="2220"/>
          <w:tab w:val="left" w:pos="4757"/>
          <w:tab w:val="left" w:pos="6793"/>
          <w:tab w:val="left" w:pos="8838"/>
        </w:tabs>
        <w:autoSpaceDE w:val="0"/>
        <w:autoSpaceDN w:val="0"/>
        <w:spacing w:line="252" w:lineRule="exact"/>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Irsz</w:t>
      </w:r>
      <w:r>
        <w:rPr>
          <w:rFonts w:ascii="Arial" w:eastAsia="Arial" w:hAnsi="Arial" w:cs="Arial"/>
          <w:spacing w:val="-2"/>
          <w:sz w:val="22"/>
          <w:szCs w:val="22"/>
          <w:lang w:val="hu-HU" w:eastAsia="en-US" w:bidi="ar-SA"/>
        </w:rPr>
        <w:t>.</w:t>
      </w:r>
      <w:r w:rsidR="00623D59">
        <w:rPr>
          <w:rFonts w:ascii="Arial" w:eastAsia="Arial" w:hAnsi="Arial" w:cs="Arial"/>
          <w:sz w:val="22"/>
          <w:szCs w:val="22"/>
          <w:lang w:val="hu-HU" w:eastAsia="en-US" w:bidi="ar-SA"/>
        </w:rPr>
        <w:t xml:space="preserve">         </w:t>
      </w:r>
      <w:r w:rsidR="00623D59">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Település</w:t>
      </w:r>
      <w:r>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út/utca/</w:t>
      </w:r>
      <w:r>
        <w:rPr>
          <w:rFonts w:ascii="Arial" w:eastAsia="Arial" w:hAnsi="Arial" w:cs="Arial"/>
          <w:spacing w:val="-2"/>
          <w:sz w:val="22"/>
          <w:szCs w:val="22"/>
          <w:lang w:val="hu-HU" w:eastAsia="en-US" w:bidi="ar-SA"/>
        </w:rPr>
        <w:t>tér</w:t>
      </w:r>
      <w:r w:rsidR="00623D59">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házszám</w:t>
      </w:r>
      <w:r>
        <w:rPr>
          <w:rFonts w:ascii="Arial" w:eastAsia="Arial" w:hAnsi="Arial" w:cs="Arial"/>
          <w:spacing w:val="71"/>
          <w:w w:val="150"/>
          <w:sz w:val="22"/>
          <w:szCs w:val="22"/>
          <w:lang w:val="hu-HU" w:eastAsia="en-US" w:bidi="ar-SA"/>
        </w:rPr>
        <w:t xml:space="preserve"> </w:t>
      </w:r>
      <w:r>
        <w:rPr>
          <w:rFonts w:ascii="Arial" w:eastAsia="Arial" w:hAnsi="Arial" w:cs="Arial"/>
          <w:spacing w:val="-2"/>
          <w:sz w:val="22"/>
          <w:szCs w:val="22"/>
          <w:lang w:val="hu-HU" w:eastAsia="en-US" w:bidi="ar-SA"/>
        </w:rPr>
        <w:t>em./fsz.</w:t>
      </w:r>
      <w:r w:rsidR="00623D59">
        <w:rPr>
          <w:rFonts w:ascii="Arial" w:eastAsia="Arial" w:hAnsi="Arial" w:cs="Arial"/>
          <w:spacing w:val="-2"/>
          <w:sz w:val="22"/>
          <w:szCs w:val="22"/>
          <w:lang w:val="hu-HU" w:eastAsia="en-US" w:bidi="ar-SA"/>
        </w:rPr>
        <w:t xml:space="preserve">            </w:t>
      </w:r>
      <w:r>
        <w:rPr>
          <w:rFonts w:ascii="Arial" w:eastAsia="Arial" w:hAnsi="Arial" w:cs="Arial"/>
          <w:spacing w:val="-2"/>
          <w:sz w:val="22"/>
          <w:szCs w:val="22"/>
          <w:lang w:val="hu-HU" w:eastAsia="en-US" w:bidi="ar-SA"/>
        </w:rPr>
        <w:t>hrsz</w:t>
      </w:r>
      <w:r>
        <w:rPr>
          <w:rFonts w:ascii="Arial" w:eastAsia="Arial" w:hAnsi="Arial" w:cs="Arial"/>
          <w:spacing w:val="-2"/>
          <w:sz w:val="22"/>
          <w:szCs w:val="22"/>
          <w:lang w:val="hu-HU" w:eastAsia="en-US" w:bidi="ar-SA"/>
        </w:rPr>
        <w:t>.</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Felhasználási</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hely</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rendeltetése</w:t>
      </w:r>
    </w:p>
    <w:p w:rsidR="003715FA">
      <w:pPr>
        <w:widowControl w:val="0"/>
        <w:autoSpaceDE w:val="0"/>
        <w:autoSpaceDN w:val="0"/>
        <w:spacing w:before="2"/>
        <w:rPr>
          <w:rFonts w:ascii="Arial" w:eastAsia="Arial" w:hAnsi="Arial" w:cs="Arial"/>
          <w:b/>
          <w:sz w:val="7"/>
          <w:szCs w:val="22"/>
          <w:lang w:val="hu-HU" w:eastAsia="en-US" w:bidi="ar-SA"/>
        </w:rPr>
      </w:pPr>
    </w:p>
    <w:tbl>
      <w:tblPr>
        <w:tblStyle w:val="TableNormal00"/>
        <w:tblW w:w="0" w:type="auto"/>
        <w:tblInd w:w="101" w:type="dxa"/>
        <w:tblLayout w:type="fixed"/>
        <w:tblLook w:val="01E0"/>
      </w:tblPr>
      <w:tblGrid>
        <w:gridCol w:w="2702"/>
        <w:gridCol w:w="2916"/>
        <w:gridCol w:w="2307"/>
      </w:tblGrid>
      <w:tr>
        <w:tblPrEx>
          <w:tblW w:w="0" w:type="auto"/>
          <w:tblInd w:w="101" w:type="dxa"/>
          <w:tblLayout w:type="fixed"/>
          <w:tblLook w:val="01E0"/>
        </w:tblPrEx>
        <w:trPr>
          <w:trHeight w:val="266"/>
        </w:trPr>
        <w:tc>
          <w:tcPr>
            <w:tcW w:w="2702" w:type="dxa"/>
          </w:tcPr>
          <w:p w:rsidR="003715FA" w:rsidP="009A2079">
            <w:pPr>
              <w:tabs>
                <w:tab w:val="left" w:pos="320"/>
              </w:tabs>
              <w:spacing w:line="246" w:lineRule="exact"/>
              <w:ind w:left="49"/>
              <w:rPr>
                <w:rFonts w:ascii="Arial" w:eastAsia="Arial" w:hAnsi="Arial" w:cs="Arial"/>
                <w:lang w:val="hu-HU" w:bidi="ar-SA"/>
              </w:rPr>
            </w:pPr>
            <w:r>
              <w:rPr>
                <w:rFonts w:ascii="Arial" w:eastAsia="Arial" w:hAnsi="Arial" w:cs="Arial"/>
                <w:lang w:val="hu-HU" w:bidi="ar-SA"/>
              </w:rPr>
              <w:t>{d.Project.RendeltetesLakasHaz}</w:t>
            </w:r>
            <w:r w:rsidR="00C400B7">
              <w:rPr>
                <w:rFonts w:ascii="Arial" w:eastAsia="Arial" w:hAnsi="Arial" w:cs="Arial"/>
                <w:lang w:val="hu-HU" w:bidi="ar-SA"/>
              </w:rPr>
              <w:t>Lakás</w:t>
            </w:r>
            <w:r w:rsidR="00C400B7">
              <w:rPr>
                <w:rFonts w:ascii="Arial" w:eastAsia="Arial" w:hAnsi="Arial" w:cs="Arial"/>
                <w:spacing w:val="-3"/>
                <w:lang w:val="hu-HU" w:bidi="ar-SA"/>
              </w:rPr>
              <w:t xml:space="preserve"> </w:t>
            </w:r>
            <w:r w:rsidR="00C400B7">
              <w:rPr>
                <w:rFonts w:ascii="Arial" w:eastAsia="Arial" w:hAnsi="Arial" w:cs="Arial"/>
                <w:lang w:val="hu-HU" w:bidi="ar-SA"/>
              </w:rPr>
              <w:t>/</w:t>
            </w:r>
            <w:r w:rsidR="00C400B7">
              <w:rPr>
                <w:rFonts w:ascii="Arial" w:eastAsia="Arial" w:hAnsi="Arial" w:cs="Arial"/>
                <w:spacing w:val="1"/>
                <w:lang w:val="hu-HU" w:bidi="ar-SA"/>
              </w:rPr>
              <w:t xml:space="preserve"> </w:t>
            </w:r>
            <w:r w:rsidR="00C400B7">
              <w:rPr>
                <w:rFonts w:ascii="Arial" w:eastAsia="Arial" w:hAnsi="Arial" w:cs="Arial"/>
                <w:spacing w:val="-5"/>
                <w:lang w:val="hu-HU" w:bidi="ar-SA"/>
              </w:rPr>
              <w:t>ház</w:t>
            </w:r>
          </w:p>
        </w:tc>
        <w:tc>
          <w:tcPr>
            <w:tcW w:w="2916" w:type="dxa"/>
          </w:tcPr>
          <w:p w:rsidR="003715FA">
            <w:pPr>
              <w:numPr>
                <w:ilvl w:val="0"/>
                <w:numId w:val="16"/>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{d.Project.RendeltetesIrodaUzletRendelo}Iroda</w:t>
            </w:r>
            <w:r>
              <w:rPr>
                <w:rFonts w:ascii="Arial" w:eastAsia="Arial" w:hAnsi="Arial" w:cs="Arial"/>
                <w:spacing w:val="-4"/>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lang w:val="hu-HU" w:bidi="ar-SA"/>
              </w:rPr>
              <w:t>üzlet</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rendelő</w:t>
            </w:r>
          </w:p>
        </w:tc>
        <w:tc>
          <w:tcPr>
            <w:tcW w:w="2307" w:type="dxa"/>
          </w:tcPr>
          <w:p w:rsidR="003715FA">
            <w:pPr>
              <w:numPr>
                <w:ilvl w:val="0"/>
                <w:numId w:val="17"/>
              </w:numPr>
              <w:tabs>
                <w:tab w:val="left" w:pos="386"/>
              </w:tabs>
              <w:spacing w:line="246" w:lineRule="exact"/>
              <w:ind w:left="386" w:hanging="282"/>
              <w:rPr>
                <w:rFonts w:ascii="Arial" w:eastAsia="Arial" w:hAnsi="Arial" w:cs="Arial"/>
                <w:lang w:val="hu-HU" w:bidi="ar-SA"/>
              </w:rPr>
            </w:pPr>
            <w:r>
              <w:rPr>
                <w:rFonts w:ascii="Arial" w:eastAsia="Arial" w:hAnsi="Arial" w:cs="Arial"/>
                <w:lang w:val="hu-HU" w:bidi="ar-SA"/>
              </w:rPr>
              <w:t>{d.Project.RendeltetesIpariUzemiTerulet}Ipari</w:t>
            </w:r>
            <w:r>
              <w:rPr>
                <w:rFonts w:ascii="Arial" w:eastAsia="Arial" w:hAnsi="Arial" w:cs="Arial"/>
                <w:spacing w:val="-7"/>
                <w:lang w:val="hu-HU" w:bidi="ar-SA"/>
              </w:rPr>
              <w:t xml:space="preserve"> </w:t>
            </w:r>
            <w:r>
              <w:rPr>
                <w:rFonts w:ascii="Arial" w:eastAsia="Arial" w:hAnsi="Arial" w:cs="Arial"/>
                <w:lang w:val="hu-HU" w:bidi="ar-SA"/>
              </w:rPr>
              <w:t>/</w:t>
            </w:r>
            <w:r>
              <w:rPr>
                <w:rFonts w:ascii="Arial" w:eastAsia="Arial" w:hAnsi="Arial" w:cs="Arial"/>
                <w:spacing w:val="-2"/>
                <w:lang w:val="hu-HU" w:bidi="ar-SA"/>
              </w:rPr>
              <w:t xml:space="preserve"> </w:t>
            </w:r>
            <w:r>
              <w:rPr>
                <w:rFonts w:ascii="Arial" w:eastAsia="Arial" w:hAnsi="Arial" w:cs="Arial"/>
                <w:lang w:val="hu-HU" w:bidi="ar-SA"/>
              </w:rPr>
              <w:t>üzemi</w:t>
            </w:r>
            <w:r>
              <w:rPr>
                <w:rFonts w:ascii="Arial" w:eastAsia="Arial" w:hAnsi="Arial" w:cs="Arial"/>
                <w:spacing w:val="-6"/>
                <w:lang w:val="hu-HU" w:bidi="ar-SA"/>
              </w:rPr>
              <w:t xml:space="preserve"> </w:t>
            </w:r>
            <w:r>
              <w:rPr>
                <w:rFonts w:ascii="Arial" w:eastAsia="Arial" w:hAnsi="Arial" w:cs="Arial"/>
                <w:spacing w:val="-2"/>
                <w:lang w:val="hu-HU" w:bidi="ar-SA"/>
              </w:rPr>
              <w:t>terület</w:t>
            </w:r>
          </w:p>
        </w:tc>
      </w:tr>
      <w:tr>
        <w:tblPrEx>
          <w:tblW w:w="0" w:type="auto"/>
          <w:tblInd w:w="101" w:type="dxa"/>
          <w:tblLayout w:type="fixed"/>
          <w:tblLook w:val="01E0"/>
        </w:tblPrEx>
        <w:trPr>
          <w:trHeight w:val="285"/>
        </w:trPr>
        <w:tc>
          <w:tcPr>
            <w:tcW w:w="2702" w:type="dxa"/>
          </w:tcPr>
          <w:p w:rsidR="003715FA">
            <w:pPr>
              <w:numPr>
                <w:ilvl w:val="0"/>
                <w:numId w:val="18"/>
              </w:numPr>
              <w:tabs>
                <w:tab w:val="left" w:pos="332"/>
              </w:tabs>
              <w:spacing w:line="266" w:lineRule="exact"/>
              <w:ind w:left="332" w:hanging="282"/>
              <w:rPr>
                <w:rFonts w:ascii="Arial" w:eastAsia="Arial" w:hAnsi="Arial" w:cs="Arial"/>
                <w:lang w:val="hu-HU" w:bidi="ar-SA"/>
              </w:rPr>
            </w:pPr>
            <w:r>
              <w:rPr>
                <w:rFonts w:ascii="Arial" w:eastAsia="Arial" w:hAnsi="Arial" w:cs="Arial"/>
                <w:lang w:val="hu-HU" w:bidi="ar-SA"/>
              </w:rPr>
              <w:t>{d.Project.RendeltetesZartkertPinceTanya}Zártkert</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w:t>
            </w:r>
            <w:r>
              <w:rPr>
                <w:rFonts w:ascii="Arial" w:eastAsia="Arial" w:hAnsi="Arial" w:cs="Arial"/>
                <w:lang w:val="hu-HU" w:bidi="ar-SA"/>
              </w:rPr>
              <w:t>pince</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tanya</w:t>
            </w:r>
          </w:p>
        </w:tc>
        <w:tc>
          <w:tcPr>
            <w:tcW w:w="2916" w:type="dxa"/>
          </w:tcPr>
          <w:p w:rsidR="003715FA">
            <w:pPr>
              <w:numPr>
                <w:ilvl w:val="0"/>
                <w:numId w:val="19"/>
              </w:numPr>
              <w:tabs>
                <w:tab w:val="left" w:pos="464"/>
              </w:tabs>
              <w:spacing w:line="266" w:lineRule="exact"/>
              <w:ind w:left="464" w:hanging="282"/>
              <w:rPr>
                <w:rFonts w:ascii="Arial" w:eastAsia="Arial" w:hAnsi="Arial" w:cs="Arial"/>
                <w:lang w:val="hu-HU" w:bidi="ar-SA"/>
              </w:rPr>
            </w:pPr>
            <w:r>
              <w:rPr>
                <w:rFonts w:ascii="Arial" w:eastAsia="Arial" w:hAnsi="Arial" w:cs="Arial"/>
                <w:lang w:val="hu-HU" w:bidi="ar-SA"/>
              </w:rPr>
              <w:t>{d.Project.RendeltetesUduloNyaralo}Üdülő</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nyaraló</w:t>
            </w:r>
          </w:p>
        </w:tc>
        <w:tc>
          <w:tcPr>
            <w:tcW w:w="2307" w:type="dxa"/>
          </w:tcPr>
          <w:p w:rsidR="003715FA">
            <w:pPr>
              <w:numPr>
                <w:ilvl w:val="0"/>
                <w:numId w:val="20"/>
              </w:numPr>
              <w:tabs>
                <w:tab w:val="left" w:pos="384"/>
              </w:tabs>
              <w:spacing w:line="266" w:lineRule="exact"/>
              <w:ind w:left="384" w:hanging="280"/>
              <w:rPr>
                <w:rFonts w:ascii="Arial" w:eastAsia="Arial" w:hAnsi="Arial" w:cs="Arial"/>
                <w:lang w:val="hu-HU" w:bidi="ar-SA"/>
              </w:rPr>
            </w:pPr>
            <w:r>
              <w:rPr>
                <w:rFonts w:ascii="Arial" w:eastAsia="Arial" w:hAnsi="Arial" w:cs="Arial"/>
                <w:spacing w:val="-2"/>
                <w:lang w:val="hu-HU" w:bidi="ar-SA"/>
              </w:rPr>
              <w:t>{d.Project.RendeltetesGarazs}Garázs</w:t>
            </w:r>
          </w:p>
        </w:tc>
      </w:tr>
      <w:tr>
        <w:tblPrEx>
          <w:tblW w:w="0" w:type="auto"/>
          <w:tblInd w:w="101" w:type="dxa"/>
          <w:tblLayout w:type="fixed"/>
          <w:tblLook w:val="01E0"/>
        </w:tblPrEx>
        <w:trPr>
          <w:trHeight w:val="266"/>
        </w:trPr>
        <w:tc>
          <w:tcPr>
            <w:tcW w:w="2702" w:type="dxa"/>
          </w:tcPr>
          <w:p w:rsidR="003715FA">
            <w:pPr>
              <w:numPr>
                <w:ilvl w:val="0"/>
                <w:numId w:val="21"/>
              </w:numPr>
              <w:tabs>
                <w:tab w:val="left" w:pos="332"/>
              </w:tabs>
              <w:spacing w:line="246" w:lineRule="exact"/>
              <w:ind w:left="332" w:hanging="282"/>
              <w:rPr>
                <w:rFonts w:ascii="Arial" w:eastAsia="Arial" w:hAnsi="Arial" w:cs="Arial"/>
                <w:lang w:val="hu-HU" w:bidi="ar-SA"/>
              </w:rPr>
            </w:pPr>
            <w:r>
              <w:rPr>
                <w:rFonts w:ascii="Arial" w:eastAsia="Arial" w:hAnsi="Arial" w:cs="Arial"/>
                <w:lang w:val="hu-HU" w:bidi="ar-SA"/>
              </w:rPr>
              <w:t>{d.Project.RendeltetesTarsashaziKozosseg}Társasházi</w:t>
            </w:r>
            <w:r>
              <w:rPr>
                <w:rFonts w:ascii="Arial" w:eastAsia="Arial" w:hAnsi="Arial" w:cs="Arial"/>
                <w:spacing w:val="-11"/>
                <w:lang w:val="hu-HU" w:bidi="ar-SA"/>
              </w:rPr>
              <w:t xml:space="preserve"> </w:t>
            </w:r>
            <w:r>
              <w:rPr>
                <w:rFonts w:ascii="Arial" w:eastAsia="Arial" w:hAnsi="Arial" w:cs="Arial"/>
                <w:spacing w:val="-2"/>
                <w:lang w:val="hu-HU" w:bidi="ar-SA"/>
              </w:rPr>
              <w:t>közösség</w:t>
            </w:r>
          </w:p>
        </w:tc>
        <w:tc>
          <w:tcPr>
            <w:tcW w:w="2916" w:type="dxa"/>
          </w:tcPr>
          <w:p w:rsidR="003715FA">
            <w:pPr>
              <w:numPr>
                <w:ilvl w:val="0"/>
                <w:numId w:val="22"/>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{d.Project.RendeltetesEgyeb}Egyéb</w:t>
            </w:r>
            <w:r>
              <w:rPr>
                <w:rFonts w:ascii="Arial" w:eastAsia="Arial" w:hAnsi="Arial" w:cs="Arial"/>
                <w:lang w:val="hu-HU" w:bidi="ar-SA"/>
              </w:rPr>
              <w:t>:</w:t>
            </w:r>
            <w:r>
              <w:rPr>
                <w:rFonts w:ascii="Arial" w:eastAsia="Arial" w:hAnsi="Arial" w:cs="Arial"/>
                <w:spacing w:val="-5"/>
                <w:lang w:val="hu-HU" w:bidi="ar-SA"/>
              </w:rPr>
              <w:t xml:space="preserve"> </w:t>
            </w:r>
            <w:r>
              <w:rPr>
                <w:rFonts w:ascii="Arial" w:eastAsia="Arial" w:hAnsi="Arial" w:cs="Arial"/>
                <w:spacing w:val="-2"/>
                <w:lang w:val="hu-HU" w:bidi="ar-SA"/>
              </w:rPr>
              <w:t>…</w:t>
            </w:r>
            <w:r>
              <w:rPr>
                <w:rFonts w:ascii="Arial" w:eastAsia="Arial" w:hAnsi="Arial" w:cs="Arial"/>
                <w:spacing w:val="-2"/>
                <w:lang w:val="hu-HU" w:bidi="ar-SA"/>
              </w:rPr>
              <w:t>{d.Project.RendeltetesEgyebSzoveg}</w:t>
            </w:r>
          </w:p>
        </w:tc>
        <w:tc>
          <w:tcPr>
            <w:tcW w:w="2307" w:type="dxa"/>
          </w:tcPr>
          <w:p w:rsidR="003715FA">
            <w:pPr>
              <w:rPr>
                <w:rFonts w:ascii="Times New Roman" w:eastAsia="Arial" w:hAnsi="Arial" w:cs="Arial"/>
                <w:sz w:val="18"/>
                <w:lang w:val="hu-HU" w:bidi="ar-SA"/>
              </w:rPr>
            </w:pPr>
          </w:p>
        </w:tc>
      </w:tr>
    </w:tbl>
    <w:p w:rsidR="003715FA">
      <w:pPr>
        <w:widowControl w:val="0"/>
        <w:autoSpaceDE w:val="0"/>
        <w:autoSpaceDN w:val="0"/>
        <w:spacing w:before="76"/>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Csoportos</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mérőhely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esetén</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helyek</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{d.Project.RendeltetesCsoportosDb} db</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Igénybejelentő</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jogcíme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felhasználási</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helyen</w:t>
      </w:r>
    </w:p>
    <w:p w:rsidR="003715FA" w:rsidP="009A2079">
      <w:pPr>
        <w:pStyle w:val="ListParagraph"/>
        <w:widowControl w:val="0"/>
        <w:tabs>
          <w:tab w:val="left" w:pos="425"/>
          <w:tab w:val="left" w:pos="2978"/>
          <w:tab w:val="left" w:pos="5815"/>
        </w:tabs>
        <w:autoSpaceDE w:val="0"/>
        <w:autoSpaceDN w:val="0"/>
        <w:spacing w:before="63"/>
        <w:ind w:left="425" w:firstLine="0"/>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{d.Project.JogcimTulajdonos}</w:t>
      </w:r>
      <w:r w:rsidR="00C400B7">
        <w:rPr>
          <w:rFonts w:ascii="Arial" w:eastAsia="Arial" w:hAnsi="Arial" w:cs="Arial"/>
          <w:spacing w:val="-2"/>
          <w:sz w:val="22"/>
          <w:szCs w:val="22"/>
          <w:lang w:val="hu-HU" w:eastAsia="en-US" w:bidi="ar-SA"/>
        </w:rPr>
        <w:t>Tulajdonos</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{d.Project.JogcimBerlo}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Bérlő</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{d.Project.JogcimHaszonelvezo}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Haszonélvező</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{d.Project.JogcimKezelo}Kezelő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{d.Project.JogcimEgyeb}</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Egyéb</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{d.Project.JogcimEgyebSzoveg}</w:t>
      </w:r>
    </w:p>
    <w:p w:rsidR="003715FA">
      <w:pPr>
        <w:widowControl w:val="0"/>
        <w:autoSpaceDE w:val="0"/>
        <w:autoSpaceDN w:val="0"/>
        <w:spacing w:before="65"/>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before="1"/>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Teljesítményigény</w:t>
      </w:r>
      <w:r>
        <w:rPr>
          <w:rFonts w:ascii="Arial" w:eastAsia="Arial" w:hAnsi="Arial" w:cs="Arial"/>
          <w:b/>
          <w:bCs/>
          <w:spacing w:val="12"/>
          <w:sz w:val="26"/>
          <w:szCs w:val="26"/>
          <w:lang w:val="hu-HU" w:eastAsia="en-US" w:bidi="ar-SA"/>
        </w:rPr>
        <w:t xml:space="preserve"> </w:t>
      </w:r>
      <w:r>
        <w:rPr>
          <w:rFonts w:ascii="Arial" w:eastAsia="Arial" w:hAnsi="Arial" w:cs="Arial"/>
          <w:b/>
          <w:bCs/>
          <w:spacing w:val="-2"/>
          <w:sz w:val="26"/>
          <w:szCs w:val="26"/>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w:t>
      </w:r>
      <w:r>
        <w:rPr>
          <w:rFonts w:ascii="Arial" w:eastAsia="Arial" w:hAnsi="Arial" w:cs="Arial"/>
          <w:b/>
          <w:bCs/>
          <w:spacing w:val="-5"/>
          <w:sz w:val="22"/>
          <w:szCs w:val="22"/>
          <w:lang w:val="hu-HU" w:eastAsia="en-US" w:bidi="ar-SA"/>
        </w:rPr>
        <w:t xml:space="preserve"> </w:t>
      </w:r>
      <w:r>
        <w:rPr>
          <w:rFonts w:ascii="Arial" w:eastAsia="Arial" w:hAnsi="Arial" w:cs="Arial"/>
          <w:b/>
          <w:bCs/>
          <w:spacing w:val="-2"/>
          <w:sz w:val="22"/>
          <w:szCs w:val="22"/>
          <w:lang w:val="hu-HU" w:eastAsia="en-US" w:bidi="ar-SA"/>
        </w:rPr>
        <w:t>jellege</w:t>
      </w:r>
    </w:p>
    <w:p w:rsidR="003715FA">
      <w:pPr>
        <w:pStyle w:val="ListParagraph"/>
        <w:widowControl w:val="0"/>
        <w:numPr>
          <w:ilvl w:val="2"/>
          <w:numId w:val="15"/>
        </w:numPr>
        <w:tabs>
          <w:tab w:val="left" w:pos="425"/>
          <w:tab w:val="left" w:pos="2978"/>
          <w:tab w:val="left" w:pos="6526"/>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{d.Project.UjFogyaszto}Új</w:t>
      </w:r>
      <w:r>
        <w:rPr>
          <w:rFonts w:ascii="Arial" w:eastAsia="Arial" w:hAnsi="Arial" w:cs="Arial"/>
          <w:spacing w:val="-2"/>
          <w:sz w:val="22"/>
          <w:szCs w:val="22"/>
          <w:lang w:val="hu-HU" w:eastAsia="en-US" w:bidi="ar-SA"/>
        </w:rPr>
        <w:t xml:space="preserve"> bekapcsolás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{d.Project.Tn}Teljesítménynövelés</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bővítés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{d.Project.TeljesitmenyCsokkentese}Teljesítmény</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csökkentése</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{d.Project.CsatlakozovezetekAthelyezese}Csatlakozóvezeték</w:t>
      </w:r>
      <w:r>
        <w:rPr>
          <w:rFonts w:ascii="Arial" w:eastAsia="Arial" w:hAnsi="Arial" w:cs="Arial"/>
          <w:spacing w:val="-16"/>
          <w:sz w:val="22"/>
          <w:szCs w:val="22"/>
          <w:lang w:val="hu-HU" w:eastAsia="en-US" w:bidi="ar-SA"/>
        </w:rPr>
        <w:t xml:space="preserve"> </w:t>
      </w:r>
      <w:r>
        <w:rPr>
          <w:rFonts w:ascii="Arial" w:eastAsia="Arial" w:hAnsi="Arial" w:cs="Arial"/>
          <w:sz w:val="22"/>
          <w:szCs w:val="22"/>
          <w:lang w:val="hu-HU" w:eastAsia="en-US" w:bidi="ar-SA"/>
        </w:rPr>
        <w:t>áthelyezése</w:t>
      </w:r>
      <w:r>
        <w:rPr>
          <w:rFonts w:ascii="Arial" w:eastAsia="Arial" w:hAnsi="Arial" w:cs="Arial"/>
          <w:spacing w:val="-15"/>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{d.Project.CsatlakozovezetekCsereje}Csatlakozóvezeték</w:t>
      </w:r>
      <w:r>
        <w:rPr>
          <w:rFonts w:ascii="Arial" w:eastAsia="Arial" w:hAnsi="Arial" w:cs="Arial"/>
          <w:spacing w:val="-14"/>
          <w:sz w:val="22"/>
          <w:szCs w:val="22"/>
          <w:lang w:val="hu-HU" w:eastAsia="en-US" w:bidi="ar-SA"/>
        </w:rPr>
        <w:t xml:space="preserve"> </w:t>
      </w:r>
      <w:r>
        <w:rPr>
          <w:rFonts w:ascii="Arial" w:eastAsia="Arial" w:hAnsi="Arial" w:cs="Arial"/>
          <w:sz w:val="22"/>
          <w:szCs w:val="22"/>
          <w:lang w:val="hu-HU" w:eastAsia="en-US" w:bidi="ar-SA"/>
        </w:rPr>
        <w:t>cseréje</w:t>
      </w:r>
      <w:r>
        <w:rPr>
          <w:rFonts w:ascii="Arial" w:eastAsia="Arial" w:hAnsi="Arial" w:cs="Arial"/>
          <w:spacing w:val="-12"/>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{d.Project.CsatlakozasiModValtasa}Csatlakozási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mód</w:t>
      </w:r>
      <w:r>
        <w:rPr>
          <w:rFonts w:ascii="Arial" w:eastAsia="Arial" w:hAnsi="Arial" w:cs="Arial"/>
          <w:spacing w:val="-10"/>
          <w:sz w:val="22"/>
          <w:szCs w:val="22"/>
          <w:lang w:val="hu-HU" w:eastAsia="en-US" w:bidi="ar-SA"/>
        </w:rPr>
        <w:t xml:space="preserve"> </w:t>
      </w:r>
      <w:r>
        <w:rPr>
          <w:rFonts w:ascii="Arial" w:eastAsia="Arial" w:hAnsi="Arial" w:cs="Arial"/>
          <w:spacing w:val="-2"/>
          <w:sz w:val="22"/>
          <w:szCs w:val="22"/>
          <w:lang w:val="hu-HU" w:eastAsia="en-US" w:bidi="ar-SA"/>
        </w:rPr>
        <w:t>váltása</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{d.Project.MeroAthelyezese}Mérő</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áthelyezése</w:t>
      </w:r>
    </w:p>
    <w:p w:rsidR="003715FA">
      <w:pPr>
        <w:pStyle w:val="ListParagraph"/>
        <w:widowControl w:val="0"/>
        <w:numPr>
          <w:ilvl w:val="2"/>
          <w:numId w:val="15"/>
        </w:numPr>
        <w:tabs>
          <w:tab w:val="left" w:pos="425"/>
        </w:tabs>
        <w:autoSpaceDE w:val="0"/>
        <w:autoSpaceDN w:val="0"/>
        <w:spacing w:before="62"/>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{d.Project.VezereltMeroSzerelese}Vezérelt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7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{d.Project.HTarifaVagyMelleszereles}H</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6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{d.Project.OkosmeroSzerelese}Okosmérő</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szerelése</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{d.Project.EloreFizetosMero}Előre</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fizetős</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mérő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{d.Project.A2TarifasMero}A2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4"/>
          <w:sz w:val="22"/>
          <w:szCs w:val="22"/>
          <w:lang w:val="hu-HU" w:eastAsia="en-US" w:bidi="ar-SA"/>
        </w:rPr>
        <w:t xml:space="preserve"> mérő</w:t>
      </w:r>
    </w:p>
    <w:p w:rsidR="003715FA">
      <w:pPr>
        <w:pStyle w:val="ListParagraph"/>
        <w:widowControl w:val="0"/>
        <w:numPr>
          <w:ilvl w:val="2"/>
          <w:numId w:val="15"/>
        </w:numPr>
        <w:tabs>
          <w:tab w:val="left" w:pos="425"/>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{d.Project.IdeiglenesBekapcsolas}Ideiglenes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bekapcsolás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(maximum</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1</w:t>
      </w:r>
      <w:r>
        <w:rPr>
          <w:rFonts w:ascii="Arial" w:eastAsia="Arial" w:hAnsi="Arial" w:cs="Arial"/>
          <w:spacing w:val="-9"/>
          <w:sz w:val="22"/>
          <w:szCs w:val="22"/>
          <w:lang w:val="hu-HU" w:eastAsia="en-US" w:bidi="ar-SA"/>
        </w:rPr>
        <w:t xml:space="preserve"> </w:t>
      </w:r>
      <w:r>
        <w:rPr>
          <w:rFonts w:ascii="Arial" w:eastAsia="Arial" w:hAnsi="Arial" w:cs="Arial"/>
          <w:spacing w:val="-5"/>
          <w:sz w:val="22"/>
          <w:szCs w:val="22"/>
          <w:lang w:val="hu-HU" w:eastAsia="en-US" w:bidi="ar-SA"/>
        </w:rPr>
        <w:t>év)</w:t>
      </w:r>
    </w:p>
    <w:p w:rsidR="003715FA">
      <w:pPr>
        <w:pStyle w:val="Heading4"/>
        <w:keepNext w:val="0"/>
        <w:widowControl w:val="0"/>
        <w:autoSpaceDE w:val="0"/>
        <w:autoSpaceDN w:val="0"/>
        <w:spacing w:before="61"/>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Ideiglenes</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ellátás</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5"/>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hálózathasználat</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igényelt</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kezdete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és</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vége:</w:t>
      </w:r>
    </w:p>
    <w:p w:rsidR="003715FA">
      <w:pPr>
        <w:widowControl w:val="0"/>
        <w:tabs>
          <w:tab w:val="left" w:leader="dot" w:pos="8963"/>
        </w:tabs>
        <w:autoSpaceDE w:val="0"/>
        <w:autoSpaceDN w:val="0"/>
        <w:spacing w:before="6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8"/>
          <w:sz w:val="22"/>
          <w:szCs w:val="22"/>
          <w:lang w:val="hu-HU" w:eastAsia="en-US" w:bidi="ar-SA"/>
        </w:rPr>
        <w:t xml:space="preserve"> </w:t>
      </w:r>
      <w:r>
        <w:rPr>
          <w:rFonts w:ascii="Arial" w:eastAsia="Arial" w:hAnsi="Arial" w:cs="Arial"/>
          <w:sz w:val="22"/>
          <w:szCs w:val="22"/>
          <w:lang w:val="hu-HU" w:eastAsia="en-US" w:bidi="ar-SA"/>
        </w:rPr>
        <w:t>hónap</w:t>
      </w:r>
      <w:r>
        <w:rPr>
          <w:rFonts w:ascii="Arial" w:eastAsia="Arial" w:hAnsi="Arial" w:cs="Arial"/>
          <w:spacing w:val="54"/>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3"/>
          <w:sz w:val="22"/>
          <w:szCs w:val="22"/>
          <w:lang w:val="hu-HU" w:eastAsia="en-US" w:bidi="ar-SA"/>
        </w:rPr>
        <w:t xml:space="preserve"> </w:t>
      </w:r>
      <w:r>
        <w:rPr>
          <w:rFonts w:ascii="Arial" w:eastAsia="Arial" w:hAnsi="Arial" w:cs="Arial"/>
          <w:sz w:val="22"/>
          <w:szCs w:val="22"/>
          <w:lang w:val="hu-HU" w:eastAsia="en-US" w:bidi="ar-SA"/>
        </w:rPr>
        <w:t>naptól</w:t>
      </w:r>
      <w:r>
        <w:rPr>
          <w:rFonts w:ascii="Arial" w:eastAsia="Arial" w:hAnsi="Arial" w:cs="Arial"/>
          <w:spacing w:val="-26"/>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3"/>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56"/>
          <w:sz w:val="22"/>
          <w:szCs w:val="22"/>
          <w:lang w:val="hu-HU" w:eastAsia="en-US" w:bidi="ar-SA"/>
        </w:rPr>
        <w:t xml:space="preserve"> </w:t>
      </w:r>
      <w:r>
        <w:rPr>
          <w:rFonts w:ascii="Arial" w:eastAsia="Arial" w:hAnsi="Arial" w:cs="Arial"/>
          <w:spacing w:val="-2"/>
          <w:sz w:val="22"/>
          <w:szCs w:val="22"/>
          <w:lang w:val="hu-HU" w:eastAsia="en-US" w:bidi="ar-SA"/>
        </w:rPr>
        <w:t>hónap</w:t>
      </w:r>
      <w:r>
        <w:rPr>
          <w:rFonts w:ascii="Times New Roman" w:eastAsia="Arial" w:hAnsi="Times New Roman" w:cs="Arial"/>
          <w:sz w:val="22"/>
          <w:szCs w:val="22"/>
          <w:lang w:val="hu-HU" w:eastAsia="en-US" w:bidi="ar-SA"/>
        </w:rPr>
        <w:tab/>
      </w:r>
      <w:r>
        <w:rPr>
          <w:rFonts w:ascii="Arial" w:eastAsia="Arial" w:hAnsi="Arial" w:cs="Arial"/>
          <w:spacing w:val="-2"/>
          <w:sz w:val="22"/>
          <w:szCs w:val="22"/>
          <w:lang w:val="hu-HU" w:eastAsia="en-US" w:bidi="ar-SA"/>
        </w:rPr>
        <w:t>napig</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spacing w:before="1" w:line="252" w:lineRule="exact"/>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Csatlakozás</w:t>
      </w:r>
      <w:r>
        <w:rPr>
          <w:rFonts w:ascii="Arial" w:eastAsia="Arial" w:hAnsi="Arial" w:cs="Arial"/>
          <w:b/>
          <w:bCs/>
          <w:spacing w:val="-11"/>
          <w:sz w:val="22"/>
          <w:szCs w:val="22"/>
          <w:lang w:val="hu-HU" w:eastAsia="en-US" w:bidi="ar-SA"/>
        </w:rPr>
        <w:t xml:space="preserve"> </w:t>
      </w:r>
      <w:r>
        <w:rPr>
          <w:rFonts w:ascii="Arial" w:eastAsia="Arial" w:hAnsi="Arial" w:cs="Arial"/>
          <w:b/>
          <w:bCs/>
          <w:spacing w:val="-2"/>
          <w:sz w:val="22"/>
          <w:szCs w:val="22"/>
          <w:lang w:val="hu-HU" w:eastAsia="en-US" w:bidi="ar-SA"/>
        </w:rPr>
        <w:t>adatai</w:t>
      </w:r>
    </w:p>
    <w:p w:rsidR="003715FA">
      <w:pPr>
        <w:widowControl w:val="0"/>
        <w:autoSpaceDE w:val="0"/>
        <w:autoSpaceDN w:val="0"/>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Kérjük,</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minden napszakban</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3x80</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ampert</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meghaladó</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teljesítményű</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igények esetén</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amperban</w:t>
      </w:r>
      <w:r>
        <w:rPr>
          <w:rFonts w:ascii="Arial" w:eastAsia="Arial" w:hAnsi="Arial" w:cs="Arial"/>
          <w:sz w:val="18"/>
          <w:szCs w:val="22"/>
          <w:lang w:val="hu-HU" w:eastAsia="en-US" w:bidi="ar-SA"/>
        </w:rPr>
        <w:t>, az</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 xml:space="preserve">azt meghaladó igények esetében </w:t>
      </w:r>
      <w:r>
        <w:rPr>
          <w:rFonts w:ascii="Arial" w:eastAsia="Arial" w:hAnsi="Arial" w:cs="Arial"/>
          <w:sz w:val="18"/>
          <w:szCs w:val="22"/>
          <w:lang w:val="hu-HU" w:eastAsia="en-US" w:bidi="ar-SA"/>
        </w:rPr>
        <w:t>kVA-ban</w:t>
      </w:r>
      <w:r>
        <w:rPr>
          <w:rFonts w:ascii="Arial" w:eastAsia="Arial" w:hAnsi="Arial" w:cs="Arial"/>
          <w:sz w:val="18"/>
          <w:szCs w:val="22"/>
          <w:lang w:val="hu-HU" w:eastAsia="en-US" w:bidi="ar-SA"/>
        </w:rPr>
        <w:t xml:space="preserve"> adja meg az adatokat.</w:t>
      </w:r>
    </w:p>
    <w:tbl>
      <w:tblPr>
        <w:tblW w:w="8720" w:type="dxa"/>
        <w:tblLayout w:type="fixed"/>
        <w:tblBorders>
          <w:top w:val="nil"/>
          <w:left w:val="nil"/>
          <w:bottom w:val="nil"/>
          <w:right w:val="nil"/>
          <w:insideH w:val="nil"/>
          <w:insideV w:val="nil"/>
        </w:tblBorders>
      </w:tblPr>
      <w:tblGrid>
        <w:gridCol w:w="4250"/>
        <w:gridCol w:w="220"/>
        <w:gridCol w:w="4250"/>
      </w:tblGrid>
      <w:tr>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Meglévő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Meglévő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Meglévő</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Rendelkezésre álló</w:t>
                  </w:r>
                  <w:r>
                    <w:br/>
                  </w:r>
                  <w:r>
                    <w:rPr>
                      <w:sz w:val="16"/>
                      <w:szCs w:val="16"/>
                    </w:rPr>
                    <w:t xml:space="preserve">teljesítmény</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{d.Project.MeglevoOsszesKva} kVA</w:t>
                  </w:r>
                </w:p>
              </w:tc>
            </w:tr>
          </w:tbl>
          <w:p>
            <w:pPr>
              <w:spacing w:before="0" w:after="0" w:line="220" w:lineRule="auto"/>
            </w:pPr>
            <w:r>
              <w:rPr>
                <w:sz w:val="2"/>
                <w:szCs w:val="2"/>
              </w:rPr>
              <w:t xml:space="preserve"/>
            </w:r>
          </w:p>
        </w:tc>
        <w:tc>
          <w:tcPr>
            <w:tcW w:w="22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w:r>
          </w:p>
        </w:tc>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Igényelt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Igényelt</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teljesítmény</w:t>
                  </w:r>
                  <w:r>
                    <w:br/>
                  </w:r>
                  <w:r>
                    <w:rPr>
                      <w:sz w:val="16"/>
                      <w:szCs w:val="16"/>
                    </w:rPr>
                    <w:t xml:space="preserve">összesen</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{d.Project.IgenyeltOsszesKva} kVA</w:t>
                  </w:r>
                </w:p>
              </w:tc>
            </w:tr>
          </w:tbl>
          <w:p>
            <w:pPr>
              <w:spacing w:before="0" w:after="0" w:line="220" w:lineRule="auto"/>
            </w:pPr>
            <w:r>
              <w:rPr>
                <w:sz w:val="2"/>
                <w:szCs w:val="2"/>
              </w:rPr>
              <w:t xml:space="preserve"/>
            </w:r>
          </w:p>
        </w:tc>
      </w:tr>
    </w:tbl>
    <w:p w:rsidR="003715FA">
      <w:pPr>
        <w:widowControl w:val="0"/>
        <w:autoSpaceDE w:val="0"/>
        <w:autoSpaceDN w:val="0"/>
        <w:spacing w:before="60"/>
        <w:ind w:left="141"/>
        <w:rPr>
          <w:rFonts w:ascii="Arial" w:eastAsia="Arial" w:hAnsi="Arial" w:cs="Arial"/>
          <w:sz w:val="13"/>
          <w:szCs w:val="22"/>
          <w:lang w:val="hu-HU" w:eastAsia="en-US" w:bidi="ar-SA"/>
        </w:rPr>
      </w:pPr>
      <w:r>
        <w:rPr>
          <w:rFonts w:ascii="Arial" w:eastAsia="Arial" w:hAnsi="Arial" w:cs="Arial"/>
          <w:sz w:val="13"/>
          <w:szCs w:val="22"/>
          <w:lang w:val="hu-HU" w:eastAsia="en-US" w:bidi="ar-SA"/>
        </w:rPr>
        <w:t>*</w:t>
      </w:r>
      <w:r>
        <w:rPr>
          <w:rFonts w:ascii="Arial" w:eastAsia="Arial" w:hAnsi="Arial" w:cs="Arial"/>
          <w:spacing w:val="32"/>
          <w:sz w:val="13"/>
          <w:szCs w:val="22"/>
          <w:lang w:val="hu-HU" w:eastAsia="en-US" w:bidi="ar-SA"/>
        </w:rPr>
        <w:t xml:space="preserve"> </w:t>
      </w:r>
      <w:r>
        <w:rPr>
          <w:rFonts w:ascii="Arial" w:eastAsia="Arial" w:hAnsi="Arial" w:cs="Arial"/>
          <w:sz w:val="13"/>
          <w:szCs w:val="22"/>
          <w:lang w:val="hu-HU" w:eastAsia="en-US" w:bidi="ar-SA"/>
        </w:rPr>
        <w:t>Kérjük,</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egyeztessen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egyetemes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szolgáltatójával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vagy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választott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villamosenergia-kereskedőjével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arról,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hogy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milyen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tarifára</w:t>
      </w:r>
      <w:r>
        <w:rPr>
          <w:rFonts w:ascii="Arial" w:eastAsia="Arial" w:hAnsi="Arial" w:cs="Arial"/>
          <w:spacing w:val="-9"/>
          <w:sz w:val="13"/>
          <w:szCs w:val="22"/>
          <w:lang w:val="hu-HU" w:eastAsia="en-US" w:bidi="ar-SA"/>
        </w:rPr>
        <w:t xml:space="preserve"> </w:t>
      </w:r>
      <w:r>
        <w:rPr>
          <w:rFonts w:ascii="Arial" w:eastAsia="Arial" w:hAnsi="Arial" w:cs="Arial"/>
          <w:spacing w:val="-2"/>
          <w:sz w:val="13"/>
          <w:szCs w:val="22"/>
          <w:lang w:val="hu-HU" w:eastAsia="en-US" w:bidi="ar-SA"/>
        </w:rPr>
        <w:t>jogosult.</w:t>
      </w:r>
    </w:p>
    <w:p w:rsidR="003715FA">
      <w:pPr>
        <w:widowControl w:val="0"/>
        <w:autoSpaceDE w:val="0"/>
        <w:autoSpaceDN w:val="0"/>
        <w:rPr>
          <w:rFonts w:ascii="Arial" w:eastAsia="Arial" w:hAnsi="Arial" w:cs="Arial"/>
          <w:sz w:val="13"/>
          <w:szCs w:val="22"/>
          <w:lang w:val="hu-HU" w:eastAsia="en-US" w:bidi="ar-SA"/>
        </w:rPr>
        <w:sectPr w:rsidSect="00997166">
          <w:headerReference w:type="default" ns2:id="rId27"/>
          <w:footerReference w:type="default" ns2:id="rId28"/>
          <w:type w:val="nextPage"/>
          <w:pgSz w:w="11910" w:h="16850"/>
          <w:pgMar w:top="1340" w:right="992" w:bottom="1260" w:left="1275" w:header="0" w:footer="1078" w:gutter="0"/>
          <w:pgNumType w:start="1"/>
          <w:cols w:space="708"/>
        </w:sectPr>
      </w:pPr>
    </w:p>
    <w:p w:rsidR="003715FA">
      <w:pPr>
        <w:pStyle w:val="Heading4"/>
        <w:keepNext w:val="0"/>
        <w:widowControl w:val="0"/>
        <w:numPr>
          <w:ilvl w:val="1"/>
          <w:numId w:val="15"/>
        </w:numPr>
        <w:tabs>
          <w:tab w:val="left" w:pos="851"/>
        </w:tabs>
        <w:autoSpaceDE w:val="0"/>
        <w:autoSpaceDN w:val="0"/>
        <w:spacing w:before="78"/>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Fogyasztásmérő(</w:t>
      </w:r>
      <w:r>
        <w:rPr>
          <w:rFonts w:ascii="Arial" w:eastAsia="Arial" w:hAnsi="Arial" w:cs="Arial"/>
          <w:b/>
          <w:bCs/>
          <w:sz w:val="22"/>
          <w:szCs w:val="22"/>
          <w:lang w:val="hu-HU" w:eastAsia="en-US" w:bidi="ar-SA"/>
        </w:rPr>
        <w:t>k)</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gyártási</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számának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megadása</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meglévő</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csatlakozás</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esetén</w:t>
      </w:r>
    </w:p>
    <w:p w:rsidR="003715FA">
      <w:pPr>
        <w:widowControl w:val="0"/>
        <w:tabs>
          <w:tab w:val="left" w:pos="3405"/>
          <w:tab w:val="left" w:pos="6589"/>
        </w:tabs>
        <w:autoSpaceDE w:val="0"/>
        <w:autoSpaceDN w:val="0"/>
        <w:spacing w:before="205"/>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 xml:space="preserve">        </w:t>
      </w:r>
      <w:r w:rsidRPr="00A2632A">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A2632A">
        <w:rPr>
          <w:rFonts w:ascii="Arial" w:eastAsia="Arial" w:hAnsi="Arial" w:cs="Arial"/>
          <w:color w:val="0070C0"/>
          <w:spacing w:val="-2"/>
          <w:sz w:val="22"/>
          <w:szCs w:val="22"/>
          <w:lang w:val="hu-HU" w:eastAsia="en-US" w:bidi="ar-SA"/>
        </w:rPr>
        <w:t>Project</w:t>
      </w:r>
      <w:r w:rsidRPr="00A2632A">
        <w:rPr>
          <w:rFonts w:ascii="Arial" w:eastAsia="Arial" w:hAnsi="Arial" w:cs="Arial"/>
          <w:color w:val="0070C0"/>
          <w:spacing w:val="-2"/>
          <w:sz w:val="22"/>
          <w:szCs w:val="22"/>
          <w:lang w:val="hu-HU" w:eastAsia="en-US" w:bidi="ar-SA"/>
        </w:rPr>
        <w:t>.Mogysz</w:t>
      </w:r>
      <w:r w:rsidRPr="00A2632A">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p>
    <w:p w:rsidR="003715FA">
      <w:pPr>
        <w:widowControl w:val="0"/>
        <w:tabs>
          <w:tab w:val="left" w:pos="3801"/>
          <w:tab w:val="left" w:pos="6781"/>
        </w:tabs>
        <w:autoSpaceDE w:val="0"/>
        <w:autoSpaceDN w:val="0"/>
        <w:spacing w:before="2"/>
        <w:ind w:left="542"/>
        <w:rPr>
          <w:rFonts w:ascii="Arial" w:eastAsia="Arial" w:hAnsi="Arial" w:cs="Arial"/>
          <w:sz w:val="22"/>
          <w:szCs w:val="22"/>
          <w:lang w:val="hu-HU" w:eastAsia="en-US" w:bidi="ar-SA"/>
        </w:rPr>
      </w:pPr>
      <w:r>
        <w:rPr>
          <w:rFonts w:ascii="Arial" w:eastAsia="Arial" w:hAnsi="Arial" w:cs="Arial"/>
          <w:sz w:val="22"/>
          <w:szCs w:val="22"/>
          <w:lang w:val="hu-HU" w:eastAsia="en-US" w:bidi="ar-SA"/>
        </w:rPr>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4"/>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Igénybejelentés</w:t>
      </w:r>
      <w:r>
        <w:rPr>
          <w:rFonts w:ascii="Arial" w:eastAsia="Arial" w:hAnsi="Arial" w:cs="Arial"/>
          <w:b/>
          <w:bCs/>
          <w:spacing w:val="-13"/>
          <w:sz w:val="22"/>
          <w:szCs w:val="22"/>
          <w:lang w:val="hu-HU" w:eastAsia="en-US" w:bidi="ar-SA"/>
        </w:rPr>
        <w:t xml:space="preserve"> </w:t>
      </w:r>
      <w:r>
        <w:rPr>
          <w:rFonts w:ascii="Arial" w:eastAsia="Arial" w:hAnsi="Arial" w:cs="Arial"/>
          <w:b/>
          <w:bCs/>
          <w:sz w:val="22"/>
          <w:szCs w:val="22"/>
          <w:lang w:val="hu-HU" w:eastAsia="en-US" w:bidi="ar-SA"/>
        </w:rPr>
        <w:t>ügyintézésének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kapcsolattartási</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módja,</w:t>
      </w:r>
      <w:r>
        <w:rPr>
          <w:rFonts w:ascii="Arial" w:eastAsia="Arial" w:hAnsi="Arial" w:cs="Arial"/>
          <w:b/>
          <w:bCs/>
          <w:spacing w:val="-9"/>
          <w:sz w:val="22"/>
          <w:szCs w:val="22"/>
          <w:lang w:val="hu-HU" w:eastAsia="en-US" w:bidi="ar-SA"/>
        </w:rPr>
        <w:t xml:space="preserve"> </w:t>
      </w:r>
      <w:r>
        <w:rPr>
          <w:rFonts w:ascii="Arial" w:eastAsia="Arial" w:hAnsi="Arial" w:cs="Arial"/>
          <w:b/>
          <w:bCs/>
          <w:spacing w:val="-4"/>
          <w:sz w:val="22"/>
          <w:szCs w:val="22"/>
          <w:lang w:val="hu-HU" w:eastAsia="en-US" w:bidi="ar-SA"/>
        </w:rPr>
        <w:t>címe</w:t>
      </w:r>
    </w:p>
    <w:p w:rsidR="003715FA">
      <w:pPr>
        <w:pStyle w:val="ListParagraph"/>
        <w:widowControl w:val="0"/>
        <w:numPr>
          <w:ilvl w:val="2"/>
          <w:numId w:val="15"/>
        </w:numPr>
        <w:tabs>
          <w:tab w:val="left" w:pos="394"/>
        </w:tabs>
        <w:autoSpaceDE w:val="0"/>
        <w:autoSpaceDN w:val="0"/>
        <w:spacing w:before="251"/>
        <w:ind w:left="394" w:hanging="251"/>
        <w:rPr>
          <w:rFonts w:ascii="Segoe UI Symbol" w:eastAsia="Arial" w:hAnsi="Segoe UI Symbol" w:cs="Arial"/>
          <w:sz w:val="22"/>
          <w:szCs w:val="22"/>
          <w:lang w:val="hu-HU" w:eastAsia="en-US" w:bidi="ar-SA"/>
        </w:rPr>
      </w:pPr>
      <w:r>
        <w:rPr>
          <w:rFonts w:ascii="Arial" w:eastAsia="Arial" w:hAnsi="Arial" w:cs="Arial"/>
          <w:sz w:val="22"/>
          <w:szCs w:val="22"/>
          <w:lang w:val="hu-HU" w:eastAsia="en-US" w:bidi="ar-SA"/>
        </w:rPr>
        <w:t>E-mail-címen:</w:t>
      </w:r>
      <w:r>
        <w:rPr>
          <w:rFonts w:ascii="Arial" w:eastAsia="Arial" w:hAnsi="Arial" w:cs="Arial"/>
          <w:spacing w:val="50"/>
          <w:w w:val="150"/>
          <w:sz w:val="22"/>
          <w:szCs w:val="22"/>
          <w:lang w:val="hu-HU" w:eastAsia="en-US" w:bidi="ar-SA"/>
        </w:rPr>
        <w:t xml:space="preserve"> </w:t>
      </w:r>
      <w:r w:rsidRPr="004C6C63" w:rsidR="00A2632A">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A2632A">
        <w:rPr>
          <w:rFonts w:ascii="Arial" w:eastAsia="Arial" w:hAnsi="Arial" w:cs="Arial"/>
          <w:color w:val="0070C0"/>
          <w:sz w:val="26"/>
          <w:szCs w:val="26"/>
          <w:lang w:val="hu-HU" w:eastAsia="en-US" w:bidi="ar-SA"/>
        </w:rPr>
        <w:t>}</w:t>
      </w:r>
      <w:r>
        <w:rPr>
          <w:rFonts w:ascii="Arial" w:eastAsia="Arial" w:hAnsi="Arial" w:cs="Arial"/>
          <w:spacing w:val="50"/>
          <w:w w:val="150"/>
          <w:sz w:val="22"/>
          <w:szCs w:val="22"/>
          <w:lang w:val="hu-HU" w:eastAsia="en-US" w:bidi="ar-SA"/>
        </w:rPr>
        <w:t xml:space="preserve"> </w:t>
      </w:r>
    </w:p>
    <w:p w:rsidR="003715FA">
      <w:pPr>
        <w:widowControl w:val="0"/>
        <w:autoSpaceDE w:val="0"/>
        <w:autoSpaceDN w:val="0"/>
        <w:spacing w:before="2"/>
        <w:rPr>
          <w:rFonts w:ascii="Arial" w:eastAsia="Arial" w:hAnsi="Arial" w:cs="Arial"/>
          <w:sz w:val="22"/>
          <w:szCs w:val="22"/>
          <w:lang w:val="hu-HU" w:eastAsia="en-US" w:bidi="ar-SA"/>
        </w:rPr>
      </w:pPr>
    </w:p>
    <w:p w:rsidR="003715FA">
      <w:pPr>
        <w:pStyle w:val="ListParagraph"/>
        <w:widowControl w:val="0"/>
        <w:numPr>
          <w:ilvl w:val="2"/>
          <w:numId w:val="15"/>
        </w:numPr>
        <w:tabs>
          <w:tab w:val="left" w:pos="394"/>
          <w:tab w:val="left" w:leader="dot" w:pos="9148"/>
        </w:tabs>
        <w:autoSpaceDE w:val="0"/>
        <w:autoSpaceDN w:val="0"/>
        <w:ind w:left="394" w:hanging="251"/>
        <w:rPr>
          <w:rFonts w:ascii="Segoe UI Symbol" w:eastAsia="Arial" w:hAnsi="Segoe UI Symbol" w:cs="Arial"/>
          <w:sz w:val="22"/>
          <w:szCs w:val="22"/>
          <w:lang w:val="hu-HU" w:eastAsia="en-US" w:bidi="ar-SA"/>
        </w:rPr>
      </w:pPr>
      <w:r>
        <w:rPr>
          <w:rFonts w:ascii="Arial" w:eastAsia="Arial" w:hAnsi="Arial" w:cs="Arial"/>
          <w:spacing w:val="-2"/>
          <w:sz w:val="22"/>
          <w:szCs w:val="22"/>
          <w:lang w:val="hu-HU" w:eastAsia="en-US" w:bidi="ar-SA"/>
        </w:rPr>
        <w:t>Postacímen:</w:t>
      </w:r>
      <w:r w:rsidRPr="00A2632A" w:rsidR="00A2632A">
        <w:rPr>
          <w:rFonts w:ascii="Arial" w:eastAsia="Arial" w:hAnsi="Arial" w:cs="Arial"/>
          <w:color w:val="0070C0"/>
          <w:spacing w:val="-5"/>
          <w:sz w:val="22"/>
          <w:szCs w:val="22"/>
          <w:lang w:val="hu-HU" w:eastAsia="en-US" w:bidi="ar-SA"/>
        </w:rPr>
        <w:t xml:space="preserve"> </w:t>
      </w:r>
      <w:r w:rsidRPr="00574D85" w:rsidR="00A2632A">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A2632A">
        <w:rPr>
          <w:rFonts w:ascii="Arial" w:eastAsia="Arial" w:hAnsi="Arial" w:cs="Arial"/>
          <w:color w:val="0070C0"/>
          <w:spacing w:val="-5"/>
          <w:sz w:val="22"/>
          <w:szCs w:val="22"/>
          <w:lang w:val="hu-HU" w:eastAsia="en-US" w:bidi="ar-SA"/>
        </w:rPr>
        <w:t>Project</w:t>
      </w:r>
      <w:r w:rsidRPr="00574D85" w:rsidR="00A2632A">
        <w:rPr>
          <w:rFonts w:ascii="Arial" w:eastAsia="Arial" w:hAnsi="Arial" w:cs="Arial"/>
          <w:color w:val="0070C0"/>
          <w:spacing w:val="-5"/>
          <w:sz w:val="22"/>
          <w:szCs w:val="22"/>
          <w:lang w:val="hu-HU" w:eastAsia="en-US" w:bidi="ar-SA"/>
        </w:rPr>
        <w:t>.Nev</w:t>
      </w:r>
      <w:r w:rsidRPr="00574D85" w:rsidR="00A2632A">
        <w:rPr>
          <w:rFonts w:ascii="Arial" w:eastAsia="Arial" w:hAnsi="Arial" w:cs="Arial"/>
          <w:color w:val="0070C0"/>
          <w:spacing w:val="-5"/>
          <w:sz w:val="22"/>
          <w:szCs w:val="22"/>
          <w:lang w:val="hu-HU" w:eastAsia="en-US" w:bidi="ar-SA"/>
        </w:rPr>
        <w:t>}</w:t>
      </w:r>
      <w:r w:rsidR="00A2632A">
        <w:rPr>
          <w:rFonts w:ascii="Arial" w:eastAsia="Arial" w:hAnsi="Arial" w:cs="Arial"/>
          <w:color w:val="0070C0"/>
          <w:spacing w:val="-5"/>
          <w:sz w:val="22"/>
          <w:szCs w:val="22"/>
          <w:lang w:val="hu-HU" w:eastAsia="en-US" w:bidi="ar-SA"/>
        </w:rPr>
        <w:t xml:space="preserve">    </w:t>
      </w:r>
      <w:r>
        <w:rPr>
          <w:rFonts w:ascii="Arial" w:eastAsia="Arial" w:hAnsi="Arial" w:cs="Arial"/>
          <w:spacing w:val="-5"/>
          <w:sz w:val="22"/>
          <w:szCs w:val="22"/>
          <w:lang w:val="hu-HU" w:eastAsia="en-US" w:bidi="ar-SA"/>
        </w:rPr>
        <w:t>név</w:t>
      </w:r>
    </w:p>
    <w:p w:rsidR="003715FA">
      <w:pPr>
        <w:widowControl w:val="0"/>
        <w:tabs>
          <w:tab w:val="left" w:leader="dot" w:pos="9148"/>
        </w:tabs>
        <w:autoSpaceDE w:val="0"/>
        <w:autoSpaceDN w:val="0"/>
        <w:spacing w:before="252"/>
        <w:ind w:left="160"/>
        <w:rPr>
          <w:rFonts w:ascii="Arial" w:eastAsia="Arial" w:hAnsi="Arial" w:cs="Arial"/>
          <w:sz w:val="22"/>
          <w:szCs w:val="22"/>
          <w:lang w:val="hu-HU" w:eastAsia="en-US" w:bidi="ar-SA"/>
        </w:rPr>
      </w:pPr>
      <w:r w:rsidRPr="00A2632A">
        <w:rPr>
          <w:rFonts w:ascii="Arial" w:eastAsia="Arial" w:hAnsi="Arial" w:cs="Arial"/>
          <w:color w:val="0070C0"/>
          <w:spacing w:val="-10"/>
          <w:sz w:val="22"/>
          <w:szCs w:val="22"/>
          <w:lang w:val="hu-HU" w:eastAsia="en-US" w:bidi="ar-SA"/>
        </w:rPr>
        <w:t>{</w:t>
      </w:r>
      <w:r w:rsidR="00AC5E1D">
        <w:rPr>
          <w:rFonts w:ascii="Arial" w:eastAsia="Arial" w:hAnsi="Arial" w:cs="Arial"/>
          <w:color w:val="0070C0"/>
          <w:spacing w:val="-10"/>
          <w:sz w:val="22"/>
          <w:szCs w:val="22"/>
          <w:lang w:val="hu-HU" w:eastAsia="en-US" w:bidi="ar-SA"/>
        </w:rPr>
        <w:t>d</w:t>
      </w:r>
      <w:r w:rsidR="00AC5E1D">
        <w:rPr>
          <w:rFonts w:ascii="Arial" w:eastAsia="Arial" w:hAnsi="Arial" w:cs="Arial"/>
          <w:color w:val="0070C0"/>
          <w:spacing w:val="-10"/>
          <w:sz w:val="22"/>
          <w:szCs w:val="22"/>
          <w:lang w:val="hu-HU" w:eastAsia="en-US" w:bidi="ar-SA"/>
        </w:rPr>
        <w:t>.</w:t>
      </w:r>
      <w:r w:rsidRPr="00A2632A">
        <w:rPr>
          <w:rFonts w:ascii="Arial" w:eastAsia="Arial" w:hAnsi="Arial" w:cs="Arial"/>
          <w:color w:val="0070C0"/>
          <w:spacing w:val="-10"/>
          <w:sz w:val="22"/>
          <w:szCs w:val="22"/>
          <w:lang w:val="hu-HU" w:eastAsia="en-US" w:bidi="ar-SA"/>
        </w:rPr>
        <w:t>Project</w:t>
      </w:r>
      <w:r w:rsidRPr="00A2632A">
        <w:rPr>
          <w:rFonts w:ascii="Arial" w:eastAsia="Arial" w:hAnsi="Arial" w:cs="Arial"/>
          <w:color w:val="0070C0"/>
          <w:spacing w:val="-10"/>
          <w:sz w:val="22"/>
          <w:szCs w:val="22"/>
          <w:lang w:val="hu-HU" w:eastAsia="en-US" w:bidi="ar-SA"/>
        </w:rPr>
        <w:t>.UgyfelLakcime</w:t>
      </w:r>
      <w:r w:rsidRPr="00A2632A">
        <w:rPr>
          <w:rFonts w:ascii="Arial" w:eastAsia="Arial" w:hAnsi="Arial" w:cs="Arial"/>
          <w:color w:val="0070C0"/>
          <w:spacing w:val="-10"/>
          <w:sz w:val="22"/>
          <w:szCs w:val="22"/>
          <w:lang w:val="hu-HU" w:eastAsia="en-US" w:bidi="ar-SA"/>
        </w:rPr>
        <w:t>}</w:t>
      </w:r>
      <w:r>
        <w:rPr>
          <w:rFonts w:ascii="Arial" w:eastAsia="Arial" w:hAnsi="Arial" w:cs="Arial"/>
          <w:spacing w:val="-10"/>
          <w:sz w:val="22"/>
          <w:szCs w:val="22"/>
          <w:lang w:val="hu-HU" w:eastAsia="en-US" w:bidi="ar-SA"/>
        </w:rPr>
        <w:t xml:space="preserve">                 </w:t>
      </w:r>
      <w:r w:rsidR="00C400B7">
        <w:rPr>
          <w:rFonts w:ascii="Arial" w:eastAsia="Arial" w:hAnsi="Arial" w:cs="Arial"/>
          <w:spacing w:val="-5"/>
          <w:sz w:val="22"/>
          <w:szCs w:val="22"/>
          <w:lang w:val="hu-HU" w:eastAsia="en-US" w:bidi="ar-SA"/>
        </w:rPr>
        <w:t>cím</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Egyéb</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megjegyzés</w:t>
      </w: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Pl.</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helyre</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kiegészítő</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információ</w:t>
      </w:r>
      <w:r>
        <w:rPr>
          <w:rFonts w:ascii="Arial" w:eastAsia="Arial" w:hAnsi="Arial" w:cs="Arial"/>
          <w:sz w:val="22"/>
          <w:szCs w:val="22"/>
          <w:lang w:val="hu-HU" w:eastAsia="en-US" w:bidi="ar-SA"/>
        </w:rPr>
        <w:t>,</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műszaki</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megjegyzés.</w:t>
      </w: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További</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csatlakozási</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pontok</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adatainak</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megadása</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kizárólag</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számú</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mellékleten</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lehetséges!</w:t>
      </w: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w:t>
      </w:r>
    </w:p>
    <w:p w:rsidR="003715FA">
      <w:pPr>
        <w:widowControl w:val="0"/>
        <w:autoSpaceDE w:val="0"/>
        <w:autoSpaceDN w:val="0"/>
        <w:spacing w:before="251"/>
        <w:ind w:left="160"/>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pacing w:val="-2"/>
          <w:sz w:val="22"/>
          <w:szCs w:val="22"/>
          <w:lang w:val="hu-HU" w:eastAsia="en-US" w:bidi="ar-SA"/>
        </w:rPr>
        <w:t>.....................................................................................................................................................</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Dátum</w:t>
      </w:r>
      <w:r>
        <w:rPr>
          <w:rFonts w:ascii="Arial" w:eastAsia="Arial" w:hAnsi="Arial" w:cs="Arial"/>
          <w:b/>
          <w:bCs/>
          <w:sz w:val="26"/>
          <w:szCs w:val="26"/>
          <w:lang w:val="hu-HU" w:eastAsia="en-US" w:bidi="ar-SA"/>
        </w:rPr>
        <w:t>,</w:t>
      </w:r>
      <w:r>
        <w:rPr>
          <w:rFonts w:ascii="Arial" w:eastAsia="Arial" w:hAnsi="Arial" w:cs="Arial"/>
          <w:b/>
          <w:bCs/>
          <w:spacing w:val="-8"/>
          <w:sz w:val="26"/>
          <w:szCs w:val="26"/>
          <w:lang w:val="hu-HU" w:eastAsia="en-US" w:bidi="ar-SA"/>
        </w:rPr>
        <w:t xml:space="preserve"> </w:t>
      </w:r>
      <w:r>
        <w:rPr>
          <w:rFonts w:ascii="Arial" w:eastAsia="Arial" w:hAnsi="Arial" w:cs="Arial"/>
          <w:b/>
          <w:bCs/>
          <w:spacing w:val="-2"/>
          <w:sz w:val="26"/>
          <w:szCs w:val="26"/>
          <w:lang w:val="hu-HU" w:eastAsia="en-US" w:bidi="ar-SA"/>
        </w:rPr>
        <w:t>aláírás</w:t>
      </w:r>
    </w:p>
    <w:p w:rsidR="003715FA">
      <w:pPr>
        <w:widowControl w:val="0"/>
        <w:tabs>
          <w:tab w:val="left" w:pos="4824"/>
        </w:tabs>
        <w:autoSpaceDE w:val="0"/>
        <w:autoSpaceDN w:val="0"/>
        <w:spacing w:before="252"/>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.Datum</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860"/>
        </w:tabs>
        <w:autoSpaceDE w:val="0"/>
        <w:autoSpaceDN w:val="0"/>
        <w:ind w:left="710"/>
        <w:rPr>
          <w:rFonts w:ascii="Arial" w:eastAsia="Arial" w:hAnsi="Arial" w:cs="Arial"/>
          <w:sz w:val="22"/>
          <w:szCs w:val="22"/>
          <w:lang w:val="hu-HU" w:eastAsia="en-US" w:bidi="ar-SA"/>
        </w:rPr>
      </w:pPr>
      <w:r>
        <w:rPr>
          <w:rFonts w:ascii="Arial" w:eastAsia="Arial" w:hAnsi="Arial" w:cs="Arial"/>
          <w:sz w:val="22"/>
          <w:szCs w:val="22"/>
          <w:lang w:val="hu-HU" w:eastAsia="en-US" w:bidi="ar-SA"/>
        </w:rPr>
        <w:t>Igénybejelentés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Igénybejelentő</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képviseletében</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eljáró</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69"/>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line="299" w:lineRule="exact"/>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Igénybejelentéshez</w:t>
      </w:r>
      <w:r>
        <w:rPr>
          <w:rFonts w:ascii="Arial" w:eastAsia="Arial" w:hAnsi="Arial" w:cs="Arial"/>
          <w:b/>
          <w:bCs/>
          <w:spacing w:val="6"/>
          <w:sz w:val="26"/>
          <w:szCs w:val="26"/>
          <w:lang w:val="hu-HU" w:eastAsia="en-US" w:bidi="ar-SA"/>
        </w:rPr>
        <w:t xml:space="preserve"> </w:t>
      </w:r>
      <w:r>
        <w:rPr>
          <w:rFonts w:ascii="Arial" w:eastAsia="Arial" w:hAnsi="Arial" w:cs="Arial"/>
          <w:b/>
          <w:bCs/>
          <w:spacing w:val="-2"/>
          <w:sz w:val="26"/>
          <w:szCs w:val="26"/>
          <w:lang w:val="hu-HU" w:eastAsia="en-US" w:bidi="ar-SA"/>
        </w:rPr>
        <w:t>mellékelendő</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további</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dokumentumok</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listája</w:t>
      </w:r>
    </w:p>
    <w:p w:rsidR="003715FA">
      <w:pPr>
        <w:pStyle w:val="ListParagraph"/>
        <w:widowControl w:val="0"/>
        <w:numPr>
          <w:ilvl w:val="0"/>
          <w:numId w:val="31"/>
        </w:numPr>
        <w:tabs>
          <w:tab w:val="left" w:pos="425"/>
          <w:tab w:val="left" w:pos="427"/>
        </w:tabs>
        <w:autoSpaceDE w:val="0"/>
        <w:autoSpaceDN w:val="0"/>
        <w:spacing w:before="2" w:line="237" w:lineRule="auto"/>
        <w:ind w:left="427" w:right="441"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1</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évnél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az</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aktuális</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állapotot</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tartalmazó</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földhivatali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térképmásolat</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tervezett csatlakozási pont helyének egyértelmű bejelölésével.</w:t>
      </w:r>
    </w:p>
    <w:p w:rsidR="003715FA">
      <w:pPr>
        <w:pStyle w:val="ListParagraph"/>
        <w:widowControl w:val="0"/>
        <w:numPr>
          <w:ilvl w:val="0"/>
          <w:numId w:val="31"/>
        </w:numPr>
        <w:tabs>
          <w:tab w:val="left" w:pos="425"/>
          <w:tab w:val="left" w:pos="427"/>
        </w:tabs>
        <w:autoSpaceDE w:val="0"/>
        <w:autoSpaceDN w:val="0"/>
        <w:spacing w:before="3" w:line="237" w:lineRule="auto"/>
        <w:ind w:left="427" w:right="776"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30</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napnál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lap</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oldala 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vételezés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jogcímének</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 xml:space="preserve">igazolására (a </w:t>
      </w:r>
      <w:r>
        <w:rPr>
          <w:rFonts w:ascii="Arial" w:eastAsia="Arial" w:hAnsi="Arial" w:cs="Arial"/>
          <w:sz w:val="22"/>
          <w:szCs w:val="22"/>
          <w:lang w:val="hu-HU" w:eastAsia="en-US" w:bidi="ar-SA"/>
        </w:rPr>
        <w:t>Takarnet</w:t>
      </w:r>
      <w:r>
        <w:rPr>
          <w:rFonts w:ascii="Arial" w:eastAsia="Arial" w:hAnsi="Arial" w:cs="Arial"/>
          <w:sz w:val="22"/>
          <w:szCs w:val="22"/>
          <w:lang w:val="hu-HU" w:eastAsia="en-US" w:bidi="ar-SA"/>
        </w:rPr>
        <w:t xml:space="preserve"> által szolgáltatott „nem hiteles” jelzéssel ellátott tulajdoni lap is megfelelő).</w:t>
      </w:r>
    </w:p>
    <w:p w:rsidR="003715FA">
      <w:pPr>
        <w:pStyle w:val="ListParagraph"/>
        <w:widowControl w:val="0"/>
        <w:numPr>
          <w:ilvl w:val="0"/>
          <w:numId w:val="31"/>
        </w:numPr>
        <w:tabs>
          <w:tab w:val="left" w:pos="425"/>
          <w:tab w:val="left" w:pos="427"/>
        </w:tabs>
        <w:autoSpaceDE w:val="0"/>
        <w:autoSpaceDN w:val="0"/>
        <w:spacing w:before="4" w:line="237" w:lineRule="auto"/>
        <w:ind w:left="427" w:right="80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lapon,</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annak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széljegyén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feltüntetett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tulajdonos,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haszonélvező hozzájáruló nyilatkozata.</w:t>
      </w:r>
    </w:p>
    <w:p w:rsidR="003715FA">
      <w:pPr>
        <w:pStyle w:val="ListParagraph"/>
        <w:widowControl w:val="0"/>
        <w:numPr>
          <w:ilvl w:val="0"/>
          <w:numId w:val="31"/>
        </w:numPr>
        <w:tabs>
          <w:tab w:val="left" w:pos="425"/>
          <w:tab w:val="left" w:pos="427"/>
        </w:tabs>
        <w:autoSpaceDE w:val="0"/>
        <w:autoSpaceDN w:val="0"/>
        <w:spacing w:before="3" w:line="237" w:lineRule="auto"/>
        <w:ind w:left="427" w:right="87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Az</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ügyintézésre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meghatalmazás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(amennyiben</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szerződő</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fél</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jár</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 ügyintézés folyamán).</w:t>
      </w:r>
    </w:p>
    <w:p w:rsidR="003715FA">
      <w:pPr>
        <w:pStyle w:val="Heading4"/>
        <w:keepNext w:val="0"/>
        <w:widowControl w:val="0"/>
        <w:autoSpaceDE w:val="0"/>
        <w:autoSpaceDN w:val="0"/>
        <w:spacing w:before="3"/>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3"/>
          <w:sz w:val="22"/>
          <w:szCs w:val="22"/>
          <w:lang w:val="hu-HU" w:eastAsia="en-US" w:bidi="ar-SA"/>
        </w:rPr>
        <w:t xml:space="preserve"> </w:t>
      </w:r>
      <w:r>
        <w:rPr>
          <w:rFonts w:ascii="Arial" w:eastAsia="Arial" w:hAnsi="Arial" w:cs="Arial"/>
          <w:b/>
          <w:bCs/>
          <w:sz w:val="22"/>
          <w:szCs w:val="22"/>
          <w:lang w:val="hu-HU" w:eastAsia="en-US" w:bidi="ar-SA"/>
        </w:rPr>
        <w:t>személyek</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7"/>
          <w:sz w:val="22"/>
          <w:szCs w:val="22"/>
          <w:lang w:val="hu-HU" w:eastAsia="en-US" w:bidi="ar-SA"/>
        </w:rPr>
        <w:t xml:space="preserve"> </w:t>
      </w:r>
      <w:r>
        <w:rPr>
          <w:rFonts w:ascii="Arial" w:eastAsia="Arial" w:hAnsi="Arial" w:cs="Arial"/>
          <w:b/>
          <w:bCs/>
          <w:spacing w:val="-2"/>
          <w:sz w:val="22"/>
          <w:szCs w:val="22"/>
          <w:lang w:val="hu-HU" w:eastAsia="en-US" w:bidi="ar-SA"/>
        </w:rPr>
        <w:t>továbbá:</w:t>
      </w:r>
    </w:p>
    <w:p w:rsidR="003715FA">
      <w:pPr>
        <w:pStyle w:val="ListParagraph"/>
        <w:widowControl w:val="0"/>
        <w:numPr>
          <w:ilvl w:val="0"/>
          <w:numId w:val="31"/>
        </w:numPr>
        <w:tabs>
          <w:tab w:val="left" w:pos="425"/>
        </w:tabs>
        <w:autoSpaceDE w:val="0"/>
        <w:autoSpaceDN w:val="0"/>
        <w:spacing w:before="1" w:line="268" w:lineRule="exact"/>
        <w:ind w:left="425" w:hanging="282"/>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cégjegyzésre</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jogosult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személy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aláírási</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címpéldánya.</w:t>
      </w:r>
    </w:p>
    <w:p w:rsidR="003715FA">
      <w:pPr>
        <w:pStyle w:val="ListParagraph"/>
        <w:widowControl w:val="0"/>
        <w:numPr>
          <w:ilvl w:val="0"/>
          <w:numId w:val="31"/>
        </w:numPr>
        <w:tabs>
          <w:tab w:val="left" w:pos="425"/>
        </w:tabs>
        <w:autoSpaceDE w:val="0"/>
        <w:autoSpaceDN w:val="0"/>
        <w:spacing w:line="268" w:lineRule="exact"/>
        <w:ind w:left="425" w:hanging="282"/>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z w:val="22"/>
          <w:szCs w:val="22"/>
          <w:lang w:val="hu-HU" w:eastAsia="en-US" w:bidi="ar-SA"/>
        </w:rPr>
        <w:t>Szabályos</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meghatalmazás,</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nem</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cégjegyzésre</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jogosult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jár</w:t>
      </w:r>
      <w:r w:rsidR="00C400B7">
        <w:rPr>
          <w:rFonts w:ascii="Arial" w:eastAsia="Arial" w:hAnsi="Arial" w:cs="Arial"/>
          <w:spacing w:val="-4"/>
          <w:sz w:val="22"/>
          <w:szCs w:val="22"/>
          <w:lang w:val="hu-HU" w:eastAsia="en-US" w:bidi="ar-SA"/>
        </w:rPr>
        <w:t xml:space="preserve"> </w:t>
      </w:r>
      <w:r w:rsidR="00C400B7">
        <w:rPr>
          <w:rFonts w:ascii="Arial" w:eastAsia="Arial" w:hAnsi="Arial" w:cs="Arial"/>
          <w:spacing w:val="-5"/>
          <w:sz w:val="22"/>
          <w:szCs w:val="22"/>
          <w:lang w:val="hu-HU" w:eastAsia="en-US" w:bidi="ar-SA"/>
        </w:rPr>
        <w:t>el.</w:t>
      </w:r>
    </w:p>
    <w:p w:rsidR="003715FA">
      <w:pPr>
        <w:widowControl w:val="0"/>
        <w:autoSpaceDE w:val="0"/>
        <w:autoSpaceDN w:val="0"/>
        <w:spacing w:before="64"/>
        <w:rPr>
          <w:rFonts w:ascii="Arial" w:eastAsia="Arial" w:hAnsi="Arial" w:cs="Arial"/>
          <w:sz w:val="22"/>
          <w:szCs w:val="22"/>
          <w:lang w:val="hu-HU" w:eastAsia="en-US" w:bidi="ar-SA"/>
        </w:rPr>
      </w:pPr>
    </w:p>
    <w:p w:rsidR="003715FA">
      <w:pPr>
        <w:pStyle w:val="ListParagraph"/>
        <w:widowControl w:val="0"/>
        <w:numPr>
          <w:ilvl w:val="0"/>
          <w:numId w:val="15"/>
        </w:numPr>
        <w:tabs>
          <w:tab w:val="left" w:pos="575"/>
        </w:tabs>
        <w:autoSpaceDE w:val="0"/>
        <w:autoSpaceDN w:val="0"/>
        <w:ind w:left="575" w:hanging="432"/>
        <w:jc w:val="left"/>
        <w:rPr>
          <w:rFonts w:ascii="Arial" w:eastAsia="Arial" w:hAnsi="Arial" w:cs="Arial"/>
          <w:sz w:val="26"/>
          <w:szCs w:val="22"/>
          <w:lang w:val="hu-HU" w:eastAsia="en-US" w:bidi="ar-SA"/>
        </w:rPr>
      </w:pPr>
      <w:r>
        <w:rPr>
          <w:rFonts w:ascii="Arial" w:eastAsia="Arial" w:hAnsi="Arial" w:cs="Arial"/>
          <w:b/>
          <w:sz w:val="26"/>
          <w:szCs w:val="22"/>
          <w:lang w:val="hu-HU" w:eastAsia="en-US" w:bidi="ar-SA"/>
        </w:rPr>
        <w:t>Ügyfélszolgálati</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iroda</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aláírása</w:t>
      </w:r>
      <w:r>
        <w:rPr>
          <w:rFonts w:ascii="Arial" w:eastAsia="Arial" w:hAnsi="Arial" w:cs="Arial"/>
          <w:b/>
          <w:spacing w:val="-8"/>
          <w:sz w:val="26"/>
          <w:szCs w:val="22"/>
          <w:lang w:val="hu-HU" w:eastAsia="en-US" w:bidi="ar-SA"/>
        </w:rPr>
        <w:t xml:space="preserve"> </w:t>
      </w:r>
      <w:r>
        <w:rPr>
          <w:rFonts w:ascii="Arial" w:eastAsia="Arial" w:hAnsi="Arial" w:cs="Arial"/>
          <w:sz w:val="26"/>
          <w:szCs w:val="22"/>
          <w:lang w:val="hu-HU" w:eastAsia="en-US" w:bidi="ar-SA"/>
        </w:rPr>
        <w:t>(ha</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ott</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adják</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le</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w:t>
      </w:r>
      <w:r>
        <w:rPr>
          <w:rFonts w:ascii="Arial" w:eastAsia="Arial" w:hAnsi="Arial" w:cs="Arial"/>
          <w:spacing w:val="-8"/>
          <w:sz w:val="26"/>
          <w:szCs w:val="22"/>
          <w:lang w:val="hu-HU" w:eastAsia="en-US" w:bidi="ar-SA"/>
        </w:rPr>
        <w:t xml:space="preserve"> </w:t>
      </w:r>
      <w:r>
        <w:rPr>
          <w:rFonts w:ascii="Arial" w:eastAsia="Arial" w:hAnsi="Arial" w:cs="Arial"/>
          <w:spacing w:val="-2"/>
          <w:sz w:val="26"/>
          <w:szCs w:val="22"/>
          <w:lang w:val="hu-HU" w:eastAsia="en-US" w:bidi="ar-SA"/>
        </w:rPr>
        <w:t>dokumentumokat</w:t>
      </w:r>
      <w:r>
        <w:rPr>
          <w:rFonts w:ascii="Arial" w:eastAsia="Arial" w:hAnsi="Arial" w:cs="Arial"/>
          <w:spacing w:val="-2"/>
          <w:sz w:val="26"/>
          <w:szCs w:val="22"/>
          <w:lang w:val="hu-HU" w:eastAsia="en-US" w:bidi="ar-SA"/>
        </w:rPr>
        <w:t>)</w:t>
      </w:r>
    </w:p>
    <w:p w:rsidR="003715FA">
      <w:pPr>
        <w:widowControl w:val="0"/>
        <w:tabs>
          <w:tab w:val="left" w:pos="4824"/>
        </w:tabs>
        <w:autoSpaceDE w:val="0"/>
        <w:autoSpaceDN w:val="0"/>
        <w:spacing w:before="206"/>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.Laed</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752"/>
        </w:tabs>
        <w:autoSpaceDE w:val="0"/>
        <w:autoSpaceDN w:val="0"/>
        <w:spacing w:before="3"/>
        <w:ind w:right="66"/>
        <w:jc w:val="center"/>
        <w:rPr>
          <w:rFonts w:ascii="Arial" w:eastAsia="Arial" w:hAnsi="Arial" w:cs="Arial"/>
          <w:sz w:val="22"/>
          <w:szCs w:val="22"/>
          <w:lang w:val="hu-HU" w:eastAsia="en-US" w:bidi="ar-SA"/>
        </w:rPr>
      </w:pPr>
      <w:r>
        <w:rPr>
          <w:rFonts w:ascii="Arial" w:eastAsia="Arial" w:hAnsi="Arial" w:cs="Arial"/>
          <w:sz w:val="22"/>
          <w:szCs w:val="22"/>
          <w:lang w:val="hu-HU" w:eastAsia="en-US" w:bidi="ar-SA"/>
        </w:rPr>
        <w:t>Leadás</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Átvevő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ügyintéző</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239"/>
        <w:ind w:left="143" w:right="137"/>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A villamosenergia-elosztás biztosítása, a csatlakozási és elosztóhálózat-használati szerződés teljesítése keretében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 az Általános Adatkezelési Tájékoztatóban; az ügyintézés során készített hangfelvétellel összefüggésben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Hangfelvétel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Rögzítésére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Vonatkozó</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Tájékoztatóban;</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míg</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MVM</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Vállalkozáscsoport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tagvállalatai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kötött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szerződésekben,</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illetve</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más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dokumentumokban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kapcsolattartóként</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megjelölt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természetes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adatainak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kezeléséről</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ezen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című</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Tájékoztatóban találhatja </w:t>
      </w:r>
      <w:r>
        <w:rPr>
          <w:rFonts w:ascii="Arial" w:eastAsia="Arial" w:hAnsi="Arial" w:cs="Arial"/>
          <w:sz w:val="13"/>
          <w:szCs w:val="22"/>
          <w:lang w:val="hu-HU" w:eastAsia="en-US" w:bidi="ar-SA"/>
        </w:rPr>
        <w:t>meg.A</w:t>
      </w:r>
      <w:r>
        <w:rPr>
          <w:rFonts w:ascii="Arial" w:eastAsia="Arial" w:hAnsi="Arial" w:cs="Arial"/>
          <w:sz w:val="13"/>
          <w:szCs w:val="22"/>
          <w:lang w:val="hu-HU" w:eastAsia="en-US" w:bidi="ar-SA"/>
        </w:rPr>
        <w:t xml:space="preserve"> tájékoztatók az</w:t>
      </w:r>
      <w:hyperlink ns2:id="rId29">
        <w:r>
          <w:rPr>
            <w:rFonts w:ascii="Arial" w:eastAsia="Arial" w:hAnsi="Arial" w:cs="Arial"/>
            <w:color w:val="0000FF"/>
            <w:sz w:val="13"/>
            <w:szCs w:val="22"/>
            <w:u w:val="single" w:color="0000FF"/>
            <w:lang w:val="hu-HU" w:eastAsia="en-US" w:bidi="ar-SA"/>
          </w:rPr>
          <w:t xml:space="preserve"> mvmnext.hu/</w:t>
        </w:r>
        <w:r>
          <w:rPr>
            <w:rFonts w:ascii="Arial" w:eastAsia="Arial" w:hAnsi="Arial" w:cs="Arial"/>
            <w:color w:val="0000FF"/>
            <w:sz w:val="13"/>
            <w:szCs w:val="22"/>
            <w:u w:val="single" w:color="0000FF"/>
            <w:lang w:val="hu-HU" w:eastAsia="en-US" w:bidi="ar-SA"/>
          </w:rPr>
          <w:t>Adatvedelem</w:t>
        </w:r>
        <w:r>
          <w:rPr>
            <w:rFonts w:ascii="Arial" w:eastAsia="Arial" w:hAnsi="Arial" w:cs="Arial"/>
            <w:color w:val="0000FF"/>
            <w:sz w:val="13"/>
            <w:szCs w:val="22"/>
            <w:u w:val="single" w:color="0000FF"/>
            <w:lang w:val="hu-HU" w:eastAsia="en-US" w:bidi="ar-SA"/>
          </w:rPr>
          <w:t>/</w:t>
        </w:r>
        <w:r>
          <w:rPr>
            <w:rFonts w:ascii="Arial" w:eastAsia="Arial" w:hAnsi="Arial" w:cs="Arial"/>
            <w:color w:val="0000FF"/>
            <w:sz w:val="13"/>
            <w:szCs w:val="22"/>
            <w:u w:val="single" w:color="0000FF"/>
            <w:lang w:val="hu-HU" w:eastAsia="en-US" w:bidi="ar-SA"/>
          </w:rPr>
          <w:t>Tajekoztatok</w:t>
        </w:r>
      </w:hyperlink>
      <w:r>
        <w:rPr>
          <w:rFonts w:ascii="Arial" w:eastAsia="Arial" w:hAnsi="Arial" w:cs="Arial"/>
          <w:color w:val="0000FF"/>
          <w:sz w:val="13"/>
          <w:szCs w:val="22"/>
          <w:lang w:val="hu-HU" w:eastAsia="en-US" w:bidi="ar-SA"/>
        </w:rPr>
        <w:t xml:space="preserve"> </w:t>
      </w:r>
      <w:r>
        <w:rPr>
          <w:rFonts w:ascii="Arial" w:eastAsia="Arial" w:hAnsi="Arial" w:cs="Arial"/>
          <w:sz w:val="13"/>
          <w:szCs w:val="22"/>
          <w:lang w:val="hu-HU" w:eastAsia="en-US" w:bidi="ar-SA"/>
        </w:rPr>
        <w:t>oldalon és az ügyfélszolgálati irodáinkban érhetők el.</w:t>
      </w:r>
    </w:p>
    <w:p w:rsidR="003715FA">
      <w:pPr>
        <w:widowControl w:val="0"/>
        <w:autoSpaceDE w:val="0"/>
        <w:autoSpaceDN w:val="0"/>
        <w:spacing w:before="2"/>
        <w:ind w:left="143"/>
        <w:jc w:val="both"/>
        <w:rPr>
          <w:rFonts w:ascii="Arial" w:eastAsia="Arial" w:hAnsi="Arial" w:cs="Arial"/>
          <w:sz w:val="13"/>
          <w:szCs w:val="22"/>
          <w:lang w:val="hu-HU" w:eastAsia="en-US" w:bidi="ar-SA"/>
        </w:rPr>
      </w:pP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elosztói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engedélyes</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megbízásából</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ügyfélszolgálati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feladatokat</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MVM</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Ügyfélkapcsolati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Kft.</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látja</w:t>
      </w:r>
      <w:r>
        <w:rPr>
          <w:rFonts w:ascii="Arial" w:eastAsia="Arial" w:hAnsi="Arial" w:cs="Arial"/>
          <w:spacing w:val="4"/>
          <w:sz w:val="13"/>
          <w:szCs w:val="22"/>
          <w:lang w:val="hu-HU" w:eastAsia="en-US" w:bidi="ar-SA"/>
        </w:rPr>
        <w:t xml:space="preserve"> </w:t>
      </w:r>
      <w:r>
        <w:rPr>
          <w:rFonts w:ascii="Arial" w:eastAsia="Arial" w:hAnsi="Arial" w:cs="Arial"/>
          <w:spacing w:val="-5"/>
          <w:sz w:val="13"/>
          <w:szCs w:val="22"/>
          <w:lang w:val="hu-HU" w:eastAsia="en-US" w:bidi="ar-SA"/>
        </w:rPr>
        <w:t>el.</w:t>
      </w:r>
    </w:p>
    <w:p w:rsidR="003715FA">
      <w:pPr>
        <w:widowControl w:val="0"/>
        <w:autoSpaceDE w:val="0"/>
        <w:autoSpaceDN w:val="0"/>
        <w:spacing w:before="119" w:line="149" w:lineRule="exact"/>
        <w:ind w:left="143"/>
        <w:jc w:val="both"/>
        <w:rPr>
          <w:rFonts w:ascii="Arial" w:eastAsia="Arial" w:hAnsi="Arial" w:cs="Arial"/>
          <w:sz w:val="13"/>
          <w:szCs w:val="22"/>
          <w:lang w:val="hu-HU" w:eastAsia="en-US" w:bidi="ar-SA"/>
        </w:rPr>
      </w:pPr>
      <w:r>
        <w:rPr>
          <w:rFonts w:ascii="Arial" w:eastAsia="Arial" w:hAnsi="Arial" w:cs="Arial"/>
          <w:i/>
          <w:sz w:val="13"/>
          <w:szCs w:val="22"/>
          <w:lang w:val="hu-HU" w:eastAsia="en-US" w:bidi="ar-SA"/>
        </w:rPr>
        <w:t>1,</w:t>
      </w:r>
      <w:r>
        <w:rPr>
          <w:rFonts w:ascii="Arial" w:eastAsia="Arial" w:hAnsi="Arial" w:cs="Arial"/>
          <w:i/>
          <w:spacing w:val="-4"/>
          <w:sz w:val="13"/>
          <w:szCs w:val="22"/>
          <w:lang w:val="hu-HU" w:eastAsia="en-US" w:bidi="ar-SA"/>
        </w:rPr>
        <w:t xml:space="preserve"> </w:t>
      </w:r>
      <w:r>
        <w:rPr>
          <w:rFonts w:ascii="Arial" w:eastAsia="Arial" w:hAnsi="Arial" w:cs="Arial"/>
          <w:i/>
          <w:sz w:val="13"/>
          <w:szCs w:val="22"/>
          <w:lang w:val="hu-HU" w:eastAsia="en-US" w:bidi="ar-SA"/>
        </w:rPr>
        <w:t>1a,</w:t>
      </w:r>
      <w:r>
        <w:rPr>
          <w:rFonts w:ascii="Arial" w:eastAsia="Arial" w:hAnsi="Arial" w:cs="Arial"/>
          <w:i/>
          <w:spacing w:val="-3"/>
          <w:sz w:val="13"/>
          <w:szCs w:val="22"/>
          <w:lang w:val="hu-HU" w:eastAsia="en-US" w:bidi="ar-SA"/>
        </w:rPr>
        <w:t xml:space="preserve"> </w:t>
      </w:r>
      <w:r>
        <w:rPr>
          <w:rFonts w:ascii="Arial" w:eastAsia="Arial" w:hAnsi="Arial" w:cs="Arial"/>
          <w:i/>
          <w:sz w:val="13"/>
          <w:szCs w:val="22"/>
          <w:lang w:val="hu-HU" w:eastAsia="en-US" w:bidi="ar-SA"/>
        </w:rPr>
        <w:t>2</w:t>
      </w:r>
      <w:r>
        <w:rPr>
          <w:rFonts w:ascii="Arial" w:eastAsia="Arial" w:hAnsi="Arial" w:cs="Arial"/>
          <w:i/>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csatlakozási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elosztóhálózat-használati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szerződés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megkötéséhez</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szükséges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ezért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célból</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Általános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Adatvédelmi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(GDPR)</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6.</w:t>
      </w:r>
      <w:r>
        <w:rPr>
          <w:rFonts w:ascii="Arial" w:eastAsia="Arial" w:hAnsi="Arial" w:cs="Arial"/>
          <w:spacing w:val="-3"/>
          <w:sz w:val="13"/>
          <w:szCs w:val="22"/>
          <w:lang w:val="hu-HU" w:eastAsia="en-US" w:bidi="ar-SA"/>
        </w:rPr>
        <w:t xml:space="preserve"> </w:t>
      </w:r>
      <w:r>
        <w:rPr>
          <w:rFonts w:ascii="Arial" w:eastAsia="Arial" w:hAnsi="Arial" w:cs="Arial"/>
          <w:spacing w:val="-2"/>
          <w:sz w:val="13"/>
          <w:szCs w:val="22"/>
          <w:lang w:val="hu-HU" w:eastAsia="en-US" w:bidi="ar-SA"/>
        </w:rPr>
        <w:t>cikk.</w:t>
      </w:r>
    </w:p>
    <w:p w:rsidR="003715FA">
      <w:pPr>
        <w:widowControl w:val="0"/>
        <w:autoSpaceDE w:val="0"/>
        <w:autoSpaceDN w:val="0"/>
        <w:spacing w:line="149" w:lineRule="exact"/>
        <w:ind w:left="143"/>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(1)</w:t>
      </w:r>
      <w:r>
        <w:rPr>
          <w:rFonts w:ascii="Arial" w:eastAsia="Arial" w:hAnsi="Arial" w:cs="Arial"/>
          <w:spacing w:val="-10"/>
          <w:sz w:val="13"/>
          <w:szCs w:val="22"/>
          <w:lang w:val="hu-HU" w:eastAsia="en-US" w:bidi="ar-SA"/>
        </w:rPr>
        <w:t xml:space="preserve"> </w:t>
      </w:r>
      <w:r>
        <w:rPr>
          <w:rFonts w:ascii="Arial" w:eastAsia="Arial" w:hAnsi="Arial" w:cs="Arial"/>
          <w:sz w:val="13"/>
          <w:szCs w:val="22"/>
          <w:lang w:val="hu-HU" w:eastAsia="en-US" w:bidi="ar-SA"/>
        </w:rPr>
        <w:t>bek</w:t>
      </w:r>
      <w:r>
        <w:rPr>
          <w:rFonts w:ascii="Arial" w:eastAsia="Arial" w:hAnsi="Arial" w:cs="Arial"/>
          <w:sz w:val="13"/>
          <w:szCs w:val="22"/>
          <w:lang w:val="hu-HU" w:eastAsia="en-US" w:bidi="ar-SA"/>
        </w:rPr>
        <w: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b)</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pontjában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és/vagy</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energiáról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2007.</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évi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LXXXVI.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törvény</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rendelkezéseink</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végrehajtásáról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273/</w:t>
      </w:r>
      <w:r>
        <w:rPr>
          <w:rFonts w:ascii="Arial" w:eastAsia="Arial" w:hAnsi="Arial" w:cs="Arial"/>
          <w:sz w:val="13"/>
          <w:szCs w:val="22"/>
          <w:lang w:val="hu-HU" w:eastAsia="en-US" w:bidi="ar-SA"/>
        </w:rPr>
        <w:t>2007(</w:t>
      </w:r>
      <w:r>
        <w:rPr>
          <w:rFonts w:ascii="Arial" w:eastAsia="Arial" w:hAnsi="Arial" w:cs="Arial"/>
          <w:sz w:val="13"/>
          <w:szCs w:val="22"/>
          <w:lang w:val="hu-HU" w:eastAsia="en-US" w:bidi="ar-SA"/>
        </w:rPr>
        <w:t>X.</w:t>
      </w:r>
      <w:r>
        <w:rPr>
          <w:rFonts w:ascii="Times New Roman" w:eastAsia="Arial" w:hAnsi="Times New Roman" w:cs="Arial"/>
          <w:spacing w:val="-33"/>
          <w:sz w:val="13"/>
          <w:szCs w:val="22"/>
          <w:lang w:val="hu-HU" w:eastAsia="en-US" w:bidi="ar-SA"/>
        </w:rPr>
        <w:t xml:space="preserve"> </w:t>
      </w:r>
      <w:r>
        <w:rPr>
          <w:rFonts w:ascii="Arial" w:eastAsia="Arial" w:hAnsi="Arial" w:cs="Arial"/>
          <w:sz w:val="13"/>
          <w:szCs w:val="22"/>
          <w:lang w:val="hu-HU" w:eastAsia="en-US" w:bidi="ar-SA"/>
        </w:rPr>
        <w:t>19.)</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Korm</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9"/>
          <w:sz w:val="13"/>
          <w:szCs w:val="22"/>
          <w:lang w:val="hu-HU" w:eastAsia="en-US" w:bidi="ar-SA"/>
        </w:rPr>
        <w:t xml:space="preserve"> </w:t>
      </w:r>
      <w:r>
        <w:rPr>
          <w:rFonts w:ascii="Arial" w:eastAsia="Arial" w:hAnsi="Arial" w:cs="Arial"/>
          <w:spacing w:val="-5"/>
          <w:sz w:val="13"/>
          <w:szCs w:val="22"/>
          <w:lang w:val="hu-HU" w:eastAsia="en-US" w:bidi="ar-SA"/>
        </w:rPr>
        <w:t>2.</w:t>
      </w:r>
    </w:p>
    <w:p w:rsidR="003715FA">
      <w:pPr>
        <w:widowControl w:val="0"/>
        <w:autoSpaceDE w:val="0"/>
        <w:autoSpaceDN w:val="0"/>
        <w:ind w:left="143" w:right="136"/>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sz.</w:t>
      </w:r>
      <w:r>
        <w:rPr>
          <w:rFonts w:ascii="Arial" w:eastAsia="Arial" w:hAnsi="Arial" w:cs="Arial"/>
          <w:sz w:val="13"/>
          <w:szCs w:val="22"/>
          <w:lang w:val="hu-HU" w:eastAsia="en-US" w:bidi="ar-SA"/>
        </w:rPr>
        <w:t xml:space="preserve"> melléklet 6.1. a) és d) pontjában foglaltakra figyelemmel ezen adatot kérjük megadni (</w:t>
      </w:r>
      <w:r>
        <w:rPr>
          <w:rFonts w:ascii="Arial" w:eastAsia="Arial" w:hAnsi="Arial" w:cs="Arial"/>
          <w:i/>
          <w:sz w:val="13"/>
          <w:szCs w:val="22"/>
          <w:lang w:val="hu-HU" w:eastAsia="en-US" w:bidi="ar-SA"/>
        </w:rPr>
        <w:t xml:space="preserve">1 </w:t>
      </w:r>
      <w:r>
        <w:rPr>
          <w:rFonts w:ascii="Arial" w:eastAsia="Arial" w:hAnsi="Arial" w:cs="Arial"/>
          <w:sz w:val="13"/>
          <w:szCs w:val="22"/>
          <w:lang w:val="hu-HU" w:eastAsia="en-US" w:bidi="ar-SA"/>
        </w:rPr>
        <w:t xml:space="preserve">természetes személyek, </w:t>
      </w:r>
      <w:r>
        <w:rPr>
          <w:rFonts w:ascii="Arial" w:eastAsia="Arial" w:hAnsi="Arial" w:cs="Arial"/>
          <w:i/>
          <w:sz w:val="13"/>
          <w:szCs w:val="22"/>
          <w:lang w:val="hu-HU" w:eastAsia="en-US" w:bidi="ar-SA"/>
        </w:rPr>
        <w:t xml:space="preserve">1a </w:t>
      </w:r>
      <w:r>
        <w:rPr>
          <w:rFonts w:ascii="Arial" w:eastAsia="Arial" w:hAnsi="Arial" w:cs="Arial"/>
          <w:sz w:val="13"/>
          <w:szCs w:val="22"/>
          <w:lang w:val="hu-HU" w:eastAsia="en-US" w:bidi="ar-SA"/>
        </w:rPr>
        <w:t xml:space="preserve">egyéni vállalkozók, </w:t>
      </w:r>
      <w:r>
        <w:rPr>
          <w:rFonts w:ascii="Arial" w:eastAsia="Arial" w:hAnsi="Arial" w:cs="Arial"/>
          <w:i/>
          <w:sz w:val="13"/>
          <w:szCs w:val="22"/>
          <w:lang w:val="hu-HU" w:eastAsia="en-US" w:bidi="ar-SA"/>
        </w:rPr>
        <w:t xml:space="preserve">2 </w:t>
      </w:r>
      <w:r>
        <w:rPr>
          <w:rFonts w:ascii="Arial" w:eastAsia="Arial" w:hAnsi="Arial" w:cs="Arial"/>
          <w:sz w:val="13"/>
          <w:szCs w:val="22"/>
          <w:lang w:val="hu-HU" w:eastAsia="en-US" w:bidi="ar-SA"/>
        </w:rPr>
        <w:t>nem természetes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személyek esetén). | </w:t>
      </w:r>
      <w:r>
        <w:rPr>
          <w:rFonts w:ascii="Arial" w:eastAsia="Arial" w:hAnsi="Arial" w:cs="Arial"/>
          <w:i/>
          <w:sz w:val="13"/>
          <w:szCs w:val="22"/>
          <w:lang w:val="hu-HU" w:eastAsia="en-US" w:bidi="ar-SA"/>
        </w:rPr>
        <w:t xml:space="preserve">3 </w:t>
      </w:r>
      <w:r>
        <w:rPr>
          <w:rFonts w:ascii="Arial" w:eastAsia="Arial" w:hAnsi="Arial" w:cs="Arial"/>
          <w:sz w:val="13"/>
          <w:szCs w:val="22"/>
          <w:lang w:val="hu-HU" w:eastAsia="en-US" w:bidi="ar-SA"/>
        </w:rPr>
        <w:t xml:space="preserve">Önkéntesen megadható, az érintett személy hozzájárulásával kezelt adat. | </w:t>
      </w:r>
      <w:r>
        <w:rPr>
          <w:rFonts w:ascii="Arial" w:eastAsia="Arial" w:hAnsi="Arial" w:cs="Arial"/>
          <w:i/>
          <w:sz w:val="13"/>
          <w:szCs w:val="22"/>
          <w:lang w:val="hu-HU" w:eastAsia="en-US" w:bidi="ar-SA"/>
        </w:rPr>
        <w:t xml:space="preserve">4 </w:t>
      </w:r>
      <w:r>
        <w:rPr>
          <w:rFonts w:ascii="Arial" w:eastAsia="Arial" w:hAnsi="Arial" w:cs="Arial"/>
          <w:sz w:val="13"/>
          <w:szCs w:val="22"/>
          <w:lang w:val="hu-HU" w:eastAsia="en-US" w:bidi="ar-SA"/>
        </w:rPr>
        <w:t>A</w:t>
      </w:r>
      <w:r>
        <w:rPr>
          <w:rFonts w:ascii="Arial" w:eastAsia="Arial" w:hAnsi="Arial" w:cs="Arial"/>
          <w:sz w:val="13"/>
          <w:szCs w:val="22"/>
          <w:lang w:val="hu-HU" w:eastAsia="en-US" w:bidi="ar-SA"/>
        </w:rPr>
        <w:t xml:space="preserve"> GDPR 6. cikk (1) bekezdés f) pontja, az adatkezelő jogos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érdeke alapján kezelt adat.</w:t>
      </w:r>
    </w:p>
    <w:p>
      <w:pPr>
        <w:widowControl w:val="0"/>
        <w:autoSpaceDE w:val="0"/>
        <w:autoSpaceDN w:val="0"/>
        <w:spacing w:before="0" w:after="0"/>
        <w:rPr>
          <w:rFonts w:ascii="Arial" w:eastAsia="Arial" w:hAnsi="Arial" w:cs="Arial"/>
          <w:sz w:val="0"/>
          <w:szCs w:val="0"/>
          <w:lang w:val="hu-HU" w:eastAsia="en-US" w:bidi="ar-SA"/>
        </w:rPr>
        <w:sectPr>
          <w:pgSz w:w="11910" w:h="16850"/>
          <w:pgMar w:top="1340" w:right="992" w:bottom="1260" w:left="1275" w:header="0" w:footer="1078" w:gutter="0"/>
          <w:cols w:space="708"/>
        </w:sectPr>
      </w:pPr>
    </w:p>
    <w:p w:rsidR="005616CF">
      <w:pPr>
        <w:widowControl w:val="0"/>
        <w:tabs>
          <w:tab w:val="left" w:pos="7580"/>
        </w:tabs>
        <w:autoSpaceDE w:val="0"/>
        <w:autoSpaceDN w:val="0"/>
        <w:spacing w:line="181" w:lineRule="exact"/>
        <w:ind w:left="144"/>
        <w:rPr>
          <w:rFonts w:ascii="Arial" w:eastAsia="Arial" w:hAnsi="Arial" w:cs="Arial"/>
          <w:b/>
          <w:i/>
          <w:sz w:val="16"/>
          <w:szCs w:val="22"/>
          <w:lang w:val="hu-HU" w:eastAsia="en-US" w:bidi="ar-SA"/>
        </w:rPr>
      </w:pPr>
      <w:r>
        <w:rPr>
          <w:rFonts w:ascii="Arial" w:eastAsia="Arial" w:hAnsi="Arial" w:cs="Arial"/>
          <w:b/>
          <w:sz w:val="16"/>
          <w:szCs w:val="22"/>
          <w:lang w:val="hu-HU" w:eastAsia="en-US" w:bidi="ar-SA"/>
        </w:rPr>
        <w:t>Felhasználó</w:t>
      </w:r>
      <w:r>
        <w:rPr>
          <w:rFonts w:ascii="Arial" w:eastAsia="Arial" w:hAnsi="Arial" w:cs="Arial"/>
          <w:b/>
          <w:spacing w:val="-8"/>
          <w:sz w:val="16"/>
          <w:szCs w:val="22"/>
          <w:lang w:val="hu-HU" w:eastAsia="en-US" w:bidi="ar-SA"/>
        </w:rPr>
        <w:t xml:space="preserve"> </w:t>
      </w:r>
      <w:r>
        <w:rPr>
          <w:rFonts w:ascii="Arial" w:eastAsia="Arial" w:hAnsi="Arial" w:cs="Arial"/>
          <w:b/>
          <w:sz w:val="16"/>
          <w:szCs w:val="22"/>
          <w:lang w:val="hu-HU" w:eastAsia="en-US" w:bidi="ar-SA"/>
        </w:rPr>
        <w:t>azonosító</w:t>
      </w:r>
      <w:r>
        <w:rPr>
          <w:rFonts w:ascii="Arial" w:eastAsia="Arial" w:hAnsi="Arial" w:cs="Arial"/>
          <w:b/>
          <w:spacing w:val="-4"/>
          <w:sz w:val="16"/>
          <w:szCs w:val="22"/>
          <w:lang w:val="hu-HU" w:eastAsia="en-US" w:bidi="ar-SA"/>
        </w:rPr>
        <w:t xml:space="preserve"> </w:t>
      </w:r>
      <w:r>
        <w:rPr>
          <w:rFonts w:ascii="Arial" w:eastAsia="Arial" w:hAnsi="Arial" w:cs="Arial"/>
          <w:b/>
          <w:sz w:val="16"/>
          <w:szCs w:val="22"/>
          <w:lang w:val="hu-HU" w:eastAsia="en-US" w:bidi="ar-SA"/>
        </w:rPr>
        <w:t>száma</w:t>
      </w:r>
      <w:r>
        <w:rPr>
          <w:rFonts w:ascii="Arial" w:eastAsia="Arial" w:hAnsi="Arial" w:cs="Arial"/>
          <w:b/>
          <w:spacing w:val="-9"/>
          <w:sz w:val="16"/>
          <w:szCs w:val="22"/>
          <w:lang w:val="hu-HU" w:eastAsia="en-US" w:bidi="ar-SA"/>
        </w:rPr>
        <w:t xml:space="preserve"> </w:t>
      </w:r>
      <w:r>
        <w:rPr>
          <w:rFonts w:ascii="Arial" w:eastAsia="Arial" w:hAnsi="Arial" w:cs="Arial"/>
          <w:b/>
          <w:sz w:val="16"/>
          <w:szCs w:val="22"/>
          <w:lang w:val="hu-HU" w:eastAsia="en-US" w:bidi="ar-SA"/>
        </w:rPr>
        <w:t>/</w:t>
      </w:r>
      <w:r>
        <w:rPr>
          <w:rFonts w:ascii="Arial" w:eastAsia="Arial" w:hAnsi="Arial" w:cs="Arial"/>
          <w:b/>
          <w:spacing w:val="-7"/>
          <w:sz w:val="16"/>
          <w:szCs w:val="22"/>
          <w:lang w:val="hu-HU" w:eastAsia="en-US" w:bidi="ar-SA"/>
        </w:rPr>
        <w:t xml:space="preserve"> </w:t>
      </w:r>
      <w:r>
        <w:rPr>
          <w:rFonts w:ascii="Arial" w:eastAsia="Arial" w:hAnsi="Arial" w:cs="Arial"/>
          <w:b/>
          <w:sz w:val="16"/>
          <w:szCs w:val="22"/>
          <w:lang w:val="hu-HU" w:eastAsia="en-US" w:bidi="ar-SA"/>
        </w:rPr>
        <w:t>Felhasználási</w:t>
      </w:r>
      <w:r>
        <w:rPr>
          <w:rFonts w:ascii="Arial" w:eastAsia="Arial" w:hAnsi="Arial" w:cs="Arial"/>
          <w:b/>
          <w:spacing w:val="-6"/>
          <w:sz w:val="16"/>
          <w:szCs w:val="22"/>
          <w:lang w:val="hu-HU" w:eastAsia="en-US" w:bidi="ar-SA"/>
        </w:rPr>
        <w:t xml:space="preserve"> </w:t>
      </w:r>
      <w:r>
        <w:rPr>
          <w:rFonts w:ascii="Arial" w:eastAsia="Arial" w:hAnsi="Arial" w:cs="Arial"/>
          <w:b/>
          <w:sz w:val="16"/>
          <w:szCs w:val="22"/>
          <w:lang w:val="hu-HU" w:eastAsia="en-US" w:bidi="ar-SA"/>
        </w:rPr>
        <w:t>hely</w:t>
      </w:r>
      <w:r>
        <w:rPr>
          <w:rFonts w:ascii="Arial" w:eastAsia="Arial" w:hAnsi="Arial" w:cs="Arial"/>
          <w:b/>
          <w:spacing w:val="-11"/>
          <w:sz w:val="16"/>
          <w:szCs w:val="22"/>
          <w:lang w:val="hu-HU" w:eastAsia="en-US" w:bidi="ar-SA"/>
        </w:rPr>
        <w:t xml:space="preserve"> </w:t>
      </w:r>
      <w:r>
        <w:rPr>
          <w:rFonts w:ascii="Arial" w:eastAsia="Arial" w:hAnsi="Arial" w:cs="Arial"/>
          <w:b/>
          <w:spacing w:val="-2"/>
          <w:sz w:val="16"/>
          <w:szCs w:val="22"/>
          <w:lang w:val="hu-HU" w:eastAsia="en-US" w:bidi="ar-SA"/>
        </w:rPr>
        <w:t>azonosítója:</w:t>
      </w:r>
      <w:r>
        <w:rPr>
          <w:rFonts w:ascii="Times New Roman" w:eastAsia="Arial" w:hAnsi="Times New Roman" w:cs="Arial"/>
          <w:sz w:val="16"/>
          <w:szCs w:val="22"/>
          <w:u w:val="single"/>
          <w:lang w:val="hu-HU" w:eastAsia="en-US" w:bidi="ar-SA"/>
        </w:rPr>
        <w:tab/>
      </w:r>
      <w:r>
        <w:rPr>
          <w:rFonts w:ascii="Arial" w:eastAsia="Arial" w:hAnsi="Arial" w:cs="Arial"/>
          <w:b/>
          <w:i/>
          <w:sz w:val="16"/>
          <w:szCs w:val="22"/>
          <w:lang w:val="hu-HU" w:eastAsia="en-US" w:bidi="ar-SA"/>
        </w:rPr>
        <w:t>(ügyfélszolgálat</w:t>
      </w:r>
      <w:r>
        <w:rPr>
          <w:rFonts w:ascii="Arial" w:eastAsia="Arial" w:hAnsi="Arial" w:cs="Arial"/>
          <w:b/>
          <w:i/>
          <w:spacing w:val="-9"/>
          <w:sz w:val="16"/>
          <w:szCs w:val="22"/>
          <w:lang w:val="hu-HU" w:eastAsia="en-US" w:bidi="ar-SA"/>
        </w:rPr>
        <w:t xml:space="preserve"> </w:t>
      </w:r>
      <w:r>
        <w:rPr>
          <w:rFonts w:ascii="Arial" w:eastAsia="Arial" w:hAnsi="Arial" w:cs="Arial"/>
          <w:b/>
          <w:i/>
          <w:sz w:val="16"/>
          <w:szCs w:val="22"/>
          <w:lang w:val="hu-HU" w:eastAsia="en-US" w:bidi="ar-SA"/>
        </w:rPr>
        <w:t>tölti</w:t>
      </w:r>
      <w:r>
        <w:rPr>
          <w:rFonts w:ascii="Arial" w:eastAsia="Arial" w:hAnsi="Arial" w:cs="Arial"/>
          <w:b/>
          <w:i/>
          <w:spacing w:val="-7"/>
          <w:sz w:val="16"/>
          <w:szCs w:val="22"/>
          <w:lang w:val="hu-HU" w:eastAsia="en-US" w:bidi="ar-SA"/>
        </w:rPr>
        <w:t xml:space="preserve"> </w:t>
      </w:r>
      <w:r>
        <w:rPr>
          <w:rFonts w:ascii="Arial" w:eastAsia="Arial" w:hAnsi="Arial" w:cs="Arial"/>
          <w:b/>
          <w:i/>
          <w:spacing w:val="-5"/>
          <w:sz w:val="16"/>
          <w:szCs w:val="22"/>
          <w:lang w:val="hu-HU" w:eastAsia="en-US" w:bidi="ar-SA"/>
        </w:rPr>
        <w:t>ki)</w:t>
      </w:r>
    </w:p>
    <w:p w:rsidR="005616CF">
      <w:pPr>
        <w:pStyle w:val="Heading1"/>
        <w:widowControl w:val="0"/>
        <w:autoSpaceDE w:val="0"/>
        <w:autoSpaceDN w:val="0"/>
        <w:spacing w:before="122" w:line="240" w:lineRule="auto"/>
        <w:ind w:left="144" w:firstLine="0"/>
        <w:rPr>
          <w:rFonts w:ascii="Arial" w:eastAsia="Arial" w:hAnsi="Arial" w:cs="Arial"/>
          <w:b/>
          <w:bCs/>
          <w:sz w:val="24"/>
          <w:szCs w:val="24"/>
          <w:lang w:val="hu-HU" w:eastAsia="en-US" w:bidi="ar-SA"/>
        </w:rPr>
      </w:pPr>
      <w:r>
        <w:rPr>
          <w:rFonts w:ascii="Arial" w:eastAsia="Arial" w:hAnsi="Arial" w:cs="Arial"/>
          <w:b/>
          <w:bCs/>
          <w:sz w:val="24"/>
          <w:szCs w:val="24"/>
          <w:lang w:val="hu-HU" w:eastAsia="en-US" w:bidi="ar-SA"/>
        </w:rPr>
        <w:t>FELHASZNÁLÓI</w:t>
      </w:r>
      <w:r>
        <w:rPr>
          <w:rFonts w:ascii="Arial" w:eastAsia="Arial" w:hAnsi="Arial" w:cs="Arial"/>
          <w:b/>
          <w:bCs/>
          <w:spacing w:val="-12"/>
          <w:sz w:val="24"/>
          <w:szCs w:val="24"/>
          <w:lang w:val="hu-HU" w:eastAsia="en-US" w:bidi="ar-SA"/>
        </w:rPr>
        <w:t xml:space="preserve"> </w:t>
      </w:r>
      <w:r>
        <w:rPr>
          <w:rFonts w:ascii="Arial" w:eastAsia="Arial" w:hAnsi="Arial" w:cs="Arial"/>
          <w:b/>
          <w:bCs/>
          <w:spacing w:val="-2"/>
          <w:sz w:val="24"/>
          <w:szCs w:val="24"/>
          <w:lang w:val="hu-HU" w:eastAsia="en-US" w:bidi="ar-SA"/>
        </w:rPr>
        <w:t>JOGNYILATKOZAT</w:t>
      </w:r>
    </w:p>
    <w:p w:rsidR="005616CF">
      <w:pPr>
        <w:widowControl w:val="0"/>
        <w:autoSpaceDE w:val="0"/>
        <w:autoSpaceDN w:val="0"/>
        <w:spacing w:before="2"/>
        <w:ind w:left="144"/>
        <w:rPr>
          <w:rFonts w:ascii="Arial" w:eastAsia="Arial" w:hAnsi="Arial" w:cs="Arial"/>
          <w:sz w:val="22"/>
          <w:szCs w:val="22"/>
          <w:lang w:val="hu-HU" w:eastAsia="en-US" w:bidi="ar-SA"/>
        </w:rPr>
      </w:pPr>
      <w:r>
        <w:rPr>
          <w:noProof/>
          <w:lang w:eastAsia="hu-HU"/>
        </w:rPr>
        <ns1:AlternateContent>
          <ns1:Choice Requires="wps">
            <w: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w:drawing>
          </ns1:Choice>
          <ns1:Fallback>
            <w: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w:pict>
          </ns1:Fallback>
        </ns1:AlternateContent>
      </w:r>
      <w:r>
        <w:rPr>
          <w:rFonts w:ascii="Arial" w:eastAsia="Arial" w:hAnsi="Arial" w:cs="Arial"/>
          <w:spacing w:val="-2"/>
          <w:sz w:val="22"/>
          <w:szCs w:val="22"/>
          <w:lang w:val="hu-HU" w:eastAsia="en-US" w:bidi="ar-SA"/>
        </w:rPr>
        <w:t>egyetemes</w:t>
      </w:r>
      <w:r>
        <w:rPr>
          <w:rFonts w:ascii="Arial" w:eastAsia="Arial" w:hAnsi="Arial" w:cs="Arial"/>
          <w:spacing w:val="18"/>
          <w:sz w:val="22"/>
          <w:szCs w:val="22"/>
          <w:lang w:val="hu-HU" w:eastAsia="en-US" w:bidi="ar-SA"/>
        </w:rPr>
        <w:t xml:space="preserve"> </w:t>
      </w:r>
      <w:r>
        <w:rPr>
          <w:rFonts w:ascii="Arial" w:eastAsia="Arial" w:hAnsi="Arial" w:cs="Arial"/>
          <w:spacing w:val="-2"/>
          <w:sz w:val="22"/>
          <w:szCs w:val="22"/>
          <w:lang w:val="hu-HU" w:eastAsia="en-US" w:bidi="ar-SA"/>
        </w:rPr>
        <w:t>villamosenergia-szolgáltatás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igénybevétele</w:t>
      </w:r>
      <w:r>
        <w:rPr>
          <w:rFonts w:ascii="Arial" w:eastAsia="Arial" w:hAnsi="Arial" w:cs="Arial"/>
          <w:spacing w:val="17"/>
          <w:sz w:val="22"/>
          <w:szCs w:val="22"/>
          <w:lang w:val="hu-HU" w:eastAsia="en-US" w:bidi="ar-SA"/>
        </w:rPr>
        <w:t xml:space="preserve"> </w:t>
      </w:r>
      <w:r>
        <w:rPr>
          <w:rFonts w:ascii="Arial" w:eastAsia="Arial" w:hAnsi="Arial" w:cs="Arial"/>
          <w:spacing w:val="-2"/>
          <w:sz w:val="22"/>
          <w:szCs w:val="22"/>
          <w:lang w:val="hu-HU" w:eastAsia="en-US" w:bidi="ar-SA"/>
        </w:rPr>
        <w:t>céljából</w:t>
      </w:r>
    </w:p>
    <w:p w:rsidR="005616CF">
      <w:pPr>
        <w:widowControl w:val="0"/>
        <w:autoSpaceDE w:val="0"/>
        <w:autoSpaceDN w:val="0"/>
        <w:spacing w:before="95"/>
        <w:ind w:left="144"/>
        <w:rPr>
          <w:rFonts w:ascii="Arial" w:eastAsia="Arial" w:hAnsi="Arial" w:cs="Arial"/>
          <w:b/>
          <w:sz w:val="18"/>
          <w:szCs w:val="22"/>
          <w:lang w:val="hu-HU" w:eastAsia="en-US" w:bidi="ar-SA"/>
        </w:rPr>
      </w:pPr>
      <w:r>
        <w:rPr>
          <w:rFonts w:ascii="Arial" w:eastAsia="Arial" w:hAnsi="Arial" w:cs="Arial"/>
          <w:sz w:val="18"/>
          <w:szCs w:val="22"/>
          <w:lang w:val="hu-HU" w:eastAsia="en-US" w:bidi="ar-SA"/>
        </w:rPr>
        <w:t>Alulírott</w:t>
      </w:r>
      <w:r>
        <w:rPr>
          <w:rFonts w:ascii="Arial" w:eastAsia="Arial" w:hAnsi="Arial" w:cs="Arial"/>
          <w:spacing w:val="-5"/>
          <w:sz w:val="18"/>
          <w:szCs w:val="22"/>
          <w:lang w:val="hu-HU" w:eastAsia="en-US" w:bidi="ar-SA"/>
        </w:rPr>
        <w:t xml:space="preserve"> </w:t>
      </w:r>
      <w:r>
        <w:rPr>
          <w:rFonts w:ascii="Arial" w:eastAsia="Arial" w:hAnsi="Arial" w:cs="Arial"/>
          <w:spacing w:val="-2"/>
          <w:sz w:val="18"/>
          <w:szCs w:val="22"/>
          <w:lang w:val="hu-HU" w:eastAsia="en-US" w:bidi="ar-SA"/>
        </w:rPr>
        <w:t>(</w:t>
      </w:r>
      <w:r>
        <w:rPr>
          <w:rFonts w:ascii="Arial" w:eastAsia="Arial" w:hAnsi="Arial" w:cs="Arial"/>
          <w:b/>
          <w:spacing w:val="-2"/>
          <w:sz w:val="18"/>
          <w:szCs w:val="22"/>
          <w:lang w:val="hu-HU" w:eastAsia="en-US" w:bidi="ar-SA"/>
        </w:rPr>
        <w:t>Nyilatkozattevő)</w:t>
      </w:r>
    </w:p>
    <w:p w:rsidR="006F3364" w:rsidP="006F3364">
      <w:pPr>
        <w:widowControl w:val="0"/>
        <w:autoSpaceDE w:val="0"/>
        <w:autoSpaceDN w:val="0"/>
        <w:spacing w:before="80"/>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1"/>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4"/>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5"/>
          <w:sz w:val="18"/>
          <w:szCs w:val="18"/>
          <w:lang w:val="hu-HU" w:eastAsia="en-US" w:bidi="ar-SA"/>
        </w:rPr>
        <w:t xml:space="preserve"> </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Pr>
          <w:rFonts w:ascii="Arial" w:eastAsia="Arial" w:hAnsi="Arial" w:cs="Arial"/>
          <w:color w:val="0070C0"/>
          <w:spacing w:val="32"/>
          <w:sz w:val="20"/>
          <w:szCs w:val="20"/>
          <w:lang w:val="hu-HU" w:eastAsia="en-US" w:bidi="ar-SA"/>
        </w:rPr>
        <w:t>.</w:t>
      </w:r>
      <w:r w:rsidRPr="00574D85">
        <w:rPr>
          <w:rFonts w:ascii="Arial" w:eastAsia="Arial" w:hAnsi="Arial" w:cs="Arial"/>
          <w:color w:val="0070C0"/>
          <w:spacing w:val="32"/>
          <w:sz w:val="10"/>
          <w:szCs w:val="10"/>
          <w:lang w:val="hu-HU" w:eastAsia="en-US" w:bidi="ar-SA"/>
        </w:rPr>
        <w:t>Project</w:t>
      </w:r>
      <w:r w:rsidRPr="00574D85">
        <w:rPr>
          <w:rFonts w:ascii="Arial" w:eastAsia="Arial" w:hAnsi="Arial" w:cs="Arial"/>
          <w:color w:val="0070C0"/>
          <w:spacing w:val="32"/>
          <w:sz w:val="10"/>
          <w:szCs w:val="10"/>
          <w:lang w:val="hu-HU" w:eastAsia="en-US" w:bidi="ar-SA"/>
        </w:rPr>
        <w: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3"/>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77"/>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xml:space="preserve">: </w:t>
      </w:r>
      <w:r w:rsidRPr="00A742BE">
        <w:rPr>
          <w:rFonts w:ascii="Arial" w:eastAsia="Arial" w:hAnsi="Arial" w:cs="Arial"/>
          <w:color w:val="0070C0"/>
          <w:spacing w:val="13"/>
          <w:sz w:val="18"/>
          <w:szCs w:val="18"/>
          <w:lang w:val="hu-HU" w:eastAsia="en-US" w:bidi="ar-SA"/>
        </w:rPr>
        <w:t>{</w:t>
      </w:r>
      <w:r>
        <w:rPr>
          <w:rFonts w:ascii="Arial" w:eastAsia="Arial" w:hAnsi="Arial" w:cs="Arial"/>
          <w:color w:val="0070C0"/>
          <w:spacing w:val="13"/>
          <w:sz w:val="18"/>
          <w:szCs w:val="18"/>
          <w:lang w:val="hu-HU" w:eastAsia="en-US" w:bidi="ar-SA"/>
        </w:rPr>
        <w:t>d</w:t>
      </w:r>
      <w:r>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A742BE">
        <w:rPr>
          <w:rFonts w:ascii="Arial" w:eastAsia="Arial" w:hAnsi="Arial" w:cs="Arial"/>
          <w:color w:val="0070C0"/>
          <w:sz w:val="18"/>
          <w:szCs w:val="18"/>
          <w:lang w:val="hu-HU" w:eastAsia="en-US" w:bidi="ar-SA"/>
        </w:rPr>
        <w:t>{</w:t>
      </w:r>
      <w:r>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5616CF" w:rsidP="001253EA">
      <w:pPr>
        <w:widowControl w:val="0"/>
        <w:autoSpaceDE w:val="0"/>
        <w:autoSpaceDN w:val="0"/>
        <w:spacing w:before="80"/>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10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ezúton</w:t>
      </w:r>
      <w:r>
        <w:rPr>
          <w:rFonts w:ascii="Arial" w:eastAsia="Arial" w:hAnsi="Arial" w:cs="Arial"/>
          <w:sz w:val="18"/>
          <w:szCs w:val="18"/>
          <w:lang w:val="hu-HU" w:eastAsia="en-US" w:bidi="ar-SA"/>
        </w:rPr>
        <w:t xml:space="preserve"> nyilatkozom, hogy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w:t>
      </w:r>
      <w:r>
        <w:rPr>
          <w:rFonts w:ascii="Arial" w:eastAsia="Arial" w:hAnsi="Arial" w:cs="Arial"/>
          <w:sz w:val="18"/>
          <w:szCs w:val="18"/>
          <w:lang w:val="hu-HU" w:eastAsia="en-US" w:bidi="ar-SA"/>
        </w:rPr>
        <w:t>től</w:t>
      </w:r>
      <w:r>
        <w:rPr>
          <w:rFonts w:ascii="Arial" w:eastAsia="Arial" w:hAnsi="Arial" w:cs="Arial"/>
          <w:sz w:val="18"/>
          <w:szCs w:val="18"/>
          <w:lang w:val="hu-HU" w:eastAsia="en-US" w:bidi="ar-SA"/>
        </w:rPr>
        <w:t xml:space="preserve"> egyetemes villamosenergia-szolgáltatást kívánok igénybe venni, ennek érdekében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xml:space="preserve">. egyetemes villamosenergia- szolgáltatói üzletszabályzatának közzétételével meghatározott ajánlatot elfogadom. A hálózathasználati szerződésem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mint megbízott által történő kezelését kérem.</w:t>
      </w:r>
    </w:p>
    <w:p w:rsidR="005616CF">
      <w:pPr>
        <w:widowControl w:val="0"/>
        <w:autoSpaceDE w:val="0"/>
        <w:autoSpaceDN w:val="0"/>
        <w:spacing w:before="41"/>
        <w:ind w:left="144"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kéréssel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 amennyiben a Nyilatkozattevő a nyilatkozattal érintett felhasználási hely tekintetében megkötött hálózathasználati szerződéssel nem rendelkezik – a hálózathasználati szerződés megkötésével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kapcsolatos</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ügyintézés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területileg</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illetékes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elosztónál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nevében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teljes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jogkörrel</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eljárjon,</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ennek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szerződés megkötéséhez szükséges személyes adatait átadja.)</w:t>
      </w:r>
    </w:p>
    <w:p w:rsidR="005616CF">
      <w:pPr>
        <w:widowControl w:val="0"/>
        <w:autoSpaceDE w:val="0"/>
        <w:autoSpaceDN w:val="0"/>
        <w:spacing w:before="71"/>
        <w:ind w:left="571" w:right="136"/>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 xml:space="preserve">Kérjük, jelezze X-szel, ha már rendelkezik hálózathasználati szerződéssel az igénybejelentéssel érintett felhasználási hely tekintetében. Kérjük, a szerződést felhasználóváltozás miatti igénybejelentés esetén </w:t>
      </w:r>
      <w:r>
        <w:rPr>
          <w:rFonts w:ascii="Arial" w:eastAsia="Arial" w:hAnsi="Arial" w:cs="Arial"/>
          <w:spacing w:val="-2"/>
          <w:sz w:val="18"/>
          <w:szCs w:val="18"/>
          <w:lang w:val="hu-HU" w:eastAsia="en-US" w:bidi="ar-SA"/>
        </w:rPr>
        <w:t>mellékelje.</w:t>
      </w:r>
    </w:p>
    <w:p w:rsidR="005616CF">
      <w:pPr>
        <w:pStyle w:val="Heading2"/>
        <w:widowControl w:val="0"/>
        <w:numPr>
          <w:ilvl w:val="0"/>
          <w:numId w:val="32"/>
        </w:numPr>
        <w:tabs>
          <w:tab w:val="left" w:pos="568"/>
        </w:tabs>
        <w:autoSpaceDE w:val="0"/>
        <w:autoSpaceDN w:val="0"/>
        <w:spacing w:before="157"/>
        <w:ind w:left="568" w:hanging="424"/>
        <w:jc w:val="left"/>
        <w:rPr>
          <w:rFonts w:ascii="Arial" w:eastAsia="Arial" w:hAnsi="Arial" w:cs="Arial"/>
          <w:b/>
          <w:bCs/>
          <w:sz w:val="18"/>
          <w:szCs w:val="18"/>
          <w:lang w:val="hu-HU" w:eastAsia="en-US" w:bidi="ar-SA"/>
        </w:rPr>
      </w:pPr>
      <w:r>
        <w:rPr>
          <w:noProof/>
          <w:lang w:eastAsia="hu-HU"/>
        </w:rPr>
        <ns1:AlternateContent>
          <ns1:Choice Requires="wps">
            <w: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w:drawing>
          </ns1:Choice>
          <ns1:Fallback>
            <w: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w:pict>
          </ns1:Fallback>
        </ns1:AlternateContent>
      </w:r>
      <w:r>
        <w:rPr>
          <w:noProof/>
          <w:lang w:eastAsia="hu-HU"/>
        </w:rPr>
        <ns1:AlternateContent>
          <ns1:Choice Requires="wpg">
            <w: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w:pict>
          </ns1:Fallback>
        </ns1:AlternateContent>
      </w:r>
      <w:r>
        <w:rPr>
          <w:noProof/>
          <w:lang w:eastAsia="hu-HU"/>
        </w:rPr>
        <w: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w:drawing>
      </w:r>
      <w:r>
        <w:rPr>
          <w:noProof/>
          <w:lang w:eastAsia="hu-HU"/>
        </w:rPr>
        <ns1:AlternateContent>
          <ns1:Choice Requires="wps">
            <w: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9:txbx>
                      <ns9:bodyPr wrap="square" lIns="0" tIns="0" rIns="0" bIns="0" rtlCol="0"/>
                    </ns9:wsp>
                  </ns4:graphicData>
                </ns4:graphic>
              </ns3:anchor>
            </w:drawing>
          </ns1:Choice>
          <ns1:Fallback>
            <w: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10:textbox>
              </ns10:shape>
            </w:pict>
          </ns1:Fallback>
        </ns1:AlternateContent>
      </w:r>
      <w:r>
        <w:rPr>
          <w:rFonts w:ascii="Arial" w:eastAsia="Arial" w:hAnsi="Arial" w:cs="Arial"/>
          <w:b/>
          <w:bCs/>
          <w:sz w:val="18"/>
          <w:szCs w:val="18"/>
          <w:lang w:val="hu-HU" w:eastAsia="en-US" w:bidi="ar-SA"/>
        </w:rPr>
        <w:t>Nyilatkozattétel</w:t>
      </w:r>
      <w:r>
        <w:rPr>
          <w:rFonts w:ascii="Arial" w:eastAsia="Arial" w:hAnsi="Arial" w:cs="Arial"/>
          <w:b/>
          <w:bCs/>
          <w:spacing w:val="-8"/>
          <w:sz w:val="18"/>
          <w:szCs w:val="18"/>
          <w:lang w:val="hu-HU" w:eastAsia="en-US" w:bidi="ar-SA"/>
        </w:rPr>
        <w:t xml:space="preserve"> </w:t>
      </w:r>
      <w:r>
        <w:rPr>
          <w:rFonts w:ascii="Arial" w:eastAsia="Arial" w:hAnsi="Arial" w:cs="Arial"/>
          <w:b/>
          <w:bCs/>
          <w:spacing w:val="-5"/>
          <w:sz w:val="18"/>
          <w:szCs w:val="18"/>
          <w:lang w:val="hu-HU" w:eastAsia="en-US" w:bidi="ar-SA"/>
        </w:rPr>
        <w:t>oka</w:t>
      </w:r>
    </w:p>
    <w:p w:rsidR="005616CF">
      <w:pPr>
        <w:widowControl w:val="0"/>
        <w:tabs>
          <w:tab w:val="left" w:pos="2695"/>
          <w:tab w:val="left" w:pos="5108"/>
        </w:tabs>
        <w:autoSpaceDE w:val="0"/>
        <w:autoSpaceDN w:val="0"/>
        <w:spacing w:before="6"/>
        <w:ind w:left="780"/>
        <w:rPr>
          <w:rFonts w:ascii="Arial" w:eastAsia="Arial" w:hAnsi="Arial" w:cs="Arial"/>
          <w:sz w:val="18"/>
          <w:szCs w:val="18"/>
          <w:lang w:val="hu-HU" w:eastAsia="en-US" w:bidi="ar-SA"/>
        </w:rPr>
      </w:pPr>
      <w:r>
        <w:rPr>
          <w:rFonts w:ascii="Arial" w:eastAsia="Arial" w:hAnsi="Arial" w:cs="Arial"/>
          <w:sz w:val="18"/>
          <w:szCs w:val="18"/>
          <w:lang w:val="hu-HU" w:eastAsia="en-US" w:bidi="ar-SA"/>
        </w:rPr>
        <w:t>új</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bekapcsolás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5"/>
          <w:sz w:val="18"/>
          <w:szCs w:val="18"/>
          <w:lang w:val="hu-HU" w:eastAsia="en-US" w:bidi="ar-SA"/>
        </w:rPr>
        <w:t xml:space="preserve"> </w:t>
      </w:r>
      <w:r>
        <w:rPr>
          <w:rFonts w:ascii="Arial" w:eastAsia="Arial" w:hAnsi="Arial" w:cs="Arial"/>
          <w:spacing w:val="-2"/>
          <w:sz w:val="18"/>
          <w:szCs w:val="18"/>
          <w:lang w:val="hu-HU" w:eastAsia="en-US" w:bidi="ar-SA"/>
        </w:rPr>
        <w:t>felhasználóváltozás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szolgáltatás</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újraindítása</w:t>
      </w:r>
    </w:p>
    <w:p w:rsidR="005616CF">
      <w:pPr>
        <w:widowControl w:val="0"/>
        <w:tabs>
          <w:tab w:val="left" w:pos="5108"/>
        </w:tabs>
        <w:autoSpaceDE w:val="0"/>
        <w:autoSpaceDN w:val="0"/>
        <w:spacing w:before="19" w:line="264" w:lineRule="auto"/>
        <w:ind w:left="780" w:right="436"/>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w:pict>
          </ns1:Fallback>
        </ns1:AlternateContent>
      </w:r>
      <w:r>
        <w:rPr>
          <w:rFonts w:ascii="Arial" w:eastAsia="Arial" w:hAnsi="Arial" w:cs="Arial"/>
          <w:sz w:val="18"/>
          <w:szCs w:val="18"/>
          <w:lang w:val="hu-HU" w:eastAsia="en-US" w:bidi="ar-SA"/>
        </w:rPr>
        <w:t>ideiglenes</w:t>
      </w:r>
      <w:r>
        <w:rPr>
          <w:rFonts w:ascii="Arial" w:eastAsia="Arial" w:hAnsi="Arial" w:cs="Arial"/>
          <w:sz w:val="18"/>
          <w:szCs w:val="18"/>
          <w:lang w:val="hu-HU" w:eastAsia="en-US" w:bidi="ar-SA"/>
        </w:rPr>
        <w:t xml:space="preserve"> bekapcsolás (legfeljebb 60 nap)</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ideiglenes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(61</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nap</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1</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év</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között) további mérő felszerelése</w:t>
      </w:r>
    </w:p>
    <w:p w:rsidR="005616CF">
      <w:pPr>
        <w:widowControl w:val="0"/>
        <w:tabs>
          <w:tab w:val="left" w:pos="2695"/>
        </w:tabs>
        <w:autoSpaceDE w:val="0"/>
        <w:autoSpaceDN w:val="0"/>
        <w:spacing w:line="242" w:lineRule="auto"/>
        <w:ind w:left="2695" w:right="248" w:hanging="191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kereskedőváltás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 xml:space="preserve">Kérjük, jelezze X-szel, ha az érintett felhasználási hely tekintetében nem rendelkezik hatályos </w:t>
      </w:r>
      <w:r>
        <w:rPr>
          <w:rFonts w:ascii="Arial" w:eastAsia="Arial" w:hAnsi="Arial" w:cs="Arial"/>
          <w:sz w:val="18"/>
          <w:szCs w:val="18"/>
          <w:lang w:val="hu-HU" w:eastAsia="en-US" w:bidi="ar-SA"/>
        </w:rPr>
        <w:t>villamosenergia-vásárlási szerződéssel</w:t>
      </w:r>
      <w:r>
        <w:rPr>
          <w:rFonts w:ascii="Arial" w:eastAsia="Arial" w:hAnsi="Arial" w:cs="Arial"/>
          <w:sz w:val="18"/>
          <w:szCs w:val="18"/>
          <w:lang w:val="hu-HU" w:eastAsia="en-US" w:bidi="ar-SA"/>
        </w:rPr>
        <w:t xml:space="preserve"> (ellátatlan) vagy hatályos</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villamosenergia-vásárlási</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szerződésének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megszűnéséről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 xml:space="preserve">felmondása </w:t>
      </w:r>
      <w:r>
        <w:rPr>
          <w:rFonts w:ascii="Arial" w:eastAsia="Arial" w:hAnsi="Arial" w:cs="Arial"/>
          <w:sz w:val="18"/>
          <w:szCs w:val="18"/>
          <w:lang w:val="hu-HU" w:eastAsia="en-US" w:bidi="ar-SA"/>
        </w:rPr>
        <w:t>hatályosulásáról</w:t>
      </w:r>
      <w:r>
        <w:rPr>
          <w:rFonts w:ascii="Arial" w:eastAsia="Arial" w:hAnsi="Arial" w:cs="Arial"/>
          <w:sz w:val="18"/>
          <w:szCs w:val="18"/>
          <w:lang w:val="hu-HU" w:eastAsia="en-US" w:bidi="ar-SA"/>
        </w:rPr>
        <w:t>) kereskedője tájékoztatta.</w:t>
      </w:r>
    </w:p>
    <w:p w:rsidR="005616CF">
      <w:pPr>
        <w:pStyle w:val="Heading2"/>
        <w:widowControl w:val="0"/>
        <w:numPr>
          <w:ilvl w:val="0"/>
          <w:numId w:val="32"/>
        </w:numPr>
        <w:tabs>
          <w:tab w:val="left" w:pos="567"/>
        </w:tabs>
        <w:autoSpaceDE w:val="0"/>
        <w:autoSpaceDN w:val="0"/>
        <w:spacing w:before="144"/>
        <w:ind w:left="567" w:hanging="423"/>
        <w:jc w:val="both"/>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Villamosenergia-felhasználás</w:t>
      </w:r>
      <w:r>
        <w:rPr>
          <w:rFonts w:ascii="Arial" w:eastAsia="Arial" w:hAnsi="Arial" w:cs="Arial"/>
          <w:b/>
          <w:bCs/>
          <w:spacing w:val="42"/>
          <w:sz w:val="18"/>
          <w:szCs w:val="18"/>
          <w:lang w:val="hu-HU" w:eastAsia="en-US" w:bidi="ar-SA"/>
        </w:rPr>
        <w:t xml:space="preserve"> </w:t>
      </w:r>
      <w:r>
        <w:rPr>
          <w:rFonts w:ascii="Arial" w:eastAsia="Arial" w:hAnsi="Arial" w:cs="Arial"/>
          <w:b/>
          <w:bCs/>
          <w:spacing w:val="-4"/>
          <w:sz w:val="18"/>
          <w:szCs w:val="18"/>
          <w:lang w:val="hu-HU" w:eastAsia="en-US" w:bidi="ar-SA"/>
        </w:rPr>
        <w:t>célja</w:t>
      </w:r>
    </w:p>
    <w:p w:rsidR="005616CF">
      <w:pPr>
        <w:widowControl w:val="0"/>
        <w:autoSpaceDE w:val="0"/>
        <w:autoSpaceDN w:val="0"/>
        <w:spacing w:before="81"/>
        <w:ind w:left="569"/>
        <w:jc w:val="both"/>
        <w:rPr>
          <w:rFonts w:ascii="Arial" w:eastAsia="Arial" w:hAnsi="Arial" w:cs="Arial"/>
          <w:i/>
          <w:sz w:val="18"/>
          <w:szCs w:val="22"/>
          <w:lang w:val="hu-HU" w:eastAsia="en-US" w:bidi="ar-SA"/>
        </w:rPr>
      </w:pPr>
      <w:r>
        <w:rPr>
          <w:i/>
          <w:noProof/>
          <w:sz w:val="18"/>
          <w:lang w:eastAsia="hu-HU"/>
        </w:rPr>
        <ns1:AlternateContent>
          <ns1:Choice Requires="wpg">
            <w: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sz w:val="18"/>
          <w:szCs w:val="22"/>
          <w:lang w:val="hu-HU" w:eastAsia="en-US" w:bidi="ar-SA"/>
        </w:rPr>
        <w:t>Lakossági</w:t>
      </w:r>
      <w:r>
        <w:rPr>
          <w:rFonts w:ascii="Arial" w:eastAsia="Arial" w:hAnsi="Arial" w:cs="Arial"/>
          <w:b/>
          <w:spacing w:val="-9"/>
          <w:sz w:val="18"/>
          <w:szCs w:val="22"/>
          <w:lang w:val="hu-HU" w:eastAsia="en-US" w:bidi="ar-SA"/>
        </w:rPr>
        <w:t xml:space="preserve"> </w:t>
      </w:r>
      <w:r>
        <w:rPr>
          <w:rFonts w:ascii="Arial" w:eastAsia="Arial" w:hAnsi="Arial" w:cs="Arial"/>
          <w:b/>
          <w:sz w:val="18"/>
          <w:szCs w:val="22"/>
          <w:lang w:val="hu-HU" w:eastAsia="en-US" w:bidi="ar-SA"/>
        </w:rPr>
        <w:t>célú</w:t>
      </w:r>
      <w:r>
        <w:rPr>
          <w:rFonts w:ascii="Arial" w:eastAsia="Arial" w:hAnsi="Arial" w:cs="Arial"/>
          <w:b/>
          <w:spacing w:val="-5"/>
          <w:sz w:val="18"/>
          <w:szCs w:val="22"/>
          <w:lang w:val="hu-HU" w:eastAsia="en-US" w:bidi="ar-SA"/>
        </w:rPr>
        <w:t xml:space="preserve"> </w:t>
      </w:r>
      <w:r>
        <w:rPr>
          <w:rFonts w:ascii="Arial" w:eastAsia="Arial" w:hAnsi="Arial" w:cs="Arial"/>
          <w:b/>
          <w:sz w:val="18"/>
          <w:szCs w:val="22"/>
          <w:lang w:val="hu-HU" w:eastAsia="en-US" w:bidi="ar-SA"/>
        </w:rPr>
        <w:t>felhasználás</w:t>
      </w:r>
      <w:r>
        <w:rPr>
          <w:rFonts w:ascii="Arial" w:eastAsia="Arial" w:hAnsi="Arial" w:cs="Arial"/>
          <w:b/>
          <w:spacing w:val="-4"/>
          <w:sz w:val="18"/>
          <w:szCs w:val="22"/>
          <w:lang w:val="hu-HU" w:eastAsia="en-US" w:bidi="ar-SA"/>
        </w:rPr>
        <w:t xml:space="preserve"> </w:t>
      </w:r>
      <w:r>
        <w:rPr>
          <w:rFonts w:ascii="Arial" w:eastAsia="Arial" w:hAnsi="Arial" w:cs="Arial"/>
          <w:i/>
          <w:sz w:val="18"/>
          <w:szCs w:val="22"/>
          <w:lang w:val="hu-HU" w:eastAsia="en-US" w:bidi="ar-SA"/>
        </w:rPr>
        <w:t>(egyetemes</w:t>
      </w:r>
      <w:r>
        <w:rPr>
          <w:rFonts w:ascii="Arial" w:eastAsia="Arial" w:hAnsi="Arial" w:cs="Arial"/>
          <w:i/>
          <w:spacing w:val="-6"/>
          <w:sz w:val="18"/>
          <w:szCs w:val="22"/>
          <w:lang w:val="hu-HU" w:eastAsia="en-US" w:bidi="ar-SA"/>
        </w:rPr>
        <w:t xml:space="preserve"> </w:t>
      </w:r>
      <w:r>
        <w:rPr>
          <w:rFonts w:ascii="Arial" w:eastAsia="Arial" w:hAnsi="Arial" w:cs="Arial"/>
          <w:i/>
          <w:sz w:val="18"/>
          <w:szCs w:val="22"/>
          <w:lang w:val="hu-HU" w:eastAsia="en-US" w:bidi="ar-SA"/>
        </w:rPr>
        <w:t>szolgáltatásra</w:t>
      </w:r>
      <w:r>
        <w:rPr>
          <w:rFonts w:ascii="Arial" w:eastAsia="Arial" w:hAnsi="Arial" w:cs="Arial"/>
          <w:i/>
          <w:spacing w:val="-5"/>
          <w:sz w:val="18"/>
          <w:szCs w:val="22"/>
          <w:lang w:val="hu-HU" w:eastAsia="en-US" w:bidi="ar-SA"/>
        </w:rPr>
        <w:t xml:space="preserve"> </w:t>
      </w:r>
      <w:r>
        <w:rPr>
          <w:rFonts w:ascii="Arial" w:eastAsia="Arial" w:hAnsi="Arial" w:cs="Arial"/>
          <w:i/>
          <w:sz w:val="18"/>
          <w:szCs w:val="22"/>
          <w:lang w:val="hu-HU" w:eastAsia="en-US" w:bidi="ar-SA"/>
        </w:rPr>
        <w:t>jogosult</w:t>
      </w:r>
      <w:r>
        <w:rPr>
          <w:rFonts w:ascii="Arial" w:eastAsia="Arial" w:hAnsi="Arial" w:cs="Arial"/>
          <w:i/>
          <w:spacing w:val="-4"/>
          <w:sz w:val="18"/>
          <w:szCs w:val="22"/>
          <w:lang w:val="hu-HU" w:eastAsia="en-US" w:bidi="ar-SA"/>
        </w:rPr>
        <w:t xml:space="preserve"> </w:t>
      </w:r>
      <w:r>
        <w:rPr>
          <w:rFonts w:ascii="Arial" w:eastAsia="Arial" w:hAnsi="Arial" w:cs="Arial"/>
          <w:i/>
          <w:spacing w:val="-2"/>
          <w:sz w:val="18"/>
          <w:szCs w:val="22"/>
          <w:lang w:val="hu-HU" w:eastAsia="en-US" w:bidi="ar-SA"/>
        </w:rPr>
        <w:t>felhasználó)</w:t>
      </w:r>
    </w:p>
    <w:p w:rsidR="005616CF">
      <w:pPr>
        <w:pStyle w:val="Heading2"/>
        <w:widowControl w:val="0"/>
        <w:autoSpaceDE w:val="0"/>
        <w:autoSpaceDN w:val="0"/>
        <w:spacing w:before="91"/>
        <w:ind w:left="993" w:firstLine="0"/>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háztartási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1"/>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pStyle w:val="ListParagraph"/>
        <w:widowControl w:val="0"/>
        <w:numPr>
          <w:ilvl w:val="1"/>
          <w:numId w:val="32"/>
        </w:numPr>
        <w:tabs>
          <w:tab w:val="left" w:pos="1275"/>
          <w:tab w:val="left" w:pos="1277"/>
        </w:tabs>
        <w:autoSpaceDE w:val="0"/>
        <w:autoSpaceDN w:val="0"/>
        <w:spacing w:before="12" w:line="228" w:lineRule="auto"/>
        <w:ind w:left="1277" w:right="14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természetes szermély saját háztartása (egy felhasználási helyet képező lakóépület, lakás, üdülő, hétvégi ház, lakossági célra használt garázs) fogyasztása céljára vásárol villamos energiát,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jövedelemszerzés céljából gazdasági tevékenységet</w:t>
      </w:r>
    </w:p>
    <w:p w:rsidR="005616CF">
      <w:pPr>
        <w:pStyle w:val="ListParagraph"/>
        <w:widowControl w:val="0"/>
        <w:numPr>
          <w:ilvl w:val="1"/>
          <w:numId w:val="32"/>
        </w:numPr>
        <w:tabs>
          <w:tab w:val="left" w:pos="1275"/>
          <w:tab w:val="left" w:pos="1277"/>
        </w:tabs>
        <w:autoSpaceDE w:val="0"/>
        <w:autoSpaceDN w:val="0"/>
        <w:spacing w:before="6" w:line="235" w:lineRule="auto"/>
        <w:ind w:left="1277" w:right="139"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jogi személyiséggel rendelkező vallási közösség, jogi személyiséggel rendelkező vallási közösség belső egyházi jogi személye vagy jogi személyiséggel rendelkező szervezeti egysége kizárólag a tulajdonában</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álló,</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helyet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képező,</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több</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parókia, rendház, üdülő vagy hétvégi ház, továbbá a hozzá kapcsolódó garázs fogyasztása céljára vásárol 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energiát,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ÉS az</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érintett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parókia,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rendház,</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üdülő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hétvégi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ház a 2011. évi CCVI. törvény 12.</w:t>
      </w:r>
      <w:r>
        <w:rPr>
          <w:rFonts w:ascii="Arial" w:eastAsia="Arial" w:hAnsi="Arial" w:cs="Arial"/>
          <w:sz w:val="18"/>
          <w:szCs w:val="22"/>
          <w:lang w:val="hu-HU" w:eastAsia="en-US" w:bidi="ar-SA"/>
        </w:rPr>
        <w:t xml:space="preserve"> § (1) bekezdésében vagy 12/</w:t>
      </w:r>
      <w:r>
        <w:rPr>
          <w:rFonts w:ascii="Arial" w:eastAsia="Arial" w:hAnsi="Arial" w:cs="Arial"/>
          <w:sz w:val="18"/>
          <w:szCs w:val="22"/>
          <w:lang w:val="hu-HU" w:eastAsia="en-US" w:bidi="ar-SA"/>
        </w:rPr>
        <w:t>A</w:t>
      </w:r>
      <w:r>
        <w:rPr>
          <w:rFonts w:ascii="Arial" w:eastAsia="Arial" w:hAnsi="Arial" w:cs="Arial"/>
          <w:sz w:val="18"/>
          <w:szCs w:val="22"/>
          <w:lang w:val="hu-HU" w:eastAsia="en-US" w:bidi="ar-SA"/>
        </w:rPr>
        <w:t xml:space="preserve">. § (1) bekezdésében meghatározott személy életvitelszerű lakhatására szolgál,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jövedelemszerző (gazdasági-vállalkozási) tevékenységet</w:t>
      </w:r>
    </w:p>
    <w:p w:rsidR="005616CF">
      <w:pPr>
        <w:pStyle w:val="ListParagraph"/>
        <w:widowControl w:val="0"/>
        <w:numPr>
          <w:ilvl w:val="1"/>
          <w:numId w:val="32"/>
        </w:numPr>
        <w:tabs>
          <w:tab w:val="left" w:pos="1275"/>
          <w:tab w:val="left" w:pos="1277"/>
        </w:tabs>
        <w:autoSpaceDE w:val="0"/>
        <w:autoSpaceDN w:val="0"/>
        <w:spacing w:before="17" w:line="228" w:lineRule="auto"/>
        <w:ind w:left="1277" w:right="148" w:hanging="284"/>
        <w:jc w:val="both"/>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 xml:space="preserve">helyi önkormányzat az önkormányzati bérlakásban élők, illetve állami bérlakás vagy szállóférőhely üzemeltetője az állami bérlakásban vagy szállóférőhelyen élők fogyasztása céljára vásárol villamos </w:t>
      </w:r>
      <w:r>
        <w:rPr>
          <w:rFonts w:ascii="Arial" w:eastAsia="Arial" w:hAnsi="Arial" w:cs="Arial"/>
          <w:spacing w:val="-2"/>
          <w:sz w:val="18"/>
          <w:szCs w:val="22"/>
          <w:lang w:val="hu-HU" w:eastAsia="en-US" w:bidi="ar-SA"/>
        </w:rPr>
        <w:t>energiát</w:t>
      </w:r>
    </w:p>
    <w:p w:rsidR="005616CF">
      <w:pPr>
        <w:widowControl w:val="0"/>
        <w:autoSpaceDE w:val="0"/>
        <w:autoSpaceDN w:val="0"/>
        <w:spacing w:before="87" w:line="247" w:lineRule="auto"/>
        <w:ind w:left="993" w:right="62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lakóépület</w:t>
      </w:r>
      <w:r>
        <w:rPr>
          <w:rFonts w:ascii="Arial" w:eastAsia="Arial" w:hAnsi="Arial" w:cs="Arial"/>
          <w:b/>
          <w:spacing w:val="-3"/>
          <w:sz w:val="18"/>
          <w:szCs w:val="22"/>
          <w:lang w:val="hu-HU" w:eastAsia="en-US" w:bidi="ar-SA"/>
        </w:rPr>
        <w:t xml:space="preserve"> </w:t>
      </w:r>
      <w:r>
        <w:rPr>
          <w:rFonts w:ascii="Arial" w:eastAsia="Arial" w:hAnsi="Arial" w:cs="Arial"/>
          <w:b/>
          <w:sz w:val="18"/>
          <w:szCs w:val="22"/>
          <w:lang w:val="hu-HU" w:eastAsia="en-US" w:bidi="ar-SA"/>
        </w:rPr>
        <w:t>közös</w:t>
      </w:r>
      <w:r>
        <w:rPr>
          <w:rFonts w:ascii="Arial" w:eastAsia="Arial" w:hAnsi="Arial" w:cs="Arial"/>
          <w:b/>
          <w:spacing w:val="-4"/>
          <w:sz w:val="18"/>
          <w:szCs w:val="22"/>
          <w:lang w:val="hu-HU" w:eastAsia="en-US" w:bidi="ar-SA"/>
        </w:rPr>
        <w:t xml:space="preserve"> </w:t>
      </w:r>
      <w:r>
        <w:rPr>
          <w:rFonts w:ascii="Arial" w:eastAsia="Arial" w:hAnsi="Arial" w:cs="Arial"/>
          <w:b/>
          <w:sz w:val="18"/>
          <w:szCs w:val="22"/>
          <w:lang w:val="hu-HU" w:eastAsia="en-US" w:bidi="ar-SA"/>
        </w:rPr>
        <w:t>felhasználása</w:t>
      </w:r>
      <w:r>
        <w:rPr>
          <w:rFonts w:ascii="Arial" w:eastAsia="Arial" w:hAnsi="Arial" w:cs="Arial"/>
          <w:sz w:val="18"/>
          <w:szCs w:val="22"/>
          <w:lang w:val="hu-HU" w:eastAsia="en-US" w:bidi="ar-SA"/>
        </w:rPr>
        <w: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vásárlása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közös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fogyasztásának céljára történik ÉS</w:t>
      </w:r>
    </w:p>
    <w:p w:rsidR="005616CF">
      <w:pPr>
        <w:pStyle w:val="ListParagraph"/>
        <w:widowControl w:val="0"/>
        <w:numPr>
          <w:ilvl w:val="1"/>
          <w:numId w:val="32"/>
        </w:numPr>
        <w:tabs>
          <w:tab w:val="left" w:pos="1275"/>
          <w:tab w:val="left" w:pos="1277"/>
        </w:tabs>
        <w:autoSpaceDE w:val="0"/>
        <w:autoSpaceDN w:val="0"/>
        <w:spacing w:before="10" w:line="216" w:lineRule="auto"/>
        <w:ind w:left="1277" w:right="146"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 lakóépületben a műszakilag megosztott, önálló lakások száma meghaladja a nem lakás céljára szolgáló helyiségek számát, vagy</w:t>
      </w:r>
    </w:p>
    <w:p w:rsidR="005616CF">
      <w:pPr>
        <w:pStyle w:val="ListParagraph"/>
        <w:widowControl w:val="0"/>
        <w:numPr>
          <w:ilvl w:val="1"/>
          <w:numId w:val="32"/>
        </w:numPr>
        <w:tabs>
          <w:tab w:val="left" w:pos="1277"/>
          <w:tab w:val="left" w:pos="1279"/>
        </w:tabs>
        <w:autoSpaceDE w:val="0"/>
        <w:autoSpaceDN w:val="0"/>
        <w:spacing w:before="12" w:line="228" w:lineRule="auto"/>
        <w:ind w:left="1279" w:right="13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összes felhasználási helye tekintetében együttesen 3x63 A-nál nem nagyobb csatlakozási teljesítményű lakóépület </w:t>
      </w:r>
      <w:r>
        <w:rPr>
          <w:rFonts w:ascii="Arial" w:eastAsia="Arial" w:hAnsi="Arial" w:cs="Arial"/>
          <w:sz w:val="18"/>
          <w:szCs w:val="22"/>
          <w:lang w:val="hu-HU" w:eastAsia="en-US" w:bidi="ar-SA"/>
        </w:rPr>
        <w:t>ÉS</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a lakóépületben a műszakilag megosztott, önálló lakások száma azonos vagy alacsonyabb, mint az önálló, nem lakás céljára szolgáló helyiségek száma</w:t>
      </w:r>
    </w:p>
    <w:p w:rsidR="005616CF">
      <w:pPr>
        <w:widowControl w:val="0"/>
        <w:tabs>
          <w:tab w:val="left" w:leader="dot" w:pos="6828"/>
        </w:tabs>
        <w:autoSpaceDE w:val="0"/>
        <w:autoSpaceDN w:val="0"/>
        <w:spacing w:before="62"/>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Műszakilag</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megosztott,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önálló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lakás:</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tabs>
          <w:tab w:val="left" w:leader="dot" w:pos="6828"/>
        </w:tabs>
        <w:autoSpaceDE w:val="0"/>
        <w:autoSpaceDN w:val="0"/>
        <w:spacing w:before="60"/>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Önálló,</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lakás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céljára</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szolgáló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helyiség:</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autoSpaceDE w:val="0"/>
        <w:autoSpaceDN w:val="0"/>
        <w:ind w:left="569"/>
        <w:jc w:val="both"/>
        <w:rPr>
          <w:rFonts w:ascii="Arial" w:eastAsia="Arial" w:hAnsi="Arial" w:cs="Arial"/>
          <w:sz w:val="18"/>
          <w:szCs w:val="18"/>
          <w:lang w:val="hu-HU" w:eastAsia="en-US" w:bidi="ar-SA"/>
        </w:rPr>
        <w:sectPr>
          <w:headerReference w:type="default" ns2:id="rId32"/>
          <w:footerReference w:type="default" ns2:id="rId33"/>
          <w:type w:val="nextPage"/>
          <w:pgSz w:w="11910" w:h="16840"/>
          <w:pgMar w:top="1660" w:right="1275" w:bottom="1020" w:left="1133" w:header="708" w:footer="824" w:gutter="0"/>
          <w:pgNumType w:start="1"/>
          <w:cols w:space="708"/>
        </w:sectPr>
      </w:pPr>
    </w:p>
    <w:p w:rsidR="005616CF">
      <w:pPr>
        <w:widowControl w:val="0"/>
        <w:autoSpaceDE w:val="0"/>
        <w:autoSpaceDN w:val="0"/>
        <w:spacing w:before="94"/>
        <w:ind w:left="0"/>
        <w:rPr>
          <w:rFonts w:ascii="Arial" w:eastAsia="Arial" w:hAnsi="Arial" w:cs="Arial"/>
          <w:sz w:val="18"/>
          <w:szCs w:val="18"/>
          <w:lang w:val="hu-HU" w:eastAsia="en-US" w:bidi="ar-SA"/>
        </w:rPr>
      </w:pPr>
    </w:p>
    <w:p w:rsidR="005616CF">
      <w:pPr>
        <w:pStyle w:val="Heading2"/>
        <w:widowControl w:val="0"/>
        <w:autoSpaceDE w:val="0"/>
        <w:autoSpaceDN w:val="0"/>
        <w:spacing w:before="1"/>
        <w:ind w:left="569" w:firstLine="0"/>
        <w:rPr>
          <w:rFonts w:ascii="Arial" w:eastAsia="Arial" w:hAnsi="Arial" w:cs="Arial"/>
          <w:b/>
          <w:bCs/>
          <w:sz w:val="18"/>
          <w:szCs w:val="18"/>
          <w:lang w:val="hu-HU" w:eastAsia="en-US" w:bidi="ar-SA"/>
        </w:rPr>
      </w:pPr>
      <w:r>
        <w:rPr>
          <w:noProof/>
          <w:lang w:eastAsia="hu-HU"/>
        </w:rPr>
        <ns1:AlternateContent>
          <ns1:Choice Requires="wpg">
            <w: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bCs/>
          <w:sz w:val="18"/>
          <w:szCs w:val="18"/>
          <w:lang w:val="hu-HU" w:eastAsia="en-US" w:bidi="ar-SA"/>
        </w:rPr>
        <w:t>Nem</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lakossági</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autoSpaceDE w:val="0"/>
        <w:autoSpaceDN w:val="0"/>
        <w:spacing w:before="109" w:line="247" w:lineRule="auto"/>
        <w:ind w:left="993" w:right="14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Nem lakossági célú (</w:t>
      </w:r>
      <w:r>
        <w:rPr>
          <w:rFonts w:ascii="Arial" w:eastAsia="Arial" w:hAnsi="Arial" w:cs="Arial"/>
          <w:b/>
          <w:sz w:val="18"/>
          <w:szCs w:val="22"/>
          <w:lang w:val="hu-HU" w:eastAsia="en-US" w:bidi="ar-SA"/>
        </w:rPr>
        <w:t>mikrovállalkozói</w:t>
      </w:r>
      <w:r>
        <w:rPr>
          <w:rFonts w:ascii="Arial" w:eastAsia="Arial" w:hAnsi="Arial" w:cs="Arial"/>
          <w:b/>
          <w:sz w:val="18"/>
          <w:szCs w:val="22"/>
          <w:lang w:val="hu-HU" w:eastAsia="en-US" w:bidi="ar-SA"/>
        </w:rPr>
        <w:t xml:space="preserve">) felhasználás </w:t>
      </w:r>
      <w:r>
        <w:rPr>
          <w:rFonts w:ascii="Arial" w:eastAsia="Arial" w:hAnsi="Arial" w:cs="Arial"/>
          <w:sz w:val="18"/>
          <w:szCs w:val="22"/>
          <w:lang w:val="hu-HU" w:eastAsia="en-US" w:bidi="ar-SA"/>
        </w:rPr>
        <w:t>(ha a villamos energia vásárlása sem részben, sem egészben nem minősül lakossági célú felhasználásnak)</w:t>
      </w:r>
    </w:p>
    <w:p w:rsidR="005616CF">
      <w:pPr>
        <w:pStyle w:val="ListParagraph"/>
        <w:widowControl w:val="0"/>
        <w:numPr>
          <w:ilvl w:val="1"/>
          <w:numId w:val="32"/>
        </w:numPr>
        <w:tabs>
          <w:tab w:val="left" w:pos="1275"/>
          <w:tab w:val="left" w:pos="1277"/>
        </w:tabs>
        <w:autoSpaceDE w:val="0"/>
        <w:autoSpaceDN w:val="0"/>
        <w:spacing w:before="2" w:line="228" w:lineRule="auto"/>
        <w:ind w:left="1277" w:right="143"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az</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igénybejelentő</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kisfeszültségen</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vételez,</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összes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helye</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együttesen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haladja</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 xml:space="preserve">meg a 3x63 A csatlakozási teljesítményt, ÉS 217/2022. (VI. 17.) Korm. rendelet alkalmazásában </w:t>
      </w:r>
      <w:r>
        <w:rPr>
          <w:rFonts w:ascii="Arial" w:eastAsia="Arial" w:hAnsi="Arial" w:cs="Arial"/>
          <w:sz w:val="18"/>
          <w:szCs w:val="22"/>
          <w:lang w:val="hu-HU" w:eastAsia="en-US" w:bidi="ar-SA"/>
        </w:rPr>
        <w:t>mikrovállalkozásnak</w:t>
      </w:r>
      <w:r>
        <w:rPr>
          <w:rFonts w:ascii="Arial" w:eastAsia="Arial" w:hAnsi="Arial" w:cs="Arial"/>
          <w:sz w:val="18"/>
          <w:szCs w:val="22"/>
          <w:lang w:val="hu-HU" w:eastAsia="en-US" w:bidi="ar-SA"/>
        </w:rPr>
        <w:t xml:space="preserve"> minősül.</w:t>
      </w:r>
    </w:p>
    <w:p w:rsidR="005616CF">
      <w:pPr>
        <w:widowControl w:val="0"/>
        <w:autoSpaceDE w:val="0"/>
        <w:autoSpaceDN w:val="0"/>
        <w:spacing w:before="31"/>
        <w:ind w:left="0"/>
        <w:rPr>
          <w:rFonts w:ascii="Arial" w:eastAsia="Arial" w:hAnsi="Arial" w:cs="Arial"/>
          <w:sz w:val="18"/>
          <w:szCs w:val="18"/>
          <w:lang w:val="hu-HU" w:eastAsia="en-US" w:bidi="ar-SA"/>
        </w:rPr>
      </w:pPr>
    </w:p>
    <w:p w:rsidR="005616CF">
      <w:pPr>
        <w:pStyle w:val="Heading2"/>
        <w:widowControl w:val="0"/>
        <w:numPr>
          <w:ilvl w:val="0"/>
          <w:numId w:val="32"/>
        </w:numPr>
        <w:tabs>
          <w:tab w:val="left" w:pos="568"/>
        </w:tabs>
        <w:autoSpaceDE w:val="0"/>
        <w:autoSpaceDN w:val="0"/>
        <w:ind w:left="568" w:hanging="424"/>
        <w:jc w:val="left"/>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Kapcsolattartás</w:t>
      </w:r>
    </w:p>
    <w:p w:rsidR="005616CF">
      <w:pPr>
        <w:widowControl w:val="0"/>
        <w:autoSpaceDE w:val="0"/>
        <w:autoSpaceDN w:val="0"/>
        <w:spacing w:before="99"/>
        <w:ind w:left="569"/>
        <w:rPr>
          <w:rFonts w:ascii="Arial" w:eastAsia="Arial" w:hAnsi="Arial" w:cs="Arial"/>
          <w:sz w:val="18"/>
          <w:szCs w:val="22"/>
          <w:lang w:val="hu-HU" w:eastAsia="en-US" w:bidi="ar-SA"/>
        </w:rPr>
      </w:pPr>
      <w:r>
        <w:rPr>
          <w:rFonts w:ascii="Arial" w:eastAsia="Arial" w:hAnsi="Arial" w:cs="Arial"/>
          <w:color w:val="221F1F"/>
          <w:sz w:val="18"/>
          <w:szCs w:val="22"/>
          <w:lang w:val="hu-HU" w:eastAsia="en-US" w:bidi="ar-SA"/>
        </w:rPr>
        <w:t>Értesítési</w:t>
      </w:r>
      <w:r>
        <w:rPr>
          <w:rFonts w:ascii="Arial" w:eastAsia="Arial" w:hAnsi="Arial" w:cs="Arial"/>
          <w:color w:val="221F1F"/>
          <w:spacing w:val="-4"/>
          <w:sz w:val="18"/>
          <w:szCs w:val="22"/>
          <w:lang w:val="hu-HU" w:eastAsia="en-US" w:bidi="ar-SA"/>
        </w:rPr>
        <w:t xml:space="preserve"> </w:t>
      </w:r>
      <w:r>
        <w:rPr>
          <w:rFonts w:ascii="Arial" w:eastAsia="Arial" w:hAnsi="Arial" w:cs="Arial"/>
          <w:color w:val="221F1F"/>
          <w:sz w:val="18"/>
          <w:szCs w:val="22"/>
          <w:lang w:val="hu-HU" w:eastAsia="en-US" w:bidi="ar-SA"/>
        </w:rPr>
        <w:t>cím</w:t>
      </w:r>
      <w:r>
        <w:rPr>
          <w:rFonts w:ascii="Arial" w:eastAsia="Arial" w:hAnsi="Arial" w:cs="Arial"/>
          <w:position w:val="6"/>
          <w:sz w:val="12"/>
          <w:szCs w:val="22"/>
          <w:lang w:val="hu-HU" w:eastAsia="en-US" w:bidi="ar-SA"/>
        </w:rPr>
        <w:t>1,1a,2</w:t>
      </w:r>
      <w:r>
        <w:rPr>
          <w:rFonts w:ascii="Arial" w:eastAsia="Arial" w:hAnsi="Arial" w:cs="Arial"/>
          <w:spacing w:val="15"/>
          <w:position w:val="6"/>
          <w:sz w:val="12"/>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eltér 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lakcímtől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székhelytől</w:t>
      </w:r>
      <w:r>
        <w:rPr>
          <w:rFonts w:ascii="Arial" w:eastAsia="Arial" w:hAnsi="Arial" w:cs="Arial"/>
          <w:i/>
          <w:sz w:val="18"/>
          <w:szCs w:val="22"/>
          <w:lang w:val="hu-HU" w:eastAsia="en-US" w:bidi="ar-SA"/>
        </w:rPr>
        <w:t>)</w:t>
      </w:r>
      <w:r>
        <w:rPr>
          <w:rFonts w:ascii="Arial" w:eastAsia="Arial" w:hAnsi="Arial" w:cs="Arial"/>
          <w:color w:val="221F1F"/>
          <w:sz w:val="18"/>
          <w:szCs w:val="22"/>
          <w:lang w:val="hu-HU" w:eastAsia="en-US" w:bidi="ar-SA"/>
        </w:rPr>
        <w:t>:</w:t>
      </w:r>
      <w:r>
        <w:rPr>
          <w:rFonts w:ascii="Arial" w:eastAsia="Arial" w:hAnsi="Arial" w:cs="Arial"/>
          <w:color w:val="221F1F"/>
          <w:spacing w:val="27"/>
          <w:sz w:val="18"/>
          <w:szCs w:val="22"/>
          <w:lang w:val="hu-HU" w:eastAsia="en-US" w:bidi="ar-SA"/>
        </w:rPr>
        <w:t xml:space="preserve"> </w:t>
      </w:r>
      <w:r>
        <w:rPr>
          <w:rFonts w:ascii="Arial" w:eastAsia="Arial" w:hAnsi="Arial" w:cs="Arial"/>
          <w:color w:val="221F1F"/>
          <w:spacing w:val="-2"/>
          <w:sz w:val="18"/>
          <w:szCs w:val="22"/>
          <w:lang w:val="hu-HU" w:eastAsia="en-US" w:bidi="ar-SA"/>
        </w:rPr>
        <w:t>.</w:t>
      </w:r>
      <w:r>
        <w:rPr>
          <w:rFonts w:ascii="Arial" w:eastAsia="Arial" w:hAnsi="Arial" w:cs="Arial"/>
          <w:color w:val="221F1F"/>
          <w:spacing w:val="-2"/>
          <w:sz w:val="18"/>
          <w:szCs w:val="22"/>
          <w:lang w:val="hu-HU" w:eastAsia="en-US" w:bidi="ar-SA"/>
        </w:rPr>
        <w:t>.................................................................................................</w:t>
      </w:r>
    </w:p>
    <w:p w:rsidR="005616CF">
      <w:pPr>
        <w:widowControl w:val="0"/>
        <w:autoSpaceDE w:val="0"/>
        <w:autoSpaceDN w:val="0"/>
        <w:spacing w:before="99"/>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w:t>
      </w:r>
      <w:r w:rsidR="001253EA">
        <w:rPr>
          <w:rFonts w:ascii="Arial" w:eastAsia="Arial" w:hAnsi="Arial" w:cs="Arial"/>
          <w:color w:val="0070C0"/>
          <w:sz w:val="26"/>
          <w:szCs w:val="26"/>
          <w:lang w:val="hu-HU" w:eastAsia="en-US" w:bidi="ar-SA"/>
        </w:rPr>
        <w:t>.Person</w:t>
      </w:r>
      <w:r w:rsidR="001253EA">
        <w:rPr>
          <w:rFonts w:ascii="Arial" w:eastAsia="Arial" w:hAnsi="Arial" w:cs="Arial"/>
          <w:color w:val="0070C0"/>
          <w:sz w:val="26"/>
          <w:szCs w:val="26"/>
          <w:lang w:val="hu-HU" w:eastAsia="en-US" w:bidi="ar-SA"/>
        </w:rPr>
        <w:t>.Phone</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 xml:space="preserve"> </w:t>
      </w:r>
      <w:r>
        <w:rPr>
          <w:rFonts w:ascii="Arial" w:eastAsia="Arial" w:hAnsi="Arial" w:cs="Arial"/>
          <w:color w:val="221F1F"/>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color w:val="221F1F"/>
          <w:sz w:val="18"/>
          <w:szCs w:val="18"/>
          <w:lang w:val="hu-HU" w:eastAsia="en-US" w:bidi="ar-SA"/>
        </w:rPr>
        <w:t>:</w:t>
      </w:r>
      <w:r>
        <w:rPr>
          <w:rFonts w:ascii="Arial" w:eastAsia="Arial" w:hAnsi="Arial" w:cs="Arial"/>
          <w:color w:val="221F1F"/>
          <w:spacing w:val="10"/>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d.Person.Email</w:t>
      </w:r>
      <w:r w:rsidRPr="004C6C63" w:rsidR="001253EA">
        <w:rPr>
          <w:rFonts w:ascii="Arial" w:eastAsia="Arial" w:hAnsi="Arial" w:cs="Arial"/>
          <w:color w:val="0070C0"/>
          <w:sz w:val="26"/>
          <w:szCs w:val="26"/>
          <w:lang w:val="hu-HU" w:eastAsia="en-US" w:bidi="ar-SA"/>
        </w:rPr>
        <w:t>}</w:t>
      </w:r>
    </w:p>
    <w:p w:rsidR="005616CF">
      <w:pPr>
        <w:widowControl w:val="0"/>
        <w:autoSpaceDE w:val="0"/>
        <w:autoSpaceDN w:val="0"/>
        <w:spacing w:before="101" w:line="237" w:lineRule="auto"/>
        <w:ind w:left="569" w:right="136" w:firstLine="43"/>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telefonszám / e-mail-cím megadásával a Nyilatkozattevő hozzájárul, hogy vele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 kapcsolatot telefonon / elektronikus úton tartsa.)</w:t>
      </w:r>
    </w:p>
    <w:p w:rsidR="005616CF">
      <w:pPr>
        <w:widowControl w:val="0"/>
        <w:autoSpaceDE w:val="0"/>
        <w:autoSpaceDN w:val="0"/>
        <w:spacing w:before="63"/>
        <w:ind w:left="0"/>
        <w:rPr>
          <w:rFonts w:ascii="Arial" w:eastAsia="Arial" w:hAnsi="Arial" w:cs="Arial"/>
          <w:i/>
          <w:sz w:val="15"/>
          <w:szCs w:val="18"/>
          <w:lang w:val="hu-HU" w:eastAsia="en-US" w:bidi="ar-SA"/>
        </w:rPr>
      </w:pPr>
    </w:p>
    <w:p w:rsidR="005616CF">
      <w:pPr>
        <w:pStyle w:val="Heading2"/>
        <w:widowControl w:val="0"/>
        <w:numPr>
          <w:ilvl w:val="0"/>
          <w:numId w:val="32"/>
        </w:numPr>
        <w:tabs>
          <w:tab w:val="left" w:pos="568"/>
        </w:tabs>
        <w:autoSpaceDE w:val="0"/>
        <w:autoSpaceDN w:val="0"/>
        <w:spacing w:before="1"/>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adatai</w:t>
      </w:r>
    </w:p>
    <w:p w:rsidR="005616CF">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sidRPr="00153C36" w:rsidR="006F3364">
        <w:rPr>
          <w:rFonts w:ascii="Arial" w:eastAsia="Arial" w:hAnsi="Arial" w:cs="Arial"/>
          <w:b/>
          <w:color w:val="0070C0"/>
          <w:spacing w:val="-2"/>
          <w:sz w:val="18"/>
          <w:szCs w:val="18"/>
          <w:lang w:val="hu-HU" w:eastAsia="en-US" w:bidi="ar-SA"/>
        </w:rPr>
        <w:t>{</w:t>
      </w:r>
      <w:r w:rsidR="006F3364">
        <w:rPr>
          <w:rFonts w:ascii="Arial" w:eastAsia="Arial" w:hAnsi="Arial" w:cs="Arial"/>
          <w:b/>
          <w:color w:val="0070C0"/>
          <w:spacing w:val="-2"/>
          <w:sz w:val="18"/>
          <w:szCs w:val="18"/>
          <w:lang w:val="hu-HU" w:eastAsia="en-US" w:bidi="ar-SA"/>
        </w:rPr>
        <w:t>d.</w:t>
      </w:r>
      <w:r w:rsidRPr="00153C36" w:rsidR="006F3364">
        <w:rPr>
          <w:rFonts w:ascii="Arial" w:eastAsia="Arial" w:hAnsi="Arial" w:cs="Arial"/>
          <w:color w:val="0070C0"/>
          <w:spacing w:val="-2"/>
          <w:sz w:val="8"/>
          <w:szCs w:val="8"/>
          <w:lang w:val="hu-HU" w:eastAsia="en-US" w:bidi="ar-SA"/>
        </w:rPr>
        <w:t>Project.IranyitoSzam</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 xml:space="preserve">   </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d.</w:t>
      </w:r>
      <w:r w:rsidRPr="00153C36" w:rsidR="006F3364">
        <w:rPr>
          <w:rFonts w:ascii="Arial" w:eastAsia="Arial" w:hAnsi="Arial" w:cs="Arial"/>
          <w:color w:val="0070C0"/>
          <w:spacing w:val="-2"/>
          <w:sz w:val="18"/>
          <w:szCs w:val="18"/>
          <w:lang w:val="hu-HU" w:eastAsia="en-US" w:bidi="ar-SA"/>
        </w:rPr>
        <w:t>Project.Varos</w:t>
      </w:r>
      <w:r w:rsidRPr="00153C36" w:rsidR="006F3364">
        <w:rPr>
          <w:rFonts w:ascii="Arial" w:eastAsia="Arial" w:hAnsi="Arial" w:cs="Arial"/>
          <w:color w:val="0070C0"/>
          <w:spacing w:val="-2"/>
          <w:sz w:val="18"/>
          <w:szCs w:val="18"/>
          <w:lang w:val="hu-HU" w:eastAsia="en-US" w:bidi="ar-SA"/>
        </w:rPr>
        <w:t>}</w:t>
      </w:r>
      <w:r w:rsidRPr="00153C36" w:rsidR="006F3364">
        <w:rPr>
          <w:rFonts w:ascii="Arial" w:eastAsia="Arial" w:hAnsi="Arial" w:cs="Arial"/>
          <w:color w:val="0070C0"/>
          <w:sz w:val="22"/>
          <w:szCs w:val="18"/>
          <w:lang w:val="hu-HU" w:eastAsia="en-US" w:bidi="ar-SA"/>
        </w:rPr>
        <w:tab/>
      </w:r>
      <w:r w:rsidRPr="00153C36" w:rsidR="006F3364">
        <w:rPr>
          <w:rFonts w:ascii="Arial" w:eastAsia="Arial" w:hAnsi="Arial" w:cs="Arial"/>
          <w:color w:val="0070C0"/>
          <w:sz w:val="18"/>
          <w:szCs w:val="18"/>
          <w:lang w:val="hu-HU" w:eastAsia="en-US" w:bidi="ar-SA"/>
        </w:rPr>
        <w:t xml:space="preserve">      {</w:t>
      </w:r>
      <w:r w:rsidR="006F3364">
        <w:rPr>
          <w:rFonts w:ascii="Arial" w:eastAsia="Arial" w:hAnsi="Arial" w:cs="Arial"/>
          <w:color w:val="0070C0"/>
          <w:sz w:val="18"/>
          <w:szCs w:val="18"/>
          <w:lang w:val="hu-HU" w:eastAsia="en-US" w:bidi="ar-SA"/>
        </w:rPr>
        <w:t>d.</w:t>
      </w:r>
      <w:r w:rsidRPr="00153C36" w:rsidR="006F3364">
        <w:rPr>
          <w:rFonts w:ascii="Arial" w:eastAsia="Arial" w:hAnsi="Arial" w:cs="Arial"/>
          <w:color w:val="0070C0"/>
          <w:sz w:val="18"/>
          <w:szCs w:val="18"/>
          <w:lang w:val="hu-HU" w:eastAsia="en-US" w:bidi="ar-SA"/>
        </w:rPr>
        <w:t>Project.Utca</w:t>
      </w:r>
      <w:r w:rsidRPr="00153C36" w:rsidR="006F3364">
        <w:rPr>
          <w:rFonts w:ascii="Arial" w:eastAsia="Arial" w:hAnsi="Arial" w:cs="Arial"/>
          <w:color w:val="0070C0"/>
          <w:sz w:val="18"/>
          <w:szCs w:val="18"/>
          <w:lang w:val="hu-HU" w:eastAsia="en-US" w:bidi="ar-SA"/>
        </w:rPr>
        <w:t>}</w:t>
      </w:r>
      <w:r w:rsidRPr="00153C36" w:rsidR="006F3364">
        <w:rPr>
          <w:rFonts w:ascii="Arial" w:eastAsia="Arial" w:hAnsi="Arial" w:cs="Arial"/>
          <w:color w:val="0070C0"/>
          <w:spacing w:val="46"/>
          <w:sz w:val="22"/>
          <w:szCs w:val="18"/>
          <w:lang w:val="hu-HU" w:eastAsia="en-US" w:bidi="ar-SA"/>
        </w:rPr>
        <w:t xml:space="preserve"> </w:t>
      </w:r>
      <w:r w:rsidR="00D721E2">
        <w:rPr>
          <w:rFonts w:ascii="Arial" w:eastAsia="Arial" w:hAnsi="Arial" w:cs="Arial"/>
          <w:color w:val="0070C0"/>
          <w:spacing w:val="46"/>
          <w:sz w:val="22"/>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Project.Hazszam</w:t>
      </w:r>
      <w:r w:rsidRPr="00153C36" w:rsidR="006F3364">
        <w:rPr>
          <w:rFonts w:ascii="Arial" w:eastAsia="Arial" w:hAnsi="Arial" w:cs="Arial"/>
          <w:color w:val="0070C0"/>
          <w:spacing w:val="46"/>
          <w:sz w:val="18"/>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Project.EmeletAjto</w:t>
      </w:r>
      <w:r w:rsidRPr="00153C36" w:rsidR="006F3364">
        <w:rPr>
          <w:rFonts w:ascii="Arial" w:eastAsia="Arial" w:hAnsi="Arial" w:cs="Arial"/>
          <w:color w:val="0070C0"/>
          <w:spacing w:val="46"/>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Mérési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pont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azonosító</w:t>
      </w:r>
      <w:r>
        <w:rPr>
          <w:rFonts w:ascii="Arial" w:eastAsia="Arial" w:hAnsi="Arial" w:cs="Arial"/>
          <w:position w:val="6"/>
          <w:sz w:val="12"/>
          <w:szCs w:val="18"/>
          <w:lang w:val="hu-HU" w:eastAsia="en-US" w:bidi="ar-SA"/>
        </w:rPr>
        <w:t>1,1a,2,5</w:t>
      </w:r>
      <w:r>
        <w:rPr>
          <w:rFonts w:ascii="Arial" w:eastAsia="Arial" w:hAnsi="Arial" w:cs="Arial"/>
          <w:sz w:val="18"/>
          <w:szCs w:val="18"/>
          <w:lang w:val="hu-HU" w:eastAsia="en-US" w:bidi="ar-SA"/>
        </w:rPr>
        <w:t>:</w:t>
      </w:r>
      <w:r>
        <w:rPr>
          <w:rFonts w:ascii="Arial" w:eastAsia="Arial" w:hAnsi="Arial" w:cs="Arial"/>
          <w:spacing w:val="4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2695"/>
          <w:tab w:val="left" w:pos="4539"/>
          <w:tab w:val="left" w:pos="5749"/>
        </w:tabs>
        <w:autoSpaceDE w:val="0"/>
        <w:autoSpaceDN w:val="0"/>
        <w:spacing w:before="96"/>
        <w:ind w:left="571" w:hanging="3"/>
        <w:rPr>
          <w:rFonts w:ascii="Arial" w:eastAsia="Arial" w:hAnsi="Arial" w:cs="Arial"/>
          <w:sz w:val="18"/>
          <w:szCs w:val="18"/>
          <w:lang w:val="hu-HU" w:eastAsia="en-US" w:bidi="ar-SA"/>
        </w:rPr>
      </w:pPr>
      <w:r>
        <w:rPr>
          <w:rFonts w:ascii="Arial" w:eastAsia="Arial" w:hAnsi="Arial" w:cs="Arial"/>
          <w:sz w:val="18"/>
          <w:szCs w:val="18"/>
          <w:lang w:val="hu-HU" w:eastAsia="en-US" w:bidi="ar-SA"/>
        </w:rPr>
        <w:t>Használat</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jogcíme</w:t>
      </w:r>
      <w:r>
        <w:rPr>
          <w:rFonts w:ascii="Arial" w:eastAsia="Arial" w:hAnsi="Arial" w:cs="Arial"/>
          <w:spacing w:val="-2"/>
          <w:position w:val="6"/>
          <w:sz w:val="12"/>
          <w:szCs w:val="18"/>
          <w:lang w:val="hu-HU" w:eastAsia="en-US" w:bidi="ar-SA"/>
        </w:rPr>
        <w:t>1,1a,2</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tulajdonos</w:t>
      </w:r>
      <w:r>
        <w:rPr>
          <w:rFonts w:ascii="Arial" w:eastAsia="Arial" w:hAnsi="Arial" w:cs="Arial"/>
          <w:spacing w:val="-5"/>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bérlő</w:t>
      </w:r>
      <w:r>
        <w:rPr>
          <w:rFonts w:ascii="Arial" w:eastAsia="Arial" w:hAnsi="Arial" w:cs="Arial"/>
          <w:spacing w:val="-4"/>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egyéb</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100"/>
        <w:ind w:left="571" w:right="134"/>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egyetemes szolgáltatás igénybevétele során a használat jogcímét igazoló </w:t>
      </w:r>
      <w:r>
        <w:rPr>
          <w:rFonts w:ascii="Arial" w:eastAsia="Arial" w:hAnsi="Arial" w:cs="Arial"/>
          <w:i/>
          <w:sz w:val="15"/>
          <w:szCs w:val="22"/>
          <w:lang w:val="hu-HU" w:eastAsia="en-US" w:bidi="ar-SA"/>
        </w:rPr>
        <w:t>dokumentumokat</w:t>
      </w:r>
      <w:r>
        <w:rPr>
          <w:rFonts w:ascii="Arial" w:eastAsia="Arial" w:hAnsi="Arial" w:cs="Arial"/>
          <w:i/>
          <w:sz w:val="15"/>
          <w:szCs w:val="22"/>
          <w:lang w:val="hu-HU" w:eastAsia="en-US" w:bidi="ar-SA"/>
        </w:rPr>
        <w:t xml:space="preserve"> (pl. tulajdoni lap) jogosult bekérni. Ha a felhasználó a használat jogcímét a megadott határidőn belül nem igazolja,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 </w:t>
      </w:r>
      <w:r>
        <w:rPr>
          <w:rFonts w:ascii="Arial" w:eastAsia="Arial" w:hAnsi="Arial" w:cs="Arial"/>
          <w:i/>
          <w:sz w:val="15"/>
          <w:szCs w:val="22"/>
          <w:lang w:val="hu-HU" w:eastAsia="en-US" w:bidi="ar-SA"/>
        </w:rPr>
        <w:t>villamosenergia-vásárlási szerződést</w:t>
      </w:r>
      <w:r>
        <w:rPr>
          <w:rFonts w:ascii="Arial" w:eastAsia="Arial" w:hAnsi="Arial" w:cs="Arial"/>
          <w:i/>
          <w:sz w:val="15"/>
          <w:szCs w:val="22"/>
          <w:lang w:val="hu-HU" w:eastAsia="en-US" w:bidi="ar-SA"/>
        </w:rPr>
        <w:t xml:space="preserve"> jogosult azonnali hatállyal </w:t>
      </w:r>
      <w:r>
        <w:rPr>
          <w:rFonts w:ascii="Arial" w:eastAsia="Arial" w:hAnsi="Arial" w:cs="Arial"/>
          <w:i/>
          <w:spacing w:val="-2"/>
          <w:sz w:val="15"/>
          <w:szCs w:val="22"/>
          <w:lang w:val="hu-HU" w:eastAsia="en-US" w:bidi="ar-SA"/>
        </w:rPr>
        <w:t>felmondani.</w:t>
      </w:r>
    </w:p>
    <w:p w:rsidR="005616CF">
      <w:pPr>
        <w:widowControl w:val="0"/>
        <w:autoSpaceDE w:val="0"/>
        <w:autoSpaceDN w:val="0"/>
        <w:spacing w:before="122"/>
        <w:ind w:left="569"/>
        <w:jc w:val="both"/>
        <w:rPr>
          <w:rFonts w:ascii="Arial" w:eastAsia="Arial" w:hAnsi="Arial" w:cs="Arial"/>
          <w:i/>
          <w:sz w:val="15"/>
          <w:szCs w:val="22"/>
          <w:lang w:val="hu-HU" w:eastAsia="en-US" w:bidi="ar-SA"/>
        </w:rPr>
      </w:pPr>
      <w:r>
        <w:rPr>
          <w:rFonts w:ascii="Arial" w:eastAsia="Arial" w:hAnsi="Arial" w:cs="Arial"/>
          <w:sz w:val="18"/>
          <w:szCs w:val="22"/>
          <w:lang w:val="hu-HU" w:eastAsia="en-US" w:bidi="ar-SA"/>
        </w:rPr>
        <w:t>Mérőberendezés(</w:t>
      </w:r>
      <w:r>
        <w:rPr>
          <w:rFonts w:ascii="Arial" w:eastAsia="Arial" w:hAnsi="Arial" w:cs="Arial"/>
          <w:sz w:val="18"/>
          <w:szCs w:val="22"/>
          <w:lang w:val="hu-HU" w:eastAsia="en-US" w:bidi="ar-SA"/>
        </w:rPr>
        <w:t>ek</w:t>
      </w:r>
      <w:r>
        <w:rPr>
          <w:rFonts w:ascii="Arial" w:eastAsia="Arial" w:hAnsi="Arial" w:cs="Arial"/>
          <w:sz w:val="18"/>
          <w:szCs w:val="22"/>
          <w:lang w:val="hu-HU" w:eastAsia="en-US" w:bidi="ar-SA"/>
        </w:rPr>
        <w:t>)</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gyári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száma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állása</w:t>
      </w:r>
      <w:r>
        <w:rPr>
          <w:rFonts w:ascii="Arial" w:eastAsia="Arial" w:hAnsi="Arial" w:cs="Arial"/>
          <w:spacing w:val="-2"/>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3"/>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5" w:after="1"/>
        <w:ind w:left="0"/>
        <w:rPr>
          <w:rFonts w:ascii="Arial" w:eastAsia="Arial" w:hAnsi="Arial" w:cs="Arial"/>
          <w:i/>
          <w:sz w:val="20"/>
          <w:szCs w:val="18"/>
          <w:lang w:val="hu-HU" w:eastAsia="en-US" w:bidi="ar-SA"/>
        </w:rPr>
      </w:pPr>
    </w:p>
    <w:tbl>
      <w:tblPr>
        <w:tblStyle w:val="TableNormal000"/>
        <w:tblW w:w="0" w:type="auto"/>
        <w:tblInd w:w="596" w:type="dxa"/>
        <w:tblLayout w:type="fixed"/>
        <w:tblLook w:val="01E0"/>
      </w:tblPr>
      <w:tblGrid>
        <w:gridCol w:w="876"/>
        <w:gridCol w:w="2569"/>
        <w:gridCol w:w="2596"/>
        <w:gridCol w:w="2570"/>
      </w:tblGrid>
      <w:tr>
        <w:tblPrEx>
          <w:tblW w:w="0" w:type="auto"/>
          <w:tblInd w:w="596" w:type="dxa"/>
          <w:tblLayout w:type="fixed"/>
          <w:tblLook w:val="01E0"/>
        </w:tblPrEx>
        <w:trPr>
          <w:trHeight w:val="283"/>
        </w:trPr>
        <w:tc>
          <w:tcPr>
            <w:tcW w:w="876" w:type="dxa"/>
          </w:tcPr>
          <w:p w:rsidR="005616CF">
            <w:pPr>
              <w:spacing w:before="0" w:line="207" w:lineRule="exact"/>
              <w:ind w:left="1" w:right="22"/>
              <w:jc w:val="center"/>
              <w:rPr>
                <w:rFonts w:ascii="Arial" w:eastAsia="Arial" w:hAnsi="Arial" w:cs="Arial"/>
                <w:b/>
                <w:sz w:val="18"/>
                <w:lang w:val="hu-HU" w:bidi="ar-SA"/>
              </w:rPr>
            </w:pPr>
            <w:r>
              <w:rPr>
                <w:rFonts w:ascii="Arial" w:eastAsia="Arial" w:hAnsi="Arial" w:cs="Arial"/>
                <w:b/>
                <w:spacing w:val="-2"/>
                <w:sz w:val="18"/>
                <w:lang w:val="hu-HU" w:bidi="ar-SA"/>
              </w:rPr>
              <w:t>Sorszám</w:t>
            </w:r>
          </w:p>
        </w:tc>
        <w:tc>
          <w:tcPr>
            <w:tcW w:w="2569" w:type="dxa"/>
          </w:tcPr>
          <w:p w:rsidR="005616CF">
            <w:pPr>
              <w:spacing w:before="0" w:line="207" w:lineRule="exact"/>
              <w:ind w:right="4"/>
              <w:jc w:val="center"/>
              <w:rPr>
                <w:rFonts w:ascii="Arial" w:eastAsia="Arial" w:hAnsi="Arial" w:cs="Arial"/>
                <w:position w:val="6"/>
                <w:sz w:val="12"/>
                <w:lang w:val="hu-HU" w:bidi="ar-SA"/>
              </w:rPr>
            </w:pPr>
            <w:r>
              <w:rPr>
                <w:rFonts w:ascii="Arial" w:eastAsia="Arial" w:hAnsi="Arial" w:cs="Arial"/>
                <w:b/>
                <w:sz w:val="18"/>
                <w:lang w:val="hu-HU" w:bidi="ar-SA"/>
              </w:rPr>
              <w:t>Mérő</w:t>
            </w:r>
            <w:r>
              <w:rPr>
                <w:rFonts w:ascii="Arial" w:eastAsia="Arial" w:hAnsi="Arial" w:cs="Arial"/>
                <w:b/>
                <w:spacing w:val="-3"/>
                <w:sz w:val="18"/>
                <w:lang w:val="hu-HU" w:bidi="ar-SA"/>
              </w:rPr>
              <w:t xml:space="preserve"> </w:t>
            </w:r>
            <w:r>
              <w:rPr>
                <w:rFonts w:ascii="Arial" w:eastAsia="Arial" w:hAnsi="Arial" w:cs="Arial"/>
                <w:b/>
                <w:sz w:val="18"/>
                <w:lang w:val="hu-HU" w:bidi="ar-SA"/>
              </w:rPr>
              <w:t>gyári</w:t>
            </w:r>
            <w:r>
              <w:rPr>
                <w:rFonts w:ascii="Arial" w:eastAsia="Arial" w:hAnsi="Arial" w:cs="Arial"/>
                <w:b/>
                <w:spacing w:val="-2"/>
                <w:sz w:val="18"/>
                <w:lang w:val="hu-HU" w:bidi="ar-SA"/>
              </w:rPr>
              <w:t xml:space="preserve"> szám</w:t>
            </w:r>
            <w:r>
              <w:rPr>
                <w:rFonts w:ascii="Arial" w:eastAsia="Arial" w:hAnsi="Arial" w:cs="Arial"/>
                <w:spacing w:val="-2"/>
                <w:position w:val="6"/>
                <w:sz w:val="12"/>
                <w:lang w:val="hu-HU" w:bidi="ar-SA"/>
              </w:rPr>
              <w:t>1,1a,2</w:t>
            </w:r>
          </w:p>
        </w:tc>
        <w:tc>
          <w:tcPr>
            <w:tcW w:w="2596" w:type="dxa"/>
          </w:tcPr>
          <w:p w:rsidR="005616CF">
            <w:pPr>
              <w:spacing w:before="0" w:line="207" w:lineRule="exact"/>
              <w:ind w:left="26" w:right="22"/>
              <w:jc w:val="center"/>
              <w:rPr>
                <w:rFonts w:ascii="Arial" w:eastAsia="Arial" w:hAnsi="Arial" w:cs="Arial"/>
                <w:position w:val="6"/>
                <w:sz w:val="12"/>
                <w:lang w:val="hu-HU" w:bidi="ar-SA"/>
              </w:rPr>
            </w:pPr>
            <w:r>
              <w:rPr>
                <w:rFonts w:ascii="Arial" w:eastAsia="Arial" w:hAnsi="Arial" w:cs="Arial"/>
                <w:b/>
                <w:spacing w:val="-2"/>
                <w:sz w:val="18"/>
                <w:lang w:val="hu-HU" w:bidi="ar-SA"/>
              </w:rPr>
              <w:t>Mérőállás</w:t>
            </w:r>
            <w:r>
              <w:rPr>
                <w:rFonts w:ascii="Arial" w:eastAsia="Arial" w:hAnsi="Arial" w:cs="Arial"/>
                <w:spacing w:val="-2"/>
                <w:position w:val="6"/>
                <w:sz w:val="12"/>
                <w:lang w:val="hu-HU" w:bidi="ar-SA"/>
              </w:rPr>
              <w:t>1,1a,2</w:t>
            </w:r>
          </w:p>
        </w:tc>
        <w:tc>
          <w:tcPr>
            <w:tcW w:w="2570" w:type="dxa"/>
          </w:tcPr>
          <w:p w:rsidR="005616CF">
            <w:pPr>
              <w:spacing w:before="0" w:line="207" w:lineRule="exact"/>
              <w:ind w:left="52" w:right="12"/>
              <w:jc w:val="center"/>
              <w:rPr>
                <w:rFonts w:ascii="Arial" w:eastAsia="Arial" w:hAnsi="Arial" w:cs="Arial"/>
                <w:sz w:val="12"/>
                <w:lang w:val="hu-HU" w:bidi="ar-SA"/>
              </w:rPr>
            </w:pPr>
            <w:r>
              <w:rPr>
                <w:rFonts w:ascii="Arial" w:eastAsia="Arial" w:hAnsi="Arial" w:cs="Arial"/>
                <w:b/>
                <w:spacing w:val="-2"/>
                <w:position w:val="-5"/>
                <w:sz w:val="18"/>
                <w:lang w:val="hu-HU" w:bidi="ar-SA"/>
              </w:rPr>
              <w:t>Dátum</w:t>
            </w:r>
            <w:r>
              <w:rPr>
                <w:rFonts w:ascii="Arial" w:eastAsia="Arial" w:hAnsi="Arial" w:cs="Arial"/>
                <w:spacing w:val="-2"/>
                <w:sz w:val="12"/>
                <w:lang w:val="hu-HU" w:bidi="ar-SA"/>
              </w:rPr>
              <w:t>1,1a,2</w:t>
            </w:r>
          </w:p>
        </w:tc>
      </w:tr>
      <w:tr>
        <w:tblPrEx>
          <w:tblW w:w="0" w:type="auto"/>
          <w:tblInd w:w="596" w:type="dxa"/>
          <w:tblLayout w:type="fixed"/>
          <w:tblLook w:val="01E0"/>
        </w:tblPrEx>
        <w:trPr>
          <w:trHeight w:val="375"/>
        </w:trPr>
        <w:tc>
          <w:tcPr>
            <w:tcW w:w="876" w:type="dxa"/>
          </w:tcPr>
          <w:p w:rsidR="005616CF">
            <w:pPr>
              <w:spacing w:before="71"/>
              <w:ind w:right="22"/>
              <w:jc w:val="center"/>
              <w:rPr>
                <w:rFonts w:ascii="Arial" w:eastAsia="Arial" w:hAnsi="Arial" w:cs="Arial"/>
                <w:sz w:val="18"/>
                <w:lang w:val="hu-HU" w:bidi="ar-SA"/>
              </w:rPr>
            </w:pPr>
            <w:r>
              <w:rPr>
                <w:rFonts w:ascii="Arial" w:eastAsia="Arial" w:hAnsi="Arial" w:cs="Arial"/>
                <w:spacing w:val="-5"/>
                <w:sz w:val="18"/>
                <w:lang w:val="hu-HU" w:bidi="ar-SA"/>
              </w:rPr>
              <w:t>1.</w:t>
            </w:r>
          </w:p>
        </w:tc>
        <w:tc>
          <w:tcPr>
            <w:tcW w:w="2569" w:type="dxa"/>
          </w:tcPr>
          <w:p w:rsidR="005616CF">
            <w:pPr>
              <w:spacing w:before="71"/>
              <w:ind w:left="3" w:right="4"/>
              <w:jc w:val="center"/>
              <w:rPr>
                <w:rFonts w:ascii="Arial" w:eastAsia="Arial" w:hAnsi="Arial" w:cs="Arial"/>
                <w:sz w:val="18"/>
                <w:lang w:val="hu-HU" w:bidi="ar-SA"/>
              </w:rPr>
            </w:pPr>
            <w:r w:rsidRPr="00A2632A">
              <w:rPr>
                <w:rFonts w:ascii="Arial" w:eastAsia="Arial" w:hAnsi="Arial" w:cs="Arial"/>
                <w:color w:val="0070C0"/>
                <w:spacing w:val="-2"/>
                <w:lang w:val="hu-HU" w:bidi="ar-SA"/>
              </w:rPr>
              <w:t>{</w:t>
            </w:r>
            <w:r>
              <w:rPr>
                <w:rFonts w:ascii="Arial" w:eastAsia="Arial" w:hAnsi="Arial" w:cs="Arial"/>
                <w:color w:val="0070C0"/>
                <w:spacing w:val="-2"/>
                <w:lang w:val="hu-HU" w:bidi="ar-SA"/>
              </w:rPr>
              <w:t>d</w:t>
            </w:r>
            <w:r>
              <w:rPr>
                <w:rFonts w:ascii="Arial" w:eastAsia="Arial" w:hAnsi="Arial" w:cs="Arial"/>
                <w:color w:val="0070C0"/>
                <w:spacing w:val="-2"/>
                <w:lang w:val="hu-HU" w:bidi="ar-SA"/>
              </w:rPr>
              <w:t>.</w:t>
            </w:r>
            <w:r w:rsidRPr="00A2632A">
              <w:rPr>
                <w:rFonts w:ascii="Arial" w:eastAsia="Arial" w:hAnsi="Arial" w:cs="Arial"/>
                <w:color w:val="0070C0"/>
                <w:spacing w:val="-2"/>
                <w:lang w:val="hu-HU" w:bidi="ar-SA"/>
              </w:rPr>
              <w:t>Project</w:t>
            </w:r>
            <w:r w:rsidRPr="00A2632A">
              <w:rPr>
                <w:rFonts w:ascii="Arial" w:eastAsia="Arial" w:hAnsi="Arial" w:cs="Arial"/>
                <w:color w:val="0070C0"/>
                <w:spacing w:val="-2"/>
                <w:lang w:val="hu-HU" w:bidi="ar-SA"/>
              </w:rPr>
              <w:t>.Mogysz</w:t>
            </w:r>
            <w:r w:rsidRPr="00A2632A">
              <w:rPr>
                <w:rFonts w:ascii="Arial" w:eastAsia="Arial" w:hAnsi="Arial" w:cs="Arial"/>
                <w:color w:val="0070C0"/>
                <w:spacing w:val="-2"/>
                <w:lang w:val="hu-HU" w:bidi="ar-SA"/>
              </w:rPr>
              <w:t>}</w:t>
            </w:r>
          </w:p>
        </w:tc>
        <w:tc>
          <w:tcPr>
            <w:tcW w:w="2596" w:type="dxa"/>
          </w:tcPr>
          <w:p w:rsidR="005616CF">
            <w:pPr>
              <w:spacing w:before="7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7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2.</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3"/>
              <w:ind w:right="22"/>
              <w:jc w:val="center"/>
              <w:rPr>
                <w:rFonts w:ascii="Arial" w:eastAsia="Arial" w:hAnsi="Arial" w:cs="Arial"/>
                <w:sz w:val="18"/>
                <w:lang w:val="hu-HU" w:bidi="ar-SA"/>
              </w:rPr>
            </w:pPr>
            <w:r>
              <w:rPr>
                <w:rFonts w:ascii="Arial" w:eastAsia="Arial" w:hAnsi="Arial" w:cs="Arial"/>
                <w:spacing w:val="-5"/>
                <w:sz w:val="18"/>
                <w:lang w:val="hu-HU" w:bidi="ar-SA"/>
              </w:rPr>
              <w:t>3.</w:t>
            </w:r>
          </w:p>
        </w:tc>
        <w:tc>
          <w:tcPr>
            <w:tcW w:w="2569" w:type="dxa"/>
          </w:tcPr>
          <w:p w:rsidR="005616CF">
            <w:pPr>
              <w:spacing w:before="93"/>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3"/>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3"/>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4.</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2"/>
              <w:ind w:right="22"/>
              <w:jc w:val="center"/>
              <w:rPr>
                <w:rFonts w:ascii="Arial" w:eastAsia="Arial" w:hAnsi="Arial" w:cs="Arial"/>
                <w:sz w:val="18"/>
                <w:lang w:val="hu-HU" w:bidi="ar-SA"/>
              </w:rPr>
            </w:pPr>
            <w:r>
              <w:rPr>
                <w:rFonts w:ascii="Arial" w:eastAsia="Arial" w:hAnsi="Arial" w:cs="Arial"/>
                <w:spacing w:val="-5"/>
                <w:sz w:val="18"/>
                <w:lang w:val="hu-HU" w:bidi="ar-SA"/>
              </w:rPr>
              <w:t>5.</w:t>
            </w:r>
          </w:p>
        </w:tc>
        <w:tc>
          <w:tcPr>
            <w:tcW w:w="2569" w:type="dxa"/>
          </w:tcPr>
          <w:p w:rsidR="005616CF">
            <w:pPr>
              <w:spacing w:before="92"/>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2"/>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2"/>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298"/>
        </w:trPr>
        <w:tc>
          <w:tcPr>
            <w:tcW w:w="876" w:type="dxa"/>
          </w:tcPr>
          <w:p w:rsidR="005616CF">
            <w:pPr>
              <w:spacing w:before="91" w:line="187" w:lineRule="exact"/>
              <w:ind w:right="22"/>
              <w:jc w:val="center"/>
              <w:rPr>
                <w:rFonts w:ascii="Arial" w:eastAsia="Arial" w:hAnsi="Arial" w:cs="Arial"/>
                <w:sz w:val="18"/>
                <w:lang w:val="hu-HU" w:bidi="ar-SA"/>
              </w:rPr>
            </w:pPr>
            <w:r>
              <w:rPr>
                <w:rFonts w:ascii="Arial" w:eastAsia="Arial" w:hAnsi="Arial" w:cs="Arial"/>
                <w:spacing w:val="-5"/>
                <w:sz w:val="18"/>
                <w:lang w:val="hu-HU" w:bidi="ar-SA"/>
              </w:rPr>
              <w:t>6.</w:t>
            </w:r>
          </w:p>
        </w:tc>
        <w:tc>
          <w:tcPr>
            <w:tcW w:w="2569" w:type="dxa"/>
          </w:tcPr>
          <w:p w:rsidR="005616CF">
            <w:pPr>
              <w:spacing w:before="91" w:line="187" w:lineRule="exact"/>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line="187" w:lineRule="exact"/>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line="187" w:lineRule="exact"/>
              <w:ind w:left="52"/>
              <w:jc w:val="center"/>
              <w:rPr>
                <w:rFonts w:ascii="Arial" w:eastAsia="Arial" w:hAnsi="Arial" w:cs="Arial"/>
                <w:sz w:val="18"/>
                <w:lang w:val="hu-HU" w:bidi="ar-SA"/>
              </w:rPr>
            </w:pPr>
            <w:r>
              <w:rPr>
                <w:rFonts w:ascii="Arial" w:eastAsia="Arial" w:hAnsi="Arial" w:cs="Arial"/>
                <w:spacing w:val="-2"/>
                <w:sz w:val="18"/>
                <w:lang w:val="hu-HU" w:bidi="ar-SA"/>
              </w:rPr>
              <w:t>................................................</w:t>
            </w:r>
          </w:p>
        </w:tc>
      </w:tr>
    </w:tbl>
    <w:p w:rsidR="005616CF">
      <w:pPr>
        <w:widowControl w:val="0"/>
        <w:autoSpaceDE w:val="0"/>
        <w:autoSpaceDN w:val="0"/>
        <w:spacing w:before="148"/>
        <w:ind w:left="571" w:right="138"/>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jogosult az elosztó helyszíni ellenőrzésének eredménye alapján az adatokat módosítani.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Ideiglenes</w:t>
      </w:r>
      <w:r>
        <w:rPr>
          <w:rFonts w:ascii="Arial" w:eastAsia="Arial" w:hAnsi="Arial" w:cs="Arial"/>
          <w:b/>
          <w:spacing w:val="-11"/>
          <w:sz w:val="18"/>
          <w:szCs w:val="22"/>
          <w:lang w:val="hu-HU" w:eastAsia="en-US" w:bidi="ar-SA"/>
        </w:rPr>
        <w:t xml:space="preserve"> </w:t>
      </w:r>
      <w:r>
        <w:rPr>
          <w:rFonts w:ascii="Arial" w:eastAsia="Arial" w:hAnsi="Arial" w:cs="Arial"/>
          <w:b/>
          <w:sz w:val="18"/>
          <w:szCs w:val="22"/>
          <w:lang w:val="hu-HU" w:eastAsia="en-US" w:bidi="ar-SA"/>
        </w:rPr>
        <w:t>bekapcsolás</w:t>
      </w:r>
      <w:r>
        <w:rPr>
          <w:rFonts w:ascii="Arial" w:eastAsia="Arial" w:hAnsi="Arial" w:cs="Arial"/>
          <w:b/>
          <w:spacing w:val="-8"/>
          <w:sz w:val="18"/>
          <w:szCs w:val="22"/>
          <w:lang w:val="hu-HU" w:eastAsia="en-US" w:bidi="ar-SA"/>
        </w:rPr>
        <w:t xml:space="preserve"> </w:t>
      </w:r>
      <w:r>
        <w:rPr>
          <w:rFonts w:ascii="Arial" w:eastAsia="Arial" w:hAnsi="Arial" w:cs="Arial"/>
          <w:b/>
          <w:sz w:val="18"/>
          <w:szCs w:val="22"/>
          <w:lang w:val="hu-HU" w:eastAsia="en-US" w:bidi="ar-SA"/>
        </w:rPr>
        <w:t>időtartama</w:t>
      </w:r>
      <w:r>
        <w:rPr>
          <w:rFonts w:ascii="Arial" w:eastAsia="Arial" w:hAnsi="Arial" w:cs="Arial"/>
          <w:b/>
          <w:spacing w:val="-5"/>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bekapcsolás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nyilatkozattétel</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oka.)</w:t>
      </w:r>
    </w:p>
    <w:p w:rsidR="005616CF">
      <w:pPr>
        <w:widowControl w:val="0"/>
        <w:autoSpaceDE w:val="0"/>
        <w:autoSpaceDN w:val="0"/>
        <w:spacing w:before="105"/>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 bekapcsolás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kezdő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8"/>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 xml:space="preserve">záró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9"/>
        <w:ind w:left="569"/>
        <w:rPr>
          <w:rFonts w:ascii="Arial" w:eastAsia="Arial" w:hAnsi="Arial" w:cs="Arial"/>
          <w:i/>
          <w:sz w:val="15"/>
          <w:szCs w:val="22"/>
          <w:lang w:val="hu-HU" w:eastAsia="en-US" w:bidi="ar-SA"/>
        </w:rPr>
      </w:pPr>
      <w:r>
        <w:rPr>
          <w:rFonts w:ascii="Arial" w:eastAsia="Arial" w:hAnsi="Arial" w:cs="Arial"/>
          <w:i/>
          <w:sz w:val="15"/>
          <w:szCs w:val="22"/>
          <w:lang w:val="hu-HU" w:eastAsia="en-US" w:bidi="ar-SA"/>
        </w:rPr>
        <w:t>Kérjük</w:t>
      </w:r>
      <w:r>
        <w:rPr>
          <w:rFonts w:ascii="Arial" w:eastAsia="Arial" w:hAnsi="Arial" w:cs="Arial"/>
          <w:i/>
          <w:spacing w:val="-12"/>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adatokat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elosztóhoz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intézett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igénybejelentésben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szerint</w:t>
      </w:r>
      <w:r>
        <w:rPr>
          <w:rFonts w:ascii="Arial" w:eastAsia="Arial" w:hAnsi="Arial" w:cs="Arial"/>
          <w:i/>
          <w:spacing w:val="-5"/>
          <w:sz w:val="15"/>
          <w:szCs w:val="22"/>
          <w:lang w:val="hu-HU" w:eastAsia="en-US" w:bidi="ar-SA"/>
        </w:rPr>
        <w:t xml:space="preserve"> </w:t>
      </w:r>
      <w:r>
        <w:rPr>
          <w:rFonts w:ascii="Arial" w:eastAsia="Arial" w:hAnsi="Arial" w:cs="Arial"/>
          <w:i/>
          <w:spacing w:val="-2"/>
          <w:sz w:val="15"/>
          <w:szCs w:val="22"/>
          <w:lang w:val="hu-HU" w:eastAsia="en-US" w:bidi="ar-SA"/>
        </w:rPr>
        <w:t>megadni.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Igényelt</w:t>
      </w:r>
      <w:r>
        <w:rPr>
          <w:rFonts w:ascii="Arial" w:eastAsia="Arial" w:hAnsi="Arial" w:cs="Arial"/>
          <w:b/>
          <w:spacing w:val="-14"/>
          <w:sz w:val="18"/>
          <w:szCs w:val="22"/>
          <w:lang w:val="hu-HU" w:eastAsia="en-US" w:bidi="ar-SA"/>
        </w:rPr>
        <w:t xml:space="preserve"> </w:t>
      </w:r>
      <w:r>
        <w:rPr>
          <w:rFonts w:ascii="Arial" w:eastAsia="Arial" w:hAnsi="Arial" w:cs="Arial"/>
          <w:b/>
          <w:sz w:val="18"/>
          <w:szCs w:val="22"/>
          <w:lang w:val="hu-HU" w:eastAsia="en-US" w:bidi="ar-SA"/>
        </w:rPr>
        <w:t>teljesítmény</w:t>
      </w:r>
      <w:r>
        <w:rPr>
          <w:rFonts w:ascii="Arial" w:eastAsia="Arial" w:hAnsi="Arial" w:cs="Arial"/>
          <w:b/>
          <w:spacing w:val="-12"/>
          <w:sz w:val="18"/>
          <w:szCs w:val="22"/>
          <w:lang w:val="hu-HU" w:eastAsia="en-US" w:bidi="ar-SA"/>
        </w:rPr>
        <w:t xml:space="preserve"> </w:t>
      </w:r>
      <w:r>
        <w:rPr>
          <w:rFonts w:ascii="Arial" w:eastAsia="Arial" w:hAnsi="Arial" w:cs="Arial"/>
          <w:i/>
          <w:sz w:val="15"/>
          <w:szCs w:val="22"/>
          <w:lang w:val="hu-HU" w:eastAsia="en-US" w:bidi="ar-SA"/>
        </w:rPr>
        <w:t>(új</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további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mérő</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felszerelésénél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kötelezően</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töltendő)</w:t>
      </w:r>
    </w:p>
    <w:p w:rsidR="005616CF">
      <w:pPr>
        <w:widowControl w:val="0"/>
        <w:tabs>
          <w:tab w:val="left" w:pos="3972"/>
          <w:tab w:val="left" w:pos="5533"/>
          <w:tab w:val="left" w:pos="7091"/>
          <w:tab w:val="left" w:leader="dot" w:pos="8160"/>
        </w:tabs>
        <w:autoSpaceDE w:val="0"/>
        <w:autoSpaceDN w:val="0"/>
        <w:spacing w:before="106" w:line="355" w:lineRule="auto"/>
        <w:ind w:left="569" w:right="1211"/>
        <w:rPr>
          <w:rFonts w:ascii="Arial" w:eastAsia="Arial" w:hAnsi="Arial" w:cs="Arial"/>
          <w:sz w:val="18"/>
          <w:szCs w:val="18"/>
          <w:lang w:val="hu-HU" w:eastAsia="en-US" w:bidi="ar-SA"/>
        </w:rPr>
      </w:pPr>
      <w:r>
        <w:rPr>
          <w:rFonts w:ascii="Arial" w:eastAsia="Arial" w:hAnsi="Arial" w:cs="Arial"/>
          <w:w w:val="105"/>
          <w:sz w:val="18"/>
          <w:szCs w:val="18"/>
          <w:lang w:val="hu-HU" w:eastAsia="en-US" w:bidi="ar-SA"/>
        </w:rPr>
        <w:t>Igényelt minden napszaki teljesítmény:</w:t>
      </w:r>
      <w:r>
        <w:rPr>
          <w:rFonts w:ascii="Arial" w:eastAsia="Arial" w:hAnsi="Arial" w:cs="Arial"/>
          <w:spacing w:val="80"/>
          <w:w w:val="105"/>
          <w:sz w:val="18"/>
          <w:szCs w:val="18"/>
          <w:lang w:val="hu-HU" w:eastAsia="en-US" w:bidi="ar-SA"/>
        </w:rPr>
        <w:t xml:space="preserve"> </w:t>
      </w:r>
      <w:r>
        <w:rPr>
          <w:rFonts w:ascii="Arial" w:eastAsia="Arial" w:hAnsi="Arial" w:cs="Arial"/>
          <w:w w:val="105"/>
          <w:sz w:val="18"/>
          <w:szCs w:val="18"/>
          <w:lang w:val="hu-HU" w:eastAsia="en-US" w:bidi="ar-SA"/>
        </w:rPr>
        <w:t xml:space="preserve">L1: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d.</w:t>
      </w:r>
      <w:r w:rsidRPr="008E245B" w:rsidR="001253EA">
        <w:rPr>
          <w:rFonts w:ascii="Times New Roman" w:eastAsia="Arial" w:hAnsi="Arial" w:cs="Arial"/>
          <w:sz w:val="6"/>
          <w:szCs w:val="6"/>
          <w:lang w:val="hu-HU" w:eastAsia="en-US" w:bidi="ar-SA"/>
        </w:rPr>
        <w:t>Project.Iml1</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 xml:space="preserve">L2: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d.Project.Iml2</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4"/>
          <w:w w:val="105"/>
          <w:sz w:val="18"/>
          <w:szCs w:val="18"/>
          <w:lang w:val="hu-HU" w:eastAsia="en-US" w:bidi="ar-SA"/>
        </w:rPr>
        <w:t>L3</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d.Project.Iml3</w:t>
      </w:r>
      <w:r w:rsidRPr="009A2079" w:rsidR="001253EA">
        <w:rPr>
          <w:rFonts w:ascii="Times New Roman" w:eastAsia="Arial" w:hAnsi="Arial" w:cs="Arial"/>
          <w:sz w:val="20"/>
          <w:szCs w:val="20"/>
          <w:lang w:val="hu-HU" w:eastAsia="en-US" w:bidi="ar-SA"/>
        </w:rPr>
        <w:t>}</w:t>
      </w:r>
      <w:r>
        <w:rPr>
          <w:rFonts w:ascii="Arial" w:eastAsia="Arial" w:hAnsi="Arial" w:cs="Arial"/>
          <w:spacing w:val="-10"/>
          <w:w w:val="105"/>
          <w:sz w:val="18"/>
          <w:szCs w:val="18"/>
          <w:lang w:val="hu-HU" w:eastAsia="en-US" w:bidi="ar-SA"/>
        </w:rPr>
        <w:t xml:space="preserve">A </w:t>
      </w:r>
      <w:r>
        <w:rPr>
          <w:rFonts w:ascii="Arial" w:eastAsia="Arial" w:hAnsi="Arial" w:cs="Arial"/>
          <w:w w:val="105"/>
          <w:sz w:val="18"/>
          <w:szCs w:val="18"/>
          <w:lang w:val="hu-HU" w:eastAsia="en-US" w:bidi="ar-SA"/>
        </w:rPr>
        <w:t>Igényelt</w:t>
      </w:r>
      <w:r>
        <w:rPr>
          <w:rFonts w:ascii="Arial" w:eastAsia="Arial" w:hAnsi="Arial" w:cs="Arial"/>
          <w:spacing w:val="-6"/>
          <w:w w:val="105"/>
          <w:sz w:val="18"/>
          <w:szCs w:val="18"/>
          <w:lang w:val="hu-HU" w:eastAsia="en-US" w:bidi="ar-SA"/>
        </w:rPr>
        <w:t xml:space="preserve"> </w:t>
      </w:r>
      <w:r w:rsidR="001253EA">
        <w:rPr>
          <w:rFonts w:ascii="Arial" w:eastAsia="Arial" w:hAnsi="Arial" w:cs="Arial"/>
          <w:w w:val="105"/>
          <w:sz w:val="18"/>
          <w:szCs w:val="18"/>
          <w:lang w:val="hu-HU" w:eastAsia="en-US" w:bidi="ar-SA"/>
        </w:rPr>
        <w:t>Vezérelt/H</w:t>
      </w:r>
      <w:r>
        <w:rPr>
          <w:rFonts w:ascii="Arial" w:eastAsia="Arial" w:hAnsi="Arial" w:cs="Arial"/>
          <w:spacing w:val="-4"/>
          <w:w w:val="105"/>
          <w:sz w:val="18"/>
          <w:szCs w:val="18"/>
          <w:lang w:val="hu-HU" w:eastAsia="en-US" w:bidi="ar-SA"/>
        </w:rPr>
        <w:t xml:space="preserve"> </w:t>
      </w:r>
      <w:r>
        <w:rPr>
          <w:rFonts w:ascii="Arial" w:eastAsia="Arial" w:hAnsi="Arial" w:cs="Arial"/>
          <w:spacing w:val="-2"/>
          <w:w w:val="105"/>
          <w:sz w:val="18"/>
          <w:szCs w:val="18"/>
          <w:lang w:val="hu-HU" w:eastAsia="en-US" w:bidi="ar-SA"/>
        </w:rPr>
        <w:t>teljesítmény:</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L1:</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L2:</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5"/>
          <w:w w:val="105"/>
          <w:sz w:val="18"/>
          <w:szCs w:val="18"/>
          <w:lang w:val="hu-HU" w:eastAsia="en-US" w:bidi="ar-SA"/>
        </w:rPr>
        <w:t>L3:</w:t>
      </w:r>
      <w:r>
        <w:rPr>
          <w:rFonts w:ascii="Times New Roman" w:eastAsia="Arial" w:hAnsi="Times New Roman" w:cs="Arial"/>
          <w:sz w:val="18"/>
          <w:szCs w:val="18"/>
          <w:lang w:val="hu-HU" w:eastAsia="en-US" w:bidi="ar-SA"/>
        </w:rPr>
        <w:tab/>
      </w:r>
      <w:r>
        <w:rPr>
          <w:rFonts w:ascii="Arial" w:eastAsia="Arial" w:hAnsi="Arial" w:cs="Arial"/>
          <w:spacing w:val="-10"/>
          <w:w w:val="105"/>
          <w:sz w:val="18"/>
          <w:szCs w:val="18"/>
          <w:lang w:val="hu-HU" w:eastAsia="en-US" w:bidi="ar-SA"/>
        </w:rPr>
        <w:t>A</w:t>
      </w:r>
    </w:p>
    <w:p w:rsidR="005616CF">
      <w:pPr>
        <w:pStyle w:val="Heading2"/>
        <w:widowControl w:val="0"/>
        <w:numPr>
          <w:ilvl w:val="0"/>
          <w:numId w:val="32"/>
        </w:numPr>
        <w:tabs>
          <w:tab w:val="left" w:pos="568"/>
        </w:tabs>
        <w:autoSpaceDE w:val="0"/>
        <w:autoSpaceDN w:val="0"/>
        <w:spacing w:before="136"/>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A</w:t>
      </w:r>
      <w:r>
        <w:rPr>
          <w:rFonts w:ascii="Arial" w:eastAsia="Arial" w:hAnsi="Arial" w:cs="Arial"/>
          <w:b/>
          <w:bCs/>
          <w:spacing w:val="-7"/>
          <w:sz w:val="18"/>
          <w:szCs w:val="18"/>
          <w:lang w:val="hu-HU" w:eastAsia="en-US" w:bidi="ar-SA"/>
        </w:rPr>
        <w:t xml:space="preserve"> </w:t>
      </w: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helyen</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igényelt</w:t>
      </w:r>
      <w:r>
        <w:rPr>
          <w:rFonts w:ascii="Arial" w:eastAsia="Arial" w:hAnsi="Arial" w:cs="Arial"/>
          <w:b/>
          <w:bCs/>
          <w:spacing w:val="-5"/>
          <w:sz w:val="18"/>
          <w:szCs w:val="18"/>
          <w:lang w:val="hu-HU" w:eastAsia="en-US" w:bidi="ar-SA"/>
        </w:rPr>
        <w:t xml:space="preserve"> </w:t>
      </w:r>
      <w:r>
        <w:rPr>
          <w:rFonts w:ascii="Arial" w:eastAsia="Arial" w:hAnsi="Arial" w:cs="Arial"/>
          <w:b/>
          <w:bCs/>
          <w:sz w:val="18"/>
          <w:szCs w:val="18"/>
          <w:lang w:val="hu-HU" w:eastAsia="en-US" w:bidi="ar-SA"/>
        </w:rPr>
        <w:t>egyetemes</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szolgáltatói</w:t>
      </w:r>
      <w:r>
        <w:rPr>
          <w:rFonts w:ascii="Arial" w:eastAsia="Arial" w:hAnsi="Arial" w:cs="Arial"/>
          <w:b/>
          <w:bCs/>
          <w:spacing w:val="-5"/>
          <w:sz w:val="18"/>
          <w:szCs w:val="18"/>
          <w:lang w:val="hu-HU" w:eastAsia="en-US" w:bidi="ar-SA"/>
        </w:rPr>
        <w:t xml:space="preserve"> </w:t>
      </w:r>
      <w:r>
        <w:rPr>
          <w:rFonts w:ascii="Arial" w:eastAsia="Arial" w:hAnsi="Arial" w:cs="Arial"/>
          <w:b/>
          <w:bCs/>
          <w:spacing w:val="-2"/>
          <w:sz w:val="18"/>
          <w:szCs w:val="18"/>
          <w:lang w:val="hu-HU" w:eastAsia="en-US" w:bidi="ar-SA"/>
        </w:rPr>
        <w:t>árszabás</w:t>
      </w:r>
    </w:p>
    <w:p w:rsidR="005616CF">
      <w:pPr>
        <w:widowControl w:val="0"/>
        <w:tabs>
          <w:tab w:val="left" w:pos="4114"/>
        </w:tabs>
        <w:autoSpaceDE w:val="0"/>
        <w:autoSpaceDN w:val="0"/>
        <w:spacing w:before="105"/>
        <w:ind w:left="569"/>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2"/>
          <w:sz w:val="18"/>
          <w:szCs w:val="18"/>
          <w:lang w:val="hu-HU" w:eastAsia="en-US" w:bidi="ar-SA"/>
        </w:rPr>
        <w:t xml:space="preserve"> </w:t>
      </w:r>
      <w:r>
        <w:rPr>
          <w:rFonts w:ascii="Arial" w:eastAsia="Arial" w:hAnsi="Arial" w:cs="Arial"/>
          <w:sz w:val="18"/>
          <w:szCs w:val="18"/>
          <w:lang w:val="hu-HU" w:eastAsia="en-US" w:bidi="ar-SA"/>
        </w:rPr>
        <w:t>”A1”</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Alap”</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tabs>
          <w:tab w:val="left" w:pos="4114"/>
        </w:tabs>
        <w:autoSpaceDE w:val="0"/>
        <w:autoSpaceDN w:val="0"/>
        <w:spacing w:before="98" w:line="207" w:lineRule="exact"/>
        <w:ind w:left="571"/>
        <w:rPr>
          <w:rFonts w:ascii="Arial" w:eastAsia="Arial" w:hAnsi="Arial" w:cs="Arial"/>
          <w:i/>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”A2”</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3"/>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Komfort”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árszabás</w:t>
      </w:r>
      <w:r>
        <w:rPr>
          <w:rFonts w:ascii="Arial" w:eastAsia="Arial" w:hAnsi="Arial" w:cs="Arial"/>
          <w:spacing w:val="3"/>
          <w:sz w:val="18"/>
          <w:szCs w:val="18"/>
          <w:lang w:val="hu-HU" w:eastAsia="en-US" w:bidi="ar-SA"/>
        </w:rPr>
        <w:t xml:space="preserve"> </w:t>
      </w:r>
      <w:r>
        <w:rPr>
          <w:rFonts w:ascii="Arial" w:eastAsia="Arial" w:hAnsi="Arial" w:cs="Arial"/>
          <w:i/>
          <w:sz w:val="18"/>
          <w:szCs w:val="18"/>
          <w:lang w:val="hu-HU" w:eastAsia="en-US" w:bidi="ar-SA"/>
        </w:rPr>
        <w:t>(csak</w:t>
      </w:r>
      <w:r>
        <w:rPr>
          <w:rFonts w:ascii="Arial" w:eastAsia="Arial" w:hAnsi="Arial" w:cs="Arial"/>
          <w:i/>
          <w:spacing w:val="-1"/>
          <w:sz w:val="18"/>
          <w:szCs w:val="18"/>
          <w:lang w:val="hu-HU" w:eastAsia="en-US" w:bidi="ar-SA"/>
        </w:rPr>
        <w:t xml:space="preserve"> </w:t>
      </w:r>
      <w:r>
        <w:rPr>
          <w:rFonts w:ascii="Arial" w:eastAsia="Arial" w:hAnsi="Arial" w:cs="Arial"/>
          <w:i/>
          <w:sz w:val="18"/>
          <w:szCs w:val="18"/>
          <w:lang w:val="hu-HU" w:eastAsia="en-US" w:bidi="ar-SA"/>
        </w:rPr>
        <w:t>az</w:t>
      </w:r>
      <w:r>
        <w:rPr>
          <w:rFonts w:ascii="Arial" w:eastAsia="Arial" w:hAnsi="Arial" w:cs="Arial"/>
          <w:i/>
          <w:spacing w:val="-6"/>
          <w:sz w:val="18"/>
          <w:szCs w:val="18"/>
          <w:lang w:val="hu-HU" w:eastAsia="en-US" w:bidi="ar-SA"/>
        </w:rPr>
        <w:t xml:space="preserve"> </w:t>
      </w:r>
      <w:r>
        <w:rPr>
          <w:rFonts w:ascii="Arial" w:eastAsia="Arial" w:hAnsi="Arial" w:cs="Arial"/>
          <w:i/>
          <w:spacing w:val="-5"/>
          <w:sz w:val="18"/>
          <w:szCs w:val="18"/>
          <w:lang w:val="hu-HU" w:eastAsia="en-US" w:bidi="ar-SA"/>
        </w:rPr>
        <w:t>MVM</w:t>
      </w:r>
    </w:p>
    <w:p w:rsidR="005616CF">
      <w:pPr>
        <w:widowControl w:val="0"/>
        <w:autoSpaceDE w:val="0"/>
        <w:autoSpaceDN w:val="0"/>
        <w:spacing w:line="207" w:lineRule="exact"/>
        <w:ind w:left="4114"/>
        <w:rPr>
          <w:rFonts w:ascii="Arial" w:eastAsia="Arial" w:hAnsi="Arial" w:cs="Arial"/>
          <w:i/>
          <w:sz w:val="18"/>
          <w:szCs w:val="22"/>
          <w:lang w:val="hu-HU" w:eastAsia="en-US" w:bidi="ar-SA"/>
        </w:rPr>
      </w:pPr>
      <w:r>
        <w:rPr>
          <w:rFonts w:ascii="Arial" w:eastAsia="Arial" w:hAnsi="Arial" w:cs="Arial"/>
          <w:i/>
          <w:sz w:val="18"/>
          <w:szCs w:val="22"/>
          <w:lang w:val="hu-HU" w:eastAsia="en-US" w:bidi="ar-SA"/>
        </w:rPr>
        <w:t>Démász</w:t>
      </w:r>
      <w:r>
        <w:rPr>
          <w:rFonts w:ascii="Arial" w:eastAsia="Arial" w:hAnsi="Arial" w:cs="Arial"/>
          <w:i/>
          <w:spacing w:val="-11"/>
          <w:sz w:val="18"/>
          <w:szCs w:val="22"/>
          <w:lang w:val="hu-HU" w:eastAsia="en-US" w:bidi="ar-SA"/>
        </w:rPr>
        <w:t xml:space="preserve"> </w:t>
      </w:r>
      <w:r>
        <w:rPr>
          <w:rFonts w:ascii="Arial" w:eastAsia="Arial" w:hAnsi="Arial" w:cs="Arial"/>
          <w:i/>
          <w:sz w:val="18"/>
          <w:szCs w:val="22"/>
          <w:lang w:val="hu-HU" w:eastAsia="en-US" w:bidi="ar-SA"/>
        </w:rPr>
        <w:t>Áramhálózati</w:t>
      </w:r>
      <w:r>
        <w:rPr>
          <w:rFonts w:ascii="Arial" w:eastAsia="Arial" w:hAnsi="Arial" w:cs="Arial"/>
          <w:i/>
          <w:spacing w:val="-1"/>
          <w:sz w:val="18"/>
          <w:szCs w:val="22"/>
          <w:lang w:val="hu-HU" w:eastAsia="en-US" w:bidi="ar-SA"/>
        </w:rPr>
        <w:t xml:space="preserve"> </w:t>
      </w:r>
      <w:r>
        <w:rPr>
          <w:rFonts w:ascii="Arial" w:eastAsia="Arial" w:hAnsi="Arial" w:cs="Arial"/>
          <w:i/>
          <w:sz w:val="18"/>
          <w:szCs w:val="22"/>
          <w:lang w:val="hu-HU" w:eastAsia="en-US" w:bidi="ar-SA"/>
        </w:rPr>
        <w:t>Kft.</w:t>
      </w:r>
      <w:r>
        <w:rPr>
          <w:rFonts w:ascii="Arial" w:eastAsia="Arial" w:hAnsi="Arial" w:cs="Arial"/>
          <w:i/>
          <w:spacing w:val="-2"/>
          <w:sz w:val="18"/>
          <w:szCs w:val="22"/>
          <w:lang w:val="hu-HU" w:eastAsia="en-US" w:bidi="ar-SA"/>
        </w:rPr>
        <w:t xml:space="preserve"> területén)</w:t>
      </w:r>
    </w:p>
    <w:p w:rsidR="005616CF">
      <w:pPr>
        <w:widowControl w:val="0"/>
        <w:tabs>
          <w:tab w:val="left" w:pos="4114"/>
        </w:tabs>
        <w:autoSpaceDE w:val="0"/>
        <w:autoSpaceDN w:val="0"/>
        <w:spacing w:before="102"/>
        <w:ind w:left="571"/>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”A3”</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“H</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idényjellegű”,</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autoSpaceDE w:val="0"/>
        <w:autoSpaceDN w:val="0"/>
        <w:spacing w:before="100"/>
        <w:ind w:left="571"/>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árszabás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beállítására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Üzletszabályzat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M.1.</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mellékletében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megadottakra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figyelemmel</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kerül</w:t>
      </w:r>
      <w:r>
        <w:rPr>
          <w:rFonts w:ascii="Arial" w:eastAsia="Arial" w:hAnsi="Arial" w:cs="Arial"/>
          <w:i/>
          <w:spacing w:val="-10"/>
          <w:sz w:val="15"/>
          <w:szCs w:val="22"/>
          <w:lang w:val="hu-HU" w:eastAsia="en-US" w:bidi="ar-SA"/>
        </w:rPr>
        <w:t xml:space="preserve"> </w:t>
      </w:r>
      <w:r>
        <w:rPr>
          <w:rFonts w:ascii="Arial" w:eastAsia="Arial" w:hAnsi="Arial" w:cs="Arial"/>
          <w:i/>
          <w:spacing w:val="-4"/>
          <w:sz w:val="15"/>
          <w:szCs w:val="22"/>
          <w:lang w:val="hu-HU" w:eastAsia="en-US" w:bidi="ar-SA"/>
        </w:rPr>
        <w:t>sor.</w:t>
      </w:r>
    </w:p>
    <w:p w:rsidR="005616CF">
      <w:pPr>
        <w:widowControl w:val="0"/>
        <w:autoSpaceDE w:val="0"/>
        <w:autoSpaceDN w:val="0"/>
        <w:rPr>
          <w:rFonts w:ascii="Arial" w:eastAsia="Arial" w:hAnsi="Arial" w:cs="Arial"/>
          <w:i/>
          <w:sz w:val="15"/>
          <w:szCs w:val="22"/>
          <w:lang w:val="hu-HU" w:eastAsia="en-US" w:bidi="ar-SA"/>
        </w:rPr>
        <w:sectPr>
          <w:pgSz w:w="11910" w:h="16840"/>
          <w:pgMar w:top="1660" w:right="1275" w:bottom="1020" w:left="1133" w:header="708" w:footer="824" w:gutter="0"/>
          <w:cols w:space="708"/>
        </w:sectPr>
      </w:pPr>
    </w:p>
    <w:p w:rsidR="005616CF">
      <w:pPr>
        <w:pStyle w:val="Heading2"/>
        <w:widowControl w:val="0"/>
        <w:numPr>
          <w:ilvl w:val="0"/>
          <w:numId w:val="32"/>
        </w:numPr>
        <w:tabs>
          <w:tab w:val="left" w:pos="567"/>
        </w:tabs>
        <w:autoSpaceDE w:val="0"/>
        <w:autoSpaceDN w:val="0"/>
        <w:spacing w:line="202" w:lineRule="exact"/>
        <w:ind w:left="567" w:hanging="423"/>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Mértékadó</w:t>
      </w:r>
      <w:r>
        <w:rPr>
          <w:rFonts w:ascii="Arial" w:eastAsia="Arial" w:hAnsi="Arial" w:cs="Arial"/>
          <w:b/>
          <w:bCs/>
          <w:spacing w:val="-3"/>
          <w:sz w:val="18"/>
          <w:szCs w:val="18"/>
          <w:lang w:val="hu-HU" w:eastAsia="en-US" w:bidi="ar-SA"/>
        </w:rPr>
        <w:t xml:space="preserve"> </w:t>
      </w:r>
      <w:r>
        <w:rPr>
          <w:rFonts w:ascii="Arial" w:eastAsia="Arial" w:hAnsi="Arial" w:cs="Arial"/>
          <w:b/>
          <w:bCs/>
          <w:sz w:val="18"/>
          <w:szCs w:val="18"/>
          <w:lang w:val="hu-HU" w:eastAsia="en-US" w:bidi="ar-SA"/>
        </w:rPr>
        <w:t>éves</w:t>
      </w:r>
      <w:r>
        <w:rPr>
          <w:rFonts w:ascii="Arial" w:eastAsia="Arial" w:hAnsi="Arial" w:cs="Arial"/>
          <w:b/>
          <w:bCs/>
          <w:spacing w:val="-3"/>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tabs>
          <w:tab w:val="left" w:leader="dot" w:pos="2218"/>
        </w:tabs>
        <w:autoSpaceDE w:val="0"/>
        <w:autoSpaceDN w:val="0"/>
        <w:spacing w:before="105" w:line="207" w:lineRule="exact"/>
        <w:ind w:left="569"/>
        <w:rPr>
          <w:rFonts w:ascii="Arial" w:eastAsia="Arial" w:hAnsi="Arial" w:cs="Arial"/>
          <w:sz w:val="18"/>
          <w:szCs w:val="18"/>
          <w:lang w:val="hu-HU" w:eastAsia="en-US" w:bidi="ar-SA"/>
        </w:rPr>
      </w:pPr>
      <w:r>
        <w:rPr>
          <w:rFonts w:ascii="Arial" w:eastAsia="Arial" w:hAnsi="Arial" w:cs="Arial"/>
          <w:spacing w:val="-10"/>
          <w:sz w:val="18"/>
          <w:szCs w:val="18"/>
          <w:lang w:val="hu-HU" w:eastAsia="en-US" w:bidi="ar-SA"/>
        </w:rPr>
        <w:t>{</w:t>
      </w:r>
      <w:r w:rsidRPr="00CB61E3">
        <w:rPr>
          <w:rFonts w:ascii="Arial" w:eastAsia="Arial" w:hAnsi="Arial" w:cs="Arial"/>
          <w:color w:val="0070C0"/>
          <w:spacing w:val="-10"/>
          <w:sz w:val="18"/>
          <w:szCs w:val="18"/>
          <w:lang w:val="hu-HU" w:eastAsia="en-US" w:bidi="ar-SA"/>
        </w:rPr>
        <w:t>d</w:t>
      </w:r>
      <w:r w:rsidRPr="00CB61E3">
        <w:rPr>
          <w:rFonts w:ascii="Arial" w:eastAsia="Arial" w:hAnsi="Arial" w:cs="Arial"/>
          <w:color w:val="0070C0"/>
          <w:spacing w:val="-10"/>
          <w:sz w:val="18"/>
          <w:szCs w:val="18"/>
          <w:lang w:val="hu-HU" w:eastAsia="en-US" w:bidi="ar-SA"/>
        </w:rPr>
        <w:t>.Project</w:t>
      </w:r>
      <w:r w:rsidRPr="00CB61E3">
        <w:rPr>
          <w:rFonts w:ascii="Arial" w:eastAsia="Arial" w:hAnsi="Arial" w:cs="Arial"/>
          <w:color w:val="0070C0"/>
          <w:spacing w:val="-10"/>
          <w:sz w:val="18"/>
          <w:szCs w:val="18"/>
          <w:lang w:val="hu-HU" w:eastAsia="en-US" w:bidi="ar-SA"/>
        </w:rPr>
        <w:t>.MertekadoEvesFogyasztas</w:t>
      </w:r>
      <w:r w:rsidRPr="00CB61E3">
        <w:rPr>
          <w:rFonts w:ascii="Arial" w:eastAsia="Arial" w:hAnsi="Arial" w:cs="Arial"/>
          <w:color w:val="0070C0"/>
          <w:spacing w:val="-10"/>
          <w:sz w:val="18"/>
          <w:szCs w:val="18"/>
          <w:lang w:val="hu-HU" w:eastAsia="en-US" w:bidi="ar-SA"/>
        </w:rPr>
        <w:t>}</w:t>
      </w:r>
      <w:r>
        <w:rPr>
          <w:rFonts w:ascii="Arial" w:eastAsia="Arial" w:hAnsi="Arial" w:cs="Arial"/>
          <w:color w:val="0070C0"/>
          <w:spacing w:val="-10"/>
          <w:sz w:val="18"/>
          <w:szCs w:val="18"/>
          <w:lang w:val="hu-HU" w:eastAsia="en-US" w:bidi="ar-SA"/>
        </w:rPr>
        <w:t xml:space="preserve">  </w:t>
      </w:r>
      <w:r w:rsidR="00CC3965">
        <w:rPr>
          <w:rFonts w:ascii="Arial" w:eastAsia="Arial" w:hAnsi="Arial" w:cs="Arial"/>
          <w:sz w:val="18"/>
          <w:szCs w:val="18"/>
          <w:lang w:val="hu-HU" w:eastAsia="en-US" w:bidi="ar-SA"/>
        </w:rPr>
        <w:t>kWh/év,</w:t>
      </w:r>
      <w:r w:rsidR="00CC3965">
        <w:rPr>
          <w:rFonts w:ascii="Arial" w:eastAsia="Arial" w:hAnsi="Arial" w:cs="Arial"/>
          <w:spacing w:val="61"/>
          <w:sz w:val="18"/>
          <w:szCs w:val="18"/>
          <w:lang w:val="hu-HU" w:eastAsia="en-US" w:bidi="ar-SA"/>
        </w:rPr>
        <w:t xml:space="preserve"> </w:t>
      </w:r>
      <w:r w:rsidR="00CC3965">
        <w:rPr>
          <w:rFonts w:ascii="Arial" w:eastAsia="Arial" w:hAnsi="Arial" w:cs="Arial"/>
          <w:sz w:val="18"/>
          <w:szCs w:val="18"/>
          <w:lang w:val="hu-HU" w:eastAsia="en-US" w:bidi="ar-SA"/>
        </w:rPr>
        <w:t>mindennapszaki</w:t>
      </w:r>
      <w:r w:rsidR="00CC3965">
        <w:rPr>
          <w:rFonts w:ascii="Arial" w:eastAsia="Arial" w:hAnsi="Arial" w:cs="Arial"/>
          <w:spacing w:val="68"/>
          <w:sz w:val="18"/>
          <w:szCs w:val="18"/>
          <w:lang w:val="hu-HU" w:eastAsia="en-US" w:bidi="ar-SA"/>
        </w:rPr>
        <w:t xml:space="preserve"> </w:t>
      </w:r>
      <w:r w:rsidR="00CC3965">
        <w:rPr>
          <w:rFonts w:ascii="Arial" w:eastAsia="Arial" w:hAnsi="Arial" w:cs="Arial"/>
          <w:spacing w:val="-4"/>
          <w:sz w:val="18"/>
          <w:szCs w:val="18"/>
          <w:lang w:val="hu-HU" w:eastAsia="en-US" w:bidi="ar-SA"/>
        </w:rPr>
        <w:t>mérő</w:t>
      </w:r>
    </w:p>
    <w:p w:rsidR="005616CF">
      <w:pPr>
        <w:widowControl w:val="0"/>
        <w:tabs>
          <w:tab w:val="left" w:leader="dot" w:pos="2220"/>
        </w:tabs>
        <w:autoSpaceDE w:val="0"/>
        <w:autoSpaceDN w:val="0"/>
        <w:spacing w:line="207" w:lineRule="exact"/>
        <w:ind w:left="571"/>
        <w:rPr>
          <w:rFonts w:ascii="Arial" w:eastAsia="Arial" w:hAnsi="Arial" w:cs="Arial"/>
          <w:i/>
          <w:sz w:val="15"/>
          <w:szCs w:val="22"/>
          <w:lang w:val="hu-HU" w:eastAsia="en-US" w:bidi="ar-SA"/>
        </w:rPr>
      </w:pPr>
      <w:r>
        <w:rPr>
          <w:rFonts w:ascii="Arial" w:eastAsia="Arial" w:hAnsi="Arial" w:cs="Arial"/>
          <w:spacing w:val="-10"/>
          <w:w w:val="105"/>
          <w:sz w:val="18"/>
          <w:szCs w:val="22"/>
          <w:lang w:val="hu-HU" w:eastAsia="en-US" w:bidi="ar-SA"/>
        </w:rPr>
        <w:t>…</w:t>
      </w:r>
      <w:r>
        <w:rPr>
          <w:rFonts w:ascii="Times New Roman" w:eastAsia="Arial" w:hAnsi="Times New Roman" w:cs="Arial"/>
          <w:sz w:val="18"/>
          <w:szCs w:val="22"/>
          <w:lang w:val="hu-HU" w:eastAsia="en-US" w:bidi="ar-SA"/>
        </w:rPr>
        <w:tab/>
      </w:r>
      <w:r>
        <w:rPr>
          <w:rFonts w:ascii="Arial" w:eastAsia="Arial" w:hAnsi="Arial" w:cs="Arial"/>
          <w:w w:val="105"/>
          <w:sz w:val="18"/>
          <w:szCs w:val="22"/>
          <w:lang w:val="hu-HU" w:eastAsia="en-US" w:bidi="ar-SA"/>
        </w:rPr>
        <w:t>kWh/év,</w:t>
      </w:r>
      <w:r>
        <w:rPr>
          <w:rFonts w:ascii="Arial" w:eastAsia="Arial" w:hAnsi="Arial" w:cs="Arial"/>
          <w:spacing w:val="-3"/>
          <w:w w:val="105"/>
          <w:sz w:val="18"/>
          <w:szCs w:val="22"/>
          <w:lang w:val="hu-HU" w:eastAsia="en-US" w:bidi="ar-SA"/>
        </w:rPr>
        <w:t xml:space="preserve"> </w:t>
      </w:r>
      <w:r>
        <w:rPr>
          <w:rFonts w:ascii="Arial" w:eastAsia="Arial" w:hAnsi="Arial" w:cs="Arial"/>
          <w:w w:val="105"/>
          <w:sz w:val="18"/>
          <w:szCs w:val="22"/>
          <w:lang w:val="hu-HU" w:eastAsia="en-US" w:bidi="ar-SA"/>
        </w:rPr>
        <w:t>vezérelt</w:t>
      </w:r>
      <w:r>
        <w:rPr>
          <w:rFonts w:ascii="Arial" w:eastAsia="Arial" w:hAnsi="Arial" w:cs="Arial"/>
          <w:spacing w:val="-2"/>
          <w:w w:val="105"/>
          <w:sz w:val="18"/>
          <w:szCs w:val="22"/>
          <w:lang w:val="hu-HU" w:eastAsia="en-US" w:bidi="ar-SA"/>
        </w:rPr>
        <w:t xml:space="preserve"> </w:t>
      </w:r>
      <w:r>
        <w:rPr>
          <w:rFonts w:ascii="Arial" w:eastAsia="Arial" w:hAnsi="Arial" w:cs="Arial"/>
          <w:w w:val="105"/>
          <w:sz w:val="18"/>
          <w:szCs w:val="22"/>
          <w:lang w:val="hu-HU" w:eastAsia="en-US" w:bidi="ar-SA"/>
        </w:rPr>
        <w:t>mérő</w:t>
      </w:r>
      <w:r>
        <w:rPr>
          <w:rFonts w:ascii="Arial" w:eastAsia="Arial" w:hAnsi="Arial" w:cs="Arial"/>
          <w:spacing w:val="3"/>
          <w:w w:val="105"/>
          <w:sz w:val="18"/>
          <w:szCs w:val="22"/>
          <w:lang w:val="hu-HU" w:eastAsia="en-US" w:bidi="ar-SA"/>
        </w:rPr>
        <w:t xml:space="preserve"> </w:t>
      </w:r>
      <w:r>
        <w:rPr>
          <w:rFonts w:ascii="Arial" w:eastAsia="Arial" w:hAnsi="Arial" w:cs="Arial"/>
          <w:i/>
          <w:w w:val="105"/>
          <w:sz w:val="15"/>
          <w:szCs w:val="22"/>
          <w:lang w:val="hu-HU" w:eastAsia="en-US" w:bidi="ar-SA"/>
        </w:rPr>
        <w:t>(Kérjük,</w:t>
      </w:r>
      <w:r>
        <w:rPr>
          <w:rFonts w:ascii="Arial" w:eastAsia="Arial" w:hAnsi="Arial" w:cs="Arial"/>
          <w:i/>
          <w:spacing w:val="-2"/>
          <w:w w:val="105"/>
          <w:sz w:val="15"/>
          <w:szCs w:val="22"/>
          <w:lang w:val="hu-HU" w:eastAsia="en-US" w:bidi="ar-SA"/>
        </w:rPr>
        <w:t xml:space="preserve"> </w:t>
      </w:r>
      <w:r>
        <w:rPr>
          <w:rFonts w:ascii="Arial" w:eastAsia="Arial" w:hAnsi="Arial" w:cs="Arial"/>
          <w:i/>
          <w:w w:val="105"/>
          <w:sz w:val="15"/>
          <w:szCs w:val="22"/>
          <w:lang w:val="hu-HU" w:eastAsia="en-US" w:bidi="ar-SA"/>
        </w:rPr>
        <w:t>jelölje</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X-szel,</w:t>
      </w:r>
      <w:r>
        <w:rPr>
          <w:rFonts w:ascii="Arial" w:eastAsia="Arial" w:hAnsi="Arial" w:cs="Arial"/>
          <w:i/>
          <w:spacing w:val="-3"/>
          <w:w w:val="105"/>
          <w:sz w:val="15"/>
          <w:szCs w:val="22"/>
          <w:lang w:val="hu-HU" w:eastAsia="en-US" w:bidi="ar-SA"/>
        </w:rPr>
        <w:t xml:space="preserve"> </w:t>
      </w:r>
      <w:r>
        <w:rPr>
          <w:rFonts w:ascii="Arial" w:eastAsia="Arial" w:hAnsi="Arial" w:cs="Arial"/>
          <w:i/>
          <w:w w:val="105"/>
          <w:sz w:val="15"/>
          <w:szCs w:val="22"/>
          <w:lang w:val="hu-HU" w:eastAsia="en-US" w:bidi="ar-SA"/>
        </w:rPr>
        <w:t>ha</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nincs ilyen</w:t>
      </w:r>
      <w:r>
        <w:rPr>
          <w:rFonts w:ascii="Arial" w:eastAsia="Arial" w:hAnsi="Arial" w:cs="Arial"/>
          <w:i/>
          <w:spacing w:val="4"/>
          <w:w w:val="105"/>
          <w:sz w:val="15"/>
          <w:szCs w:val="22"/>
          <w:lang w:val="hu-HU" w:eastAsia="en-US" w:bidi="ar-SA"/>
        </w:rPr>
        <w:t xml:space="preserve"> </w:t>
      </w:r>
      <w:r>
        <w:rPr>
          <w:rFonts w:ascii="Arial" w:eastAsia="Arial" w:hAnsi="Arial" w:cs="Arial"/>
          <w:i/>
          <w:spacing w:val="-2"/>
          <w:w w:val="105"/>
          <w:sz w:val="15"/>
          <w:szCs w:val="22"/>
          <w:lang w:val="hu-HU" w:eastAsia="en-US" w:bidi="ar-SA"/>
        </w:rPr>
        <w:t>mérőberendezés.)</w:t>
      </w:r>
    </w:p>
    <w:p w:rsidR="005616CF">
      <w:pPr>
        <w:widowControl w:val="0"/>
        <w:tabs>
          <w:tab w:val="left" w:leader="dot" w:pos="3108"/>
        </w:tabs>
        <w:autoSpaceDE w:val="0"/>
        <w:autoSpaceDN w:val="0"/>
        <w:spacing w:before="2"/>
        <w:ind w:left="569"/>
        <w:rPr>
          <w:rFonts w:ascii="Arial" w:eastAsia="Arial" w:hAnsi="Arial" w:cs="Arial"/>
          <w:i/>
          <w:sz w:val="15"/>
          <w:szCs w:val="22"/>
          <w:lang w:val="hu-HU" w:eastAsia="en-US" w:bidi="ar-SA"/>
        </w:rPr>
      </w:pPr>
      <w:r>
        <w:rPr>
          <w:rFonts w:ascii="Arial" w:eastAsia="Arial" w:hAnsi="Arial" w:cs="Arial"/>
          <w:sz w:val="18"/>
          <w:szCs w:val="22"/>
          <w:lang w:val="hu-HU" w:eastAsia="en-US" w:bidi="ar-SA"/>
        </w:rPr>
        <w:t>téli</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w:t>
      </w:r>
      <w:r>
        <w:rPr>
          <w:rFonts w:ascii="Arial" w:eastAsia="Arial" w:hAnsi="Arial" w:cs="Arial"/>
          <w:spacing w:val="22"/>
          <w:sz w:val="18"/>
          <w:szCs w:val="22"/>
          <w:lang w:val="hu-HU" w:eastAsia="en-US" w:bidi="ar-SA"/>
        </w:rPr>
        <w:t xml:space="preserve"> </w:t>
      </w:r>
      <w:r>
        <w:rPr>
          <w:rFonts w:ascii="Arial" w:eastAsia="Arial" w:hAnsi="Arial" w:cs="Arial"/>
          <w:spacing w:val="-2"/>
          <w:sz w:val="18"/>
          <w:szCs w:val="22"/>
          <w:lang w:val="hu-HU" w:eastAsia="en-US" w:bidi="ar-SA"/>
        </w:rPr>
        <w:t>nyári</w:t>
      </w:r>
      <w:r>
        <w:rPr>
          <w:rFonts w:ascii="Times New Roman" w:eastAsia="Arial" w:hAnsi="Times New Roman" w:cs="Arial"/>
          <w:sz w:val="18"/>
          <w:szCs w:val="22"/>
          <w:lang w:val="hu-HU" w:eastAsia="en-US" w:bidi="ar-SA"/>
        </w:rPr>
        <w:tab/>
      </w:r>
      <w:r>
        <w:rPr>
          <w:rFonts w:ascii="Arial" w:eastAsia="Arial" w:hAnsi="Arial" w:cs="Arial"/>
          <w:sz w:val="18"/>
          <w:szCs w:val="22"/>
          <w:lang w:val="hu-HU" w:eastAsia="en-US" w:bidi="ar-SA"/>
        </w:rPr>
        <w:t>kWh/időszak,</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H-tarifás</w:t>
      </w:r>
      <w:r>
        <w:rPr>
          <w:rFonts w:ascii="Arial" w:eastAsia="Arial" w:hAnsi="Arial" w:cs="Arial"/>
          <w:spacing w:val="27"/>
          <w:sz w:val="18"/>
          <w:szCs w:val="22"/>
          <w:lang w:val="hu-HU" w:eastAsia="en-US" w:bidi="ar-SA"/>
        </w:rPr>
        <w:t xml:space="preserve"> </w:t>
      </w:r>
      <w:r>
        <w:rPr>
          <w:rFonts w:ascii="Arial" w:eastAsia="Arial" w:hAnsi="Arial" w:cs="Arial"/>
          <w:sz w:val="18"/>
          <w:szCs w:val="22"/>
          <w:lang w:val="hu-HU" w:eastAsia="en-US" w:bidi="ar-SA"/>
        </w:rPr>
        <w:t>mérő</w:t>
      </w:r>
      <w:r>
        <w:rPr>
          <w:rFonts w:ascii="Arial" w:eastAsia="Arial" w:hAnsi="Arial" w:cs="Arial"/>
          <w:spacing w:val="23"/>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22"/>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1"/>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18"/>
          <w:sz w:val="15"/>
          <w:szCs w:val="22"/>
          <w:lang w:val="hu-HU" w:eastAsia="en-US" w:bidi="ar-SA"/>
        </w:rPr>
        <w:t xml:space="preserve"> </w:t>
      </w:r>
      <w:r>
        <w:rPr>
          <w:rFonts w:ascii="Arial" w:eastAsia="Arial" w:hAnsi="Arial" w:cs="Arial"/>
          <w:i/>
          <w:sz w:val="15"/>
          <w:szCs w:val="22"/>
          <w:lang w:val="hu-HU" w:eastAsia="en-US" w:bidi="ar-SA"/>
        </w:rPr>
        <w:t>ilyen</w:t>
      </w:r>
      <w:r>
        <w:rPr>
          <w:rFonts w:ascii="Arial" w:eastAsia="Arial" w:hAnsi="Arial" w:cs="Arial"/>
          <w:i/>
          <w:spacing w:val="25"/>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0" w:line="237" w:lineRule="auto"/>
        <w:ind w:left="569"/>
        <w:rPr>
          <w:rFonts w:ascii="Arial" w:eastAsia="Arial" w:hAnsi="Arial" w:cs="Arial"/>
          <w:i/>
          <w:sz w:val="15"/>
          <w:szCs w:val="22"/>
          <w:lang w:val="hu-HU" w:eastAsia="en-US" w:bidi="ar-SA"/>
        </w:rPr>
      </w:pPr>
      <w:r>
        <w:rPr>
          <w:rFonts w:ascii="Arial" w:eastAsia="Arial" w:hAnsi="Arial" w:cs="Arial"/>
          <w:i/>
          <w:w w:val="105"/>
          <w:sz w:val="15"/>
          <w:szCs w:val="22"/>
          <w:lang w:val="hu-HU" w:eastAsia="en-US" w:bidi="ar-SA"/>
        </w:rPr>
        <w:t xml:space="preserve">Éves elszámolás esetén - havi diktálás hiányában - a megadott mennyiség 12-ede kerül figyelembevételre a havi számlázás </w:t>
      </w:r>
      <w:r>
        <w:rPr>
          <w:rFonts w:ascii="Arial" w:eastAsia="Arial" w:hAnsi="Arial" w:cs="Arial"/>
          <w:i/>
          <w:spacing w:val="-2"/>
          <w:w w:val="105"/>
          <w:sz w:val="15"/>
          <w:szCs w:val="22"/>
          <w:lang w:val="hu-HU" w:eastAsia="en-US" w:bidi="ar-SA"/>
        </w:rPr>
        <w:t>tekintetében.</w:t>
      </w:r>
    </w:p>
    <w:p w:rsidR="005616CF">
      <w:pPr>
        <w:pStyle w:val="Heading2"/>
        <w:widowControl w:val="0"/>
        <w:numPr>
          <w:ilvl w:val="0"/>
          <w:numId w:val="32"/>
        </w:numPr>
        <w:tabs>
          <w:tab w:val="left" w:pos="678"/>
        </w:tabs>
        <w:autoSpaceDE w:val="0"/>
        <w:autoSpaceDN w:val="0"/>
        <w:spacing w:before="69"/>
        <w:ind w:left="678" w:hanging="425"/>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Számlaküldés</w:t>
      </w:r>
      <w:r>
        <w:rPr>
          <w:rFonts w:ascii="Arial" w:eastAsia="Arial" w:hAnsi="Arial" w:cs="Arial"/>
          <w:b/>
          <w:bCs/>
          <w:spacing w:val="-11"/>
          <w:sz w:val="18"/>
          <w:szCs w:val="18"/>
          <w:lang w:val="hu-HU" w:eastAsia="en-US" w:bidi="ar-SA"/>
        </w:rPr>
        <w:t xml:space="preserve"> </w:t>
      </w:r>
      <w:r>
        <w:rPr>
          <w:rFonts w:ascii="Arial" w:eastAsia="Arial" w:hAnsi="Arial" w:cs="Arial"/>
          <w:b/>
          <w:bCs/>
          <w:spacing w:val="-2"/>
          <w:sz w:val="18"/>
          <w:szCs w:val="18"/>
          <w:lang w:val="hu-HU" w:eastAsia="en-US" w:bidi="ar-SA"/>
        </w:rPr>
        <w:t>módja</w:t>
      </w:r>
    </w:p>
    <w:p w:rsidR="005616CF">
      <w:pPr>
        <w:widowControl w:val="0"/>
        <w:autoSpaceDE w:val="0"/>
        <w:autoSpaceDN w:val="0"/>
        <w:spacing w:before="108" w:line="364" w:lineRule="auto"/>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Ha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lakossági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felhasználó,</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javasoljuk,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már</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most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kérjen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mert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2025.</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július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 xml:space="preserve">1- jétől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nem küldhet Önnek papírszámlát!</w:t>
      </w:r>
    </w:p>
    <w:p w:rsidR="005616CF">
      <w:pPr>
        <w:widowControl w:val="0"/>
        <w:autoSpaceDE w:val="0"/>
        <w:autoSpaceDN w:val="0"/>
        <w:spacing w:line="207" w:lineRule="exact"/>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környezetkímélő,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korszerű,</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papírmentes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xml:space="preserve">számla </w:t>
      </w:r>
      <w:r>
        <w:rPr>
          <w:rFonts w:ascii="Arial" w:eastAsia="Arial" w:hAnsi="Arial" w:cs="Arial"/>
          <w:spacing w:val="-2"/>
          <w:sz w:val="18"/>
          <w:szCs w:val="18"/>
          <w:lang w:val="hu-HU" w:eastAsia="en-US" w:bidi="ar-SA"/>
        </w:rPr>
        <w:t>előnyei:</w:t>
      </w:r>
    </w:p>
    <w:p w:rsidR="005616CF">
      <w:pPr>
        <w:pStyle w:val="ListParagraph"/>
        <w:widowControl w:val="0"/>
        <w:numPr>
          <w:ilvl w:val="0"/>
          <w:numId w:val="33"/>
        </w:numPr>
        <w:tabs>
          <w:tab w:val="left" w:pos="1813"/>
        </w:tabs>
        <w:autoSpaceDE w:val="0"/>
        <w:autoSpaceDN w:val="0"/>
        <w:spacing w:before="9" w:line="207" w:lineRule="exact"/>
        <w:ind w:left="1813" w:hanging="427"/>
        <w:jc w:val="left"/>
        <w:rPr>
          <w:rFonts w:ascii="Arial" w:eastAsia="Arial" w:hAnsi="Arial" w:cs="Arial"/>
          <w:sz w:val="18"/>
          <w:szCs w:val="22"/>
          <w:lang w:val="hu-HU" w:eastAsia="en-US" w:bidi="ar-SA"/>
        </w:rPr>
      </w:pPr>
      <w:r>
        <w:rPr>
          <w:rFonts w:ascii="Arial" w:eastAsia="Arial" w:hAnsi="Arial" w:cs="Arial"/>
          <w:sz w:val="18"/>
          <w:szCs w:val="22"/>
          <w:lang w:val="hu-HU" w:eastAsia="en-US" w:bidi="ar-SA"/>
        </w:rPr>
        <w:t>számláját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bárhol</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és bármikor</w:t>
      </w:r>
      <w:r>
        <w:rPr>
          <w:rFonts w:ascii="Arial" w:eastAsia="Arial" w:hAnsi="Arial" w:cs="Arial"/>
          <w:spacing w:val="-3"/>
          <w:sz w:val="18"/>
          <w:szCs w:val="22"/>
          <w:lang w:val="hu-HU" w:eastAsia="en-US" w:bidi="ar-SA"/>
        </w:rPr>
        <w:t xml:space="preserve"> </w:t>
      </w:r>
      <w:r>
        <w:rPr>
          <w:rFonts w:ascii="Arial" w:eastAsia="Arial" w:hAnsi="Arial" w:cs="Arial"/>
          <w:spacing w:val="-2"/>
          <w:sz w:val="18"/>
          <w:szCs w:val="22"/>
          <w:lang w:val="hu-HU" w:eastAsia="en-US" w:bidi="ar-SA"/>
        </w:rPr>
        <w:t>megtekintheti</w:t>
      </w:r>
    </w:p>
    <w:p w:rsidR="005616CF">
      <w:pPr>
        <w:pStyle w:val="ListParagraph"/>
        <w:widowControl w:val="0"/>
        <w:numPr>
          <w:ilvl w:val="0"/>
          <w:numId w:val="33"/>
        </w:numPr>
        <w:tabs>
          <w:tab w:val="left" w:pos="1813"/>
        </w:tabs>
        <w:autoSpaceDE w:val="0"/>
        <w:autoSpaceDN w:val="0"/>
        <w:spacing w:line="207" w:lineRule="exact"/>
        <w:ind w:left="1813" w:hanging="427"/>
        <w:jc w:val="left"/>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nincs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kézbesítési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idő,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számla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megérkezéséről</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e-mailben</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értesíti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rendszer</w:t>
      </w:r>
    </w:p>
    <w:p w:rsidR="005616CF">
      <w:pPr>
        <w:widowControl w:val="0"/>
        <w:autoSpaceDE w:val="0"/>
        <w:autoSpaceDN w:val="0"/>
        <w:spacing w:before="38"/>
        <w:ind w:left="993"/>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alábbi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e-mail-címre:</w:t>
      </w:r>
      <w:r>
        <w:rPr>
          <w:rFonts w:ascii="Arial" w:eastAsia="Arial" w:hAnsi="Arial" w:cs="Arial"/>
          <w:spacing w:val="24"/>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100"/>
        <w:ind w:left="996"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(Az e-mail-cím megadásával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online ügyfélszolgálat igénybevételéhez szükséges regisztrációt elvégezze, ha az az elektronikus számla küldéséhez elengedhetetlen, továbbá tudomásul veszi, hogy regisztrálás során az egyedi felhasználónevet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adja meg.)</w:t>
      </w:r>
    </w:p>
    <w:p w:rsidR="005616CF">
      <w:pPr>
        <w:widowControl w:val="0"/>
        <w:autoSpaceDE w:val="0"/>
        <w:autoSpaceDN w:val="0"/>
        <w:spacing w:line="172" w:lineRule="exact"/>
        <w:ind w:left="996"/>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papír</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alapú</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számlát</w:t>
      </w:r>
      <w:r>
        <w:rPr>
          <w:rFonts w:ascii="Arial" w:eastAsia="Arial" w:hAnsi="Arial" w:cs="Arial"/>
          <w:i/>
          <w:spacing w:val="-6"/>
          <w:sz w:val="15"/>
          <w:szCs w:val="22"/>
          <w:lang w:val="hu-HU" w:eastAsia="en-US" w:bidi="ar-SA"/>
        </w:rPr>
        <w:t xml:space="preserve"> </w:t>
      </w:r>
      <w:r>
        <w:rPr>
          <w:rFonts w:ascii="Arial" w:eastAsia="Arial" w:hAnsi="Arial" w:cs="Arial"/>
          <w:i/>
          <w:spacing w:val="-2"/>
          <w:sz w:val="15"/>
          <w:szCs w:val="22"/>
          <w:lang w:val="hu-HU" w:eastAsia="en-US" w:bidi="ar-SA"/>
        </w:rPr>
        <w:t>küld.</w:t>
      </w:r>
    </w:p>
    <w:p w:rsidR="005616CF">
      <w:pPr>
        <w:pStyle w:val="ListParagraph"/>
        <w:widowControl w:val="0"/>
        <w:numPr>
          <w:ilvl w:val="0"/>
          <w:numId w:val="32"/>
        </w:numPr>
        <w:tabs>
          <w:tab w:val="left" w:pos="567"/>
          <w:tab w:val="left" w:pos="569"/>
        </w:tabs>
        <w:autoSpaceDE w:val="0"/>
        <w:autoSpaceDN w:val="0"/>
        <w:spacing w:before="16" w:line="247" w:lineRule="auto"/>
        <w:ind w:left="569" w:right="139" w:hanging="425"/>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 xml:space="preserve">Számlakiegyenlítés (fizetés) módja </w:t>
      </w:r>
      <w:r>
        <w:rPr>
          <w:rFonts w:ascii="Arial" w:eastAsia="Arial" w:hAnsi="Arial" w:cs="Arial"/>
          <w:i/>
          <w:sz w:val="15"/>
          <w:szCs w:val="22"/>
          <w:lang w:val="hu-HU" w:eastAsia="en-US" w:bidi="ar-SA"/>
        </w:rPr>
        <w:t xml:space="preserve">(Kizárólag lakossági célú felhasználás és papír alapú számla esetén szükséges </w:t>
      </w:r>
      <w:r>
        <w:rPr>
          <w:rFonts w:ascii="Arial" w:eastAsia="Arial" w:hAnsi="Arial" w:cs="Arial"/>
          <w:i/>
          <w:spacing w:val="-2"/>
          <w:sz w:val="15"/>
          <w:szCs w:val="22"/>
          <w:lang w:val="hu-HU" w:eastAsia="en-US" w:bidi="ar-SA"/>
        </w:rPr>
        <w:t>kitölteni.)</w:t>
      </w:r>
    </w:p>
    <w:p w:rsidR="005616CF">
      <w:pPr>
        <w:widowControl w:val="0"/>
        <w:autoSpaceDE w:val="0"/>
        <w:autoSpaceDN w:val="0"/>
        <w:spacing w:before="106"/>
        <w:ind w:left="993" w:right="627"/>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postai</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számlabefizetési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megbízást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(fehér</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csekket),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mivel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kiegyenlítését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egyéb módon (pl. átutalással) kívánom teljesíteni.</w:t>
      </w:r>
    </w:p>
    <w:p w:rsidR="005616CF">
      <w:pPr>
        <w:widowControl w:val="0"/>
        <w:autoSpaceDE w:val="0"/>
        <w:autoSpaceDN w:val="0"/>
        <w:spacing w:before="99"/>
        <w:ind w:left="569" w:right="46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lakossági</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fogyasztó</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részére</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postai</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számlabefizetési megbízást (fehér csekket) küld.</w:t>
      </w:r>
    </w:p>
    <w:p w:rsidR="005616CF">
      <w:pPr>
        <w:widowControl w:val="0"/>
        <w:autoSpaceDE w:val="0"/>
        <w:autoSpaceDN w:val="0"/>
        <w:spacing w:before="2" w:line="237" w:lineRule="auto"/>
        <w:ind w:left="569" w:right="13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Csoportos beszedési megbízással történő fizetés a számlavezető pénzintézetnél kezdeményezhető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azonosítójával, amely a számla 2. oldalán található, és a számla 3. oldalán található szerződéses folyószámla számmal.</w:t>
      </w:r>
    </w:p>
    <w:p w:rsidR="005616CF">
      <w:pPr>
        <w:pStyle w:val="ListParagraph"/>
        <w:widowControl w:val="0"/>
        <w:numPr>
          <w:ilvl w:val="0"/>
          <w:numId w:val="32"/>
        </w:numPr>
        <w:tabs>
          <w:tab w:val="left" w:pos="567"/>
        </w:tabs>
        <w:autoSpaceDE w:val="0"/>
        <w:autoSpaceDN w:val="0"/>
        <w:spacing w:before="58"/>
        <w:ind w:left="567" w:hanging="423"/>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Fizető</w:t>
      </w:r>
      <w:r>
        <w:rPr>
          <w:rFonts w:ascii="Arial" w:eastAsia="Arial" w:hAnsi="Arial" w:cs="Arial"/>
          <w:b/>
          <w:spacing w:val="-6"/>
          <w:sz w:val="18"/>
          <w:szCs w:val="22"/>
          <w:lang w:val="hu-HU" w:eastAsia="en-US" w:bidi="ar-SA"/>
        </w:rPr>
        <w:t xml:space="preserve"> </w:t>
      </w:r>
      <w:r>
        <w:rPr>
          <w:rFonts w:ascii="Arial" w:eastAsia="Arial" w:hAnsi="Arial" w:cs="Arial"/>
          <w:b/>
          <w:sz w:val="18"/>
          <w:szCs w:val="22"/>
          <w:lang w:val="hu-HU" w:eastAsia="en-US" w:bidi="ar-SA"/>
        </w:rPr>
        <w:t>adatai</w:t>
      </w:r>
      <w:r>
        <w:rPr>
          <w:rFonts w:ascii="Arial" w:eastAsia="Arial" w:hAnsi="Arial" w:cs="Arial"/>
          <w:b/>
          <w:spacing w:val="-2"/>
          <w:sz w:val="18"/>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azonos</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pacing w:val="-2"/>
          <w:sz w:val="15"/>
          <w:szCs w:val="22"/>
          <w:lang w:val="hu-HU" w:eastAsia="en-US" w:bidi="ar-SA"/>
        </w:rPr>
        <w:t>Nyilatkozattevővel)</w:t>
      </w:r>
    </w:p>
    <w:p w:rsidR="006F3364" w:rsidP="006F3364">
      <w:pPr>
        <w:widowControl w:val="0"/>
        <w:autoSpaceDE w:val="0"/>
        <w:autoSpaceDN w:val="0"/>
        <w:spacing w:before="104"/>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0"/>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7"/>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sz w:val="18"/>
          <w:szCs w:val="18"/>
          <w:vertAlign w:val="superscript"/>
          <w:lang w:val="hu-HU" w:eastAsia="en-US" w:bidi="ar-SA"/>
        </w:rPr>
        <w:t>1,1a</w:t>
      </w:r>
      <w:r>
        <w:rPr>
          <w:rFonts w:ascii="Arial" w:eastAsia="Arial" w:hAnsi="Arial" w:cs="Arial"/>
          <w:sz w:val="18"/>
          <w:szCs w:val="18"/>
          <w:lang w:val="hu-HU" w:eastAsia="en-US" w:bidi="ar-SA"/>
        </w:rPr>
        <w:t>:</w:t>
      </w:r>
      <w:r>
        <w:rPr>
          <w:rFonts w:ascii="Arial" w:eastAsia="Arial" w:hAnsi="Arial" w:cs="Arial"/>
          <w:spacing w:val="17"/>
          <w:sz w:val="18"/>
          <w:szCs w:val="18"/>
          <w:lang w:val="hu-HU" w:eastAsia="en-US" w:bidi="ar-SA"/>
        </w:rPr>
        <w:t xml:space="preserve"> </w:t>
      </w:r>
      <w:r w:rsidRPr="00574D85">
        <w:rPr>
          <w:rFonts w:ascii="Arial" w:eastAsia="Arial" w:hAnsi="Arial" w:cs="Arial"/>
          <w:color w:val="0070C0"/>
          <w:sz w:val="18"/>
          <w:szCs w:val="18"/>
          <w:lang w:val="hu-HU" w:eastAsia="en-US" w:bidi="ar-SA"/>
        </w:rPr>
        <w:t>:</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21"/>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9"/>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Értesítési</w:t>
      </w:r>
      <w:r>
        <w:rPr>
          <w:rFonts w:ascii="Arial" w:eastAsia="Arial" w:hAnsi="Arial" w:cs="Arial"/>
          <w:spacing w:val="41"/>
          <w:sz w:val="18"/>
          <w:szCs w:val="18"/>
          <w:lang w:val="hu-HU" w:eastAsia="en-US" w:bidi="ar-SA"/>
        </w:rPr>
        <w:t xml:space="preserve"> </w:t>
      </w: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5616CF" w:rsidP="009F7E5C">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7"/>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36"/>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Kapcsolattartási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7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35"/>
        <w:ind w:left="0"/>
        <w:rPr>
          <w:rFonts w:ascii="Arial" w:eastAsia="Arial" w:hAnsi="Arial" w:cs="Arial"/>
          <w:sz w:val="18"/>
          <w:szCs w:val="18"/>
          <w:lang w:val="hu-HU" w:eastAsia="en-US" w:bidi="ar-SA"/>
        </w:rPr>
      </w:pPr>
    </w:p>
    <w:p w:rsidR="005616CF">
      <w:pPr>
        <w:widowControl w:val="0"/>
        <w:autoSpaceDE w:val="0"/>
        <w:autoSpaceDN w:val="0"/>
        <w:ind w:left="144" w:right="13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 xml:space="preserve">A szerződéskötéshez kapcsolódó </w:t>
      </w:r>
      <w:r>
        <w:rPr>
          <w:rFonts w:ascii="Arial" w:eastAsia="Arial" w:hAnsi="Arial" w:cs="Arial"/>
          <w:sz w:val="18"/>
          <w:szCs w:val="18"/>
          <w:lang w:val="hu-HU" w:eastAsia="en-US" w:bidi="ar-SA"/>
        </w:rPr>
        <w:t>információk</w:t>
      </w:r>
      <w:r>
        <w:rPr>
          <w:rFonts w:ascii="Arial" w:eastAsia="Arial" w:hAnsi="Arial" w:cs="Arial"/>
          <w:sz w:val="18"/>
          <w:szCs w:val="18"/>
          <w:lang w:val="hu-HU" w:eastAsia="en-US" w:bidi="ar-SA"/>
        </w:rPr>
        <w:t xml:space="preserve">, így különösen az általános szerződési feltételek és a szerződéses feltételek összefoglalója a </w:t>
      </w:r>
      <w:hyperlink ns2:id="rId34">
        <w:r>
          <w:rPr>
            <w:rFonts w:ascii="Arial" w:eastAsia="Arial" w:hAnsi="Arial" w:cs="Arial"/>
            <w:color w:val="0000FF"/>
            <w:sz w:val="18"/>
            <w:szCs w:val="18"/>
            <w:u w:val="single" w:color="0000FF"/>
            <w:lang w:val="hu-HU" w:eastAsia="en-US" w:bidi="ar-SA"/>
          </w:rPr>
          <w:t>www.mvmnext.hu</w:t>
        </w:r>
      </w:hyperlink>
      <w:r>
        <w:rPr>
          <w:rFonts w:ascii="Arial" w:eastAsia="Arial" w:hAnsi="Arial" w:cs="Arial"/>
          <w:color w:val="0000FF"/>
          <w:sz w:val="18"/>
          <w:szCs w:val="18"/>
          <w:lang w:val="hu-HU" w:eastAsia="en-US" w:bidi="ar-SA"/>
        </w:rPr>
        <w:t xml:space="preserve"> </w:t>
      </w:r>
      <w:r>
        <w:rPr>
          <w:rFonts w:ascii="Arial" w:eastAsia="Arial" w:hAnsi="Arial" w:cs="Arial"/>
          <w:sz w:val="18"/>
          <w:szCs w:val="18"/>
          <w:lang w:val="hu-HU" w:eastAsia="en-US" w:bidi="ar-SA"/>
        </w:rPr>
        <w:t xml:space="preserve">honlapról letölthetők, illetve az ügyfélszolgálati irodákon </w:t>
      </w:r>
      <w:r>
        <w:rPr>
          <w:rFonts w:ascii="Arial" w:eastAsia="Arial" w:hAnsi="Arial" w:cs="Arial"/>
          <w:spacing w:val="-2"/>
          <w:sz w:val="18"/>
          <w:szCs w:val="18"/>
          <w:lang w:val="hu-HU" w:eastAsia="en-US" w:bidi="ar-SA"/>
        </w:rPr>
        <w:t>megismerhetők.</w:t>
      </w:r>
    </w:p>
    <w:p w:rsidR="005616CF">
      <w:pPr>
        <w:widowControl w:val="0"/>
        <w:autoSpaceDE w:val="0"/>
        <w:autoSpaceDN w:val="0"/>
        <w:spacing w:before="32"/>
        <w:ind w:left="0"/>
        <w:rPr>
          <w:rFonts w:ascii="Arial" w:eastAsia="Arial" w:hAnsi="Arial" w:cs="Arial"/>
          <w:sz w:val="18"/>
          <w:szCs w:val="18"/>
          <w:lang w:val="hu-HU" w:eastAsia="en-US" w:bidi="ar-SA"/>
        </w:rPr>
      </w:pPr>
    </w:p>
    <w:p w:rsidR="005616CF">
      <w:pPr>
        <w:widowControl w:val="0"/>
        <w:autoSpaceDE w:val="0"/>
        <w:autoSpaceDN w:val="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Nyilatkozattevő</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nyilatkozata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alapján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létrejövő</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villamosenergia- vásárlási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szerződés</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tartalmát</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abban</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foglaltakat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magára</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nézve</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kötelező</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érvényűnek</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el,</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továbbá</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 xml:space="preserve">hogy a szerződés megkötése előtt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őt a szerződés lényeges tartalmai elemeiről tájékoztatta, és rendelkezésére bocsátotta a szerződéses feltételek összefoglalóját.</w:t>
      </w:r>
    </w:p>
    <w:p w:rsidR="005616CF">
      <w:pPr>
        <w:widowControl w:val="0"/>
        <w:autoSpaceDE w:val="0"/>
        <w:autoSpaceDN w:val="0"/>
        <w:spacing w:before="33"/>
        <w:ind w:left="0"/>
        <w:rPr>
          <w:rFonts w:ascii="Arial" w:eastAsia="Arial" w:hAnsi="Arial" w:cs="Arial"/>
          <w:sz w:val="18"/>
          <w:szCs w:val="18"/>
          <w:lang w:val="hu-HU" w:eastAsia="en-US" w:bidi="ar-SA"/>
        </w:rPr>
      </w:pPr>
    </w:p>
    <w:p w:rsidR="005616CF">
      <w:pPr>
        <w:widowControl w:val="0"/>
        <w:autoSpaceDE w:val="0"/>
        <w:autoSpaceDN w:val="0"/>
        <w:ind w:left="144" w:right="141"/>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w:t>
      </w:r>
      <w:r>
        <w:rPr>
          <w:rFonts w:ascii="Arial" w:eastAsia="Arial" w:hAnsi="Arial" w:cs="Arial"/>
          <w:sz w:val="18"/>
          <w:szCs w:val="18"/>
          <w:lang w:val="hu-HU" w:eastAsia="en-US" w:bidi="ar-SA"/>
        </w:rPr>
        <w:t>a</w:t>
      </w:r>
      <w:r>
        <w:rPr>
          <w:rFonts w:ascii="Arial" w:eastAsia="Arial" w:hAnsi="Arial" w:cs="Arial"/>
          <w:sz w:val="18"/>
          <w:szCs w:val="18"/>
          <w:lang w:val="hu-HU" w:eastAsia="en-US" w:bidi="ar-SA"/>
        </w:rPr>
        <w:t xml:space="preserve"> alapján a polgári perrendtartásról szóló törvény szerint hatáskörrel és illetékességgel rendelkező magyar bíróság joghatóságát kötik ki.</w:t>
      </w:r>
    </w:p>
    <w:p w:rsidR="005616CF">
      <w:pPr>
        <w:widowControl w:val="0"/>
        <w:autoSpaceDE w:val="0"/>
        <w:autoSpaceDN w:val="0"/>
        <w:ind w:left="569"/>
        <w:jc w:val="both"/>
        <w:rPr>
          <w:rFonts w:ascii="Arial" w:eastAsia="Arial" w:hAnsi="Arial" w:cs="Arial"/>
          <w:sz w:val="18"/>
          <w:szCs w:val="18"/>
          <w:lang w:val="hu-HU" w:eastAsia="en-US" w:bidi="ar-SA"/>
        </w:rPr>
        <w:sectPr>
          <w:pgSz w:w="11910" w:h="16840"/>
          <w:pgMar w:top="1660" w:right="1275" w:bottom="1020" w:left="1133" w:header="708" w:footer="824" w:gutter="0"/>
          <w:cols w:space="708"/>
        </w:sectPr>
      </w:pPr>
    </w:p>
    <w:p w:rsidR="005616CF">
      <w:pPr>
        <w:widowControl w:val="0"/>
        <w:autoSpaceDE w:val="0"/>
        <w:autoSpaceDN w:val="0"/>
        <w:ind w:left="144" w:right="14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Felhasználó/Fizető</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büntető</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polgári</w:t>
      </w:r>
      <w:r>
        <w:rPr>
          <w:rFonts w:ascii="Arial" w:eastAsia="Arial" w:hAnsi="Arial" w:cs="Arial"/>
          <w:spacing w:val="-10"/>
          <w:sz w:val="18"/>
          <w:szCs w:val="18"/>
          <w:lang w:val="hu-HU" w:eastAsia="en-US" w:bidi="ar-SA"/>
        </w:rPr>
        <w:t xml:space="preserve"> </w:t>
      </w:r>
      <w:r>
        <w:rPr>
          <w:rFonts w:ascii="Arial" w:eastAsia="Arial" w:hAnsi="Arial" w:cs="Arial"/>
          <w:sz w:val="18"/>
          <w:szCs w:val="18"/>
          <w:lang w:val="hu-HU" w:eastAsia="en-US" w:bidi="ar-SA"/>
        </w:rPr>
        <w:t>jogi</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felelőssége</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tudatában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a szerződés megkötésére jogosult, szerződéskötési képessége korlátozva nincs, az általa megadott adatok a valóságnak megfelelnek, valamint a szerződés megkötése harmadik személy jogos érdekeit nem sérti.</w:t>
      </w: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spacing w:before="65"/>
        <w:ind w:left="0"/>
        <w:rPr>
          <w:rFonts w:ascii="Arial" w:eastAsia="Arial" w:hAnsi="Arial" w:cs="Arial"/>
          <w:sz w:val="18"/>
          <w:szCs w:val="18"/>
          <w:lang w:val="hu-HU" w:eastAsia="en-US" w:bidi="ar-SA"/>
        </w:rPr>
      </w:pPr>
      <w:r w:rsidRPr="00A71A62">
        <w:rPr>
          <w:noProof/>
          <w:spacing w:val="-1"/>
          <w:szCs w:val="22"/>
          <w:lang w:eastAsia="hu-HU"/>
        </w:rPr>
        <w: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p>
    <w:p w:rsidR="005616CF">
      <w:pPr>
        <w:widowControl w:val="0"/>
        <w:autoSpaceDE w:val="0"/>
        <w:autoSpaceDN w:val="0"/>
        <w:ind w:left="14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Kelt:</w:t>
      </w:r>
      <w:r>
        <w:rPr>
          <w:rFonts w:ascii="Arial" w:eastAsia="Arial" w:hAnsi="Arial" w:cs="Arial"/>
          <w:spacing w:val="-2"/>
          <w:sz w:val="18"/>
          <w:szCs w:val="18"/>
          <w:lang w:val="hu-HU" w:eastAsia="en-US" w:bidi="ar-SA"/>
        </w:rPr>
        <w:t xml:space="preserve"> </w:t>
      </w:r>
      <w:r w:rsidRPr="00153C36"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009F7E5C">
        <w:rPr>
          <w:rFonts w:ascii="Arial" w:eastAsia="Arial" w:hAnsi="Arial" w:cs="Arial"/>
          <w:color w:val="0070C0"/>
          <w:spacing w:val="-2"/>
          <w:sz w:val="18"/>
          <w:szCs w:val="18"/>
          <w:lang w:val="hu-HU" w:eastAsia="en-US" w:bidi="ar-SA"/>
        </w:rPr>
        <w:t>.</w:t>
      </w:r>
      <w:r w:rsidRPr="00153C36" w:rsidR="009F7E5C">
        <w:rPr>
          <w:rFonts w:ascii="Arial" w:eastAsia="Arial" w:hAnsi="Arial" w:cs="Arial"/>
          <w:color w:val="0070C0"/>
          <w:spacing w:val="-2"/>
          <w:sz w:val="18"/>
          <w:szCs w:val="18"/>
          <w:lang w:val="hu-HU" w:eastAsia="en-US" w:bidi="ar-SA"/>
        </w:rPr>
        <w:t>Project</w:t>
      </w:r>
      <w:r w:rsidRPr="00153C36" w:rsidR="009F7E5C">
        <w:rPr>
          <w:rFonts w:ascii="Arial" w:eastAsia="Arial" w:hAnsi="Arial" w:cs="Arial"/>
          <w:color w:val="0070C0"/>
          <w:spacing w:val="-2"/>
          <w:sz w:val="18"/>
          <w:szCs w:val="18"/>
          <w:lang w:val="hu-HU" w:eastAsia="en-US" w:bidi="ar-SA"/>
        </w:rPr>
        <w:t>.Varos</w:t>
      </w:r>
      <w:r w:rsidRPr="00153C36" w:rsidR="009F7E5C">
        <w:rPr>
          <w:rFonts w:ascii="Arial" w:eastAsia="Arial" w:hAnsi="Arial" w:cs="Arial"/>
          <w:color w:val="0070C0"/>
          <w:spacing w:val="-2"/>
          <w:sz w:val="18"/>
          <w:szCs w:val="18"/>
          <w:lang w:val="hu-HU" w:eastAsia="en-US" w:bidi="ar-SA"/>
        </w:rPr>
        <w:t>}</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1C40F4"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Pr="001C40F4" w:rsidR="009F7E5C">
        <w:rPr>
          <w:rFonts w:ascii="Arial" w:eastAsia="Arial" w:hAnsi="Arial" w:cs="Arial"/>
          <w:color w:val="0070C0"/>
          <w:spacing w:val="-2"/>
          <w:sz w:val="18"/>
          <w:szCs w:val="18"/>
          <w:lang w:val="hu-HU" w:eastAsia="en-US" w:bidi="ar-SA"/>
        </w:rPr>
        <w:t>Project.Laed</w:t>
      </w:r>
      <w:r w:rsidRPr="001C40F4" w:rsidR="009F7E5C">
        <w:rPr>
          <w:rFonts w:ascii="Arial" w:eastAsia="Arial" w:hAnsi="Arial" w:cs="Arial"/>
          <w:color w:val="0070C0"/>
          <w:spacing w:val="-2"/>
          <w:sz w:val="18"/>
          <w:szCs w:val="18"/>
          <w:lang w:val="hu-HU" w:eastAsia="en-US" w:bidi="ar-SA"/>
        </w:rPr>
        <w:t>}</w:t>
      </w:r>
    </w:p>
    <w:p w:rsidR="005616CF">
      <w:pPr>
        <w:widowControl w:val="0"/>
        <w:autoSpaceDE w:val="0"/>
        <w:autoSpaceDN w:val="0"/>
        <w:ind w:left="0"/>
        <w:rPr>
          <w:rFonts w:ascii="Arial" w:eastAsia="Arial" w:hAnsi="Arial" w:cs="Arial"/>
          <w:sz w:val="20"/>
          <w:szCs w:val="18"/>
          <w:lang w:val="hu-HU" w:eastAsia="en-US" w:bidi="ar-SA"/>
        </w:rPr>
      </w:pPr>
    </w:p>
    <w:p w:rsidR="005616CF">
      <w:pPr>
        <w:widowControl w:val="0"/>
        <w:autoSpaceDE w:val="0"/>
        <w:autoSpaceDN w:val="0"/>
        <w:spacing w:before="167"/>
        <w:ind w:left="0"/>
        <w:rPr>
          <w:rFonts w:ascii="Arial" w:eastAsia="Arial" w:hAnsi="Arial" w:cs="Arial"/>
          <w:sz w:val="20"/>
          <w:szCs w:val="18"/>
          <w:lang w:val="hu-HU" w:eastAsia="en-US" w:bidi="ar-SA"/>
        </w:rPr>
      </w:pPr>
    </w:p>
    <w:tbl>
      <w:tblPr>
        <w:tblStyle w:val="TableNormal000"/>
        <w:tblW w:w="0" w:type="auto"/>
        <w:tblInd w:w="1760" w:type="dxa"/>
        <w:tblLayout w:type="fixed"/>
        <w:tblLook w:val="01E0"/>
      </w:tblPr>
      <w:tblGrid>
        <w:gridCol w:w="2753"/>
        <w:gridCol w:w="3274"/>
      </w:tblGrid>
      <w:tr>
        <w:tblPrEx>
          <w:tblW w:w="0" w:type="auto"/>
          <w:tblInd w:w="1760" w:type="dxa"/>
          <w:tblLayout w:type="fixed"/>
          <w:tblLook w:val="01E0"/>
        </w:tblPrEx>
        <w:trPr>
          <w:trHeight w:val="204"/>
        </w:trPr>
        <w:tc>
          <w:tcPr>
            <w:tcW w:w="2753" w:type="dxa"/>
          </w:tcPr>
          <w:p w:rsidR="005616CF">
            <w:pPr>
              <w:spacing w:before="0" w:line="185" w:lineRule="exact"/>
              <w:ind w:left="50"/>
              <w:jc w:val="left"/>
              <w:rPr>
                <w:rFonts w:ascii="Arial" w:eastAsia="Arial" w:hAnsi="Arial" w:cs="Arial"/>
                <w:sz w:val="18"/>
                <w:lang w:val="hu-HU" w:bidi="ar-SA"/>
              </w:rPr>
            </w:pPr>
            <w:r>
              <w:rPr>
                <w:rFonts w:ascii="Arial" w:eastAsia="Arial" w:hAnsi="Arial" w:cs="Arial"/>
                <w:spacing w:val="-2"/>
                <w:sz w:val="18"/>
                <w:lang w:val="hu-HU" w:bidi="ar-SA"/>
              </w:rPr>
              <w:t>……………………………</w:t>
            </w:r>
          </w:p>
        </w:tc>
        <w:tc>
          <w:tcPr>
            <w:tcW w:w="3274" w:type="dxa"/>
          </w:tcPr>
          <w:p w:rsidR="005616CF">
            <w:pPr>
              <w:spacing w:before="0" w:line="185" w:lineRule="exact"/>
              <w:ind w:left="893"/>
              <w:jc w:val="left"/>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1760" w:type="dxa"/>
          <w:tblLayout w:type="fixed"/>
          <w:tblLook w:val="01E0"/>
        </w:tblPrEx>
        <w:trPr>
          <w:trHeight w:val="376"/>
        </w:trPr>
        <w:tc>
          <w:tcPr>
            <w:tcW w:w="2753" w:type="dxa"/>
          </w:tcPr>
          <w:p w:rsidR="005616CF">
            <w:pPr>
              <w:spacing w:before="0" w:line="204" w:lineRule="exact"/>
              <w:ind w:right="671"/>
              <w:jc w:val="center"/>
              <w:rPr>
                <w:rFonts w:ascii="Arial" w:eastAsia="Arial" w:hAnsi="Arial" w:cs="Arial"/>
                <w:sz w:val="18"/>
                <w:lang w:val="hu-HU" w:bidi="ar-SA"/>
              </w:rPr>
            </w:pPr>
            <w:r>
              <w:rPr>
                <w:rFonts w:ascii="Arial" w:eastAsia="Arial" w:hAnsi="Arial" w:cs="Arial"/>
                <w:spacing w:val="-2"/>
                <w:sz w:val="18"/>
                <w:lang w:val="hu-HU" w:bidi="ar-SA"/>
              </w:rPr>
              <w:t>Nyilatkozattevő</w:t>
            </w:r>
          </w:p>
          <w:p w:rsidR="005616CF">
            <w:pPr>
              <w:spacing w:before="0" w:line="152" w:lineRule="exact"/>
              <w:ind w:left="2" w:right="671"/>
              <w:jc w:val="center"/>
              <w:rPr>
                <w:rFonts w:ascii="Arial" w:eastAsia="Arial" w:hAnsi="Arial" w:cs="Arial"/>
                <w:i/>
                <w:sz w:val="15"/>
                <w:lang w:val="hu-HU" w:bidi="ar-SA"/>
              </w:rPr>
            </w:pPr>
            <w:r>
              <w:rPr>
                <w:rFonts w:ascii="Arial" w:eastAsia="Arial" w:hAnsi="Arial" w:cs="Arial"/>
                <w:i/>
                <w:spacing w:val="-2"/>
                <w:sz w:val="15"/>
                <w:lang w:val="hu-HU" w:bidi="ar-SA"/>
              </w:rPr>
              <w:t>(Felhasználó)</w:t>
            </w:r>
          </w:p>
        </w:tc>
        <w:tc>
          <w:tcPr>
            <w:tcW w:w="3274" w:type="dxa"/>
          </w:tcPr>
          <w:p w:rsidR="005616CF">
            <w:pPr>
              <w:spacing w:before="0" w:line="204" w:lineRule="exact"/>
              <w:ind w:left="673"/>
              <w:jc w:val="center"/>
              <w:rPr>
                <w:rFonts w:ascii="Arial" w:eastAsia="Arial" w:hAnsi="Arial" w:cs="Arial"/>
                <w:sz w:val="18"/>
                <w:lang w:val="hu-HU" w:bidi="ar-SA"/>
              </w:rPr>
            </w:pPr>
            <w:r>
              <w:rPr>
                <w:rFonts w:ascii="Arial" w:eastAsia="Arial" w:hAnsi="Arial" w:cs="Arial"/>
                <w:spacing w:val="-2"/>
                <w:sz w:val="18"/>
                <w:lang w:val="hu-HU" w:bidi="ar-SA"/>
              </w:rPr>
              <w:t>Fizető</w:t>
            </w:r>
          </w:p>
          <w:p w:rsidR="005616CF">
            <w:pPr>
              <w:spacing w:before="0" w:line="152" w:lineRule="exact"/>
              <w:ind w:left="673" w:right="1"/>
              <w:jc w:val="center"/>
              <w:rPr>
                <w:rFonts w:ascii="Arial" w:eastAsia="Arial" w:hAnsi="Arial" w:cs="Arial"/>
                <w:i/>
                <w:sz w:val="15"/>
                <w:lang w:val="hu-HU" w:bidi="ar-SA"/>
              </w:rPr>
            </w:pPr>
            <w:r>
              <w:rPr>
                <w:rFonts w:ascii="Arial" w:eastAsia="Arial" w:hAnsi="Arial" w:cs="Arial"/>
                <w:i/>
                <w:sz w:val="15"/>
                <w:lang w:val="hu-HU" w:bidi="ar-SA"/>
              </w:rPr>
              <w:t>(ha</w:t>
            </w:r>
            <w:r>
              <w:rPr>
                <w:rFonts w:ascii="Arial" w:eastAsia="Arial" w:hAnsi="Arial" w:cs="Arial"/>
                <w:i/>
                <w:spacing w:val="-4"/>
                <w:sz w:val="15"/>
                <w:lang w:val="hu-HU" w:bidi="ar-SA"/>
              </w:rPr>
              <w:t xml:space="preserve"> </w:t>
            </w:r>
            <w:r>
              <w:rPr>
                <w:rFonts w:ascii="Arial" w:eastAsia="Arial" w:hAnsi="Arial" w:cs="Arial"/>
                <w:i/>
                <w:sz w:val="15"/>
                <w:lang w:val="hu-HU" w:bidi="ar-SA"/>
              </w:rPr>
              <w:t>nem</w:t>
            </w:r>
            <w:r>
              <w:rPr>
                <w:rFonts w:ascii="Arial" w:eastAsia="Arial" w:hAnsi="Arial" w:cs="Arial"/>
                <w:i/>
                <w:spacing w:val="-4"/>
                <w:sz w:val="15"/>
                <w:lang w:val="hu-HU" w:bidi="ar-SA"/>
              </w:rPr>
              <w:t xml:space="preserve"> </w:t>
            </w:r>
            <w:r>
              <w:rPr>
                <w:rFonts w:ascii="Arial" w:eastAsia="Arial" w:hAnsi="Arial" w:cs="Arial"/>
                <w:i/>
                <w:sz w:val="15"/>
                <w:lang w:val="hu-HU" w:bidi="ar-SA"/>
              </w:rPr>
              <w:t>azonos</w:t>
            </w:r>
            <w:r>
              <w:rPr>
                <w:rFonts w:ascii="Arial" w:eastAsia="Arial" w:hAnsi="Arial" w:cs="Arial"/>
                <w:i/>
                <w:spacing w:val="-2"/>
                <w:sz w:val="15"/>
                <w:lang w:val="hu-HU" w:bidi="ar-SA"/>
              </w:rPr>
              <w:t xml:space="preserve"> </w:t>
            </w:r>
            <w:r>
              <w:rPr>
                <w:rFonts w:ascii="Arial" w:eastAsia="Arial" w:hAnsi="Arial" w:cs="Arial"/>
                <w:i/>
                <w:sz w:val="15"/>
                <w:lang w:val="hu-HU" w:bidi="ar-SA"/>
              </w:rPr>
              <w:t>a</w:t>
            </w:r>
            <w:r>
              <w:rPr>
                <w:rFonts w:ascii="Arial" w:eastAsia="Arial" w:hAnsi="Arial" w:cs="Arial"/>
                <w:i/>
                <w:spacing w:val="1"/>
                <w:sz w:val="15"/>
                <w:lang w:val="hu-HU" w:bidi="ar-SA"/>
              </w:rPr>
              <w:t xml:space="preserve"> </w:t>
            </w:r>
            <w:r>
              <w:rPr>
                <w:rFonts w:ascii="Arial" w:eastAsia="Arial" w:hAnsi="Arial" w:cs="Arial"/>
                <w:i/>
                <w:spacing w:val="-2"/>
                <w:sz w:val="15"/>
                <w:lang w:val="hu-HU" w:bidi="ar-SA"/>
              </w:rPr>
              <w:t>Nyilatkozattevővel)</w:t>
            </w:r>
          </w:p>
        </w:tc>
      </w:tr>
    </w:tbl>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tabs>
          <w:tab w:val="left" w:pos="4681"/>
        </w:tabs>
        <w:autoSpaceDE w:val="0"/>
        <w:autoSpaceDN w:val="0"/>
        <w:spacing w:before="1"/>
        <w:ind w:left="14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Tanú1:</w:t>
      </w:r>
      <w:r>
        <w:rPr>
          <w:rFonts w:ascii="Arial" w:eastAsia="Arial" w:hAnsi="Arial" w:cs="Arial"/>
          <w:sz w:val="18"/>
          <w:szCs w:val="18"/>
          <w:lang w:val="hu-HU" w:eastAsia="en-US" w:bidi="ar-SA"/>
        </w:rPr>
        <w:tab/>
      </w:r>
      <w:r>
        <w:rPr>
          <w:rFonts w:ascii="Arial" w:eastAsia="Arial" w:hAnsi="Arial" w:cs="Arial"/>
          <w:spacing w:val="-2"/>
          <w:sz w:val="18"/>
          <w:szCs w:val="18"/>
          <w:lang w:val="hu-HU" w:eastAsia="en-US" w:bidi="ar-SA"/>
        </w:rPr>
        <w:t>Tanú2:</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1"/>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Aláírás</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Aláírás</w:t>
      </w:r>
      <w:r>
        <w:rPr>
          <w:rFonts w:ascii="Arial" w:eastAsia="Arial" w:hAnsi="Arial" w:cs="Arial"/>
          <w:sz w:val="18"/>
          <w:szCs w:val="18"/>
          <w:lang w:val="hu-HU" w:eastAsia="en-US" w:bidi="ar-SA"/>
        </w:rPr>
        <w:t>:</w:t>
      </w:r>
      <w:r>
        <w:rPr>
          <w:rFonts w:ascii="Arial" w:eastAsia="Arial" w:hAnsi="Arial" w:cs="Arial"/>
          <w:spacing w:val="43"/>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8"/>
        <w:ind w:left="0"/>
        <w:rPr>
          <w:rFonts w:ascii="Arial" w:eastAsia="Arial" w:hAnsi="Arial" w:cs="Arial"/>
          <w:sz w:val="18"/>
          <w:szCs w:val="18"/>
          <w:lang w:val="hu-HU" w:eastAsia="en-US" w:bidi="ar-SA"/>
        </w:rPr>
      </w:pPr>
    </w:p>
    <w:p w:rsidR="005616CF">
      <w:pPr>
        <w:widowControl w:val="0"/>
        <w:autoSpaceDE w:val="0"/>
        <w:autoSpaceDN w:val="0"/>
        <w:spacing w:before="1"/>
        <w:ind w:left="144" w:right="139"/>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 egyetemes villamosenergia-szolgáltatás biztosítása, az egyetemes szolgáltatási szerződés teljesítése keretében kezelt személyes adatokra</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vonatkozó tájékoztatást az Általános Adatkezelési Tájékoztatóban; az ügyintézés során készített hangfelvétellel összefüggésben kezelt személyes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adatokra vonatkozó tájékoztatást a Hangfelvétel Rögzítésére Vonatkozó Adatkezelési Tájékoztatóban; míg az MVM Vállalkozáscsoport egyes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tagvállalatai által kötött szerződésekben, illetve más dokumentumokban kapcsolattartóként megjelölt természetes személyek személyes adatainak</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kezeléséről szóló tájékoztatást az ezen</w:t>
      </w:r>
      <w:r>
        <w:rPr>
          <w:rFonts w:ascii="Arial" w:eastAsia="Arial" w:hAnsi="Arial" w:cs="Arial"/>
          <w:sz w:val="14"/>
          <w:szCs w:val="22"/>
          <w:lang w:val="hu-HU" w:eastAsia="en-US" w:bidi="ar-SA"/>
        </w:rPr>
        <w:t xml:space="preserve"> </w:t>
      </w:r>
      <w:r>
        <w:rPr>
          <w:rFonts w:ascii="Arial" w:eastAsia="Arial" w:hAnsi="Arial" w:cs="Arial"/>
          <w:sz w:val="14"/>
          <w:szCs w:val="22"/>
          <w:lang w:val="hu-HU" w:eastAsia="en-US" w:bidi="ar-SA"/>
        </w:rPr>
        <w:t>című</w:t>
      </w:r>
      <w:r>
        <w:rPr>
          <w:rFonts w:ascii="Arial" w:eastAsia="Arial" w:hAnsi="Arial" w:cs="Arial"/>
          <w:sz w:val="14"/>
          <w:szCs w:val="22"/>
          <w:lang w:val="hu-HU" w:eastAsia="en-US" w:bidi="ar-SA"/>
        </w:rPr>
        <w:t xml:space="preserve"> Adatkezelési Tájékoztatóban találhatja meg. A tájékoztatók a</w:t>
      </w:r>
      <w:r>
        <w:rPr>
          <w:rFonts w:ascii="Arial" w:eastAsia="Arial" w:hAnsi="Arial" w:cs="Arial"/>
          <w:spacing w:val="40"/>
          <w:sz w:val="14"/>
          <w:szCs w:val="22"/>
          <w:lang w:val="hu-HU" w:eastAsia="en-US" w:bidi="ar-SA"/>
        </w:rPr>
        <w:t xml:space="preserve"> </w:t>
      </w:r>
      <w:hyperlink ns2:id="rId35">
        <w:r>
          <w:rPr>
            <w:rFonts w:ascii="Arial" w:eastAsia="Arial" w:hAnsi="Arial" w:cs="Arial"/>
            <w:color w:val="0000FF"/>
            <w:sz w:val="14"/>
            <w:szCs w:val="22"/>
            <w:u w:val="single" w:color="0000FF"/>
            <w:lang w:val="hu-HU" w:eastAsia="en-US" w:bidi="ar-SA"/>
          </w:rPr>
          <w:t>https://www.mvmnext.hu/Adatvedelem/Tajekoztatok</w:t>
        </w:r>
      </w:hyperlink>
      <w:r>
        <w:rPr>
          <w:rFonts w:ascii="Arial" w:eastAsia="Arial" w:hAnsi="Arial" w:cs="Arial"/>
          <w:color w:val="0000FF"/>
          <w:sz w:val="14"/>
          <w:szCs w:val="22"/>
          <w:lang w:val="hu-HU" w:eastAsia="en-US" w:bidi="ar-SA"/>
        </w:rPr>
        <w:t xml:space="preserve"> </w:t>
      </w:r>
      <w:r>
        <w:rPr>
          <w:rFonts w:ascii="Arial" w:eastAsia="Arial" w:hAnsi="Arial" w:cs="Arial"/>
          <w:sz w:val="14"/>
          <w:szCs w:val="22"/>
          <w:lang w:val="hu-HU" w:eastAsia="en-US" w:bidi="ar-SA"/>
        </w:rPr>
        <w:t>honlapon és az ügyfélszolgálati irodáinkban érhetőek el.</w:t>
      </w:r>
    </w:p>
    <w:p w:rsidR="005616CF">
      <w:pPr>
        <w:widowControl w:val="0"/>
        <w:autoSpaceDE w:val="0"/>
        <w:autoSpaceDN w:val="0"/>
        <w:spacing w:before="59"/>
        <w:ind w:left="144"/>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Next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Energiakereskedelmi</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Zrt</w:t>
      </w:r>
      <w:r>
        <w:rPr>
          <w:rFonts w:ascii="Arial" w:eastAsia="Arial" w:hAnsi="Arial" w:cs="Arial"/>
          <w:sz w:val="14"/>
          <w:szCs w:val="22"/>
          <w:lang w:val="hu-HU" w:eastAsia="en-US" w:bidi="ar-SA"/>
        </w:rPr>
        <w: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megbízásából</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ügyfélszolgálati</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feladatokat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Ügyfélkapcsolati</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Kft.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látja</w:t>
      </w:r>
      <w:r>
        <w:rPr>
          <w:rFonts w:ascii="Arial" w:eastAsia="Arial" w:hAnsi="Arial" w:cs="Arial"/>
          <w:spacing w:val="-7"/>
          <w:sz w:val="14"/>
          <w:szCs w:val="22"/>
          <w:lang w:val="hu-HU" w:eastAsia="en-US" w:bidi="ar-SA"/>
        </w:rPr>
        <w:t xml:space="preserve"> </w:t>
      </w:r>
      <w:r>
        <w:rPr>
          <w:rFonts w:ascii="Arial" w:eastAsia="Arial" w:hAnsi="Arial" w:cs="Arial"/>
          <w:spacing w:val="-5"/>
          <w:sz w:val="14"/>
          <w:szCs w:val="22"/>
          <w:lang w:val="hu-HU" w:eastAsia="en-US" w:bidi="ar-SA"/>
        </w:rPr>
        <w:t>el.</w:t>
      </w:r>
    </w:p>
    <w:p w:rsidR="005616CF">
      <w:pPr>
        <w:widowControl w:val="0"/>
        <w:autoSpaceDE w:val="0"/>
        <w:autoSpaceDN w:val="0"/>
        <w:spacing w:before="62"/>
        <w:ind w:left="144"/>
        <w:jc w:val="both"/>
        <w:rPr>
          <w:rFonts w:ascii="Arial" w:eastAsia="Arial" w:hAnsi="Arial" w:cs="Arial"/>
          <w:sz w:val="14"/>
          <w:szCs w:val="22"/>
          <w:lang w:val="hu-HU" w:eastAsia="en-US" w:bidi="ar-SA"/>
        </w:rPr>
      </w:pPr>
      <w:r>
        <w:rPr>
          <w:rFonts w:ascii="Arial" w:eastAsia="Arial" w:hAnsi="Arial" w:cs="Arial"/>
          <w:spacing w:val="-2"/>
          <w:sz w:val="14"/>
          <w:szCs w:val="22"/>
          <w:vertAlign w:val="superscript"/>
          <w:lang w:val="hu-HU" w:eastAsia="en-US" w:bidi="ar-SA"/>
        </w:rPr>
        <w:t>1,</w:t>
      </w:r>
      <w:r>
        <w:rPr>
          <w:rFonts w:ascii="Arial" w:eastAsia="Arial" w:hAnsi="Arial" w:cs="Arial"/>
          <w:spacing w:val="-9"/>
          <w:sz w:val="14"/>
          <w:szCs w:val="22"/>
          <w:lang w:val="hu-HU" w:eastAsia="en-US" w:bidi="ar-SA"/>
        </w:rPr>
        <w:t xml:space="preserve"> </w:t>
      </w:r>
      <w:r>
        <w:rPr>
          <w:rFonts w:ascii="Arial" w:eastAsia="Arial" w:hAnsi="Arial" w:cs="Arial"/>
          <w:spacing w:val="-2"/>
          <w:sz w:val="14"/>
          <w:szCs w:val="22"/>
          <w:vertAlign w:val="superscript"/>
          <w:lang w:val="hu-HU" w:eastAsia="en-US" w:bidi="ar-SA"/>
        </w:rPr>
        <w:t>1a,</w:t>
      </w:r>
      <w:r>
        <w:rPr>
          <w:rFonts w:ascii="Arial" w:eastAsia="Arial" w:hAnsi="Arial" w:cs="Arial"/>
          <w:spacing w:val="-12"/>
          <w:sz w:val="14"/>
          <w:szCs w:val="22"/>
          <w:lang w:val="hu-HU" w:eastAsia="en-US" w:bidi="ar-SA"/>
        </w:rPr>
        <w:t xml:space="preserve"> </w:t>
      </w:r>
      <w:r>
        <w:rPr>
          <w:rFonts w:ascii="Arial" w:eastAsia="Arial" w:hAnsi="Arial" w:cs="Arial"/>
          <w:spacing w:val="-2"/>
          <w:sz w:val="14"/>
          <w:szCs w:val="22"/>
          <w:vertAlign w:val="superscript"/>
          <w:lang w:val="hu-HU" w:eastAsia="en-US" w:bidi="ar-SA"/>
        </w:rPr>
        <w:t>2</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A</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villamosenergia-vásárlási</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szerződés</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megkötéséhez</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szükséges</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adat,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ezért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célból</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az</w:t>
      </w:r>
      <w:r>
        <w:rPr>
          <w:rFonts w:ascii="Arial" w:eastAsia="Arial" w:hAnsi="Arial" w:cs="Arial"/>
          <w:spacing w:val="2"/>
          <w:sz w:val="14"/>
          <w:szCs w:val="22"/>
          <w:lang w:val="hu-HU" w:eastAsia="en-US" w:bidi="ar-SA"/>
        </w:rPr>
        <w:t xml:space="preserve"> </w:t>
      </w:r>
      <w:r>
        <w:rPr>
          <w:rFonts w:ascii="Arial" w:eastAsia="Arial" w:hAnsi="Arial" w:cs="Arial"/>
          <w:spacing w:val="-2"/>
          <w:sz w:val="14"/>
          <w:szCs w:val="22"/>
          <w:lang w:val="hu-HU" w:eastAsia="en-US" w:bidi="ar-SA"/>
        </w:rPr>
        <w:t>Általános</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Adatvédelmi</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Rendelet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(GDPR)</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6.</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cikk</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(1)</w:t>
      </w:r>
      <w:r>
        <w:rPr>
          <w:rFonts w:ascii="Arial" w:eastAsia="Arial" w:hAnsi="Arial" w:cs="Arial"/>
          <w:spacing w:val="3"/>
          <w:sz w:val="14"/>
          <w:szCs w:val="22"/>
          <w:lang w:val="hu-HU" w:eastAsia="en-US" w:bidi="ar-SA"/>
        </w:rPr>
        <w:t xml:space="preserve"> </w:t>
      </w:r>
      <w:r>
        <w:rPr>
          <w:rFonts w:ascii="Arial" w:eastAsia="Arial" w:hAnsi="Arial" w:cs="Arial"/>
          <w:spacing w:val="-4"/>
          <w:sz w:val="14"/>
          <w:szCs w:val="22"/>
          <w:lang w:val="hu-HU" w:eastAsia="en-US" w:bidi="ar-SA"/>
        </w:rPr>
        <w:t>bek</w:t>
      </w:r>
      <w:r>
        <w:rPr>
          <w:rFonts w:ascii="Arial" w:eastAsia="Arial" w:hAnsi="Arial" w:cs="Arial"/>
          <w:spacing w:val="-4"/>
          <w:sz w:val="14"/>
          <w:szCs w:val="22"/>
          <w:lang w:val="hu-HU" w:eastAsia="en-US" w:bidi="ar-SA"/>
        </w:rPr>
        <w:t>.</w:t>
      </w:r>
    </w:p>
    <w:p w:rsidR="005616CF">
      <w:pPr>
        <w:widowControl w:val="0"/>
        <w:autoSpaceDE w:val="0"/>
        <w:autoSpaceDN w:val="0"/>
        <w:ind w:left="144" w:right="137"/>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b)</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és/vagy</w:t>
      </w:r>
      <w:r>
        <w:rPr>
          <w:rFonts w:ascii="Arial" w:eastAsia="Arial" w:hAnsi="Arial" w:cs="Arial"/>
          <w:spacing w:val="-8"/>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2007.</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évi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LXXXVI.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törvény</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62.</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(1)</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bek</w:t>
      </w:r>
      <w:r>
        <w:rPr>
          <w:rFonts w:ascii="Arial" w:eastAsia="Arial" w:hAnsi="Arial" w:cs="Arial"/>
          <w:sz w:val="14"/>
          <w:szCs w:val="22"/>
          <w:lang w:val="hu-HU" w:eastAsia="en-US" w:bidi="ar-SA"/>
        </w:rPr>
        <w: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k)</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foglaltakra</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figyelemmel</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ezen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adatot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kérjük</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megadni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z w:val="14"/>
          <w:szCs w:val="22"/>
          <w:vertAlign w:val="superscript"/>
          <w:lang w:val="hu-HU" w:eastAsia="en-US" w:bidi="ar-SA"/>
        </w:rPr>
        <w:t>1</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természetes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személyek,</w:t>
      </w:r>
      <w:r>
        <w:rPr>
          <w:rFonts w:ascii="Arial" w:eastAsia="Arial" w:hAnsi="Arial" w:cs="Arial"/>
          <w:spacing w:val="-3"/>
          <w:sz w:val="14"/>
          <w:szCs w:val="22"/>
          <w:lang w:val="hu-HU" w:eastAsia="en-US" w:bidi="ar-SA"/>
        </w:rPr>
        <w:t xml:space="preserve"> </w:t>
      </w:r>
      <w:r>
        <w:rPr>
          <w:rFonts w:ascii="Arial" w:eastAsia="Arial" w:hAnsi="Arial" w:cs="Arial"/>
          <w:sz w:val="14"/>
          <w:szCs w:val="22"/>
          <w:vertAlign w:val="superscript"/>
          <w:lang w:val="hu-HU" w:eastAsia="en-US" w:bidi="ar-SA"/>
        </w:rPr>
        <w:t>1a</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 xml:space="preserve">egyéni vállalkozók, </w:t>
      </w:r>
      <w:r>
        <w:rPr>
          <w:rFonts w:ascii="Arial" w:eastAsia="Arial" w:hAnsi="Arial" w:cs="Arial"/>
          <w:sz w:val="14"/>
          <w:szCs w:val="22"/>
          <w:vertAlign w:val="superscript"/>
          <w:lang w:val="hu-HU" w:eastAsia="en-US" w:bidi="ar-SA"/>
        </w:rPr>
        <w:t>2</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nem természetes személyek esetén).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adatokat kérjük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 xml:space="preserve">azt igazoló </w:t>
      </w:r>
      <w:r>
        <w:rPr>
          <w:rFonts w:ascii="Arial" w:eastAsia="Arial" w:hAnsi="Arial" w:cs="Arial"/>
          <w:sz w:val="14"/>
          <w:szCs w:val="22"/>
          <w:lang w:val="hu-HU" w:eastAsia="en-US" w:bidi="ar-SA"/>
        </w:rPr>
        <w:t>okirat(</w:t>
      </w:r>
      <w:r>
        <w:rPr>
          <w:rFonts w:ascii="Arial" w:eastAsia="Arial" w:hAnsi="Arial" w:cs="Arial"/>
          <w:sz w:val="14"/>
          <w:szCs w:val="22"/>
          <w:lang w:val="hu-HU" w:eastAsia="en-US" w:bidi="ar-SA"/>
        </w:rPr>
        <w:t>ok)</w:t>
      </w:r>
      <w:r>
        <w:rPr>
          <w:rFonts w:ascii="Arial" w:eastAsia="Arial" w:hAnsi="Arial" w:cs="Arial"/>
          <w:sz w:val="14"/>
          <w:szCs w:val="22"/>
          <w:lang w:val="hu-HU" w:eastAsia="en-US" w:bidi="ar-SA"/>
        </w:rPr>
        <w:t>ban</w:t>
      </w:r>
      <w:r>
        <w:rPr>
          <w:rFonts w:ascii="Arial" w:eastAsia="Arial" w:hAnsi="Arial" w:cs="Arial"/>
          <w:sz w:val="14"/>
          <w:szCs w:val="22"/>
          <w:lang w:val="hu-HU" w:eastAsia="en-US" w:bidi="ar-SA"/>
        </w:rPr>
        <w:t xml:space="preserve"> feltüntetett módon megadni</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(pl. névként a személyazonosító igazolványban feltüntetett családi és utónév adatok megadásával). | </w:t>
      </w:r>
      <w:r>
        <w:rPr>
          <w:rFonts w:ascii="Arial" w:eastAsia="Arial" w:hAnsi="Arial" w:cs="Arial"/>
          <w:sz w:val="14"/>
          <w:szCs w:val="22"/>
          <w:vertAlign w:val="superscript"/>
          <w:lang w:val="hu-HU" w:eastAsia="en-US" w:bidi="ar-SA"/>
        </w:rPr>
        <w:t>3</w:t>
      </w:r>
      <w:r>
        <w:rPr>
          <w:rFonts w:ascii="Arial" w:eastAsia="Arial" w:hAnsi="Arial" w:cs="Arial"/>
          <w:sz w:val="14"/>
          <w:szCs w:val="22"/>
          <w:lang w:val="hu-HU" w:eastAsia="en-US" w:bidi="ar-SA"/>
        </w:rPr>
        <w:t xml:space="preserve"> A villamosenergia-vásárlási szerződés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megszűnése</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miatti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esetlegesen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visszafizetendő</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összeg</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pénzintézeti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visszautalásához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szükséges</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adat.</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10"/>
          <w:sz w:val="14"/>
          <w:szCs w:val="22"/>
          <w:lang w:val="hu-HU" w:eastAsia="en-US" w:bidi="ar-SA"/>
        </w:rPr>
        <w:t xml:space="preserve"> </w:t>
      </w:r>
      <w:r>
        <w:rPr>
          <w:rFonts w:ascii="Arial" w:eastAsia="Arial" w:hAnsi="Arial" w:cs="Arial"/>
          <w:sz w:val="14"/>
          <w:szCs w:val="22"/>
          <w:vertAlign w:val="superscript"/>
          <w:lang w:val="hu-HU" w:eastAsia="en-US" w:bidi="ar-SA"/>
        </w:rPr>
        <w:t>4</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Önkéntesen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megadható,</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érintett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személy</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hozzájárulásával kezelt adat. | </w:t>
      </w:r>
      <w:r>
        <w:rPr>
          <w:rFonts w:ascii="Arial" w:eastAsia="Arial" w:hAnsi="Arial" w:cs="Arial"/>
          <w:sz w:val="14"/>
          <w:szCs w:val="22"/>
          <w:vertAlign w:val="superscript"/>
          <w:lang w:val="hu-HU" w:eastAsia="en-US" w:bidi="ar-SA"/>
        </w:rPr>
        <w:t>5</w:t>
      </w:r>
      <w:r>
        <w:rPr>
          <w:rFonts w:ascii="Arial" w:eastAsia="Arial" w:hAnsi="Arial" w:cs="Arial"/>
          <w:sz w:val="14"/>
          <w:szCs w:val="22"/>
          <w:lang w:val="hu-HU" w:eastAsia="en-US" w:bidi="ar-SA"/>
        </w:rPr>
        <w:t xml:space="preserve"> A számla 3. oldalán, a mérési </w:t>
      </w:r>
      <w:r>
        <w:rPr>
          <w:rFonts w:ascii="Arial" w:eastAsia="Arial" w:hAnsi="Arial" w:cs="Arial"/>
          <w:sz w:val="14"/>
          <w:szCs w:val="22"/>
          <w:lang w:val="hu-HU" w:eastAsia="en-US" w:bidi="ar-SA"/>
        </w:rPr>
        <w:t>pont azonosító</w:t>
      </w:r>
      <w:r>
        <w:rPr>
          <w:rFonts w:ascii="Arial" w:eastAsia="Arial" w:hAnsi="Arial" w:cs="Arial"/>
          <w:sz w:val="14"/>
          <w:szCs w:val="22"/>
          <w:lang w:val="hu-HU" w:eastAsia="en-US" w:bidi="ar-SA"/>
        </w:rPr>
        <w:t xml:space="preserve"> után, zárójelben szereplő számsor. Új bekapcsolás és ideiglenes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bekapcsolás esetén az elosztó által kiállított POD igazoláson található.</w:t>
      </w:r>
    </w:p>
    <w:sectPr>
      <w:pgSz w:w="11910" w:h="16840"/>
      <w:pgMar w:top="1660" w:right="1275" w:bottom="1020" w:left="1133" w:header="708" w:footer="824"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