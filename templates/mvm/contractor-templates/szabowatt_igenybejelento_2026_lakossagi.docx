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word/2010/wordprocessingGroup"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drawing/2010/main" xmlns:ns7="http://schemas.microsoft.com/office/word/2010/wordprocessingDrawing" xmlns:ns8="http://schemas.microsoft.com/office/word/2010/wordml" xmlns:ns9="http://schemas.microsoft.com/office/word/2010/wordprocessingShape" xmlns:w="http://schemas.openxmlformats.org/wordprocessingml/2006/main" ns1:Ignorable="w14 w15 wp14">
  <w:body>
    <w:p w:rsidR="00CE318B" w:rsidRPr="00A71A62" w:rsidP="00CE318B">
      <w:pPr>
        <w:rPr>
          <w:sz w:val="18"/>
        </w:rPr>
      </w:pPr>
    </w:p>
    <w:tbl>
      <w:tblPr>
        <w:tblW w:w="102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tblPr>
      <w:tblGrid>
        <w:gridCol w:w="6733"/>
        <w:gridCol w:w="1134"/>
        <w:gridCol w:w="2409"/>
      </w:tblGrid>
      <w:tr w:rsidTr="00CE318B">
        <w:tblPrEx>
          <w:tblW w:w="10276" w:type="dxa"/>
          <w:tblLayout w:type="fixed"/>
          <w:tblLook w:val="0000"/>
        </w:tblPrEx>
        <w:tc>
          <w:tcPr>
            <w:tcW w:w="6733" w:type="dxa"/>
          </w:tcPr>
          <w:p w:rsidR="00CE318B" w:rsidRPr="00A71A62" w:rsidP="00715D4C">
            <w:pPr>
              <w:pStyle w:val="Header"/>
              <w:tabs>
                <w:tab w:val="left" w:pos="708"/>
              </w:tabs>
              <w:rPr>
                <w:sz w:val="22"/>
              </w:rPr>
            </w:pPr>
            <w:r w:rsidRPr="00A71A62">
              <w:rPr>
                <w:sz w:val="22"/>
              </w:rPr>
              <w:t xml:space="preserve">Kivitelező vállalkozó neve: </w:t>
            </w:r>
            <w:r w:rsidR="0004211F">
              <w:rPr>
                <w:sz w:val="18"/>
              </w:rPr>
              <w:t>Szabó Watt és Társai</w:t>
            </w:r>
            <w:r w:rsidR="00133CEC">
              <w:rPr>
                <w:sz w:val="18"/>
              </w:rPr>
              <w:t xml:space="preserve"> Kft.</w:t>
            </w:r>
          </w:p>
        </w:tc>
        <w:tc>
          <w:tcPr>
            <w:tcW w:w="3543" w:type="dxa"/>
            <w:gridSpan w:val="2"/>
          </w:tcPr>
          <w:p w:rsidR="00CE318B" w:rsidRPr="00A71A62" w:rsidP="00CE318B">
            <w:pPr>
              <w:pStyle w:val="Header"/>
              <w:tabs>
                <w:tab w:val="left" w:pos="708"/>
              </w:tabs>
              <w:rPr>
                <w:sz w:val="22"/>
              </w:rPr>
            </w:pPr>
            <w:r w:rsidRPr="00A71A62">
              <w:rPr>
                <w:sz w:val="22"/>
              </w:rPr>
              <w:t xml:space="preserve">Szállító száma: </w:t>
            </w:r>
            <w:r w:rsidR="0004211F">
              <w:rPr>
                <w:sz w:val="18"/>
              </w:rPr>
              <w:t>31945</w:t>
            </w:r>
          </w:p>
        </w:tc>
      </w:tr>
      <w:tr w:rsidTr="00CE318B">
        <w:tblPrEx>
          <w:tblW w:w="10276" w:type="dxa"/>
          <w:tblLayout w:type="fixed"/>
          <w:tblLook w:val="0000"/>
        </w:tblPrEx>
        <w:tc>
          <w:tcPr>
            <w:tcW w:w="7867" w:type="dxa"/>
            <w:gridSpan w:val="2"/>
          </w:tcPr>
          <w:p w:rsidR="00CE318B" w:rsidRPr="00A71A62" w:rsidP="00CE318B">
            <w:pPr>
              <w:pStyle w:val="Header"/>
              <w:tabs>
                <w:tab w:val="clear" w:pos="4536"/>
                <w:tab w:val="clear" w:pos="9072"/>
              </w:tabs>
              <w:rPr>
                <w:sz w:val="22"/>
              </w:rPr>
            </w:pPr>
            <w:r w:rsidRPr="00A71A62">
              <w:rPr>
                <w:sz w:val="22"/>
              </w:rPr>
              <w:t>Kivitelezés helye:</w:t>
            </w:r>
            <w:r w:rsidRPr="00A71A62">
              <w:rPr>
                <w:color w:val="0000FF"/>
                <w:sz w:val="18"/>
              </w:rPr>
              <w:t xml:space="preserve"> {</w:t>
            </w:r>
            <w:r w:rsidRPr="00A71A62">
              <w:rPr>
                <w:color w:val="0000FF"/>
                <w:sz w:val="2"/>
              </w:rPr>
              <w:t>d.Project.FelhasznalasiCim</w:t>
            </w:r>
            <w:r w:rsidRPr="00A71A62">
              <w:rPr>
                <w:color w:val="0000FF"/>
                <w:sz w:val="18"/>
              </w:rPr>
              <w:t>}</w:t>
            </w:r>
          </w:p>
        </w:tc>
        <w:tc>
          <w:tcPr>
            <w:tcW w:w="2409" w:type="dxa"/>
          </w:tcPr>
          <w:p w:rsidR="00CE318B" w:rsidRPr="00A71A62" w:rsidP="00CE318B">
            <w:pPr>
              <w:pStyle w:val="Header"/>
              <w:tabs>
                <w:tab w:val="clear" w:pos="4536"/>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rPr>
          <w:cantSplit/>
        </w:trPr>
        <w:tc>
          <w:tcPr>
            <w:tcW w:w="6733" w:type="dxa"/>
          </w:tcPr>
          <w:p w:rsidR="00CE318B" w:rsidRPr="00A71A62" w:rsidP="00CE318B">
            <w:pPr>
              <w:pStyle w:val="Header"/>
              <w:tabs>
                <w:tab w:val="clear" w:pos="4536"/>
                <w:tab w:val="left" w:pos="5670"/>
                <w:tab w:val="clear" w:pos="9072"/>
              </w:tabs>
              <w:rPr>
                <w:sz w:val="22"/>
              </w:rPr>
            </w:pPr>
            <w:r w:rsidRPr="00A71A62">
              <w:rPr>
                <w:sz w:val="22"/>
              </w:rPr>
              <w:t>Ügyfél neve:</w:t>
            </w:r>
            <w:r w:rsidRPr="00A71A62">
              <w:rPr>
                <w:color w:val="0000FF"/>
                <w:sz w:val="18"/>
              </w:rPr>
              <w:t xml:space="preserve"> {</w:t>
            </w:r>
            <w:r w:rsidRPr="00A71A62">
              <w:rPr>
                <w:color w:val="0000FF"/>
                <w:sz w:val="2"/>
                <w:szCs w:val="2"/>
              </w:rPr>
              <w:t>d.Project.Nev</w:t>
            </w:r>
            <w:r w:rsidRPr="00A71A62">
              <w:rPr>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Fogy. hely száma:</w:t>
            </w:r>
            <w:r w:rsidRPr="00A71A62">
              <w:rPr>
                <w:color w:val="0000FF"/>
                <w:sz w:val="18"/>
              </w:rPr>
              <w:t xml:space="preserve"> {</w:t>
            </w:r>
            <w:r w:rsidRPr="00A71A62">
              <w:rPr>
                <w:rFonts w:eastAsia="Arial"/>
                <w:color w:val="0000FF"/>
                <w:sz w:val="2"/>
                <w:szCs w:val="2"/>
              </w:rPr>
              <w:t>d.Project. Fha</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Szül. idő / ADÓSZÁM:</w:t>
            </w:r>
            <w:r w:rsidRPr="00A71A62">
              <w:rPr>
                <w:color w:val="0000FF"/>
                <w:sz w:val="18"/>
              </w:rPr>
              <w:t xml:space="preserve"> </w:t>
            </w:r>
            <w:r w:rsidRPr="00A71A62" w:rsidR="00CB47BD">
              <w:rPr>
                <w:color w:val="0000FF"/>
                <w:sz w:val="22"/>
              </w:rPr>
              <w:t>{</w:t>
            </w:r>
            <w:r w:rsidRPr="008D3E64" w:rsidR="00CB47BD">
              <w:rPr>
                <w:color w:val="0000FF"/>
                <w:sz w:val="12"/>
                <w:szCs w:val="2"/>
              </w:rPr>
              <w:t>d.Project.SzuletesiIdo</w:t>
            </w:r>
            <w:r w:rsidRPr="00A71A62" w:rsidR="00CB47BD">
              <w:rPr>
                <w:color w:val="0000FF"/>
                <w:sz w:val="22"/>
              </w:rPr>
              <w:t>}</w:t>
            </w:r>
            <w:r w:rsidR="00CB47BD">
              <w:rPr>
                <w:color w:val="0000FF"/>
                <w:sz w:val="22"/>
              </w:rPr>
              <w:t xml:space="preserve"> </w:t>
            </w:r>
            <w:r w:rsidRPr="000B5197" w:rsidR="00CB47BD">
              <w:rPr>
                <w:color w:val="0000FF"/>
                <w:sz w:val="22"/>
              </w:rPr>
              <w:t>{</w:t>
            </w:r>
            <w:r w:rsidRPr="000B5197" w:rsidR="00CB47BD">
              <w:rPr>
                <w:color w:val="0000FF"/>
                <w:sz w:val="2"/>
                <w:szCs w:val="2"/>
              </w:rPr>
              <w:t>d.Project.Adoszam2</w:t>
            </w:r>
            <w:r w:rsidRPr="000B5197" w:rsidR="00CB47BD">
              <w:rPr>
                <w:color w:val="0000FF"/>
                <w:sz w:val="22"/>
              </w:rPr>
              <w:t>}</w:t>
            </w:r>
          </w:p>
        </w:tc>
        <w:tc>
          <w:tcPr>
            <w:tcW w:w="3543" w:type="dxa"/>
            <w:gridSpan w:val="2"/>
          </w:tcPr>
          <w:p w:rsidR="00CE318B" w:rsidRPr="00A71A62" w:rsidP="00CE318B">
            <w:pPr>
              <w:pStyle w:val="Header"/>
              <w:tabs>
                <w:tab w:val="clear" w:pos="4536"/>
                <w:tab w:val="clear" w:pos="9072"/>
              </w:tabs>
              <w:rPr>
                <w:sz w:val="22"/>
              </w:rPr>
            </w:pPr>
            <w:r w:rsidRPr="00A71A62">
              <w:rPr>
                <w:sz w:val="22"/>
              </w:rPr>
              <w:t>Szül. hely:</w:t>
            </w:r>
            <w:r w:rsidRPr="00A71A62">
              <w:rPr>
                <w:color w:val="0000FF"/>
                <w:sz w:val="18"/>
              </w:rPr>
              <w:t xml:space="preserve"> {</w:t>
            </w:r>
            <w:r w:rsidRPr="00A71A62">
              <w:rPr>
                <w:color w:val="0000FF"/>
                <w:sz w:val="2"/>
                <w:szCs w:val="2"/>
              </w:rPr>
              <w:t>d.Project. SzuletesiHely</w:t>
            </w:r>
            <w:r w:rsidRPr="00A71A62">
              <w:rPr>
                <w:color w:val="0000FF"/>
                <w:sz w:val="18"/>
              </w:rPr>
              <w:t>}</w:t>
            </w:r>
          </w:p>
        </w:tc>
      </w:tr>
      <w:tr w:rsidTr="00CE318B">
        <w:tblPrEx>
          <w:tblW w:w="10276" w:type="dxa"/>
          <w:tblLayout w:type="fixed"/>
          <w:tblLook w:val="0000"/>
        </w:tblPrEx>
        <w:tc>
          <w:tcPr>
            <w:tcW w:w="10276" w:type="dxa"/>
            <w:gridSpan w:val="3"/>
          </w:tcPr>
          <w:p w:rsidR="00CE318B" w:rsidRPr="00A71A62" w:rsidP="00CE318B">
            <w:pPr>
              <w:pStyle w:val="Header"/>
              <w:tabs>
                <w:tab w:val="clear" w:pos="4536"/>
                <w:tab w:val="left" w:pos="5670"/>
                <w:tab w:val="clear" w:pos="9072"/>
              </w:tabs>
              <w:rPr>
                <w:sz w:val="22"/>
              </w:rPr>
            </w:pPr>
            <w:r w:rsidRPr="00A71A62">
              <w:rPr>
                <w:sz w:val="22"/>
              </w:rPr>
              <w:t>Anyja neve / CÉGJEGYZÉKSZÁM:</w:t>
            </w:r>
            <w:r w:rsidRPr="00A71A62">
              <w:rPr>
                <w:color w:val="0000FF"/>
                <w:sz w:val="18"/>
              </w:rPr>
              <w:t xml:space="preserve"> </w:t>
            </w:r>
            <w:r w:rsidRPr="00A71A62" w:rsidR="00CB47BD">
              <w:rPr>
                <w:color w:val="0000FF"/>
                <w:sz w:val="22"/>
              </w:rPr>
              <w:t>{</w:t>
            </w:r>
            <w:r w:rsidRPr="008D3E64" w:rsidR="00CB47BD">
              <w:rPr>
                <w:color w:val="0000FF"/>
                <w:sz w:val="12"/>
                <w:szCs w:val="2"/>
              </w:rPr>
              <w:t>d.Project.AnyjaNeve</w:t>
            </w:r>
            <w:r w:rsidRPr="00A71A62" w:rsidR="00CB47BD">
              <w:rPr>
                <w:color w:val="0000FF"/>
                <w:sz w:val="22"/>
              </w:rPr>
              <w:t>}{</w:t>
            </w:r>
            <w:r w:rsidRPr="008D3E64" w:rsidR="00CB47BD">
              <w:rPr>
                <w:color w:val="0000FF"/>
                <w:sz w:val="12"/>
                <w:szCs w:val="2"/>
              </w:rPr>
              <w:t>d.Project.Cegjegyzekszam</w:t>
            </w:r>
            <w:r w:rsidRPr="00A71A62" w:rsidR="00CB47BD">
              <w:rPr>
                <w:color w:val="0000FF"/>
                <w:sz w:val="22"/>
              </w:rPr>
              <w:t>}</w:t>
            </w:r>
          </w:p>
        </w:tc>
      </w:tr>
      <w:tr w:rsidTr="00CE318B">
        <w:tblPrEx>
          <w:tblW w:w="10276" w:type="dxa"/>
          <w:tblLayout w:type="fixed"/>
          <w:tblLook w:val="0000"/>
        </w:tblPrEx>
        <w:tc>
          <w:tcPr>
            <w:tcW w:w="7867" w:type="dxa"/>
            <w:gridSpan w:val="2"/>
          </w:tcPr>
          <w:p w:rsidR="00CE318B" w:rsidRPr="00A71A62" w:rsidP="00D70FBE">
            <w:pPr>
              <w:pStyle w:val="Header"/>
              <w:tabs>
                <w:tab w:val="clear" w:pos="4536"/>
                <w:tab w:val="left" w:pos="5670"/>
                <w:tab w:val="clear" w:pos="9072"/>
              </w:tabs>
              <w:rPr>
                <w:sz w:val="22"/>
              </w:rPr>
            </w:pPr>
            <w:r w:rsidRPr="00A71A62">
              <w:rPr>
                <w:sz w:val="22"/>
              </w:rPr>
              <w:t>Ügyfél lakcíme:</w:t>
            </w:r>
            <w:r w:rsidRPr="00A71A62">
              <w:rPr>
                <w:color w:val="0000FF"/>
                <w:sz w:val="18"/>
              </w:rPr>
              <w:t xml:space="preserve"> </w:t>
            </w:r>
            <w:r w:rsidRPr="008B5082" w:rsidR="008B5082">
              <w:rPr>
                <w:color w:val="0000FF"/>
                <w:sz w:val="18"/>
              </w:rPr>
              <w:t>{</w:t>
            </w:r>
            <w:r w:rsidRPr="008B5082" w:rsidR="008B5082">
              <w:rPr>
                <w:color w:val="0000FF"/>
                <w:sz w:val="2"/>
                <w:szCs w:val="2"/>
              </w:rPr>
              <w:t>d.Project.UgyfelLakcime</w:t>
            </w:r>
            <w:r w:rsidRPr="008B5082" w:rsidR="008B5082">
              <w:rPr>
                <w:color w:val="0000FF"/>
                <w:sz w:val="18"/>
              </w:rPr>
              <w:t>}</w:t>
            </w:r>
          </w:p>
        </w:tc>
        <w:tc>
          <w:tcPr>
            <w:tcW w:w="2409" w:type="dxa"/>
          </w:tcPr>
          <w:p w:rsidR="00CE318B" w:rsidRPr="00A71A62" w:rsidP="00CE318B">
            <w:pPr>
              <w:pStyle w:val="Header"/>
              <w:tabs>
                <w:tab w:val="clear" w:pos="4536"/>
                <w:tab w:val="left" w:pos="5670"/>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Mobil tel. száma:</w:t>
            </w:r>
            <w:r w:rsidRPr="00A71A62">
              <w:rPr>
                <w:rFonts w:eastAsia="Arial"/>
                <w:color w:val="0000FF"/>
                <w:sz w:val="18"/>
              </w:rPr>
              <w:t xml:space="preserve"> {</w:t>
            </w:r>
            <w:r w:rsidRPr="005A2DAD">
              <w:rPr>
                <w:rFonts w:eastAsia="Arial"/>
                <w:color w:val="0000FF"/>
                <w:sz w:val="10"/>
                <w:szCs w:val="10"/>
              </w:rPr>
              <w:t>d.Person.Phone</w:t>
            </w:r>
            <w:r w:rsidRPr="00A71A62">
              <w:rPr>
                <w:rFonts w:eastAsia="Arial"/>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Tel. száma:</w:t>
            </w:r>
          </w:p>
        </w:tc>
      </w:tr>
    </w:tbl>
    <w:p w:rsidR="00CE318B" w:rsidRPr="00A71A62" w:rsidP="00CE318B">
      <w:pPr>
        <w:pStyle w:val="Header"/>
        <w:tabs>
          <w:tab w:val="clear" w:pos="4536"/>
          <w:tab w:val="clear" w:pos="9072"/>
        </w:tabs>
        <w:jc w:val="both"/>
        <w:rPr>
          <w:rFonts w:ascii="Helv" w:hAnsi="Helv"/>
          <w:color w:val="000000"/>
          <w:sz w:val="8"/>
          <w:szCs w:val="10"/>
        </w:rPr>
      </w:pPr>
    </w:p>
    <w:p w:rsidR="00CE318B" w:rsidRPr="00A71A62" w:rsidP="00CE318B">
      <w:pPr>
        <w:jc w:val="both"/>
        <w:rPr>
          <w:sz w:val="16"/>
          <w:szCs w:val="18"/>
        </w:rPr>
      </w:pPr>
      <w:r w:rsidRPr="00A71A62">
        <w:rPr>
          <w:sz w:val="16"/>
          <w:szCs w:val="18"/>
        </w:rPr>
        <w: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w:t>
      </w:r>
    </w:p>
    <w:p w:rsidR="00CE318B" w:rsidRPr="00A71A62" w:rsidP="00CE318B">
      <w:pPr>
        <w:jc w:val="both"/>
        <w:rPr>
          <w:color w:val="000000"/>
          <w:sz w:val="8"/>
          <w:szCs w:val="10"/>
        </w:rPr>
      </w:pP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20"/>
        <w:gridCol w:w="529"/>
        <w:gridCol w:w="673"/>
        <w:gridCol w:w="612"/>
        <w:gridCol w:w="663"/>
        <w:gridCol w:w="240"/>
        <w:gridCol w:w="381"/>
        <w:gridCol w:w="254"/>
        <w:gridCol w:w="641"/>
        <w:gridCol w:w="210"/>
        <w:gridCol w:w="826"/>
        <w:gridCol w:w="638"/>
        <w:gridCol w:w="378"/>
        <w:gridCol w:w="260"/>
        <w:gridCol w:w="647"/>
        <w:gridCol w:w="628"/>
        <w:gridCol w:w="656"/>
        <w:gridCol w:w="219"/>
        <w:gridCol w:w="401"/>
        <w:gridCol w:w="669"/>
      </w:tblGrid>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szCs w:val="22"/>
              </w:rPr>
            </w:pPr>
            <w:r w:rsidRPr="00A71A62">
              <w:rPr>
                <w:szCs w:val="22"/>
                <w:highlight w:val="lightGray"/>
              </w:rPr>
              <w:t>MUNKA TÁRGYA</w:t>
            </w:r>
            <w:r w:rsidRPr="00A71A62">
              <w:rPr>
                <w:szCs w:val="22"/>
              </w:rPr>
              <w:t xml:space="preserve">: </w:t>
            </w:r>
            <w:r w:rsidRPr="00A71A62">
              <w:rPr>
                <w:color w:val="0000FF"/>
                <w:sz w:val="18"/>
              </w:rPr>
              <w:t>{</w:t>
            </w:r>
            <w:r w:rsidRPr="00F37BD2">
              <w:rPr>
                <w:color w:val="0000FF"/>
                <w:sz w:val="12"/>
                <w:szCs w:val="2"/>
              </w:rPr>
              <w:t>d.Project.Mt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ÚJ FOGYASZTÓI CSATLAKOZÁS</w:t>
            </w:r>
          </w:p>
        </w:tc>
        <w:tc>
          <w:tcPr>
            <w:tcW w:w="635" w:type="dxa"/>
            <w:gridSpan w:val="2"/>
            <w:vAlign w:val="center"/>
          </w:tcPr>
          <w:p w:rsidR="00CE318B" w:rsidRPr="00A71A62" w:rsidP="00CE318B">
            <w:pPr>
              <w:pStyle w:val="Header"/>
              <w:tabs>
                <w:tab w:val="clear" w:pos="4536"/>
                <w:tab w:val="clear" w:pos="9072"/>
              </w:tabs>
              <w:rPr>
                <w:szCs w:val="22"/>
              </w:rPr>
            </w:pPr>
            <w:r w:rsidRPr="00A71A62">
              <w:rPr>
                <w:color w:val="0000FF"/>
                <w:sz w:val="14"/>
                <w:szCs w:val="16"/>
              </w:rPr>
              <w:t>{</w:t>
            </w:r>
            <w:r w:rsidRPr="00A71A62">
              <w:rPr>
                <w:color w:val="0000FF"/>
                <w:sz w:val="2"/>
                <w:szCs w:val="2"/>
              </w:rPr>
              <w:t>d.Project.UjFogyaszto</w:t>
            </w:r>
            <w:r w:rsidRPr="00A71A62">
              <w:rPr>
                <w:color w:val="0000FF"/>
                <w:sz w:val="14"/>
                <w:szCs w:val="16"/>
              </w:rPr>
              <w:t>}</w:t>
            </w:r>
          </w:p>
        </w:tc>
        <w:tc>
          <w:tcPr>
            <w:tcW w:w="2693" w:type="dxa"/>
            <w:gridSpan w:val="5"/>
            <w:vAlign w:val="center"/>
          </w:tcPr>
          <w:p w:rsidR="00CE318B" w:rsidRPr="00A71A62" w:rsidP="00CE318B">
            <w:pPr>
              <w:pStyle w:val="Header"/>
              <w:tabs>
                <w:tab w:val="clear" w:pos="4536"/>
                <w:tab w:val="clear" w:pos="9072"/>
              </w:tabs>
              <w:ind w:right="-354"/>
              <w:rPr>
                <w:szCs w:val="22"/>
              </w:rPr>
            </w:pPr>
            <w:r w:rsidRPr="00A71A62">
              <w:rPr>
                <w:szCs w:val="22"/>
              </w:rPr>
              <w:t>TELJ. VÁLTOZTATÁS</w:t>
            </w:r>
          </w:p>
        </w:tc>
        <w:tc>
          <w:tcPr>
            <w:tcW w:w="260" w:type="dxa"/>
            <w:vAlign w:val="center"/>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d.Project.Tn</w:t>
            </w:r>
            <w:r w:rsidRPr="00A71A62">
              <w:rPr>
                <w:color w:val="0000FF"/>
                <w:sz w:val="18"/>
              </w:rPr>
              <w:t>}</w:t>
            </w:r>
          </w:p>
        </w:tc>
        <w:tc>
          <w:tcPr>
            <w:tcW w:w="2150" w:type="dxa"/>
            <w:gridSpan w:val="4"/>
            <w:vAlign w:val="center"/>
          </w:tcPr>
          <w:p w:rsidR="00CE318B" w:rsidRPr="00A71A62" w:rsidP="00CE318B">
            <w:pPr>
              <w:pStyle w:val="Header"/>
              <w:tabs>
                <w:tab w:val="clear" w:pos="4536"/>
                <w:tab w:val="clear" w:pos="9072"/>
              </w:tabs>
              <w:rPr>
                <w:szCs w:val="22"/>
              </w:rPr>
            </w:pPr>
            <w:r w:rsidRPr="00A71A62">
              <w:rPr>
                <w:szCs w:val="22"/>
              </w:rPr>
              <w:t>FELÚJÍTÁS, ÁTÉPÍTÉS</w:t>
            </w:r>
          </w:p>
        </w:tc>
        <w:tc>
          <w:tcPr>
            <w:tcW w:w="1070" w:type="dxa"/>
            <w:gridSpan w:val="2"/>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d.Project.Sc</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1-3 FÁZISRA ÁTTÉRÉS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d.Project.N13</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EGYEDI MÉRŐHELY FELÜLVIZSGÁLAT</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d.Project.EgyediMerohelyFelulvizsgalat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HMKE BEKAPCSOLÁS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d.Project.HmkeBekakapcsolas</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„H” TARIFA VAGY MELLÉSZERELÉS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d.Project.HTarifaVagyMelleszereles</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CSAK KISMEGSZAKÍTÓCSERE</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d.Project.CsakKismegszakitocsere</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KÖZVILÁGÍTÁS MÉRŐHELY LÉTESÍTÉS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d.Project.KozvilagitasMerohelyLetesites</w:t>
            </w:r>
            <w:r w:rsidRPr="00A71A62">
              <w:rPr>
                <w:color w:val="0000FF"/>
                <w:sz w:val="18"/>
              </w:rPr>
              <w:t>}</w:t>
            </w:r>
          </w:p>
        </w:tc>
      </w:tr>
      <w:tr w:rsidTr="00CE318B">
        <w:tblPrEx>
          <w:tblW w:w="10445" w:type="dxa"/>
          <w:tblLayout w:type="fixed"/>
          <w:tblLook w:val="0000"/>
        </w:tblPrEx>
        <w:tc>
          <w:tcPr>
            <w:tcW w:w="9375" w:type="dxa"/>
            <w:gridSpan w:val="18"/>
            <w:vAlign w:val="center"/>
          </w:tcPr>
          <w:p w:rsidR="00CE318B" w:rsidRPr="00A71A62" w:rsidP="00CE318B">
            <w:pPr>
              <w:pStyle w:val="Header"/>
              <w:tabs>
                <w:tab w:val="clear" w:pos="4536"/>
                <w:tab w:val="clear" w:pos="9072"/>
              </w:tabs>
              <w:rPr>
                <w:szCs w:val="22"/>
              </w:rPr>
            </w:pPr>
            <w:r w:rsidRPr="00A71A62">
              <w:rPr>
                <w:szCs w:val="22"/>
              </w:rPr>
              <w:t>CSATLAKOZÓ BERENDEZÉS HELYREÁLLÍTÁS EGYEDI ÁRAJÁNLAT ALAPJÁN</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d.Project.CsatlakozoBerendezesHelyreallitasa</w:t>
            </w:r>
            <w:r w:rsidRPr="00A71A62">
              <w:rPr>
                <w:color w:val="0000FF"/>
                <w:sz w:val="18"/>
              </w:rPr>
              <w:t>}</w:t>
            </w:r>
          </w:p>
        </w:tc>
      </w:tr>
      <w:tr w:rsidTr="00CE318B">
        <w:tblPrEx>
          <w:tblW w:w="10445" w:type="dxa"/>
          <w:tblLayout w:type="fixed"/>
          <w:tblLook w:val="0000"/>
        </w:tblPrEx>
        <w:tc>
          <w:tcPr>
            <w:tcW w:w="10445" w:type="dxa"/>
            <w:gridSpan w:val="20"/>
            <w:vAlign w:val="center"/>
          </w:tcPr>
          <w:p w:rsidR="00CE318B" w:rsidRPr="00A71A62" w:rsidP="00CE318B">
            <w:pPr>
              <w:pStyle w:val="Header"/>
              <w:jc w:val="both"/>
              <w:rPr>
                <w:szCs w:val="22"/>
              </w:rPr>
            </w:pPr>
            <w:r w:rsidRPr="00A71A62">
              <w:rPr>
                <w:szCs w:val="22"/>
              </w:rPr>
              <w:t>A műszaki specifikáció 4. pontjában taglalt A, B, C, D, F, G, H, I, J, K termékekre és a 12. számú</w:t>
            </w:r>
          </w:p>
          <w:p w:rsidR="00CE318B" w:rsidRPr="00A71A62" w:rsidP="00CE318B">
            <w:pPr>
              <w:pStyle w:val="Header"/>
              <w:tabs>
                <w:tab w:val="clear" w:pos="4536"/>
                <w:tab w:val="clear" w:pos="9072"/>
              </w:tabs>
              <w:jc w:val="both"/>
              <w:rPr>
                <w:szCs w:val="22"/>
                <w:vertAlign w:val="superscript"/>
              </w:rPr>
            </w:pPr>
            <w:r w:rsidRPr="00A71A62">
              <w:rPr>
                <w:szCs w:val="22"/>
              </w:rPr>
              <w:t>mellékletben foglalt 1-12. csatlakozási típusra egyaránt. A felsorolt termékek a specifikáció termékcsoportjával azonos feladat típusok.                     Termék: ………………………….</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highlight w:val="lightGray"/>
              </w:rPr>
            </w:pPr>
            <w:r w:rsidRPr="00A71A62">
              <w:rPr>
                <w:bCs/>
                <w:szCs w:val="22"/>
                <w:highlight w:val="lightGray"/>
              </w:rPr>
              <w:t>IGÉNYELT CSATLAKOZÓ TÍPUSA</w:t>
            </w:r>
          </w:p>
          <w:p w:rsidR="00CE318B" w:rsidRPr="00A71A62" w:rsidP="00CE318B">
            <w:pPr>
              <w:pStyle w:val="Header"/>
              <w:tabs>
                <w:tab w:val="clear" w:pos="4536"/>
                <w:tab w:val="clear" w:pos="9072"/>
              </w:tabs>
              <w:jc w:val="center"/>
              <w:rPr>
                <w:bCs/>
                <w:szCs w:val="22"/>
              </w:rPr>
            </w:pPr>
            <w:r w:rsidRPr="00A71A62">
              <w:rPr>
                <w:bCs/>
                <w:szCs w:val="22"/>
                <w:highlight w:val="lightGray"/>
              </w:rPr>
              <w:t>(A MINDENKOR HATÁLYOS DH-SZAB-10 IRÁNYELV SZERINT)</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FÖLDKÁBELES</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LÉGVEZETÉKES</w:t>
            </w:r>
          </w:p>
        </w:tc>
      </w:tr>
      <w:tr w:rsidTr="00CE318B">
        <w:tblPrEx>
          <w:tblW w:w="10445" w:type="dxa"/>
          <w:tblLayout w:type="fixed"/>
          <w:tblLook w:val="0000"/>
        </w:tblPrEx>
        <w:trPr>
          <w:cantSplit/>
          <w:trHeight w:val="349"/>
        </w:trPr>
        <w:tc>
          <w:tcPr>
            <w:tcW w:w="5123" w:type="dxa"/>
            <w:gridSpan w:val="10"/>
          </w:tcPr>
          <w:p w:rsidR="00CE318B" w:rsidRPr="00A71A62" w:rsidP="00CE318B">
            <w:pPr>
              <w:pStyle w:val="Header"/>
              <w:tabs>
                <w:tab w:val="clear" w:pos="4536"/>
                <w:tab w:val="clear" w:pos="9072"/>
              </w:tabs>
              <w:jc w:val="center"/>
              <w:rPr>
                <w:szCs w:val="22"/>
                <w:vertAlign w:val="superscript"/>
              </w:rPr>
            </w:pPr>
            <w:r w:rsidRPr="00A71A62">
              <w:rPr>
                <w:color w:val="0000FF"/>
                <w:sz w:val="18"/>
              </w:rPr>
              <w:t>{d.Project.Foldkabeles}</w:t>
            </w:r>
          </w:p>
        </w:tc>
        <w:tc>
          <w:tcPr>
            <w:tcW w:w="5322" w:type="dxa"/>
            <w:gridSpan w:val="10"/>
          </w:tcPr>
          <w:p w:rsidR="00CE318B" w:rsidRPr="00A71A62" w:rsidP="00CE318B">
            <w:pPr>
              <w:pStyle w:val="Header"/>
              <w:tabs>
                <w:tab w:val="clear" w:pos="4536"/>
                <w:tab w:val="clear" w:pos="9072"/>
              </w:tabs>
              <w:jc w:val="center"/>
              <w:rPr>
                <w:szCs w:val="22"/>
              </w:rPr>
            </w:pPr>
            <w:r w:rsidRPr="00A71A62">
              <w:rPr>
                <w:color w:val="0000FF"/>
                <w:sz w:val="18"/>
              </w:rPr>
              <w:t>{d.Project.Legvezetekes}</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vertAlign w:val="superscript"/>
              </w:rPr>
            </w:pPr>
            <w:r w:rsidRPr="00A71A62">
              <w:rPr>
                <w:bCs/>
                <w:szCs w:val="22"/>
                <w:highlight w:val="lightGray"/>
              </w:rPr>
              <w:t>A MINDENKOR HATÁLYOS DH-SZAB-10 IRÁNYELV SZERINT</w:t>
            </w:r>
            <w:r w:rsidRPr="00A71A62">
              <w:rPr>
                <w:bCs/>
                <w:szCs w:val="22"/>
              </w:rPr>
              <w:t xml:space="preserve"> SZEKRÉNY TÍPUSA, MELY RENDELKEZIK RENDSZERENGEDÉLLYEL. A JELENLEG ISMERT RENDSZERENGEDÉLLYEL RENDELKEZŐ SZERKÉNYTÍPUSOK:</w:t>
            </w:r>
          </w:p>
        </w:tc>
      </w:tr>
      <w:tr w:rsidTr="00CE318B">
        <w:tblPrEx>
          <w:tblW w:w="10445" w:type="dxa"/>
          <w:tblLayout w:type="fixed"/>
          <w:tblLook w:val="0000"/>
        </w:tblPrEx>
        <w:trPr>
          <w:cantSplit/>
        </w:trPr>
        <w:tc>
          <w:tcPr>
            <w:tcW w:w="10445" w:type="dxa"/>
            <w:gridSpan w:val="20"/>
            <w:vAlign w:val="center"/>
          </w:tcPr>
          <w:p w:rsidR="00AE634D" w:rsidRPr="00984FE0" w:rsidP="00AE634D">
            <w:pPr>
              <w:pStyle w:val="Header"/>
              <w:tabs>
                <w:tab w:val="clear" w:pos="4536"/>
                <w:tab w:val="clear" w:pos="9072"/>
              </w:tabs>
              <w:rPr>
                <w:sz w:val="18"/>
                <w:szCs w:val="18"/>
              </w:rPr>
            </w:pPr>
            <w:r>
              <w:rPr>
                <w:sz w:val="22"/>
                <w:szCs w:val="22"/>
              </w:rPr>
              <w:t xml:space="preserve">MVM DÉMÁSZ ÁRAMHÁLÓZATI KFT.: </w:t>
            </w:r>
            <w:hyperlink ns2:id="rId6" w:history="1">
              <w:r w:rsidRPr="00FC75E0">
                <w:rPr>
                  <w:rStyle w:val="Hyperlink"/>
                </w:rPr>
                <w:t>Rendszerengedélyek MVM Hálózat</w:t>
              </w:r>
            </w:hyperlink>
            <w:r>
              <w:t xml:space="preserve"> </w:t>
            </w:r>
            <w:r w:rsidRPr="00984FE0">
              <w:rPr>
                <w:sz w:val="18"/>
                <w:szCs w:val="18"/>
              </w:rPr>
              <w:t>(https://mvmhalozat.hu/aram/oldalak/1756)</w:t>
            </w:r>
          </w:p>
          <w:p w:rsidR="00CE318B" w:rsidRPr="00A71A62" w:rsidP="00AE634D">
            <w:pPr>
              <w:pStyle w:val="Header"/>
              <w:tabs>
                <w:tab w:val="clear" w:pos="4536"/>
                <w:tab w:val="clear" w:pos="9072"/>
              </w:tabs>
              <w:rPr>
                <w:bCs/>
                <w:szCs w:val="22"/>
                <w:highlight w:val="lightGray"/>
              </w:rPr>
            </w:pPr>
            <w:r>
              <w:rPr>
                <w:sz w:val="22"/>
                <w:szCs w:val="22"/>
              </w:rPr>
              <w:t>ORSZÁGOS RENDSZERENGEDÉLYES MÉRŐSZEKRÉNYEK</w:t>
            </w:r>
            <w:r w:rsidRPr="00944A92">
              <w:rPr>
                <w:sz w:val="22"/>
                <w:szCs w:val="22"/>
              </w:rPr>
              <w:t>:</w:t>
            </w:r>
            <w:r>
              <w:rPr>
                <w:sz w:val="22"/>
                <w:szCs w:val="22"/>
              </w:rPr>
              <w:t xml:space="preserve"> </w:t>
            </w:r>
            <w:hyperlink ns2:id="rId7" w:history="1">
              <w:r>
                <w:rPr>
                  <w:rStyle w:val="Hyperlink"/>
                </w:rPr>
                <w:t>MEE Villamos Energia Társaság</w:t>
              </w:r>
            </w:hyperlink>
            <w:r>
              <w:rPr>
                <w:rStyle w:val="Hyperlink"/>
              </w:rPr>
              <w:t xml:space="preserve"> </w:t>
            </w:r>
            <w:r w:rsidRPr="00984FE0">
              <w:rPr>
                <w:rStyle w:val="Hyperlink"/>
                <w:sz w:val="18"/>
                <w:szCs w:val="18"/>
              </w:rPr>
              <w:t>(https://www.meevet.hu/pages/uj-rendszerengedelyes-fogyasztas-merohelyek-oktatasi-anyag)</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rPr>
            </w:pPr>
            <w:r w:rsidRPr="00A71A62">
              <w:rPr>
                <w:szCs w:val="22"/>
              </w:rPr>
              <w:t xml:space="preserve">ALKALMAZNI KÍVÁNT SZEKRÉNY: </w:t>
            </w:r>
            <w:r w:rsidRPr="00A71A62">
              <w:rPr>
                <w:sz w:val="18"/>
                <w:szCs w:val="22"/>
              </w:rPr>
              <w:t>(cikkszám és egységár beírása szükséges, ha Démászos a szekrény)</w:t>
            </w:r>
          </w:p>
        </w:tc>
      </w:tr>
      <w:tr w:rsidTr="00CE318B">
        <w:tblPrEx>
          <w:tblW w:w="10445" w:type="dxa"/>
          <w:tblLayout w:type="fixed"/>
          <w:tblLook w:val="0000"/>
        </w:tblPrEx>
        <w:trPr>
          <w:cantSplit/>
          <w:trHeight w:val="347"/>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 / Cikkszám</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 xml:space="preserve">Egységára (bruttó Ft) </w:t>
            </w:r>
          </w:p>
        </w:tc>
      </w:tr>
      <w:tr w:rsidTr="00CE318B">
        <w:tblPrEx>
          <w:tblW w:w="10445" w:type="dxa"/>
          <w:tblLayout w:type="fixed"/>
          <w:tblLook w:val="0000"/>
        </w:tblPrEx>
        <w:trPr>
          <w:cantSplit/>
          <w:trHeight w:val="355"/>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{d.Project.SzekrenyTipusa}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bCs/>
                <w:szCs w:val="22"/>
              </w:rPr>
              <w:t>{d.Project.SzekrenyBruttoEgysegara}</w:t>
            </w:r>
          </w:p>
        </w:tc>
      </w:tr>
      <w:tr w:rsidTr="00CE318B">
        <w:tblPrEx>
          <w:tblW w:w="10445" w:type="dxa"/>
          <w:tblLayout w:type="fixed"/>
          <w:tblLook w:val="0000"/>
        </w:tblPrEx>
        <w:trPr>
          <w:cantSplit/>
          <w:trHeight w:val="402"/>
        </w:trPr>
        <w:tc>
          <w:tcPr>
            <w:tcW w:w="10445" w:type="dxa"/>
            <w:gridSpan w:val="20"/>
            <w:vAlign w:val="center"/>
          </w:tcPr>
          <w:p w:rsidR="00CE318B" w:rsidRPr="00A71A62" w:rsidP="00CE318B">
            <w:pPr>
              <w:pStyle w:val="Header"/>
              <w:tabs>
                <w:tab w:val="clear" w:pos="4536"/>
                <w:tab w:val="clear" w:pos="9072"/>
              </w:tabs>
              <w:rPr>
                <w:szCs w:val="22"/>
              </w:rPr>
            </w:pPr>
            <w:r w:rsidRPr="00A71A62">
              <w:rPr>
                <w:bCs/>
                <w:szCs w:val="22"/>
                <w:highlight w:val="lightGray"/>
              </w:rPr>
              <w:t>RENDSZERENGEDÉLLYEL NEM RENDELKEZŐ EGYEDI SZEKRÉNY:</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szCs w:val="22"/>
              </w:rPr>
              <w:t>Helyszíni felülvizsgálati díj (bruttó Ft)</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8B5082">
              <w:rPr>
                <w:szCs w:val="22"/>
              </w:rPr>
              <w:t>{d.Project.JelenlegiMeroszekreny}</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{d.Project.SzekrenyFelulvizsgalatiDijBruttoAra}</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Pr>
                <w:b/>
                <w:bCs/>
                <w:sz w:val="22"/>
                <w:szCs w:val="22"/>
                <w:highlight w:val="lightGray"/>
              </w:rPr>
              <w:t>LÉGVEZETÉKES TÖBBLETKÖLTSÉG:</w:t>
            </w:r>
          </w:p>
        </w:tc>
        <w:tc>
          <w:tcPr>
            <w:tcW w:w="5322" w:type="dxa"/>
            <w:gridSpan w:val="10"/>
            <w:vAlign w:val="center"/>
          </w:tcPr>
          <w:p w:rsidR="00AE57CB" w:rsidRPr="00A71A62" w:rsidP="00CE318B">
            <w:pPr>
              <w:pStyle w:val="Header"/>
              <w:tabs>
                <w:tab w:val="clear" w:pos="4536"/>
                <w:tab w:val="clear" w:pos="9072"/>
              </w:tabs>
              <w:jc w:val="center"/>
              <w:rPr>
                <w:szCs w:val="22"/>
              </w:rPr>
            </w:pPr>
            <w:r>
              <w:rPr>
                <w:b/>
                <w:bCs/>
                <w:sz w:val="22"/>
                <w:szCs w:val="22"/>
                <w:highlight w:val="lightGray"/>
              </w:rPr>
              <w:t>MŰSZAKI TÖBBLETKÖLTSÉG:</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sidRPr="008B5082">
              <w:rPr>
                <w:szCs w:val="22"/>
              </w:rPr>
              <w:t>{d.</w:t>
            </w:r>
            <w:r w:rsidRPr="0030596E">
              <w:rPr>
                <w:szCs w:val="22"/>
              </w:rPr>
              <w:t>Project.LegvezetekesTobbletkoltseg</w:t>
            </w:r>
            <w:r w:rsidRPr="008B5082">
              <w:rPr>
                <w:szCs w:val="22"/>
              </w:rPr>
              <w:t>}</w:t>
            </w:r>
            <w:r>
              <w:rPr>
                <w:b/>
                <w:spacing w:val="1"/>
                <w:sz w:val="22"/>
                <w:szCs w:val="22"/>
              </w:rPr>
              <w:t xml:space="preserve"> (nettó Ft)</w:t>
            </w:r>
          </w:p>
        </w:tc>
        <w:tc>
          <w:tcPr>
            <w:tcW w:w="5322" w:type="dxa"/>
            <w:gridSpan w:val="10"/>
            <w:vAlign w:val="center"/>
          </w:tcPr>
          <w:p w:rsidR="00AE57CB" w:rsidRPr="00A71A62" w:rsidP="00CE318B">
            <w:pPr>
              <w:pStyle w:val="Header"/>
              <w:tabs>
                <w:tab w:val="clear" w:pos="4536"/>
                <w:tab w:val="clear" w:pos="9072"/>
              </w:tabs>
              <w:jc w:val="center"/>
              <w:rPr>
                <w:szCs w:val="22"/>
              </w:rPr>
            </w:pPr>
            <w:r w:rsidRPr="008B5082">
              <w:rPr>
                <w:szCs w:val="22"/>
              </w:rPr>
              <w:t>{d.</w:t>
            </w:r>
            <w:r w:rsidRPr="0030596E">
              <w:rPr>
                <w:szCs w:val="22"/>
              </w:rPr>
              <w:t>Project.MuszakiTobbletkoltseg</w:t>
            </w:r>
            <w:r w:rsidRPr="008B5082">
              <w:rPr>
                <w:szCs w:val="22"/>
              </w:rPr>
              <w:t>}</w:t>
            </w:r>
            <w:r>
              <w:rPr>
                <w:b/>
                <w:spacing w:val="1"/>
                <w:sz w:val="22"/>
                <w:szCs w:val="22"/>
              </w:rPr>
              <w:t xml:space="preserve"> (nettó Ft)</w:t>
            </w:r>
          </w:p>
        </w:tc>
      </w:tr>
      <w:tr w:rsidTr="00CE318B">
        <w:tblPrEx>
          <w:tblW w:w="10445" w:type="dxa"/>
          <w:tblLayout w:type="fixed"/>
          <w:tblLook w:val="0000"/>
        </w:tblPrEx>
        <w:trPr>
          <w:cantSplit/>
          <w:trHeight w:val="348"/>
        </w:trPr>
        <w:tc>
          <w:tcPr>
            <w:tcW w:w="10445" w:type="dxa"/>
            <w:gridSpan w:val="20"/>
            <w:vAlign w:val="center"/>
          </w:tcPr>
          <w:p w:rsidR="00CE318B" w:rsidRPr="00A71A62" w:rsidP="00CE318B">
            <w:pPr>
              <w:shd w:val="clear" w:color="auto" w:fill="FFFFFF"/>
              <w:spacing w:before="24" w:line="235" w:lineRule="exact"/>
              <w:ind w:left="142" w:right="206"/>
              <w:jc w:val="both"/>
              <w:rPr>
                <w:spacing w:val="-1"/>
                <w:sz w:val="18"/>
              </w:rPr>
            </w:pPr>
            <w:r w:rsidRPr="007F2EFF">
              <w:rPr>
                <w:b/>
                <w:spacing w:val="-1"/>
                <w:sz w:val="18"/>
                <w:szCs w:val="22"/>
              </w:rPr>
              <w:t>A mindenkor aktuális mérőszekrény árak az MVM Démász Áramhálózati Kft. honlapján megtalálhatóak</w:t>
            </w:r>
            <w:r w:rsidRPr="00A71A62">
              <w:rPr>
                <w:spacing w:val="-1"/>
                <w:sz w:val="18"/>
                <w:szCs w:val="22"/>
              </w:rPr>
              <w:t xml:space="preserve">. </w:t>
            </w:r>
            <w:r w:rsidRPr="00A71A62">
              <w:rPr>
                <w:spacing w:val="-1"/>
                <w:sz w:val="18"/>
              </w:rPr>
              <w: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rPr>
            </w:pPr>
            <w:r w:rsidRPr="00A71A62">
              <w:rPr>
                <w:bCs/>
                <w:szCs w:val="22"/>
                <w:highlight w:val="lightGray"/>
              </w:rPr>
              <w:t>CSATLAKOZÓ VEZETÉK TÍPUSA KERESZTMETSZETE</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NAYY-O</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(N)FA2XRM</w:t>
            </w:r>
          </w:p>
        </w:tc>
      </w:tr>
      <w:tr w:rsidTr="00CE318B">
        <w:tblPrEx>
          <w:tblW w:w="10445" w:type="dxa"/>
          <w:tblLayout w:type="fixed"/>
          <w:tblLook w:val="0000"/>
        </w:tblPrEx>
        <w:trPr>
          <w:cantSplit/>
          <w:trHeight w:val="276"/>
        </w:trPr>
        <w:tc>
          <w:tcPr>
            <w:tcW w:w="920" w:type="dxa"/>
            <w:vAlign w:val="center"/>
          </w:tcPr>
          <w:p w:rsidR="00CE318B" w:rsidRPr="00A71A62" w:rsidP="00CE318B">
            <w:pPr>
              <w:pStyle w:val="Header"/>
              <w:tabs>
                <w:tab w:val="clear" w:pos="4536"/>
                <w:tab w:val="clear" w:pos="9072"/>
              </w:tabs>
              <w:jc w:val="right"/>
              <w:rPr>
                <w:szCs w:val="22"/>
                <w:vertAlign w:val="superscript"/>
              </w:rPr>
            </w:pPr>
            <w:r w:rsidRPr="00A71A62">
              <w:rPr>
                <w:szCs w:val="22"/>
              </w:rPr>
              <w:t>4x25 mm</w:t>
            </w:r>
            <w:r w:rsidRPr="00A71A62">
              <w:rPr>
                <w:szCs w:val="22"/>
                <w:vertAlign w:val="superscript"/>
              </w:rPr>
              <w:t>2</w:t>
            </w:r>
          </w:p>
        </w:tc>
        <w:tc>
          <w:tcPr>
            <w:tcW w:w="529"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N425f</w:t>
            </w:r>
            <w:r w:rsidRPr="00A71A62">
              <w:rPr>
                <w:color w:val="0000FF"/>
                <w:sz w:val="18"/>
              </w:rPr>
              <w:t>}</w:t>
            </w:r>
          </w:p>
          <w:p w:rsidR="00CE318B" w:rsidRPr="00A71A62" w:rsidP="00CE318B">
            <w:pPr>
              <w:pStyle w:val="Header"/>
              <w:tabs>
                <w:tab w:val="clear" w:pos="4536"/>
                <w:tab w:val="clear" w:pos="9072"/>
              </w:tabs>
              <w:rPr>
                <w:szCs w:val="22"/>
                <w:vertAlign w:val="superscript"/>
              </w:rPr>
            </w:pPr>
          </w:p>
        </w:tc>
        <w:tc>
          <w:tcPr>
            <w:tcW w:w="673" w:type="dxa"/>
            <w:vAlign w:val="center"/>
          </w:tcPr>
          <w:p w:rsidR="00CE318B" w:rsidRPr="00A71A62" w:rsidP="00CE318B">
            <w:pPr>
              <w:pStyle w:val="Header"/>
              <w:tabs>
                <w:tab w:val="clear" w:pos="4536"/>
                <w:tab w:val="clear" w:pos="9072"/>
              </w:tabs>
              <w:jc w:val="right"/>
              <w:rPr>
                <w:szCs w:val="22"/>
              </w:rPr>
            </w:pPr>
            <w:r w:rsidRPr="00A71A62">
              <w:rPr>
                <w:szCs w:val="22"/>
              </w:rPr>
              <w:t>4x35 mm</w:t>
            </w:r>
            <w:r w:rsidRPr="00A71A62">
              <w:rPr>
                <w:szCs w:val="22"/>
                <w:vertAlign w:val="superscript"/>
              </w:rPr>
              <w:t>2</w:t>
            </w:r>
          </w:p>
        </w:tc>
        <w:tc>
          <w:tcPr>
            <w:tcW w:w="612"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N435f</w:t>
            </w:r>
            <w:r w:rsidRPr="00A71A62">
              <w:rPr>
                <w:color w:val="0000FF"/>
                <w:sz w:val="18"/>
              </w:rPr>
              <w:t xml:space="preserve"> }</w:t>
            </w:r>
          </w:p>
        </w:tc>
        <w:tc>
          <w:tcPr>
            <w:tcW w:w="663" w:type="dxa"/>
            <w:vAlign w:val="center"/>
          </w:tcPr>
          <w:p w:rsidR="00CE318B" w:rsidRPr="00A71A62" w:rsidP="00CE318B">
            <w:pPr>
              <w:pStyle w:val="Header"/>
              <w:tabs>
                <w:tab w:val="clear" w:pos="4536"/>
                <w:tab w:val="clear" w:pos="9072"/>
              </w:tabs>
              <w:jc w:val="right"/>
              <w:rPr>
                <w:szCs w:val="22"/>
              </w:rPr>
            </w:pPr>
            <w:r w:rsidRPr="00A71A62">
              <w:rPr>
                <w:szCs w:val="22"/>
              </w:rPr>
              <w:t>4x50 mm</w:t>
            </w:r>
            <w:r w:rsidRPr="00A71A62">
              <w:rPr>
                <w:szCs w:val="22"/>
                <w:vertAlign w:val="superscript"/>
              </w:rPr>
              <w:t>2</w:t>
            </w:r>
          </w:p>
        </w:tc>
        <w:tc>
          <w:tcPr>
            <w:tcW w:w="621" w:type="dxa"/>
            <w:gridSpan w:val="2"/>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N450f</w:t>
            </w:r>
            <w:r w:rsidRPr="00A71A62">
              <w:rPr>
                <w:color w:val="0000FF"/>
                <w:sz w:val="18"/>
              </w:rPr>
              <w:t xml:space="preserve"> }</w:t>
            </w:r>
          </w:p>
          <w:p w:rsidR="00CE318B" w:rsidRPr="00A71A62" w:rsidP="00CE318B">
            <w:pPr>
              <w:pStyle w:val="Header"/>
              <w:tabs>
                <w:tab w:val="clear" w:pos="4536"/>
                <w:tab w:val="clear" w:pos="9072"/>
              </w:tabs>
              <w:rPr>
                <w:szCs w:val="22"/>
              </w:rPr>
            </w:pPr>
          </w:p>
        </w:tc>
        <w:tc>
          <w:tcPr>
            <w:tcW w:w="895" w:type="dxa"/>
            <w:gridSpan w:val="2"/>
            <w:vAlign w:val="center"/>
          </w:tcPr>
          <w:p w:rsidR="00CE318B" w:rsidRPr="00A71A62" w:rsidP="00CE318B">
            <w:pPr>
              <w:pStyle w:val="Header"/>
              <w:tabs>
                <w:tab w:val="clear" w:pos="4536"/>
                <w:tab w:val="clear" w:pos="9072"/>
              </w:tabs>
              <w:jc w:val="right"/>
              <w:rPr>
                <w:szCs w:val="22"/>
              </w:rPr>
            </w:pPr>
            <w:r w:rsidRPr="00A71A62">
              <w:rPr>
                <w:szCs w:val="22"/>
              </w:rPr>
              <w:t>4x...... mm</w:t>
            </w:r>
            <w:r w:rsidRPr="00A71A62">
              <w:rPr>
                <w:szCs w:val="22"/>
                <w:vertAlign w:val="superscript"/>
              </w:rPr>
              <w:t>2</w:t>
            </w:r>
          </w:p>
        </w:tc>
        <w:tc>
          <w:tcPr>
            <w:tcW w:w="210" w:type="dxa"/>
            <w:vAlign w:val="center"/>
          </w:tcPr>
          <w:p w:rsidR="00CE318B" w:rsidRPr="00A71A62" w:rsidP="00CE318B">
            <w:pPr>
              <w:pStyle w:val="Header"/>
              <w:tabs>
                <w:tab w:val="clear" w:pos="4536"/>
                <w:tab w:val="clear" w:pos="9072"/>
              </w:tabs>
              <w:rPr>
                <w:szCs w:val="22"/>
                <w:vertAlign w:val="superscript"/>
              </w:rPr>
            </w:pPr>
            <w:r w:rsidRPr="00A71A62">
              <w:rPr>
                <w:szCs w:val="22"/>
                <w:vertAlign w:val="superscript"/>
              </w:rPr>
              <w:t>*</w:t>
            </w:r>
          </w:p>
          <w:p w:rsidR="00CE318B" w:rsidRPr="00A71A62" w:rsidP="00CE318B">
            <w:pPr>
              <w:pStyle w:val="Header"/>
              <w:tabs>
                <w:tab w:val="clear" w:pos="4536"/>
                <w:tab w:val="clear" w:pos="9072"/>
              </w:tabs>
              <w:rPr>
                <w:szCs w:val="22"/>
              </w:rPr>
            </w:pPr>
          </w:p>
        </w:tc>
        <w:tc>
          <w:tcPr>
            <w:tcW w:w="826" w:type="dxa"/>
            <w:vAlign w:val="center"/>
          </w:tcPr>
          <w:p w:rsidR="00CE318B" w:rsidRPr="00A71A62" w:rsidP="00CE318B">
            <w:pPr>
              <w:pStyle w:val="Header"/>
              <w:tabs>
                <w:tab w:val="clear" w:pos="4536"/>
                <w:tab w:val="clear" w:pos="9072"/>
              </w:tabs>
              <w:jc w:val="right"/>
              <w:rPr>
                <w:szCs w:val="22"/>
              </w:rPr>
            </w:pPr>
            <w:r w:rsidRPr="00A71A62">
              <w:rPr>
                <w:szCs w:val="22"/>
              </w:rPr>
              <w:t>2x16 mm</w:t>
            </w:r>
            <w:r w:rsidRPr="00A71A62">
              <w:rPr>
                <w:szCs w:val="22"/>
                <w:vertAlign w:val="superscript"/>
              </w:rPr>
              <w:t>2</w:t>
            </w:r>
          </w:p>
        </w:tc>
        <w:tc>
          <w:tcPr>
            <w:tcW w:w="638"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38" w:type="dxa"/>
            <w:gridSpan w:val="2"/>
            <w:vAlign w:val="center"/>
          </w:tcPr>
          <w:p w:rsidR="00CE318B" w:rsidRPr="00A71A62" w:rsidP="00CE318B">
            <w:pPr>
              <w:pStyle w:val="Header"/>
              <w:tabs>
                <w:tab w:val="clear" w:pos="4536"/>
                <w:tab w:val="clear" w:pos="9072"/>
              </w:tabs>
              <w:jc w:val="right"/>
              <w:rPr>
                <w:szCs w:val="22"/>
              </w:rPr>
            </w:pPr>
            <w:r w:rsidRPr="00A71A62">
              <w:rPr>
                <w:szCs w:val="22"/>
              </w:rPr>
              <w:t>4x16 mm</w:t>
            </w:r>
            <w:r w:rsidRPr="00A71A62">
              <w:rPr>
                <w:szCs w:val="22"/>
                <w:vertAlign w:val="superscript"/>
              </w:rPr>
              <w:t>2</w:t>
            </w:r>
          </w:p>
        </w:tc>
        <w:tc>
          <w:tcPr>
            <w:tcW w:w="647" w:type="dxa"/>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 N416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28" w:type="dxa"/>
            <w:vAlign w:val="center"/>
          </w:tcPr>
          <w:p w:rsidR="00CE318B" w:rsidRPr="00A71A62" w:rsidP="00CE318B">
            <w:pPr>
              <w:pStyle w:val="Header"/>
              <w:tabs>
                <w:tab w:val="clear" w:pos="4536"/>
                <w:tab w:val="clear" w:pos="9072"/>
              </w:tabs>
              <w:jc w:val="right"/>
              <w:rPr>
                <w:szCs w:val="22"/>
              </w:rPr>
            </w:pPr>
            <w:r w:rsidRPr="00A71A62">
              <w:rPr>
                <w:szCs w:val="22"/>
              </w:rPr>
              <w:t>2x25 mm</w:t>
            </w:r>
            <w:r w:rsidRPr="00A71A62">
              <w:rPr>
                <w:szCs w:val="22"/>
                <w:vertAlign w:val="superscript"/>
              </w:rPr>
              <w:t>2</w:t>
            </w:r>
          </w:p>
        </w:tc>
        <w:tc>
          <w:tcPr>
            <w:tcW w:w="656"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N225</w:t>
            </w:r>
            <w:r w:rsidRPr="00A71A62">
              <w:rPr>
                <w:color w:val="0000FF"/>
                <w:sz w:val="18"/>
              </w:rPr>
              <w:t>}</w:t>
            </w:r>
          </w:p>
          <w:p w:rsidR="00CE318B" w:rsidRPr="00A71A62" w:rsidP="00CE318B">
            <w:pPr>
              <w:pStyle w:val="Header"/>
              <w:tabs>
                <w:tab w:val="clear" w:pos="4536"/>
                <w:tab w:val="clear" w:pos="9072"/>
              </w:tabs>
              <w:rPr>
                <w:szCs w:val="22"/>
              </w:rPr>
            </w:pPr>
          </w:p>
        </w:tc>
        <w:tc>
          <w:tcPr>
            <w:tcW w:w="620" w:type="dxa"/>
            <w:gridSpan w:val="2"/>
            <w:vAlign w:val="center"/>
          </w:tcPr>
          <w:p w:rsidR="00CE318B" w:rsidRPr="00A71A62" w:rsidP="00CE318B">
            <w:pPr>
              <w:pStyle w:val="Header"/>
              <w:tabs>
                <w:tab w:val="clear" w:pos="4536"/>
                <w:tab w:val="clear" w:pos="9072"/>
              </w:tabs>
              <w:jc w:val="right"/>
              <w:rPr>
                <w:szCs w:val="22"/>
              </w:rPr>
            </w:pPr>
            <w:r w:rsidRPr="00A71A62">
              <w:rPr>
                <w:szCs w:val="22"/>
              </w:rPr>
              <w:t>4x25 mm</w:t>
            </w:r>
            <w:r w:rsidRPr="00A71A62">
              <w:rPr>
                <w:szCs w:val="22"/>
                <w:vertAlign w:val="superscript"/>
              </w:rPr>
              <w:t>2</w:t>
            </w:r>
          </w:p>
        </w:tc>
        <w:tc>
          <w:tcPr>
            <w:tcW w:w="669"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N425</w:t>
            </w:r>
            <w:r w:rsidRPr="00A71A62">
              <w:rPr>
                <w:color w:val="0000FF"/>
                <w:sz w:val="18"/>
              </w:rPr>
              <w:t>}</w:t>
            </w:r>
          </w:p>
        </w:tc>
      </w:tr>
      <w:tr w:rsidTr="00CE318B">
        <w:tblPrEx>
          <w:tblW w:w="10445" w:type="dxa"/>
          <w:tblLayout w:type="fixed"/>
          <w:tblLook w:val="0000"/>
        </w:tblPrEx>
        <w:trPr>
          <w:cantSplit/>
          <w:trHeight w:val="1288"/>
        </w:trPr>
        <w:tc>
          <w:tcPr>
            <w:tcW w:w="10445" w:type="dxa"/>
            <w:gridSpan w:val="20"/>
            <w:vAlign w:val="center"/>
          </w:tcPr>
          <w:p w:rsidR="00CE318B" w:rsidRPr="00A71A62" w:rsidP="00CE318B">
            <w:pPr>
              <w:pStyle w:val="Header"/>
              <w:tabs>
                <w:tab w:val="clear" w:pos="4536"/>
                <w:tab w:val="clear" w:pos="9072"/>
              </w:tabs>
              <w:jc w:val="both"/>
              <w:rPr>
                <w:szCs w:val="22"/>
              </w:rPr>
            </w:pPr>
            <w:r w:rsidRPr="003A530D">
              <w:rPr>
                <w:b/>
                <w:spacing w:val="-1"/>
                <w:sz w:val="18"/>
                <w:szCs w:val="22"/>
              </w:rPr>
              <w:t>Pénzügyi feltételek:</w:t>
            </w:r>
            <w:r w:rsidRPr="003A530D">
              <w:rPr>
                <w:spacing w:val="-1"/>
                <w:sz w:val="18"/>
                <w:szCs w:val="22"/>
              </w:rPr>
              <w:t xml:space="preserve"> </w:t>
            </w:r>
            <w:r w:rsidRPr="00894C18">
              <w:rPr>
                <w:spacing w:val="-1"/>
                <w:sz w:val="18"/>
                <w:szCs w:val="22"/>
              </w:rPr>
              <w:t>A 10/2016 (XI.14.) MEKH rendelet és a H 44</w:t>
            </w:r>
            <w:r>
              <w:rPr>
                <w:spacing w:val="-1"/>
                <w:sz w:val="18"/>
                <w:szCs w:val="22"/>
              </w:rPr>
              <w:t>23</w:t>
            </w:r>
            <w:r w:rsidRPr="00894C18">
              <w:rPr>
                <w:spacing w:val="-1"/>
                <w:sz w:val="18"/>
                <w:szCs w:val="22"/>
              </w:rPr>
              <w:t>/202</w:t>
            </w:r>
            <w:r>
              <w:rPr>
                <w:spacing w:val="-1"/>
                <w:sz w:val="18"/>
                <w:szCs w:val="22"/>
              </w:rPr>
              <w:t>4</w:t>
            </w:r>
            <w:r w:rsidRPr="00894C18">
              <w:rPr>
                <w:spacing w:val="-8"/>
                <w:sz w:val="18"/>
                <w:szCs w:val="22"/>
              </w:rPr>
              <w:t xml:space="preserve"> </w:t>
            </w:r>
            <w:r w:rsidRPr="00894C18">
              <w:rPr>
                <w:spacing w:val="-1"/>
                <w:sz w:val="18"/>
                <w:szCs w:val="22"/>
              </w:rPr>
              <w:t xml:space="preserve">MEKH határozat alapján az MVM Démász Áramhálózati Kft. költségén kerül kiépítésre földkábel </w:t>
            </w:r>
            <w:r>
              <w:rPr>
                <w:spacing w:val="-1"/>
                <w:sz w:val="18"/>
                <w:szCs w:val="22"/>
              </w:rPr>
              <w:t xml:space="preserve">és légvezeték </w:t>
            </w:r>
            <w:r w:rsidRPr="00894C18">
              <w:rPr>
                <w:spacing w:val="-1"/>
                <w:sz w:val="18"/>
                <w:szCs w:val="22"/>
              </w:rPr>
              <w:t xml:space="preserve">esetén </w:t>
            </w:r>
            <w:r>
              <w:rPr>
                <w:spacing w:val="-1"/>
                <w:sz w:val="18"/>
                <w:szCs w:val="22"/>
              </w:rPr>
              <w:t>50</w:t>
            </w:r>
            <w:r w:rsidRPr="00894C18">
              <w:rPr>
                <w:spacing w:val="-1"/>
                <w:sz w:val="18"/>
                <w:szCs w:val="22"/>
              </w:rPr>
              <w:t xml:space="preserve"> m</w:t>
            </w:r>
            <w:r>
              <w:rPr>
                <w:spacing w:val="-1"/>
                <w:sz w:val="18"/>
                <w:szCs w:val="22"/>
              </w:rPr>
              <w:t xml:space="preserve"> </w:t>
            </w:r>
            <w:r w:rsidRPr="00894C18">
              <w:rPr>
                <w:spacing w:val="-1"/>
                <w:sz w:val="18"/>
                <w:szCs w:val="22"/>
              </w:rPr>
              <w:t>csatlakozó</w:t>
            </w:r>
            <w:r w:rsidRPr="00894C18">
              <w:rPr>
                <w:sz w:val="18"/>
                <w:szCs w:val="22"/>
              </w:rPr>
              <w:t xml:space="preserve">vezeték (legkisebb költség figyelembevételével a </w:t>
            </w:r>
            <w:r w:rsidRPr="00894C18">
              <w:rPr>
                <w:spacing w:val="-1"/>
                <w:sz w:val="18"/>
                <w:szCs w:val="22"/>
              </w:rPr>
              <w:t>10/2016 (XI.14.) MEKH rendelet 34. § szerint),</w:t>
            </w:r>
            <w:r w:rsidRPr="00894C18">
              <w:rPr>
                <w:sz w:val="18"/>
                <w:szCs w:val="22"/>
              </w:rPr>
              <w:t xml:space="preserve"> </w:t>
            </w:r>
            <w:r>
              <w:rPr>
                <w:sz w:val="18"/>
                <w:szCs w:val="22"/>
              </w:rPr>
              <w:t>a</w:t>
            </w:r>
            <w:r w:rsidRPr="00894C18">
              <w:rPr>
                <w:sz w:val="18"/>
                <w:szCs w:val="22"/>
              </w:rPr>
              <w:t xml:space="preserve"> csatlakozóvezeték hoss</w:t>
            </w:r>
            <w:r>
              <w:rPr>
                <w:sz w:val="18"/>
                <w:szCs w:val="22"/>
              </w:rPr>
              <w:t>zá</w:t>
            </w:r>
            <w:r w:rsidRPr="00894C18">
              <w:rPr>
                <w:sz w:val="18"/>
                <w:szCs w:val="22"/>
              </w:rPr>
              <w:t xml:space="preserve">t a földfelszínre vetített nyomvonalhossz alapulvételével kell meghatározni. </w:t>
            </w:r>
            <w:r w:rsidRPr="00894C18">
              <w:rPr>
                <w:spacing w:val="-2"/>
                <w:sz w:val="18"/>
                <w:szCs w:val="22"/>
              </w:rPr>
              <w:t xml:space="preserve">Ügyféligényű műszaki eltérés esetén az előző díjakon felül többletköltséget kell kifizetni, mely a megvalósuló és a legolcsóbb beruházási költségek aktivált érték különbözetének 70%-a (fizikai csatlakozóvezeték hossz). </w:t>
            </w:r>
            <w:r w:rsidRPr="00894C18">
              <w:rPr>
                <w:b/>
                <w:spacing w:val="-1"/>
                <w:sz w:val="18"/>
                <w:szCs w:val="22"/>
              </w:rPr>
              <w:t>A mindenkor aktuális fajlagos költségárak MVM Démász Áramhálózati Kft. honlapján megtalálhatóak.</w:t>
            </w:r>
          </w:p>
        </w:tc>
      </w:tr>
      <w:tr w:rsidTr="00CE318B">
        <w:tblPrEx>
          <w:tblW w:w="10445" w:type="dxa"/>
          <w:tblLayout w:type="fixed"/>
          <w:tblLook w:val="0000"/>
        </w:tblPrEx>
        <w:trPr>
          <w:cantSplit/>
          <w:trHeight w:val="1236"/>
        </w:trPr>
        <w:tc>
          <w:tcPr>
            <w:tcW w:w="10445" w:type="dxa"/>
            <w:gridSpan w:val="20"/>
            <w:vAlign w:val="center"/>
          </w:tcPr>
          <w:p w:rsidR="00CE318B" w:rsidRPr="00A71A62" w:rsidP="00CE318B">
            <w:pPr>
              <w:shd w:val="clear" w:color="auto" w:fill="FFFFFF"/>
              <w:spacing w:before="24" w:line="235" w:lineRule="exact"/>
              <w:ind w:left="142" w:right="206"/>
              <w:jc w:val="both"/>
              <w:rPr>
                <w:spacing w:val="-1"/>
                <w:szCs w:val="22"/>
              </w:rPr>
            </w:pPr>
            <w:r w:rsidRPr="00A71A62">
              <w:rPr>
                <w:noProof/>
                <w:spacing w:val="-1"/>
                <w:szCs w:val="22"/>
              </w:rPr>
              <w:drawing>
                <ns3:anchor distT="0" distB="0" distL="114300" distR="114300" simplePos="0" relativeHeight="251660288" behindDoc="0" locked="0" layoutInCell="1" allowOverlap="1">
                  <ns3:simplePos x="0" y="0"/>
                  <ns3:positionH relativeFrom="column">
                    <ns3:posOffset>3154045</ns3:posOffset>
                  </ns3:positionH>
                  <ns3:positionV relativeFrom="paragraph">
                    <ns3:posOffset>29210</ns3:posOffset>
                  </ns3:positionV>
                  <ns3:extent cx="1971675" cy="1245870"/>
                  <ns3:effectExtent l="0" t="0" r="0" b="0"/>
                  <ns3:wrapNone/>
                  <ns3:docPr id="4" name="Kép 4"/>
                  <ns3:cNvGraphicFramePr>
                    <ns4:graphicFrameLocks noChangeAspect="1"/>
                  </ns3:cNvGraphicFramePr>
                  <ns4:graphic>
                    <ns4:graphicData uri="http://schemas.openxmlformats.org/drawingml/2006/picture">
                      <ns5:pic>
                        <ns5:nvPicPr>
                          <ns5:cNvPr id="4"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Pr="00A71A62">
              <w:rPr>
                <w:spacing w:val="-1"/>
                <w:szCs w:val="22"/>
              </w:rPr>
              <w:t>Alulírott</w:t>
            </w:r>
            <w:r w:rsidRPr="00A71A62">
              <w:rPr>
                <w:spacing w:val="-1"/>
                <w:szCs w:val="22"/>
              </w:rPr>
              <w:t xml:space="preserve"> </w:t>
            </w:r>
            <w:r w:rsidRPr="00A71A62">
              <w:rPr>
                <w:rFonts w:eastAsia="Arial"/>
                <w:color w:val="0000FF"/>
                <w:sz w:val="18"/>
              </w:rPr>
              <w:t>{</w:t>
            </w:r>
            <w:r w:rsidRPr="00A71A62">
              <w:rPr>
                <w:rFonts w:eastAsia="Arial"/>
                <w:color w:val="0000FF"/>
                <w:sz w:val="2"/>
                <w:szCs w:val="2"/>
              </w:rPr>
              <w:t>d.Person.Name</w:t>
            </w:r>
            <w:r w:rsidRPr="00A71A62">
              <w:rPr>
                <w:rFonts w:eastAsia="Arial"/>
                <w:color w:val="0000FF"/>
                <w:sz w:val="18"/>
              </w:rPr>
              <w:t>}</w:t>
            </w:r>
            <w:r w:rsidRPr="00A71A62">
              <w:rPr>
                <w:spacing w:val="-1"/>
                <w:szCs w:val="22"/>
              </w:rPr>
              <w:t xml:space="preserve"> </w:t>
            </w:r>
            <w:r w:rsidRPr="00A71A62">
              <w:rPr>
                <w:spacing w:val="-1"/>
                <w:szCs w:val="22"/>
              </w:rPr>
              <w: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w:t>
            </w:r>
          </w:p>
          <w:p w:rsidR="00CE318B" w:rsidRPr="00A71A62" w:rsidP="00C8168F">
            <w:pPr>
              <w:shd w:val="clear" w:color="auto" w:fill="FFFFFF"/>
              <w:spacing w:before="24" w:line="235" w:lineRule="exact"/>
              <w:ind w:left="142" w:right="206"/>
              <w:jc w:val="both"/>
              <w:rPr>
                <w:spacing w:val="-1"/>
                <w:szCs w:val="22"/>
              </w:rPr>
            </w:pPr>
            <w:r w:rsidRPr="00A71A62">
              <w:rPr>
                <w:spacing w:val="-1"/>
                <w:szCs w:val="22"/>
              </w:rPr>
              <w:t xml:space="preserve">Dátum: </w:t>
            </w:r>
            <w:r w:rsidRPr="00A71A62">
              <w:rPr>
                <w:color w:val="0000FF"/>
                <w:sz w:val="18"/>
              </w:rPr>
              <w:t>{</w:t>
            </w:r>
            <w:r w:rsidRPr="00A71A62">
              <w:rPr>
                <w:color w:val="0000FF"/>
                <w:sz w:val="2"/>
                <w:szCs w:val="2"/>
              </w:rPr>
              <w:t>d.Project. Datum</w:t>
            </w:r>
            <w:r w:rsidRPr="00A71A62">
              <w:rPr>
                <w:color w:val="0000FF"/>
                <w:sz w:val="18"/>
              </w:rPr>
              <w:t>}</w:t>
            </w:r>
            <w:r w:rsidRPr="00A71A62">
              <w:rPr>
                <w:spacing w:val="-1"/>
                <w:szCs w:val="22"/>
              </w:rPr>
              <w:t xml:space="preserve">         </w:t>
            </w:r>
            <w:r w:rsidRPr="00A71A62">
              <w:rPr>
                <w:spacing w:val="-1"/>
                <w:szCs w:val="22"/>
              </w:rPr>
              <w:t xml:space="preserve">                                             Aláírás: ……………………………………..</w:t>
            </w:r>
          </w:p>
        </w:tc>
      </w:tr>
    </w:tbl>
    <w:p w:rsidR="00CE318B" w:rsidRPr="00A71A62" w:rsidP="00CE318B">
      <w:pPr>
        <w:shd w:val="clear" w:color="auto" w:fill="FFFFFF"/>
        <w:spacing w:before="100" w:beforeAutospacing="1"/>
        <w:jc w:val="both"/>
        <w:rPr>
          <w:sz w:val="18"/>
        </w:rPr>
      </w:pPr>
      <w:r w:rsidRPr="00A71A62">
        <w:rPr>
          <w:sz w:val="18"/>
        </w:rPr>
        <w:t>Kérjük a fejléc nyomtatott betűvel való kitöltését továbbá a * jelölt részeken a megfelelő cellát X megjelölni, továbbá az üres adatmezőkben a szükséges információk rögzítését.</w:t>
      </w:r>
    </w:p>
    <w:p w:rsidR="00CE318B" w:rsidRPr="00A71A62" w:rsidP="00CE318B">
      <w:pPr>
        <w:rPr>
          <w:sz w:val="6"/>
          <w:szCs w:val="8"/>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97"/>
        <w:gridCol w:w="1134"/>
        <w:gridCol w:w="567"/>
        <w:gridCol w:w="567"/>
        <w:gridCol w:w="673"/>
        <w:gridCol w:w="461"/>
        <w:gridCol w:w="1275"/>
        <w:gridCol w:w="351"/>
        <w:gridCol w:w="783"/>
        <w:gridCol w:w="1134"/>
        <w:gridCol w:w="1343"/>
      </w:tblGrid>
      <w:tr w:rsidTr="00C124F2">
        <w:tblPrEx>
          <w:tblW w:w="10485" w:type="dxa"/>
          <w:tblLayout w:type="fixed"/>
          <w:tblLook w:val="0000"/>
        </w:tblPrEx>
        <w:trPr>
          <w:cantSplit/>
          <w:trHeight w:val="385"/>
        </w:trPr>
        <w:tc>
          <w:tcPr>
            <w:tcW w:w="5138" w:type="dxa"/>
            <w:gridSpan w:val="5"/>
            <w:vAlign w:val="bottom"/>
          </w:tcPr>
          <w:p w:rsidR="00CE318B" w:rsidRPr="00A71A62" w:rsidP="00C8168F">
            <w:pPr>
              <w:pStyle w:val="Header"/>
              <w:tabs>
                <w:tab w:val="clear" w:pos="4536"/>
                <w:tab w:val="clear" w:pos="9072"/>
              </w:tabs>
              <w:rPr>
                <w:bCs/>
                <w:szCs w:val="22"/>
              </w:rPr>
            </w:pPr>
            <w:r w:rsidRPr="00A71A62">
              <w:rPr>
                <w:szCs w:val="22"/>
              </w:rPr>
              <w:t>FÖLDKÁBEL fizikai/nyomvonal h.</w:t>
            </w:r>
            <w:r w:rsidRPr="00A71A62">
              <w:rPr>
                <w:bCs/>
                <w:szCs w:val="22"/>
              </w:rPr>
              <w:t>:</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 xml:space="preserve"> {</w:t>
            </w:r>
            <w:r w:rsidRPr="00A71A62" w:rsidR="00C8168F">
              <w:rPr>
                <w:color w:val="0000FF"/>
                <w:sz w:val="2"/>
                <w:szCs w:val="2"/>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d.Project. Ohfk</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w:t>
            </w:r>
            <w:r w:rsidRPr="00A71A62">
              <w:rPr>
                <w:bCs/>
                <w:szCs w:val="22"/>
              </w:rPr>
              <w:t xml:space="preserve"> m</w:t>
            </w:r>
          </w:p>
        </w:tc>
        <w:tc>
          <w:tcPr>
            <w:tcW w:w="5347" w:type="dxa"/>
            <w:gridSpan w:val="6"/>
            <w:vAlign w:val="bottom"/>
          </w:tcPr>
          <w:p w:rsidR="00CE318B" w:rsidRPr="00A71A62" w:rsidP="00CE318B">
            <w:pPr>
              <w:pStyle w:val="Header"/>
              <w:tabs>
                <w:tab w:val="clear" w:pos="4536"/>
                <w:tab w:val="clear" w:pos="9072"/>
              </w:tabs>
              <w:rPr>
                <w:bCs/>
                <w:szCs w:val="22"/>
              </w:rPr>
            </w:pPr>
            <w:r w:rsidRPr="00A71A62">
              <w:rPr>
                <w:szCs w:val="22"/>
              </w:rPr>
              <w:t>LÉGKÁBEL fizikai/nyomvonal h.</w:t>
            </w:r>
            <w:r w:rsidRPr="00A71A62">
              <w:rPr>
                <w:bCs/>
                <w:szCs w:val="22"/>
              </w:rPr>
              <w:t>:</w:t>
            </w:r>
            <w:r w:rsidRPr="00A71A62" w:rsidR="00C8168F">
              <w:rPr>
                <w:color w:val="0000FF"/>
                <w:sz w:val="18"/>
              </w:rPr>
              <w:t xml:space="preserve"> {</w:t>
            </w:r>
            <w:r w:rsidRPr="00A71A62" w:rsidR="00C8168F">
              <w:rPr>
                <w:rFonts w:eastAsia="Arial"/>
                <w:color w:val="0000FF"/>
                <w:sz w:val="2"/>
                <w:szCs w:val="2"/>
              </w:rPr>
              <w:t>d.Project. OsszKabelhossz</w:t>
            </w:r>
            <w:r w:rsidRPr="00A71A62" w:rsidR="00C8168F">
              <w:rPr>
                <w:color w:val="0000FF"/>
                <w:sz w:val="18"/>
              </w:rPr>
              <w:t>}</w:t>
            </w:r>
            <w:r w:rsidRPr="00A71A62">
              <w:rPr>
                <w:bCs/>
                <w:szCs w:val="22"/>
              </w:rPr>
              <w:t>.m</w:t>
            </w:r>
            <w:r w:rsidRPr="00A71A62" w:rsidR="00C8168F">
              <w:rPr>
                <w:bCs/>
                <w:szCs w:val="22"/>
              </w:rPr>
              <w:t xml:space="preserve"> </w:t>
            </w:r>
            <w:r w:rsidRPr="00A71A62" w:rsidR="00C8168F">
              <w:rPr>
                <w:color w:val="000000" w:themeColor="text1"/>
                <w:sz w:val="18"/>
              </w:rPr>
              <w:t>{</w:t>
            </w:r>
            <w:r w:rsidRPr="00A71A62" w:rsidR="00C8168F">
              <w:rPr>
                <w:color w:val="000000" w:themeColor="text1"/>
                <w:sz w:val="2"/>
                <w:szCs w:val="2"/>
              </w:rPr>
              <w:t>d.Project.VizszintesKabelhosszM</w:t>
            </w:r>
            <w:r w:rsidRPr="00A71A62" w:rsidR="00C8168F">
              <w:rPr>
                <w:color w:val="000000" w:themeColor="text1"/>
                <w:sz w:val="18"/>
              </w:rPr>
              <w:t>} Vízsz.</w:t>
            </w:r>
          </w:p>
        </w:tc>
      </w:tr>
      <w:tr w:rsidTr="00C124F2">
        <w:tblPrEx>
          <w:tblW w:w="10485" w:type="dxa"/>
          <w:tblLayout w:type="fixed"/>
          <w:tblLook w:val="0000"/>
        </w:tblPrEx>
        <w:trPr>
          <w:cantSplit/>
          <w:trHeight w:val="404"/>
        </w:trPr>
        <w:tc>
          <w:tcPr>
            <w:tcW w:w="5138" w:type="dxa"/>
            <w:gridSpan w:val="5"/>
            <w:vAlign w:val="bottom"/>
          </w:tcPr>
          <w:p w:rsidR="00CE318B" w:rsidRPr="00A71A62" w:rsidP="00C8168F">
            <w:pPr>
              <w:pStyle w:val="Header"/>
              <w:tabs>
                <w:tab w:val="clear" w:pos="4536"/>
                <w:tab w:val="clear" w:pos="9072"/>
              </w:tabs>
              <w:rPr>
                <w:szCs w:val="22"/>
              </w:rPr>
            </w:pPr>
          </w:p>
        </w:tc>
        <w:tc>
          <w:tcPr>
            <w:tcW w:w="5347" w:type="dxa"/>
            <w:gridSpan w:val="6"/>
            <w:vAlign w:val="bottom"/>
          </w:tcPr>
          <w:p w:rsidR="00CE318B" w:rsidRPr="00A71A62" w:rsidP="00CE318B">
            <w:pPr>
              <w:pStyle w:val="Header"/>
              <w:tabs>
                <w:tab w:val="clear" w:pos="4536"/>
                <w:tab w:val="clear" w:pos="9072"/>
              </w:tabs>
              <w:rPr>
                <w:szCs w:val="22"/>
              </w:rPr>
            </w:pPr>
          </w:p>
        </w:tc>
      </w:tr>
      <w:tr w:rsidTr="00C124F2">
        <w:tblPrEx>
          <w:tblW w:w="10485" w:type="dxa"/>
          <w:tblLayout w:type="fixed"/>
          <w:tblLook w:val="0000"/>
        </w:tblPrEx>
        <w:trPr>
          <w:cantSplit/>
        </w:trPr>
        <w:tc>
          <w:tcPr>
            <w:tcW w:w="10485" w:type="dxa"/>
            <w:gridSpan w:val="11"/>
          </w:tcPr>
          <w:p w:rsidR="00CE318B" w:rsidRPr="00A71A62" w:rsidP="00CE318B">
            <w:pPr>
              <w:pStyle w:val="Header"/>
              <w:tabs>
                <w:tab w:val="clear" w:pos="4536"/>
                <w:tab w:val="clear" w:pos="9072"/>
              </w:tabs>
              <w:jc w:val="center"/>
              <w:rPr>
                <w:bCs/>
                <w:szCs w:val="22"/>
              </w:rPr>
            </w:pPr>
            <w:r w:rsidRPr="00A71A62">
              <w:rPr>
                <w:bCs/>
                <w:szCs w:val="22"/>
                <w:highlight w:val="lightGray"/>
              </w:rPr>
              <w:t>IGÉNYELT CSATLAKOZÁSI TELJESÍTMÉNYEK</w:t>
            </w:r>
          </w:p>
        </w:tc>
      </w:tr>
      <w:tr w:rsidTr="00C124F2">
        <w:tblPrEx>
          <w:tblW w:w="10485" w:type="dxa"/>
          <w:tblLayout w:type="fixed"/>
          <w:tblLook w:val="0000"/>
        </w:tblPrEx>
        <w:trPr>
          <w:cantSplit/>
          <w:trHeight w:val="388"/>
        </w:trPr>
        <w:tc>
          <w:tcPr>
            <w:tcW w:w="10485" w:type="dxa"/>
            <w:gridSpan w:val="11"/>
            <w:vAlign w:val="bottom"/>
          </w:tcPr>
          <w:p w:rsidR="00CE318B" w:rsidRPr="00A71A62" w:rsidP="00CE318B">
            <w:pPr>
              <w:pStyle w:val="Header"/>
              <w:tabs>
                <w:tab w:val="clear" w:pos="4536"/>
                <w:tab w:val="clear" w:pos="9072"/>
              </w:tabs>
              <w:rPr>
                <w:szCs w:val="22"/>
              </w:rPr>
            </w:pPr>
          </w:p>
          <w:p w:rsidR="00C8168F" w:rsidRPr="00A71A62" w:rsidP="00C8168F">
            <w:pPr>
              <w:pStyle w:val="Header"/>
              <w:tabs>
                <w:tab w:val="clear" w:pos="4536"/>
                <w:tab w:val="clear" w:pos="9072"/>
              </w:tabs>
              <w:rPr>
                <w:szCs w:val="22"/>
              </w:rPr>
            </w:pPr>
            <w:r w:rsidRPr="00A71A62">
              <w:rPr>
                <w:szCs w:val="22"/>
              </w:rPr>
              <w:t xml:space="preserve">Jelenleg meglévő mindennapszaki: </w:t>
            </w:r>
            <w:r w:rsidRPr="00A71A62">
              <w:rPr>
                <w:color w:val="0000FF"/>
                <w:sz w:val="18"/>
              </w:rPr>
              <w:t>{</w:t>
            </w:r>
            <w:r w:rsidRPr="00A71A62">
              <w:rPr>
                <w:color w:val="0000FF"/>
                <w:sz w:val="2"/>
                <w:szCs w:val="2"/>
              </w:rPr>
              <w:t>d.Project.Jml1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d.Project.Jml2</w:t>
            </w:r>
            <w:r w:rsidRPr="00A71A62">
              <w:rPr>
                <w:color w:val="0000FF"/>
                <w:sz w:val="18"/>
              </w:rPr>
              <w:t>}</w:t>
            </w:r>
            <w:r w:rsidRPr="00A71A62">
              <w:rPr>
                <w:szCs w:val="22"/>
              </w:rPr>
              <w:t xml:space="preserve">A </w:t>
            </w:r>
            <w:r w:rsidRPr="00A71A62">
              <w:rPr>
                <w:color w:val="0000FF"/>
                <w:sz w:val="18"/>
              </w:rPr>
              <w:t>{</w:t>
            </w:r>
            <w:r w:rsidRPr="00A71A62">
              <w:rPr>
                <w:color w:val="0000FF"/>
                <w:sz w:val="2"/>
                <w:szCs w:val="2"/>
              </w:rPr>
              <w:t>d.Project.Jml3</w:t>
            </w:r>
            <w:r w:rsidRPr="00A71A62">
              <w:rPr>
                <w:color w:val="0000FF"/>
                <w:sz w:val="18"/>
              </w:rPr>
              <w:t xml:space="preserve">} </w:t>
            </w:r>
            <w:r w:rsidRPr="00A71A62">
              <w:rPr>
                <w:szCs w:val="22"/>
              </w:rPr>
              <w:t xml:space="preserve">A      Jelenleg meglévő vezérelt: </w:t>
            </w:r>
            <w:r w:rsidRPr="00A71A62">
              <w:rPr>
                <w:color w:val="0000FF"/>
                <w:sz w:val="18"/>
              </w:rPr>
              <w:t>{</w:t>
            </w:r>
            <w:r w:rsidRPr="00A71A62">
              <w:rPr>
                <w:color w:val="0000FF"/>
                <w:sz w:val="2"/>
                <w:szCs w:val="2"/>
              </w:rPr>
              <w:t>d.Project.Jvl1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d.Project.Jvl2</w:t>
            </w:r>
            <w:r w:rsidRPr="00A71A62">
              <w:rPr>
                <w:color w:val="0000FF"/>
                <w:sz w:val="18"/>
              </w:rPr>
              <w:t xml:space="preserve">} </w:t>
            </w:r>
            <w:r w:rsidRPr="00A71A62">
              <w:rPr>
                <w:szCs w:val="22"/>
              </w:rPr>
              <w:t xml:space="preserve">A </w:t>
            </w:r>
            <w:r w:rsidRPr="00A71A62">
              <w:rPr>
                <w:color w:val="0000FF"/>
                <w:sz w:val="18"/>
              </w:rPr>
              <w:t>{</w:t>
            </w:r>
            <w:r w:rsidRPr="00A71A62">
              <w:rPr>
                <w:color w:val="0000FF"/>
                <w:sz w:val="2"/>
                <w:szCs w:val="2"/>
              </w:rPr>
              <w:t>d.Project.Jvl3</w:t>
            </w:r>
            <w:r w:rsidRPr="00A71A62">
              <w:rPr>
                <w:color w:val="0000FF"/>
                <w:sz w:val="18"/>
              </w:rPr>
              <w:t xml:space="preserve">} </w:t>
            </w:r>
            <w:r w:rsidRPr="00A71A62">
              <w:rPr>
                <w:szCs w:val="22"/>
              </w:rPr>
              <w:t>A</w:t>
            </w:r>
          </w:p>
          <w:p w:rsidR="00CE318B" w:rsidRPr="00A71A62" w:rsidP="00CE318B">
            <w:pPr>
              <w:pStyle w:val="Header"/>
              <w:tabs>
                <w:tab w:val="clear" w:pos="4536"/>
                <w:tab w:val="clear" w:pos="9072"/>
              </w:tabs>
              <w:rPr>
                <w:szCs w:val="22"/>
              </w:rPr>
            </w:pPr>
          </w:p>
          <w:p w:rsidR="00CE318B" w:rsidRPr="00A71A62" w:rsidP="00CE318B">
            <w:pPr>
              <w:pStyle w:val="Header"/>
              <w:tabs>
                <w:tab w:val="clear" w:pos="4536"/>
                <w:tab w:val="clear" w:pos="9072"/>
              </w:tabs>
              <w:rPr>
                <w:szCs w:val="22"/>
              </w:rPr>
            </w:pPr>
            <w:r w:rsidRPr="00A71A62">
              <w:rPr>
                <w:szCs w:val="22"/>
              </w:rPr>
              <w:t xml:space="preserve">Jelenleg meglévő H-tarifa: </w:t>
            </w:r>
            <w:r w:rsidRPr="00A71A62">
              <w:rPr>
                <w:color w:val="2218F0"/>
                <w:sz w:val="18"/>
              </w:rPr>
              <w:t>{</w:t>
            </w:r>
            <w:r w:rsidRPr="00A71A62">
              <w:rPr>
                <w:color w:val="2218F0"/>
                <w:sz w:val="2"/>
                <w:szCs w:val="2"/>
              </w:rPr>
              <w:t>d.Project.JelenlegiHL1</w:t>
            </w:r>
            <w:r w:rsidRPr="00A71A62">
              <w:rPr>
                <w:color w:val="2218F0"/>
                <w:sz w:val="18"/>
              </w:rPr>
              <w:t>}</w:t>
            </w:r>
            <w:r w:rsidRPr="00A71A62">
              <w:rPr>
                <w:szCs w:val="22"/>
              </w:rPr>
              <w:t xml:space="preserve"> A </w:t>
            </w:r>
            <w:r w:rsidRPr="00A71A62">
              <w:rPr>
                <w:color w:val="2218F0"/>
                <w:sz w:val="18"/>
              </w:rPr>
              <w:t>{</w:t>
            </w:r>
            <w:r w:rsidRPr="00A71A62">
              <w:rPr>
                <w:color w:val="2218F0"/>
                <w:sz w:val="2"/>
                <w:szCs w:val="2"/>
              </w:rPr>
              <w:t>d.Project.JelenlegiHL2</w:t>
            </w:r>
            <w:r w:rsidRPr="00A71A62">
              <w:rPr>
                <w:color w:val="2218F0"/>
                <w:sz w:val="18"/>
              </w:rPr>
              <w:t xml:space="preserve">} </w:t>
            </w:r>
            <w:r w:rsidRPr="00A71A62">
              <w:rPr>
                <w:szCs w:val="22"/>
              </w:rPr>
              <w:t xml:space="preserve">A </w:t>
            </w:r>
            <w:r w:rsidRPr="00A71A62">
              <w:rPr>
                <w:color w:val="2218F0"/>
                <w:sz w:val="18"/>
              </w:rPr>
              <w:t>{</w:t>
            </w:r>
            <w:r w:rsidRPr="00A71A62">
              <w:rPr>
                <w:color w:val="2218F0"/>
                <w:sz w:val="2"/>
                <w:szCs w:val="2"/>
              </w:rPr>
              <w:t>d.Project.JelenlegiHL3</w:t>
            </w:r>
            <w:r w:rsidRPr="00A71A62">
              <w:rPr>
                <w:color w:val="2218F0"/>
                <w:sz w:val="18"/>
              </w:rPr>
              <w:t>}</w:t>
            </w:r>
            <w:r w:rsidRPr="00A71A62">
              <w:rPr>
                <w:color w:val="000000" w:themeColor="text1"/>
                <w:sz w:val="18"/>
              </w:rPr>
              <w:t xml:space="preserve"> </w:t>
            </w:r>
            <w:r w:rsidRPr="00A71A62">
              <w:rPr>
                <w:szCs w:val="22"/>
              </w:rPr>
              <w:t>A</w:t>
            </w:r>
          </w:p>
        </w:tc>
      </w:tr>
      <w:tr w:rsidTr="00C124F2">
        <w:tblPrEx>
          <w:tblW w:w="10485" w:type="dxa"/>
          <w:tblLayout w:type="fixed"/>
          <w:tblLook w:val="0000"/>
        </w:tblPrEx>
        <w:trPr>
          <w:cantSplit/>
        </w:trPr>
        <w:tc>
          <w:tcPr>
            <w:tcW w:w="2197" w:type="dxa"/>
          </w:tcPr>
          <w:p w:rsidR="00CE318B" w:rsidRPr="00A71A62" w:rsidP="00CE318B">
            <w:pPr>
              <w:pStyle w:val="Header"/>
              <w:tabs>
                <w:tab w:val="clear" w:pos="4536"/>
                <w:tab w:val="clear" w:pos="9072"/>
              </w:tabs>
              <w:jc w:val="center"/>
              <w:rPr>
                <w:bCs/>
                <w:szCs w:val="22"/>
              </w:rPr>
            </w:pPr>
          </w:p>
        </w:tc>
        <w:tc>
          <w:tcPr>
            <w:tcW w:w="1134" w:type="dxa"/>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2</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3</w:t>
            </w:r>
          </w:p>
        </w:tc>
        <w:tc>
          <w:tcPr>
            <w:tcW w:w="1275" w:type="dxa"/>
          </w:tcPr>
          <w:p w:rsidR="00CE318B" w:rsidRPr="00A71A62" w:rsidP="00CE318B">
            <w:pPr>
              <w:pStyle w:val="Header"/>
              <w:tabs>
                <w:tab w:val="clear" w:pos="4536"/>
                <w:tab w:val="clear" w:pos="9072"/>
              </w:tabs>
              <w:jc w:val="center"/>
              <w:rPr>
                <w:bCs/>
                <w:szCs w:val="22"/>
              </w:rPr>
            </w:pP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2</w:t>
            </w:r>
          </w:p>
        </w:tc>
        <w:tc>
          <w:tcPr>
            <w:tcW w:w="1343"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3</w:t>
            </w:r>
          </w:p>
        </w:tc>
      </w:tr>
      <w:tr w:rsidTr="00C124F2">
        <w:tblPrEx>
          <w:tblW w:w="10485" w:type="dxa"/>
          <w:tblLayout w:type="fixed"/>
          <w:tblLook w:val="0000"/>
        </w:tblPrEx>
        <w:trPr>
          <w:cantSplit/>
          <w:trHeight w:val="282"/>
        </w:trPr>
        <w:tc>
          <w:tcPr>
            <w:tcW w:w="2197" w:type="dxa"/>
          </w:tcPr>
          <w:p w:rsidR="00C8168F" w:rsidRPr="00A71A62" w:rsidP="00C8168F">
            <w:pPr>
              <w:pStyle w:val="Header"/>
              <w:tabs>
                <w:tab w:val="clear" w:pos="4536"/>
                <w:tab w:val="clear" w:pos="9072"/>
              </w:tabs>
              <w:rPr>
                <w:szCs w:val="22"/>
              </w:rPr>
            </w:pPr>
            <w:r w:rsidRPr="00A71A62">
              <w:rPr>
                <w:szCs w:val="22"/>
              </w:rPr>
              <w:t>Igényelt mindennapszaki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d.Project.Iml3</w:t>
            </w:r>
            <w:r w:rsidRPr="00A71A62">
              <w:rPr>
                <w:color w:val="0000FF"/>
                <w:sz w:val="18"/>
              </w:rPr>
              <w:t>}</w:t>
            </w:r>
          </w:p>
        </w:tc>
        <w:tc>
          <w:tcPr>
            <w:tcW w:w="1275" w:type="dxa"/>
          </w:tcPr>
          <w:p w:rsidR="00C8168F" w:rsidRPr="00A71A62" w:rsidP="00C8168F">
            <w:pPr>
              <w:pStyle w:val="Header"/>
              <w:tabs>
                <w:tab w:val="clear" w:pos="4536"/>
                <w:tab w:val="clear" w:pos="9072"/>
              </w:tabs>
              <w:rPr>
                <w:szCs w:val="22"/>
              </w:rPr>
            </w:pPr>
            <w:r w:rsidRPr="00A71A62">
              <w:rPr>
                <w:szCs w:val="22"/>
              </w:rPr>
              <w:t>Igényelt vezérelt (A)</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d.Project.Ivl1</w:t>
            </w:r>
            <w:r w:rsidRPr="00A71A62">
              <w:rPr>
                <w:color w:val="0000FF"/>
                <w:sz w:val="18"/>
              </w:rPr>
              <w:t>}</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d.Project.Ivl2</w:t>
            </w:r>
            <w:r w:rsidRPr="00A71A62">
              <w:rPr>
                <w:color w:val="0000FF"/>
                <w:sz w:val="18"/>
              </w:rPr>
              <w:t>}</w:t>
            </w:r>
          </w:p>
        </w:tc>
        <w:tc>
          <w:tcPr>
            <w:tcW w:w="1343"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d.Project.Ivl3</w:t>
            </w:r>
            <w:r w:rsidRPr="00A71A62">
              <w:rPr>
                <w:color w:val="0000FF"/>
                <w:sz w:val="18"/>
              </w:rPr>
              <w:t>}</w:t>
            </w:r>
          </w:p>
        </w:tc>
      </w:tr>
      <w:tr w:rsidTr="00C124F2">
        <w:tblPrEx>
          <w:tblW w:w="10485" w:type="dxa"/>
          <w:tblLayout w:type="fixed"/>
          <w:tblLook w:val="0000"/>
        </w:tblPrEx>
        <w:trPr>
          <w:cantSplit/>
          <w:trHeight w:val="595"/>
        </w:trPr>
        <w:tc>
          <w:tcPr>
            <w:tcW w:w="2197" w:type="dxa"/>
          </w:tcPr>
          <w:p w:rsidR="00C8168F" w:rsidRPr="00A71A62" w:rsidP="00C8168F">
            <w:pPr>
              <w:pStyle w:val="Header"/>
              <w:tabs>
                <w:tab w:val="clear" w:pos="4536"/>
                <w:tab w:val="clear" w:pos="9072"/>
              </w:tabs>
              <w:rPr>
                <w:szCs w:val="22"/>
              </w:rPr>
            </w:pPr>
            <w:r w:rsidRPr="00A71A62">
              <w:rPr>
                <w:szCs w:val="22"/>
              </w:rPr>
              <w:t>Igényelt „H”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d.Project.Ihl3</w:t>
            </w:r>
            <w:r w:rsidRPr="00A71A62">
              <w:rPr>
                <w:color w:val="0000FF"/>
                <w:sz w:val="18"/>
              </w:rPr>
              <w:t>}</w:t>
            </w:r>
          </w:p>
        </w:tc>
        <w:tc>
          <w:tcPr>
            <w:tcW w:w="4886" w:type="dxa"/>
            <w:gridSpan w:val="5"/>
          </w:tcPr>
          <w:p w:rsidR="00C8168F" w:rsidRPr="00A71A62" w:rsidP="00C8168F">
            <w:pPr>
              <w:pStyle w:val="Header"/>
              <w:tabs>
                <w:tab w:val="clear" w:pos="4536"/>
                <w:tab w:val="clear" w:pos="9072"/>
              </w:tabs>
              <w:rPr>
                <w:szCs w:val="22"/>
              </w:rPr>
            </w:pPr>
          </w:p>
        </w:tc>
      </w:tr>
      <w:tr w:rsidTr="00C124F2">
        <w:tblPrEx>
          <w:tblW w:w="10485" w:type="dxa"/>
          <w:tblLayout w:type="fixed"/>
          <w:tblLook w:val="0000"/>
        </w:tblPrEx>
        <w:trPr>
          <w:cantSplit/>
          <w:trHeight w:val="388"/>
        </w:trPr>
        <w:tc>
          <w:tcPr>
            <w:tcW w:w="10485" w:type="dxa"/>
            <w:gridSpan w:val="11"/>
            <w:vAlign w:val="bottom"/>
          </w:tcPr>
          <w:p w:rsidR="00C8168F" w:rsidRPr="00A71A62" w:rsidRDefault="00C8168F" w:rsidP="000B6459">
            <w:pPr>
              <w:pStyle w:val="lfej"/>
              <w:tabs>
                <w:tab w:val="clear" w:pos="4536"/>
                <w:tab w:val="clear" w:pos="9072"/>
              </w:tabs>
              <w:rPr>
                <w:szCs w:val="22"/>
              </w:rPr>
            </w:pPr>
            <w:r w:rsidRPr="00A71A62">
              <w:rPr>
                <w:szCs w:val="22"/>
              </w:rPr>
              <w:t xml:space="preserve">Fizetendő teljesítmény </w:t>
            </w:r>
            <w:r w:rsidR="008B5082" w:rsidRPr="008B5082">
              <w:rPr>
                <w:color w:val="0000FF"/>
                <w:sz w:val="18"/>
              </w:rPr>
              <w:t>{</w:t>
            </w:r>
            <w:r w:rsidR="008B5082" w:rsidRPr="008B5082">
              <w:rPr>
                <w:color w:val="0000FF"/>
                <w:sz w:val="2"/>
                <w:szCs w:val="2"/>
              </w:rPr>
              <w:t>d.Project.IgenyeltOsszesTeljesitmeny</w:t>
            </w:r>
            <w:r w:rsidR="008B5082" w:rsidRPr="008B5082">
              <w:rPr>
                <w:color w:val="0000FF"/>
                <w:sz w:val="18"/>
              </w:rPr>
              <w:t>}</w:t>
            </w:r>
            <w:r w:rsidRPr="00A71A62">
              <w:rPr>
                <w:color w:val="0000FF"/>
                <w:sz w:val="18"/>
              </w:rPr>
              <w:t xml:space="preserve"> </w:t>
            </w:r>
            <w:r w:rsidRPr="00A71A62">
              <w:rPr>
                <w:szCs w:val="22"/>
              </w:rPr>
              <w:t xml:space="preserve"> A – </w:t>
            </w:r>
            <w:r w:rsidR="000B6459" w:rsidRPr="008B5082">
              <w:rPr>
                <w:color w:val="0000FF"/>
                <w:sz w:val="18"/>
              </w:rPr>
              <w:t>{</w:t>
            </w:r>
            <w:r w:rsidRPr="000B6459">
              <w:rPr>
                <w:color w:val="2218F0"/>
                <w:sz w:val="2"/>
                <w:szCs w:val="2"/>
              </w:rPr>
              <w:t>d.</w:t>
            </w:r>
            <w:r w:rsidR="003304A7" w:rsidRPr="000B6459">
              <w:rPr>
                <w:color w:val="2218F0"/>
                <w:sz w:val="2"/>
                <w:szCs w:val="2"/>
              </w:rPr>
              <w:t>Project.MindennapszakiHafhoz32VagyTobb</w:t>
            </w:r>
            <w:r w:rsidR="000B6459" w:rsidRPr="008B5082">
              <w:rPr>
                <w:color w:val="0000FF"/>
                <w:sz w:val="18"/>
              </w:rPr>
              <w:t>}</w:t>
            </w:r>
            <w:r w:rsidR="000B6459" w:rsidRPr="00A71A62">
              <w:rPr>
                <w:color w:val="0000FF"/>
                <w:sz w:val="18"/>
              </w:rPr>
              <w:t xml:space="preserve"> </w:t>
            </w:r>
            <w:r w:rsidRPr="000B6459">
              <w:rPr>
                <w:color w:val="000000" w:themeColor="text1"/>
                <w:sz w:val="36"/>
              </w:rPr>
              <w:t xml:space="preserve"> </w:t>
            </w:r>
            <w:r w:rsidRPr="00A71A62">
              <w:rPr>
                <w:szCs w:val="22"/>
              </w:rPr>
              <w:t xml:space="preserve">A = </w:t>
            </w:r>
            <w:r w:rsidR="008B5082" w:rsidRPr="008B5082">
              <w:rPr>
                <w:color w:val="0000FF"/>
                <w:sz w:val="18"/>
              </w:rPr>
              <w:t>{</w:t>
            </w:r>
            <w:r w:rsidR="008B5082" w:rsidRPr="008B5082">
              <w:rPr>
                <w:color w:val="0000FF"/>
                <w:sz w:val="2"/>
                <w:szCs w:val="2"/>
              </w:rPr>
              <w:t>d.Project.FizetendoTeljesitmeny2</w:t>
            </w:r>
            <w:r w:rsidR="008B5082" w:rsidRPr="008B5082">
              <w:rPr>
                <w:color w:val="0000FF"/>
                <w:sz w:val="18"/>
              </w:rPr>
              <w:t>}</w:t>
            </w:r>
            <w:r w:rsidRPr="00A71A62">
              <w:rPr>
                <w:color w:val="0000FF"/>
                <w:sz w:val="18"/>
              </w:rPr>
              <w:t xml:space="preserve"> </w:t>
            </w:r>
            <w:r w:rsidRPr="00A71A62">
              <w:rPr>
                <w:bCs/>
                <w:szCs w:val="22"/>
              </w:rPr>
              <w:t xml:space="preserve"> A x 4 953 Ft/A =</w:t>
            </w:r>
            <w:r w:rsidRPr="00A71A62">
              <w:rPr>
                <w:szCs w:val="22"/>
              </w:rPr>
              <w:t xml:space="preserve"> </w:t>
            </w:r>
            <w:r w:rsidRPr="00A71A62">
              <w:rPr>
                <w:color w:val="0000FF"/>
                <w:sz w:val="18"/>
              </w:rPr>
              <w:t>{</w:t>
            </w:r>
            <w:r w:rsidRPr="00A71A62">
              <w:rPr>
                <w:color w:val="0000FF"/>
                <w:sz w:val="2"/>
                <w:szCs w:val="2"/>
              </w:rPr>
              <w:t>d.Project.Fo</w:t>
            </w:r>
            <w:r w:rsidRPr="00A71A62">
              <w:rPr>
                <w:color w:val="0000FF"/>
                <w:sz w:val="18"/>
              </w:rPr>
              <w:t xml:space="preserve">} </w:t>
            </w:r>
            <w:r w:rsidRPr="00A71A62">
              <w:rPr>
                <w:bCs/>
                <w:szCs w:val="22"/>
              </w:rPr>
              <w:t xml:space="preserve"> Ft</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Pr>
        <w:tc>
          <w:tcPr>
            <w:tcW w:w="3898" w:type="dxa"/>
            <w:gridSpan w:val="3"/>
            <w:vMerge w:val="restart"/>
            <w:tcBorders>
              <w:top w:val="single" w:sz="6" w:space="0" w:color="auto"/>
              <w:left w:val="single" w:sz="6" w:space="0" w:color="auto"/>
              <w:right w:val="single" w:sz="6" w:space="0" w:color="auto"/>
            </w:tcBorders>
            <w:vAlign w:val="center"/>
          </w:tcPr>
          <w:p w:rsidR="00C8168F" w:rsidRPr="00A71A62" w:rsidP="00C8168F">
            <w:pPr>
              <w:rPr>
                <w:szCs w:val="22"/>
              </w:rPr>
            </w:pPr>
            <w:r w:rsidRPr="00A71A62">
              <w:rPr>
                <w:szCs w:val="22"/>
              </w:rPr>
              <w:t>Új fogyasztási hellyel határos szomszéd adatai (külterület ill. új osztás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Mindennapszaki/Vezérelt mérő gy. sz.</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97"/>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76"/>
        </w:trPr>
        <w:tc>
          <w:tcPr>
            <w:tcW w:w="3898" w:type="dxa"/>
            <w:gridSpan w:val="3"/>
            <w:vMerge w:val="restart"/>
            <w:tcBorders>
              <w:left w:val="single" w:sz="6" w:space="0" w:color="auto"/>
              <w:right w:val="single" w:sz="6" w:space="0" w:color="auto"/>
            </w:tcBorders>
            <w:vAlign w:val="center"/>
          </w:tcPr>
          <w:p w:rsidR="00C8168F" w:rsidRPr="00A71A62" w:rsidP="00C8168F">
            <w:pPr>
              <w:jc w:val="center"/>
              <w:rPr>
                <w:color w:val="000000"/>
                <w:szCs w:val="22"/>
                <w:highlight w:val="black"/>
              </w:rPr>
            </w:pPr>
            <w:r w:rsidRPr="00A71A62">
              <w:rPr>
                <w:color w:val="000000"/>
                <w:szCs w:val="22"/>
              </w:rPr>
              <w:t>Eltérő fizető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fizetőszáma</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372"/>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bl>
    <w:p w:rsidR="00891757" w:rsidRPr="00A71A62" w:rsidRDefault="00C8168F" w:rsidP="00C8168F">
      <w:pPr>
        <w:shd w:val="clear" w:color="auto" w:fill="FFFFFF"/>
        <w:spacing w:before="100" w:beforeAutospacing="1"/>
        <w:jc w:val="both"/>
        <w:rPr>
          <w:bCs/>
          <w:color w:val="000000"/>
          <w:spacing w:val="-6"/>
          <w:sz w:val="18"/>
          <w:szCs w:val="22"/>
        </w:rPr>
      </w:pPr>
      <w:r w:rsidRPr="00A71A62">
        <w:rPr>
          <w:color w:val="000000"/>
          <w:spacing w:val="-9"/>
          <w:sz w:val="18"/>
          <w:szCs w:val="22"/>
        </w:rPr>
        <w:t xml:space="preserve">Vállalom, mint az előző oldalon megjelölt ügyfél, hogy a csatlakozó berendezés kiépítését követően a </w:t>
      </w:r>
      <w:r w:rsidRPr="00A71A62">
        <w:rPr>
          <w:color w:val="000000"/>
          <w:spacing w:val="9"/>
          <w:sz w:val="18"/>
          <w:szCs w:val="22"/>
        </w:rPr>
        <w:t xml:space="preserve">szekrénytelepítés költségét: </w:t>
      </w:r>
      <w:r w:rsidRPr="00A71A62">
        <w:rPr>
          <w:color w:val="2218F0"/>
          <w:sz w:val="16"/>
        </w:rPr>
        <w:t>{</w:t>
      </w:r>
      <w:r w:rsidRPr="00A71A62">
        <w:rPr>
          <w:color w:val="2218F0"/>
          <w:sz w:val="2"/>
        </w:rPr>
        <w:t>d.Project.SzekrenyBruttoEgysegara</w:t>
      </w:r>
      <w:r w:rsidRPr="00A71A62">
        <w:rPr>
          <w:color w:val="2218F0"/>
          <w:sz w:val="16"/>
        </w:rPr>
        <w:t xml:space="preserve">} </w:t>
      </w:r>
      <w:r w:rsidRPr="00A71A62">
        <w:rPr>
          <w:bCs/>
          <w:color w:val="000000"/>
          <w:spacing w:val="2"/>
          <w:sz w:val="18"/>
          <w:szCs w:val="22"/>
        </w:rPr>
        <w:t xml:space="preserve">Ft, </w:t>
      </w:r>
      <w:r w:rsidRPr="00A71A62">
        <w:rPr>
          <w:color w:val="000000"/>
          <w:spacing w:val="2"/>
          <w:sz w:val="18"/>
          <w:szCs w:val="22"/>
        </w:rPr>
        <w:t>az oszloptelepítés költséget: {d.Project.OszloptelepitesKoltseg}</w:t>
      </w:r>
      <w:r w:rsidRPr="00A71A62">
        <w:rPr>
          <w:bCs/>
          <w:color w:val="000000"/>
          <w:spacing w:val="2"/>
          <w:sz w:val="18"/>
          <w:szCs w:val="22"/>
        </w:rPr>
        <w:t>Ft,</w:t>
      </w:r>
      <w:r w:rsidRPr="00A71A62">
        <w:rPr>
          <w:bCs/>
          <w:color w:val="000000"/>
          <w:spacing w:val="-4"/>
          <w:sz w:val="18"/>
          <w:szCs w:val="22"/>
        </w:rPr>
        <w:t xml:space="preserve"> a légvezetékes csatlakozóvezeték kiépítéséhez szükséges ((tetőtartó, esővédősapka, esővetőlemez, falitartó, falihorog, műanyagvédőcső anyagdíjak és ezekhez kapcsolódó munkadíjak) költséget: </w:t>
      </w:r>
      <w:r w:rsidRPr="00A71A62">
        <w:rPr>
          <w:color w:val="000000"/>
          <w:spacing w:val="2"/>
          <w:sz w:val="18"/>
          <w:szCs w:val="22"/>
        </w:rPr>
        <w:t xml:space="preserve">{d.Project.LegvezetekesCsatlakozoKoltseg} </w:t>
      </w:r>
      <w:r w:rsidRPr="00A71A62">
        <w:rPr>
          <w:bCs/>
          <w:color w:val="000000"/>
          <w:spacing w:val="2"/>
          <w:sz w:val="18"/>
          <w:szCs w:val="22"/>
        </w:rPr>
        <w:t xml:space="preserve">Ft, </w:t>
      </w:r>
      <w:r w:rsidRPr="00A71A62">
        <w:rPr>
          <w:bCs/>
          <w:color w:val="000000"/>
          <w:spacing w:val="-4"/>
          <w:sz w:val="18"/>
          <w:szCs w:val="22"/>
        </w:rPr>
        <w:t>az egyedi mérőszekrény felülvizsgálat díját</w:t>
      </w:r>
      <w:r w:rsidRPr="00A71A62">
        <w:rPr>
          <w:color w:val="000000"/>
          <w:spacing w:val="2"/>
          <w:sz w:val="18"/>
          <w:szCs w:val="22"/>
        </w:rPr>
        <w:t xml:space="preserve">: </w:t>
      </w:r>
      <w:r w:rsidRPr="00A71A62">
        <w:rPr>
          <w:color w:val="0000FF"/>
          <w:sz w:val="16"/>
        </w:rPr>
        <w:t>{</w:t>
      </w:r>
      <w:r w:rsidRPr="00A71A62">
        <w:rPr>
          <w:rFonts w:eastAsia="Arial"/>
          <w:color w:val="0000FF"/>
          <w:sz w:val="2"/>
          <w:szCs w:val="2"/>
        </w:rPr>
        <w:t>d.Project. Szfd</w:t>
      </w:r>
      <w:r w:rsidRPr="00A71A62">
        <w:rPr>
          <w:color w:val="0000FF"/>
          <w:sz w:val="16"/>
        </w:rPr>
        <w:t xml:space="preserve">} </w:t>
      </w:r>
      <w:r w:rsidRPr="00A71A62">
        <w:rPr>
          <w:bCs/>
          <w:color w:val="000000"/>
          <w:spacing w:val="2"/>
          <w:sz w:val="18"/>
          <w:szCs w:val="22"/>
        </w:rPr>
        <w:t xml:space="preserve">Ft, valamint a csatlakozó berendezés helyreállítását: </w:t>
      </w:r>
      <w:r w:rsidRPr="00A71A62">
        <w:rPr>
          <w:color w:val="000000"/>
          <w:spacing w:val="2"/>
          <w:sz w:val="18"/>
          <w:szCs w:val="22"/>
        </w:rPr>
        <w:t xml:space="preserve">{d.Project.CsatlakozoBerendezesHelyreallitasKoltseg} </w:t>
      </w:r>
      <w:r w:rsidRPr="00A71A62">
        <w:rPr>
          <w:bCs/>
          <w:color w:val="000000"/>
          <w:spacing w:val="2"/>
          <w:sz w:val="18"/>
          <w:szCs w:val="22"/>
        </w:rPr>
        <w:t>Ft egyedi árajánlat alapján,</w:t>
      </w:r>
      <w:r w:rsidRPr="00A71A62">
        <w:rPr>
          <w:color w:val="000000"/>
          <w:spacing w:val="-4"/>
          <w:sz w:val="18"/>
          <w:szCs w:val="22"/>
        </w:rPr>
        <w:t xml:space="preserve"> </w:t>
      </w:r>
      <w:r w:rsidRPr="00A71A62">
        <w:rPr>
          <w:bCs/>
          <w:color w:val="000000"/>
          <w:spacing w:val="2"/>
          <w:sz w:val="18"/>
          <w:szCs w:val="22"/>
        </w:rPr>
        <w:t>valamint az Ügyféligényű műszaki eltérés többletköltséget (</w:t>
      </w:r>
      <w:r w:rsidRPr="00A71A62">
        <w:rPr>
          <w:spacing w:val="-1"/>
          <w:sz w:val="18"/>
          <w:szCs w:val="22"/>
        </w:rPr>
        <w:t>10/2016 (XI.14.) MEKH rendelet 34. § szerint)</w:t>
      </w:r>
      <w:r w:rsidRPr="00A71A62">
        <w:rPr>
          <w:bCs/>
          <w:color w:val="000000"/>
          <w:spacing w:val="2"/>
          <w:sz w:val="18"/>
          <w:szCs w:val="22"/>
        </w:rPr>
        <w:t xml:space="preserve"> </w:t>
      </w:r>
      <w:r w:rsidRPr="00A71A62">
        <w:rPr>
          <w:color w:val="2218F0"/>
          <w:sz w:val="16"/>
        </w:rPr>
        <w:t>{</w:t>
      </w:r>
      <w:r w:rsidRPr="00A71A62">
        <w:rPr>
          <w:color w:val="2218F0"/>
          <w:sz w:val="2"/>
          <w:szCs w:val="2"/>
        </w:rPr>
        <w:t>d.Project.FoldkabelTobletkoltseg</w:t>
      </w:r>
      <w:r w:rsidRPr="00A71A62">
        <w:rPr>
          <w:color w:val="2218F0"/>
          <w:sz w:val="16"/>
        </w:rPr>
        <w:t>}</w:t>
      </w:r>
      <w:r w:rsidRPr="00A71A62">
        <w:rPr>
          <w:color w:val="000000" w:themeColor="text1"/>
          <w:sz w:val="16"/>
        </w:rPr>
        <w:t xml:space="preserve"> </w:t>
      </w:r>
      <w:r w:rsidRPr="00A71A62">
        <w:rPr>
          <w:bCs/>
          <w:color w:val="000000"/>
          <w:spacing w:val="2"/>
          <w:sz w:val="18"/>
          <w:szCs w:val="22"/>
        </w:rPr>
        <w:t xml:space="preserve">Ft. </w:t>
      </w:r>
      <w:r w:rsidRPr="00A71A62">
        <w:rPr>
          <w:color w:val="000000"/>
          <w:spacing w:val="-4"/>
          <w:sz w:val="18"/>
          <w:szCs w:val="22"/>
        </w:rPr>
        <w:t xml:space="preserve"> megfizetem. A mérőhely kialakítási költsége nem tartalmazza az esetlegesen </w:t>
      </w:r>
      <w:r w:rsidRPr="00A71A62">
        <w:rPr>
          <w:color w:val="000000"/>
          <w:spacing w:val="-6"/>
          <w:sz w:val="18"/>
          <w:szCs w:val="22"/>
        </w:rPr>
        <w:t xml:space="preserve">fizetendő csatlakozási díj összegét. A közcélú villamoshálózatra csatlakozás pénzügyi és </w:t>
      </w:r>
      <w:r w:rsidRPr="00A71A62">
        <w:rPr>
          <w:color w:val="000000"/>
          <w:spacing w:val="-8"/>
          <w:sz w:val="18"/>
          <w:szCs w:val="22"/>
        </w:rPr>
        <w:t xml:space="preserve">műszaki feltételeit a </w:t>
      </w:r>
      <w:r w:rsidRPr="00A71A62">
        <w:rPr>
          <w:spacing w:val="-1"/>
          <w:sz w:val="18"/>
          <w:szCs w:val="22"/>
        </w:rPr>
        <w:t>10/2016 (XI.14.) MEKH rendelet és a H 441/2021</w:t>
      </w:r>
      <w:r w:rsidRPr="00A71A62">
        <w:rPr>
          <w:spacing w:val="-8"/>
          <w:sz w:val="18"/>
          <w:szCs w:val="22"/>
        </w:rPr>
        <w:t xml:space="preserve"> </w:t>
      </w:r>
      <w:r w:rsidRPr="00A71A62">
        <w:rPr>
          <w:spacing w:val="-1"/>
          <w:sz w:val="18"/>
          <w:szCs w:val="22"/>
        </w:rPr>
        <w:t xml:space="preserve">MEKH határozat </w:t>
      </w:r>
      <w:r w:rsidRPr="00A71A62">
        <w:rPr>
          <w:color w:val="000000"/>
          <w:spacing w:val="-8"/>
          <w:sz w:val="18"/>
          <w:szCs w:val="22"/>
        </w:rPr>
        <w:t>alapján</w:t>
      </w:r>
      <w:r w:rsidRPr="00A71A62">
        <w:rPr>
          <w:color w:val="000000"/>
          <w:spacing w:val="-5"/>
          <w:sz w:val="18"/>
          <w:szCs w:val="22"/>
        </w:rPr>
        <w:t xml:space="preserve"> a meglévő kisfeszültségű hálózatról történő csatlakozás estén a </w:t>
      </w:r>
      <w:smartTag w:uri="urn:schemas-microsoft-com:office:smarttags" w:element="metricconverter">
        <w:smartTagPr>
          <w:attr w:name="ProductID" w:val="32 A"/>
        </w:smartTagPr>
        <w:r w:rsidRPr="00A71A62">
          <w:rPr>
            <w:bCs/>
            <w:color w:val="000000"/>
            <w:spacing w:val="-5"/>
            <w:sz w:val="18"/>
            <w:szCs w:val="22"/>
          </w:rPr>
          <w:t>32 A</w:t>
        </w:r>
      </w:smartTag>
      <w:r w:rsidRPr="00A71A62">
        <w:rPr>
          <w:bCs/>
          <w:color w:val="000000"/>
          <w:spacing w:val="-5"/>
          <w:sz w:val="18"/>
          <w:szCs w:val="22"/>
        </w:rPr>
        <w:t xml:space="preserve"> feletti többlet </w:t>
      </w:r>
      <w:r w:rsidRPr="00A71A62">
        <w:rPr>
          <w:bCs/>
          <w:color w:val="000000"/>
          <w:spacing w:val="-10"/>
          <w:sz w:val="18"/>
          <w:szCs w:val="22"/>
        </w:rPr>
        <w:t xml:space="preserve">áramerősség igényre Amperenként </w:t>
      </w:r>
      <w:r w:rsidRPr="00A71A62">
        <w:rPr>
          <w:bCs/>
          <w:iCs/>
          <w:spacing w:val="-10"/>
          <w:sz w:val="18"/>
          <w:szCs w:val="22"/>
        </w:rPr>
        <w:t>3 900</w:t>
      </w:r>
      <w:r w:rsidRPr="00A71A62">
        <w:rPr>
          <w:bCs/>
          <w:spacing w:val="-10"/>
          <w:sz w:val="18"/>
          <w:szCs w:val="22"/>
        </w:rPr>
        <w:t xml:space="preserve"> Ft/A </w:t>
      </w:r>
      <w:r w:rsidRPr="00A71A62">
        <w:rPr>
          <w:bCs/>
          <w:i/>
          <w:iCs/>
          <w:spacing w:val="-10"/>
          <w:sz w:val="18"/>
          <w:szCs w:val="22"/>
        </w:rPr>
        <w:t xml:space="preserve">+ </w:t>
      </w:r>
      <w:r w:rsidRPr="00A71A62">
        <w:rPr>
          <w:bCs/>
          <w:spacing w:val="-10"/>
          <w:sz w:val="18"/>
          <w:szCs w:val="22"/>
        </w:rPr>
        <w:t xml:space="preserve">27 </w:t>
      </w:r>
      <w:r w:rsidRPr="00A71A62">
        <w:rPr>
          <w:bCs/>
          <w:i/>
          <w:iCs/>
          <w:spacing w:val="-10"/>
          <w:sz w:val="18"/>
          <w:szCs w:val="22"/>
        </w:rPr>
        <w:t xml:space="preserve">% </w:t>
      </w:r>
      <w:r w:rsidRPr="00A71A62">
        <w:rPr>
          <w:bCs/>
          <w:spacing w:val="-10"/>
          <w:sz w:val="18"/>
          <w:szCs w:val="22"/>
        </w:rPr>
        <w:t>ÁFA = 4 953 Ft/A</w:t>
      </w:r>
      <w:r w:rsidRPr="00A71A62">
        <w:rPr>
          <w:spacing w:val="-10"/>
          <w:sz w:val="18"/>
          <w:szCs w:val="22"/>
        </w:rPr>
        <w:t xml:space="preserve"> csatlakozási</w:t>
      </w:r>
      <w:r w:rsidRPr="00A71A62">
        <w:rPr>
          <w:color w:val="000000"/>
          <w:spacing w:val="-10"/>
          <w:sz w:val="18"/>
          <w:szCs w:val="22"/>
        </w:rPr>
        <w:t xml:space="preserve"> díjat állapít meg. </w:t>
      </w:r>
      <w:r w:rsidRPr="00A71A62">
        <w:rPr>
          <w:color w:val="000000"/>
          <w:spacing w:val="-8"/>
          <w:sz w:val="18"/>
          <w:szCs w:val="22"/>
        </w:rPr>
        <w:t xml:space="preserve">A megrendelt fogyasztási helyen a többlet energiaigény alapján </w:t>
      </w:r>
      <w:r w:rsidRPr="00A71A62">
        <w:rPr>
          <w:color w:val="0000FF"/>
          <w:sz w:val="16"/>
        </w:rPr>
        <w:t>{</w:t>
      </w:r>
      <w:r w:rsidRPr="00A71A62">
        <w:rPr>
          <w:color w:val="0000FF"/>
          <w:sz w:val="2"/>
          <w:szCs w:val="2"/>
        </w:rPr>
        <w:t>d.Project.Fo</w:t>
      </w:r>
      <w:r w:rsidRPr="00A71A62">
        <w:rPr>
          <w:color w:val="0000FF"/>
          <w:sz w:val="16"/>
        </w:rPr>
        <w:t xml:space="preserve">} </w:t>
      </w:r>
      <w:r w:rsidRPr="00A71A62">
        <w:rPr>
          <w:bCs/>
          <w:color w:val="000000"/>
          <w:sz w:val="18"/>
          <w:szCs w:val="22"/>
        </w:rPr>
        <w:t>Ft</w:t>
      </w:r>
      <w:r w:rsidRPr="00A71A62">
        <w:rPr>
          <w:color w:val="000000"/>
          <w:sz w:val="18"/>
          <w:szCs w:val="22"/>
        </w:rPr>
        <w:t>-ot</w:t>
      </w:r>
      <w:r w:rsidRPr="00A71A62">
        <w:rPr>
          <w:bCs/>
          <w:color w:val="000000"/>
          <w:sz w:val="18"/>
          <w:szCs w:val="22"/>
        </w:rPr>
        <w:t xml:space="preserve"> </w:t>
      </w:r>
      <w:r w:rsidRPr="00A71A62">
        <w:rPr>
          <w:color w:val="000000"/>
          <w:sz w:val="18"/>
          <w:szCs w:val="22"/>
        </w:rPr>
        <w:t>kell fizetni.</w:t>
      </w:r>
      <w:r w:rsidR="00CB47BD" w:rsidRPr="00A71A62">
        <w:rPr>
          <w:bCs/>
          <w:color w:val="000000"/>
          <w:spacing w:val="-6"/>
          <w:sz w:val="18"/>
          <w:szCs w:val="22"/>
        </w:rPr>
        <w:t xml:space="preserve"> </w:t>
      </w:r>
    </w:p>
    <w:p w:rsidR="00C8168F" w:rsidRPr="00A71A62" w:rsidP="00C8168F">
      <w:pPr>
        <w:shd w:val="clear" w:color="auto" w:fill="FFFFFF"/>
        <w:spacing w:before="100" w:beforeAutospacing="1"/>
        <w:jc w:val="both"/>
        <w:rPr>
          <w:color w:val="000000"/>
          <w:spacing w:val="-7"/>
          <w:sz w:val="18"/>
          <w:szCs w:val="22"/>
        </w:rPr>
      </w:pPr>
      <w:r>
        <w:rPr>
          <w:bCs/>
          <w:color w:val="000000"/>
          <w:spacing w:val="-6"/>
          <w:sz w:val="18"/>
          <w:szCs w:val="22"/>
        </w:rPr>
        <w:t>Összesen (</w:t>
      </w:r>
      <w:r w:rsidRPr="00A71A62">
        <w:rPr>
          <w:color w:val="000000"/>
          <w:spacing w:val="-6"/>
          <w:sz w:val="18"/>
          <w:szCs w:val="22"/>
        </w:rPr>
        <w:t>szekrény +</w:t>
      </w:r>
      <w:r w:rsidRPr="00A71A62">
        <w:rPr>
          <w:color w:val="000000"/>
          <w:spacing w:val="-4"/>
          <w:sz w:val="18"/>
          <w:szCs w:val="22"/>
        </w:rPr>
        <w:t xml:space="preserve"> oszlop + a légvezetékes csatlakozóvezeték kiépítése + egyedi mérőszekrény felülvizsgálat +</w:t>
      </w:r>
      <w:r w:rsidRPr="00A71A62">
        <w:rPr>
          <w:color w:val="000000"/>
          <w:spacing w:val="-8"/>
          <w:sz w:val="18"/>
          <w:szCs w:val="22"/>
        </w:rPr>
        <w:t xml:space="preserve"> energiaigény + egyedi árajánlat + műszaki eltérés)</w:t>
      </w:r>
      <w:r w:rsidRPr="00A71A62">
        <w:rPr>
          <w:bCs/>
          <w:color w:val="000000"/>
          <w:spacing w:val="-6"/>
          <w:sz w:val="18"/>
          <w:szCs w:val="22"/>
        </w:rPr>
        <w:t xml:space="preserve">: </w:t>
      </w:r>
      <w:r w:rsidRPr="00A71A62">
        <w:rPr>
          <w:color w:val="0000FF"/>
          <w:sz w:val="16"/>
        </w:rPr>
        <w:t>{</w:t>
      </w:r>
      <w:r w:rsidRPr="00A71A62">
        <w:rPr>
          <w:color w:val="0000FF"/>
          <w:sz w:val="2"/>
          <w:szCs w:val="2"/>
        </w:rPr>
        <w:t>d.Project.Ofo</w:t>
      </w:r>
      <w:r w:rsidRPr="00A71A62">
        <w:rPr>
          <w:color w:val="0000FF"/>
          <w:sz w:val="16"/>
        </w:rPr>
        <w:t xml:space="preserve">} </w:t>
      </w:r>
      <w:r w:rsidRPr="00A71A62">
        <w:rPr>
          <w:bCs/>
          <w:color w:val="000000"/>
          <w:spacing w:val="-8"/>
          <w:sz w:val="18"/>
          <w:szCs w:val="22"/>
        </w:rPr>
        <w:t>Ft</w:t>
      </w:r>
      <w:r w:rsidRPr="00A71A62">
        <w:rPr>
          <w:color w:val="000000"/>
          <w:spacing w:val="-8"/>
          <w:sz w:val="18"/>
          <w:szCs w:val="22"/>
        </w:rPr>
        <w:t xml:space="preserve">, azaz </w:t>
      </w:r>
      <w:r w:rsidRPr="00A71A62">
        <w:rPr>
          <w:color w:val="0000FF"/>
          <w:sz w:val="16"/>
        </w:rPr>
        <w:t>{</w:t>
      </w:r>
      <w:r w:rsidRPr="00A71A62">
        <w:rPr>
          <w:color w:val="0000FF"/>
          <w:sz w:val="2"/>
          <w:szCs w:val="2"/>
        </w:rPr>
        <w:t>d.Project. Ofosz</w:t>
      </w:r>
      <w:r w:rsidRPr="00A71A62">
        <w:rPr>
          <w:color w:val="0000FF"/>
          <w:sz w:val="16"/>
        </w:rPr>
        <w:t>}</w:t>
      </w:r>
      <w:r w:rsidRPr="00A71A62">
        <w:rPr>
          <w:bCs/>
          <w:color w:val="000000"/>
          <w:spacing w:val="-8"/>
          <w:sz w:val="18"/>
          <w:szCs w:val="22"/>
        </w:rPr>
        <w:t xml:space="preserve"> Ft</w:t>
      </w:r>
      <w:r w:rsidRPr="00A71A62">
        <w:rPr>
          <w:color w:val="000000"/>
          <w:spacing w:val="-8"/>
          <w:sz w:val="18"/>
          <w:szCs w:val="22"/>
        </w:rPr>
        <w:t xml:space="preserve"> költséget a kiállított számla alapján, az azon </w:t>
      </w:r>
      <w:r w:rsidRPr="00A71A62">
        <w:rPr>
          <w:color w:val="000000"/>
          <w:spacing w:val="-7"/>
          <w:sz w:val="18"/>
          <w:szCs w:val="22"/>
        </w:rPr>
        <w:t>megjelölt fizetési határidőn belül megfizetem az MVM Démász Áramhálózati Kft. részére. A megadott összeg az ÁFA-t tartalmazza.</w:t>
      </w:r>
    </w:p>
    <w:p w:rsidR="00C8168F" w:rsidRPr="00A71A62" w:rsidP="00C8168F">
      <w:pPr>
        <w:shd w:val="clear" w:color="auto" w:fill="FFFFFF"/>
        <w:jc w:val="both"/>
        <w:rPr>
          <w:spacing w:val="-7"/>
          <w:sz w:val="18"/>
          <w:szCs w:val="22"/>
        </w:rPr>
      </w:pPr>
      <w:r w:rsidRPr="00A71A62">
        <w:rPr>
          <w:spacing w:val="-8"/>
          <w:sz w:val="18"/>
          <w:szCs w:val="22"/>
        </w:rPr>
        <w:t xml:space="preserve">A mérőszekrény, az oszlop, a légvezetékes kiépítés és a műszaki eltérés többlet költségét a kiállított számla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 xml:space="preserve">részére. </w:t>
      </w:r>
      <w:r w:rsidRPr="00A71A62">
        <w:rPr>
          <w:spacing w:val="-8"/>
          <w:sz w:val="18"/>
          <w:szCs w:val="22"/>
        </w:rPr>
        <w:t xml:space="preserve">A többlet energiaigény díját csatlakozási díjbekérő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részére, melyről kifizetés után kérem a számla megküldését.</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Jelen nyilatkozat aláírásával hozzájárulásomat adom ahhoz, hogy nevezett </w:t>
      </w:r>
      <w:r w:rsidRPr="00A71A62">
        <w:rPr>
          <w:color w:val="000000"/>
          <w:spacing w:val="-7"/>
          <w:szCs w:val="22"/>
        </w:rPr>
        <w:t xml:space="preserve">MVM Démász Áramhálózati Kft. </w:t>
      </w:r>
      <w:r w:rsidRPr="00A71A62">
        <w:rPr>
          <w:szCs w:val="22"/>
        </w:rPr>
        <w: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Hozzájárulok, hogy az MVM Társaságcsoport </w:t>
      </w:r>
      <w:r w:rsidRPr="00A71A62">
        <w:rPr>
          <w:color w:val="000000"/>
          <w:szCs w:val="22"/>
        </w:rPr>
        <w:t xml:space="preserve">munkavállalói, megbízottai a tulajdonomat képező ingatlanra térítésmentesen belépjenek, azt a kivitelezéshez, üzemeltetéshez szükséges mértékben használják, és villamos berendezéseket és </w:t>
      </w:r>
      <w:r w:rsidRPr="00A71A62">
        <w:rPr>
          <w:color w:val="000000"/>
          <w:spacing w:val="-3"/>
          <w:szCs w:val="22"/>
        </w:rPr>
        <w:t>tartószerkezeteteket helyezzenek el, az ingatlan lehető legnagyobb kíméletével.</w:t>
      </w:r>
    </w:p>
    <w:p w:rsidR="00C8168F" w:rsidRPr="00A71A62" w:rsidP="00C8168F">
      <w:pPr>
        <w:shd w:val="clear" w:color="auto" w:fill="FFFFFF"/>
        <w:tabs>
          <w:tab w:val="left" w:pos="547"/>
        </w:tabs>
        <w:ind w:left="545"/>
        <w:jc w:val="both"/>
        <w:rPr>
          <w:color w:val="000000"/>
          <w:szCs w:val="22"/>
        </w:rPr>
      </w:pP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Az elmenő mért fővezeték és elosztótábla létesítésére, saját költségemre külön megállapodást </w:t>
      </w:r>
      <w:r w:rsidRPr="00A71A62">
        <w:rPr>
          <w:color w:val="000000"/>
          <w:spacing w:val="-3"/>
          <w:szCs w:val="22"/>
        </w:rPr>
        <w:t xml:space="preserve">kötök az </w:t>
      </w:r>
      <w:r w:rsidRPr="00A71A62">
        <w:rPr>
          <w:color w:val="000000"/>
          <w:spacing w:val="-2"/>
          <w:szCs w:val="22"/>
        </w:rPr>
        <w:t>általam választott kivitelezővel. Amennyiben a műszaki átadás-átvétel idejéig nem kerül kiépítésre a mért fővezeték és az elosztótábla, úgy a bekapcsolás plombabontási kérelemmel és annak aktuális árának megfizetésével történhet meg.</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Jelen nyilatkozat aláírásával vállalom a benne szereplő díjak teljes megfizetését, és lemondok a nyilatkozat bármilyen címen történő megtámadásáról és visszavonásáról, kivéve a műszaki f</w:t>
      </w:r>
      <w:r w:rsidRPr="00A71A62">
        <w:rPr>
          <w:color w:val="000000"/>
          <w:szCs w:val="22"/>
        </w:rPr>
        <w:t xml:space="preserve">eltételek változásának esetét, mikor új megrendelést adok az </w:t>
      </w:r>
      <w:r w:rsidRPr="00A71A62">
        <w:rPr>
          <w:color w:val="000000"/>
          <w:spacing w:val="-7"/>
          <w:szCs w:val="22"/>
        </w:rPr>
        <w:t>MVM Démász Áramhálózati Kft.</w:t>
      </w:r>
      <w:r w:rsidRPr="00A71A62">
        <w:rPr>
          <w:color w:val="000000"/>
          <w:szCs w:val="22"/>
        </w:rPr>
        <w:t xml:space="preserve"> felé, mely jelen </w:t>
      </w:r>
      <w:r w:rsidRPr="00A71A62">
        <w:rPr>
          <w:color w:val="000000"/>
          <w:spacing w:val="-4"/>
          <w:szCs w:val="22"/>
        </w:rPr>
        <w:t>megrendelést hatályon kívül helyezi.</w:t>
      </w:r>
    </w:p>
    <w:p w:rsidR="00C8168F" w:rsidRPr="00A71A62" w:rsidP="00C8168F">
      <w:pPr>
        <w:shd w:val="clear" w:color="auto" w:fill="FFFFFF"/>
        <w:tabs>
          <w:tab w:val="left" w:pos="547"/>
        </w:tabs>
        <w:ind w:left="545"/>
        <w:jc w:val="both"/>
        <w:rPr>
          <w:color w:val="000000"/>
          <w:szCs w:val="22"/>
        </w:rPr>
      </w:pPr>
    </w:p>
    <w:p w:rsidR="00CE318B" w:rsidRPr="00A71A62" w:rsidP="00CE318B">
      <w:pPr>
        <w:pStyle w:val="Heading3"/>
        <w:spacing w:before="0" w:after="0" w:line="240" w:lineRule="auto"/>
        <w:rPr>
          <w:i w:val="0"/>
          <w:sz w:val="22"/>
          <w:lang w:val="hu-HU"/>
        </w:rPr>
      </w:pPr>
      <w:r w:rsidRPr="00A71A62">
        <w:rPr>
          <w:i w:val="0"/>
          <w:sz w:val="22"/>
          <w:lang w:val="hu-HU"/>
        </w:rPr>
        <w:t>Elérhetőségek:</w:t>
      </w:r>
    </w:p>
    <w:p w:rsidR="00CE318B" w:rsidRPr="00A71A62" w:rsidP="00CE318B">
      <w:pPr>
        <w:pStyle w:val="Header"/>
        <w:tabs>
          <w:tab w:val="clear" w:pos="4536"/>
          <w:tab w:val="clear" w:pos="9072"/>
        </w:tabs>
        <w:spacing w:before="60"/>
        <w:rPr>
          <w:sz w:val="22"/>
          <w:szCs w:val="24"/>
        </w:rPr>
      </w:pPr>
      <w:r w:rsidRPr="00A71A62">
        <w:rPr>
          <w:szCs w:val="22"/>
        </w:rPr>
        <w:t>MVM Démász Áramhálózati</w:t>
      </w:r>
      <w:r w:rsidRPr="00A71A62">
        <w:rPr>
          <w:color w:val="000000"/>
          <w:spacing w:val="-7"/>
          <w:szCs w:val="22"/>
        </w:rPr>
        <w:t xml:space="preserve"> </w:t>
      </w:r>
      <w:r w:rsidRPr="00A71A62">
        <w:rPr>
          <w:szCs w:val="22"/>
        </w:rPr>
        <w:t xml:space="preserve">Kft. 6724 Szeged, Pulz u. 44., honlap: </w:t>
      </w:r>
      <w:hyperlink ns2:id="rId9" w:history="1">
        <w:r w:rsidRPr="00A71A62">
          <w:rPr>
            <w:rStyle w:val="Hyperlink"/>
            <w:szCs w:val="22"/>
          </w:rPr>
          <w:t>https://www.mvmhalozat.hu/aram</w:t>
        </w:r>
      </w:hyperlink>
    </w:p>
    <w:p w:rsidR="00CE318B" w:rsidRPr="00A71A62" w:rsidP="00CE318B">
      <w:pPr>
        <w:pStyle w:val="Heading3"/>
        <w:spacing w:after="120" w:line="240" w:lineRule="auto"/>
        <w:rPr>
          <w:bCs/>
          <w:i w:val="0"/>
          <w:iCs w:val="0"/>
          <w:snapToGrid w:val="0"/>
          <w:sz w:val="22"/>
          <w:lang w:val="hu-HU"/>
        </w:rPr>
      </w:pPr>
      <w:r w:rsidRPr="00A71A62">
        <w:rPr>
          <w:i w:val="0"/>
          <w:sz w:val="22"/>
          <w:lang w:val="hu-HU"/>
        </w:rPr>
        <w:t>Bekapcsolás, rendelkezésre állás megkezdésének időpontja:</w:t>
      </w:r>
      <w:r w:rsidRPr="00A71A62">
        <w:rPr>
          <w:bCs/>
          <w:i w:val="0"/>
          <w:iCs w:val="0"/>
          <w:snapToGrid w:val="0"/>
          <w:sz w:val="22"/>
          <w:lang w:val="hu-HU"/>
        </w:rPr>
        <w:t xml:space="preserve"> </w:t>
      </w:r>
    </w:p>
    <w:p w:rsidR="001E70AE" w:rsidRPr="00A71A62" w:rsidP="00CE318B">
      <w:pPr>
        <w:pStyle w:val="Header"/>
        <w:tabs>
          <w:tab w:val="clear" w:pos="4536"/>
          <w:tab w:val="clear" w:pos="9072"/>
        </w:tabs>
        <w:spacing w:before="60"/>
        <w:rPr>
          <w:sz w:val="22"/>
          <w:szCs w:val="24"/>
        </w:rPr>
      </w:pPr>
      <w:r w:rsidRPr="00A71A62">
        <w:rPr>
          <w:sz w:val="22"/>
          <w:szCs w:val="24"/>
        </w:rPr>
        <w:t>A Partner-kivitelező csatlakozóra és/vagy mérőhelyre vonatkozó készre jelentése után a sikeres műszaki átadás-átvételt követő 8 munkanapon belül.</w:t>
      </w:r>
    </w:p>
    <w:p w:rsidR="001E70AE" w:rsidRPr="00A71A62" w:rsidP="00CE318B">
      <w:pPr>
        <w:pStyle w:val="Header"/>
        <w:tabs>
          <w:tab w:val="clear" w:pos="4536"/>
          <w:tab w:val="clear" w:pos="9072"/>
        </w:tabs>
        <w:spacing w:before="60"/>
        <w:rPr>
          <w:sz w:val="22"/>
          <w:szCs w:val="24"/>
        </w:rPr>
      </w:pPr>
    </w:p>
    <w:p w:rsidR="00CE318B" w:rsidRPr="00A71A62" w:rsidP="00CE318B">
      <w:pPr>
        <w:shd w:val="clear" w:color="auto" w:fill="FFFFFF"/>
        <w:ind w:left="193"/>
        <w:jc w:val="both"/>
        <w:rPr>
          <w:color w:val="000000"/>
          <w:sz w:val="8"/>
          <w:szCs w:val="25"/>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
        <w:gridCol w:w="262"/>
        <w:gridCol w:w="262"/>
        <w:gridCol w:w="262"/>
        <w:gridCol w:w="263"/>
        <w:gridCol w:w="264"/>
        <w:gridCol w:w="267"/>
        <w:gridCol w:w="264"/>
        <w:gridCol w:w="264"/>
        <w:gridCol w:w="264"/>
        <w:gridCol w:w="264"/>
        <w:gridCol w:w="264"/>
        <w:gridCol w:w="269"/>
        <w:gridCol w:w="266"/>
        <w:gridCol w:w="265"/>
        <w:gridCol w:w="265"/>
        <w:gridCol w:w="265"/>
        <w:gridCol w:w="270"/>
        <w:gridCol w:w="269"/>
        <w:gridCol w:w="269"/>
        <w:gridCol w:w="269"/>
        <w:gridCol w:w="269"/>
        <w:gridCol w:w="269"/>
        <w:gridCol w:w="360"/>
        <w:gridCol w:w="269"/>
        <w:gridCol w:w="269"/>
        <w:gridCol w:w="269"/>
        <w:gridCol w:w="269"/>
        <w:gridCol w:w="269"/>
        <w:gridCol w:w="269"/>
        <w:gridCol w:w="269"/>
        <w:gridCol w:w="269"/>
        <w:gridCol w:w="269"/>
        <w:gridCol w:w="269"/>
        <w:gridCol w:w="269"/>
        <w:gridCol w:w="269"/>
        <w:gridCol w:w="269"/>
        <w:gridCol w:w="269"/>
        <w:gridCol w:w="24"/>
      </w:tblGrid>
      <w:tr w:rsidTr="00CD4264">
        <w:tblPrEx>
          <w:tblW w:w="10257" w:type="dxa"/>
          <w:tblLayout w:type="fixed"/>
          <w:tblLook w:val="0000"/>
        </w:tblPrEx>
        <w:trPr>
          <w:cantSplit/>
          <w:trHeight w:hRule="exact" w:val="250"/>
        </w:trPr>
        <w:tc>
          <w:tcPr>
            <w:tcW w:w="10257" w:type="dxa"/>
            <w:gridSpan w:val="39"/>
          </w:tcPr>
          <w:p w:rsidR="00CE318B" w:rsidRPr="00A71A62" w:rsidP="00CE318B">
            <w:pPr>
              <w:pStyle w:val="Header"/>
              <w:tabs>
                <w:tab w:val="clear" w:pos="4536"/>
                <w:tab w:val="clear" w:pos="9072"/>
              </w:tabs>
              <w:jc w:val="center"/>
              <w:rPr>
                <w:szCs w:val="22"/>
              </w:rPr>
            </w:pPr>
            <w:r w:rsidRPr="00A71A62">
              <w:rPr>
                <w:szCs w:val="22"/>
              </w:rPr>
              <w:t>Műszaki feltételek</w:t>
            </w:r>
          </w:p>
          <w:p w:rsidR="00CE318B" w:rsidRPr="00A71A62" w:rsidP="00CE318B">
            <w:pPr>
              <w:pStyle w:val="Header"/>
              <w:tabs>
                <w:tab w:val="clear" w:pos="4536"/>
                <w:tab w:val="clear" w:pos="9072"/>
              </w:tabs>
              <w:rPr>
                <w:szCs w:val="22"/>
              </w:rPr>
            </w:pPr>
            <w:r w:rsidRPr="00A71A62">
              <w:rPr>
                <w:szCs w:val="22"/>
              </w:rPr>
              <w:t>HELYSZÍNRAJZ</w:t>
            </w:r>
          </w:p>
        </w:tc>
      </w:tr>
      <w:tr w:rsidTr="00CD4264">
        <w:tblPrEx>
          <w:tblW w:w="10257" w:type="dxa"/>
          <w:tblLayout w:type="fixed"/>
          <w:tblLook w:val="0000"/>
        </w:tblPrEx>
        <w:trPr>
          <w:trHeight w:hRule="exact" w:val="250"/>
        </w:trPr>
        <w:tc>
          <w:tcPr>
            <w:tcW w:w="1842" w:type="dxa"/>
            <w:gridSpan w:val="7"/>
          </w:tcPr>
          <w:p w:rsidR="00CE318B" w:rsidRPr="00A71A62" w:rsidP="00CE318B">
            <w:pPr>
              <w:pStyle w:val="Header"/>
              <w:tabs>
                <w:tab w:val="clear" w:pos="4536"/>
                <w:tab w:val="clear" w:pos="9072"/>
              </w:tabs>
              <w:rPr>
                <w:szCs w:val="22"/>
              </w:rPr>
            </w:pPr>
            <w:r w:rsidRPr="00A71A62">
              <w:rPr>
                <w:szCs w:val="22"/>
              </w:rPr>
              <w:t>Tr. és ák. jelző szám:</w:t>
            </w:r>
          </w:p>
        </w:tc>
        <w:tc>
          <w:tcPr>
            <w:tcW w:w="8415" w:type="dxa"/>
            <w:gridSpan w:val="32"/>
          </w:tcPr>
          <w:p w:rsidR="00CE318B" w:rsidRPr="00A71A62" w:rsidP="00CE318B">
            <w:pPr>
              <w:pStyle w:val="Header"/>
              <w:tabs>
                <w:tab w:val="clear" w:pos="4536"/>
                <w:tab w:val="clear" w:pos="9072"/>
              </w:tabs>
              <w:rPr>
                <w:szCs w:val="22"/>
              </w:rPr>
            </w:pPr>
            <w:r w:rsidRPr="00A71A62">
              <w:rPr>
                <w:szCs w:val="22"/>
              </w:rPr>
              <w:t>Trafóban benne van</w:t>
            </w:r>
          </w:p>
        </w:tc>
      </w:tr>
      <w:tr w:rsidTr="00CD4264">
        <w:tblPrEx>
          <w:tblW w:w="10257" w:type="dxa"/>
          <w:tblLayout w:type="fixed"/>
          <w:tblLook w:val="0000"/>
        </w:tblPrEx>
        <w:trPr>
          <w:trHeight w:hRule="exact" w:val="400"/>
        </w:trPr>
        <w:tc>
          <w:tcPr>
            <w:tcW w:w="1842" w:type="dxa"/>
            <w:gridSpan w:val="7"/>
          </w:tcPr>
          <w:p w:rsidR="00C8168F" w:rsidRPr="00A71A62" w:rsidP="00C8168F">
            <w:pPr>
              <w:rPr>
                <w:sz w:val="18"/>
              </w:rPr>
            </w:pPr>
            <w:r w:rsidRPr="00A71A62">
              <w:rPr>
                <w:szCs w:val="22"/>
              </w:rPr>
              <w:t>Leágazási pont:</w:t>
            </w:r>
          </w:p>
        </w:tc>
        <w:tc>
          <w:tcPr>
            <w:tcW w:w="8415" w:type="dxa"/>
            <w:gridSpan w:val="32"/>
          </w:tcPr>
          <w:p w:rsidR="00C8168F" w:rsidRPr="00A71A62" w:rsidP="00C8168F">
            <w:pPr>
              <w:rPr>
                <w:sz w:val="18"/>
              </w:rPr>
            </w:pPr>
            <w:r w:rsidRPr="00A71A62">
              <w:rPr>
                <w:szCs w:val="22"/>
              </w:rPr>
              <w:t>Közcélú hálózat ,</w:t>
            </w:r>
            <w:r w:rsidRPr="00A71A62">
              <w:rPr>
                <w:color w:val="0000FF"/>
                <w:sz w:val="18"/>
              </w:rPr>
              <w:t xml:space="preserve"> {</w:t>
            </w:r>
            <w:r w:rsidRPr="00A71A62">
              <w:rPr>
                <w:color w:val="0000FF"/>
                <w:sz w:val="2"/>
                <w:szCs w:val="2"/>
              </w:rPr>
              <w:t>d.Project. OszlopTipusa</w:t>
            </w:r>
            <w:r w:rsidRPr="00A71A62">
              <w:rPr>
                <w:color w:val="0000FF"/>
                <w:sz w:val="18"/>
              </w:rPr>
              <w:t>} Oszlop</w:t>
            </w:r>
          </w:p>
        </w:tc>
      </w:tr>
      <w:tr w:rsidTr="00CD4264">
        <w:tblPrEx>
          <w:tblW w:w="10257" w:type="dxa"/>
          <w:tblLayout w:type="fixed"/>
          <w:tblLook w:val="0000"/>
        </w:tblPrEx>
        <w:trPr>
          <w:trHeight w:hRule="exact" w:val="342"/>
        </w:trPr>
        <w:tc>
          <w:tcPr>
            <w:tcW w:w="1842" w:type="dxa"/>
            <w:gridSpan w:val="7"/>
            <w:vMerge w:val="restart"/>
            <w:vAlign w:val="center"/>
          </w:tcPr>
          <w:p w:rsidR="00CE318B" w:rsidRPr="00A71A62" w:rsidP="00CE318B">
            <w:pPr>
              <w:pStyle w:val="Header"/>
              <w:tabs>
                <w:tab w:val="clear" w:pos="4536"/>
                <w:tab w:val="clear" w:pos="9072"/>
              </w:tabs>
              <w:rPr>
                <w:szCs w:val="22"/>
              </w:rPr>
            </w:pPr>
            <w:r w:rsidRPr="00A71A62">
              <w:rPr>
                <w:szCs w:val="22"/>
              </w:rPr>
              <w:t>Csatlakozási pont:</w:t>
            </w: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mérőszekrényben lévő csatlakozóvezetéket fogadó sorkapocs bejövő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391"/>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r w:rsidRPr="00A71A62">
              <w:rPr>
                <w:szCs w:val="22"/>
              </w:rPr>
              <w:t>X</w:t>
            </w:r>
          </w:p>
        </w:tc>
        <w:tc>
          <w:tcPr>
            <w:tcW w:w="8151" w:type="dxa"/>
            <w:gridSpan w:val="31"/>
          </w:tcPr>
          <w:p w:rsidR="00CE318B" w:rsidRPr="00A71A62" w:rsidP="00CE318B">
            <w:pPr>
              <w:pStyle w:val="Header"/>
              <w:tabs>
                <w:tab w:val="clear" w:pos="4536"/>
                <w:tab w:val="clear" w:pos="9072"/>
              </w:tabs>
              <w:rPr>
                <w:szCs w:val="22"/>
              </w:rPr>
            </w:pPr>
            <w:r w:rsidRPr="00A71A62">
              <w:rPr>
                <w:noProof/>
                <w:szCs w:val="22"/>
              </w:rPr>
              <ns1:AlternateContent>
                <ns1:Choice Requires="wps">
                  <w:drawing>
                    <ns3:anchor distT="45720" distB="45720" distL="114300" distR="114300" simplePos="0" relativeHeight="251661312" behindDoc="1" locked="0" layoutInCell="1" allowOverlap="1">
                      <ns3:simplePos x="0" y="0"/>
                      <ns3:positionH relativeFrom="column">
                        <ns3:posOffset>2243184</ns3:posOffset>
                      </ns3:positionH>
                      <ns3:positionV relativeFrom="paragraph">
                        <ns3:posOffset>737920</ns3:posOffset>
                      </ns3:positionV>
                      <ns3:extent cx="2814955" cy="678264"/>
                      <ns3:effectExtent l="0" t="0" r="23495" b="26670"/>
                      <ns3:wrapNone/>
                      <ns3:docPr id="217" name="Szövegdoboz 2"/>
                      <ns3:cNvGraphicFramePr/>
                      <ns4:graphic>
                        <ns4:graphicData uri="http://schemas.microsoft.com/office/word/2010/wordprocessingShape">
                          <ns9:wsp>
                            <ns9:cNvSpPr txBox="1">
                              <ns4:spLocks noChangeArrowheads="1"/>
                            </ns9:cNvSpPr>
                            <ns9:spPr bwMode="auto">
                              <ns4:xfrm>
                                <ns4:off x="0" y="0"/>
                                <ns4:ext cx="2814955" cy="678264"/>
                              </ns4:xfrm>
                              <ns4:prstGeom prst="rect">
                                <ns4:avLst/>
                              </ns4:prstGeom>
                              <ns4:solidFill>
                                <ns4:srgbClr val="FFFFFF"/>
                              </ns4:solidFill>
                              <ns4:ln w="9525">
                                <ns4:solidFill>
                                  <ns4:srgbClr val="000000"/>
                                </ns4:solidFill>
                                <ns4:miter lim="800000"/>
                                <ns4:headEnd/>
                                <ns4:tailEnd/>
                              </ns4:ln>
                            </ns9:spPr>
                            <ns9:txb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type id="_x0000_t202" coordsize="21600,21600" ns11:spt="202" path="m,l,21600r21600,l21600,xe">
                      <ns10:stroke joinstyle="miter"/>
                      <ns10:path gradientshapeok="t" ns11:connecttype="rect"/>
                    </ns10:shapetype>
                    <ns10:shape id="Szövegdoboz 2" ns11: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ns10:textbo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10:textbox>
                    </ns10:shape>
                  </w:pict>
                </ns1:Fallback>
              </ns1:AlternateContent>
            </w:r>
            <w:r w:rsidRPr="00A71A62" w:rsidR="00CE318B">
              <w:rPr>
                <w:szCs w:val="22"/>
              </w:rPr>
              <w:t>fogyasztásmérő berendezés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502"/>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társasháznál a közcélú vezetéket fogadó biztosítószekrényben az összekötő berendezés biztosítóinak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Cs w:val="22"/>
              </w:rPr>
            </w:pPr>
            <w:r w:rsidRPr="005F76DD">
              <w:rPr>
                <w:noProof/>
                <w:szCs w:val="22"/>
              </w:rPr>
              <ns1:AlternateContent>
                <ns1:Choice Requires="wps">
                  <w:drawing>
                    <ns3:anchor distT="45720" distB="45720" distL="114300" distR="114300" simplePos="0" relativeHeight="251679744" behindDoc="0" locked="0" layoutInCell="1" allowOverlap="1">
                      <ns3:simplePos x="0" y="0"/>
                      <ns3:positionH relativeFrom="column">
                        <ns3:posOffset>-19050</ns3:posOffset>
                      </ns3:positionH>
                      <ns3:positionV relativeFrom="paragraph">
                        <ns3:posOffset>48895</ns3:posOffset>
                      </ns3:positionV>
                      <ns3:extent cx="3462020" cy="2976245"/>
                      <ns3:effectExtent l="0" t="0" r="24130" b="14605"/>
                      <ns3:wrapNone/>
                      <ns3:docPr id="27" name="Szövegdoboz 2"/>
                      <ns3:cNvGraphicFramePr/>
                      <ns4:graphic>
                        <ns4:graphicData uri="http://schemas.microsoft.com/office/word/2010/wordprocessingShape">
                          <ns9:wsp>
                            <ns9:cNvSpPr txBox="1">
                              <ns4:spLocks noChangeArrowheads="1"/>
                            </ns9:cNvSpPr>
                            <ns9:spPr bwMode="auto">
                              <ns4:xfrm>
                                <ns4:off x="0" y="0"/>
                                <ns4:ext cx="3462020" cy="2976245"/>
                              </ns4:xfrm>
                              <ns4:prstGeom prst="rect">
                                <ns4:avLst/>
                              </ns4:prstGeom>
                              <ns4:solidFill>
                                <ns4:srgbClr val="FFFFFF"/>
                              </ns4:solidFill>
                              <ns4:ln w="9525">
                                <ns4:solidFill>
                                  <ns4:srgbClr val="000000"/>
                                </ns4:solidFill>
                                <ns4:miter lim="800000"/>
                                <ns4:headEnd/>
                                <ns4:tailEnd/>
                              </ns4:ln>
                            </ns9:spPr>
                            <ns9:txbx>
                              <w:txbxContent>
                                <w:p w:rsidR="005A2DAD">
                                  <w:r>
                                    <w:rPr>
                                      <w:rFonts w:ascii="Arial" w:hAnsi="Arial" w:cs="Arial"/>
                                      <w:noProof/>
                                      <w:color w:val="000000"/>
                                      <w:sz w:val="22"/>
                                      <w:szCs w:val="22"/>
                                      <w:bdr w:val="none" w:sz="0" w:space="0" w:color="auto" w:frame="1"/>
                                    </w:rPr>
                                    <w:drawing>
                                      <ns3:inline distT="0" distB="0" distL="0" distR="0">
                                        <ns3:extent cx="3270250" cy="2911718"/>
                                        <ns3:effectExtent l="0" t="0" r="6350" b="3175"/>
                                        <ns3:docPr id="1442984336" name="Kép 32" descr="{d.Project.SkiccFeltoltese}"/>
                                        <ns3:cNvGraphicFramePr>
                                          <ns4:graphicFrameLocks noChangeAspect="1"/>
                                        </ns3:cNvGraphicFramePr>
                                        <ns4:graphic>
                                          <ns4:graphicData uri="http://schemas.openxmlformats.org/drawingml/2006/picture">
                                            <ns5:pic>
                                              <ns5:nvPicPr>
                                                <ns5:cNvPr id="1442984336"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ns10:textbox>
                        <w:txbxContent>
                          <w:p w:rsidR="005A2DAD">
                            <w:drawing>
                              <ns3:inline distT="0" distB="0" distL="0" distR="0">
                                <ns3:extent cx="3270250" cy="2911718"/>
                                <ns3:effectExtent l="0" t="0" r="6350" b="3175"/>
                                <ns3:docPr id="32" name="Kép 32" descr="{d.Project.SkiccFeltoltese}"/>
                                <ns3:cNvGraphicFramePr>
                                  <ns4:graphicFrameLocks noChangeAspect="1"/>
                                </ns3:cNvGraphicFramePr>
                                <ns4:graphic>
                                  <ns4:graphicData uri="http://schemas.openxmlformats.org/drawingml/2006/picture">
                                    <ns5:pic>
                                      <ns5:nvPicPr>
                                        <ns5:cNvPr id="32"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p>
                        </w:txbxContent>
                      </ns10:textbox>
                    </ns10:shape>
                  </w:pict>
                </ns1:Fallback>
              </ns1:AlternateContent>
            </w: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3"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7"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6"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7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36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71552" behindDoc="1" locked="0" layoutInCell="1" allowOverlap="1">
                      <ns3:simplePos x="0" y="0"/>
                      <ns3:positionH relativeFrom="column">
                        <ns3:posOffset>-1063791</ns3:posOffset>
                      </ns3:positionH>
                      <ns3:positionV relativeFrom="paragraph">
                        <ns3:posOffset>-1314340</ns3:posOffset>
                      </ns3:positionV>
                      <ns3:extent cx="2584174" cy="1717482"/>
                      <ns3:effectExtent l="0" t="0" r="26035" b="16510"/>
                      <ns3:wrapNone/>
                      <ns3:docPr id="58" name="Szövegdoboz 58"/>
                      <ns3:cNvGraphicFramePr/>
                      <ns4:graphic>
                        <ns4:graphicData uri="http://schemas.microsoft.com/office/word/2010/wordprocessingShape">
                          <ns9:wsp>
                            <ns9:cNvSpPr txBox="1"/>
                            <ns9:spPr>
                              <ns4:xfrm>
                                <ns4:off x="0" y="0"/>
                                <ns4:ext cx="2584174" cy="1717482"/>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övegdoboz 58" ns11: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ns10:textbo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63360" behindDoc="1" locked="0" layoutInCell="1" allowOverlap="1">
                      <ns3:simplePos x="0" y="0"/>
                      <ns3:positionH relativeFrom="column">
                        <ns3:posOffset>104975</ns3:posOffset>
                      </ns3:positionH>
                      <ns3:positionV relativeFrom="paragraph">
                        <ns3:posOffset>62580</ns3:posOffset>
                      </ns3:positionV>
                      <ns3:extent cx="2183130" cy="538480"/>
                      <ns3:effectExtent l="0" t="0" r="26670" b="13970"/>
                      <ns3:wrapNone/>
                      <ns3:docPr id="8" name="Szövegdoboz 8"/>
                      <ns3:cNvGraphicFramePr/>
                      <ns4:graphic>
                        <ns4:graphicData uri="http://schemas.microsoft.com/office/word/2010/wordprocessingShape">
                          <ns9:wsp>
                            <ns9:cNvSpPr txBox="1"/>
                            <ns9:spPr>
                              <ns4:xfrm>
                                <ns4:off x="0" y="0"/>
                                <ns4:ext cx="2183130" cy="538480"/>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8168F">
                                  <w:r>
                                    <w:t>Várható árajánlat: 120.000 Ft</w:t>
                                  </w:r>
                                  <w:r>
                                    <w:br/>
                                    <w:t>Várható anyagár: 20.000 Ft</w:t>
                                  </w:r>
                                  <w:r>
                                    <w:br/>
                                    <w:t>Összesen: nettó 140.000 FT</w:t>
                                  </w: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3:anchor>
                  </w:drawing>
                </ns1:Choice>
                <ns1:Fallback>
                  <w:pict>
                    <ns10:shape id="Szövegdoboz 8" ns11: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ns10:textbox>
                        <w:txbxContent>
                          <w:p w:rsidR="005A2DAD" w:rsidP="00C8168F">
                            <w:r>
                              <w:t>Várható árajánlat: 120.000 Ft</w:t>
                            </w:r>
                            <w:r>
                              <w:br/>
                              <w:t>Várható anyagár: 20.000 Ft</w:t>
                            </w:r>
                            <w:r>
                              <w:br/>
                              <w:t>Összesen: nettó 140.000 FT</w:t>
                            </w: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Borders>
              <w:bottom w:val="single" w:sz="4" w:space="0" w:color="auto"/>
            </w:tcBorders>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Borders>
              <w:bottom w:val="single" w:sz="12" w:space="0" w:color="auto"/>
            </w:tcBorders>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Borders>
              <w:bottom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3431" w:type="dxa"/>
            <w:gridSpan w:val="13"/>
            <w:tcBorders>
              <w:right w:val="single" w:sz="4" w:space="0" w:color="auto"/>
            </w:tcBorders>
          </w:tcPr>
          <w:p w:rsidR="00CE318B" w:rsidRPr="00A71A62" w:rsidP="00CE318B">
            <w:pPr>
              <w:pStyle w:val="Header"/>
              <w:tabs>
                <w:tab w:val="clear" w:pos="4536"/>
                <w:tab w:val="clear" w:pos="9072"/>
              </w:tabs>
              <w:rPr>
                <w:sz w:val="18"/>
              </w:rPr>
            </w:pPr>
            <w:r w:rsidRPr="00A71A62">
              <w:rPr>
                <w:sz w:val="18"/>
              </w:rPr>
              <w:t>Üzemviteli megállapodás szükséges?</w:t>
            </w:r>
          </w:p>
        </w:tc>
        <w:tc>
          <w:tcPr>
            <w:tcW w:w="531" w:type="dxa"/>
            <w:gridSpan w:val="2"/>
            <w:tcBorders>
              <w:left w:val="single" w:sz="4"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Igen</w:t>
            </w:r>
          </w:p>
        </w:tc>
        <w:tc>
          <w:tcPr>
            <w:tcW w:w="265"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X</w:t>
            </w:r>
          </w:p>
        </w:tc>
        <w:tc>
          <w:tcPr>
            <w:tcW w:w="535" w:type="dxa"/>
            <w:gridSpan w:val="2"/>
            <w:tcBorders>
              <w:left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Nem</w:t>
            </w:r>
          </w:p>
        </w:tc>
        <w:tc>
          <w:tcPr>
            <w:tcW w:w="269"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p>
        </w:tc>
        <w:tc>
          <w:tcPr>
            <w:tcW w:w="269" w:type="dxa"/>
            <w:tcBorders>
              <w:left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bl>
    <w:p w:rsidR="00CE318B" w:rsidRPr="00A71A62" w:rsidP="00CE318B">
      <w:pPr>
        <w:pStyle w:val="Heading3"/>
        <w:spacing w:after="120" w:line="240" w:lineRule="auto"/>
        <w:rPr>
          <w:bCs/>
          <w:i w:val="0"/>
          <w:iCs w:val="0"/>
          <w:snapToGrid w:val="0"/>
          <w:sz w:val="22"/>
          <w:lang w:val="hu-HU"/>
        </w:rPr>
      </w:pPr>
      <w:r w:rsidRPr="00A71A62">
        <w:rPr>
          <w:i w:val="0"/>
          <w:snapToGrid w:val="0"/>
          <w:sz w:val="22"/>
          <w:lang w:val="hu-HU"/>
        </w:rPr>
        <w:t>Csatlakozási díjfizetés</w:t>
      </w:r>
      <w:bookmarkStart w:id="0" w:name="_Ref118635100"/>
      <w:r w:rsidRPr="00A71A62">
        <w:rPr>
          <w:i w:val="0"/>
          <w:snapToGrid w:val="0"/>
          <w:sz w:val="22"/>
          <w:lang w:val="hu-HU"/>
        </w:rPr>
        <w:t>:</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00163200">
        <w:rPr>
          <w:szCs w:val="22"/>
        </w:rPr>
        <w:t xml:space="preserve"> a csatlakozási alapdíjról, </w:t>
      </w:r>
      <w:r w:rsidRPr="00A71A62">
        <w:rPr>
          <w:szCs w:val="22"/>
        </w:rPr>
        <w: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w:t>
      </w:r>
      <w:r w:rsidRPr="00A71A62">
        <w:rPr>
          <w:color w:val="000000"/>
          <w:spacing w:val="-7"/>
          <w:szCs w:val="22"/>
        </w:rPr>
        <w:t>MVM Démász Áramhálózati Kft.</w:t>
      </w:r>
      <w:r w:rsidRPr="00A71A62">
        <w:rPr>
          <w:szCs w:val="22"/>
        </w:rPr>
        <w: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w:t>
      </w:r>
    </w:p>
    <w:p w:rsidR="00CE318B" w:rsidRPr="00A71A62" w:rsidP="00CE318B">
      <w:pPr>
        <w:spacing w:before="60"/>
        <w:ind w:right="125"/>
        <w:jc w:val="both"/>
        <w:rPr>
          <w:sz w:val="22"/>
          <w:szCs w:val="24"/>
        </w:rPr>
      </w:pPr>
      <w:r w:rsidRPr="00A71A62">
        <w:rPr>
          <w:bCs/>
          <w:szCs w:val="22"/>
        </w:rPr>
        <w:t xml:space="preserve">A díjak hiánytalan megfizetését követően </w:t>
      </w:r>
      <w:r w:rsidRPr="00A71A62">
        <w:rPr>
          <w:szCs w:val="22"/>
        </w:rPr>
        <w:t>a Rendszerhasználó által kiválasztott partner-kivitelező vállalkozás</w:t>
      </w:r>
      <w:r w:rsidRPr="00A71A62">
        <w:rPr>
          <w:bCs/>
          <w:szCs w:val="22"/>
        </w:rPr>
        <w:t xml:space="preserve"> elvégzi a csatlakozó vezetékre és/vagy mérőhelyre vonatkozó tervezést, kivitelezést. </w:t>
      </w:r>
      <w:r w:rsidRPr="00A71A62">
        <w:rPr>
          <w:bCs/>
          <w:szCs w:val="22"/>
        </w:rPr>
        <w:br/>
        <w:t>A munka műszaki átadás-átvétellel zárul.</w:t>
      </w:r>
      <w:r w:rsidRPr="00A71A62">
        <w:rPr>
          <w:szCs w:val="22"/>
        </w:rPr>
        <w:t xml:space="preserve"> </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Pr="00A71A62">
        <w:rPr>
          <w:szCs w:val="22"/>
        </w:rPr>
        <w:t xml:space="preserve"> a sikeres műszaki átadás-átvételt követően, </w:t>
      </w:r>
      <w:r w:rsidRPr="00A71A62">
        <w:rPr>
          <w:bCs/>
          <w:szCs w:val="22"/>
        </w:rPr>
        <w:t>a mérőhely kialakításáról számlát állít ki</w:t>
      </w:r>
      <w:r w:rsidRPr="00A71A62">
        <w:rPr>
          <w:szCs w:val="22"/>
        </w:rPr>
        <w:t xml:space="preserve"> és postáz a Rendszerhasználónak, melyben a korábban megfizetett előleget figyelembe veszi. A mérőhely létesítésére vonatkozó végszámla összegét banki átutalással vagy csekken kell megfizetni a 13700016-04615022-00000000 sz. számlaszámra. </w:t>
      </w:r>
      <w:r w:rsidRPr="00A71A62">
        <w:rPr>
          <w:bCs/>
          <w:szCs w:val="22"/>
        </w:rPr>
        <w:t xml:space="preserve">Átutalással történő teljesítés esetén közleményeként fel kell tüntetni számla sorszámát. </w:t>
      </w:r>
    </w:p>
    <w:bookmarkEnd w:id="0"/>
    <w:p w:rsidR="00CE318B" w:rsidRPr="00A71A62" w:rsidP="00CE318B">
      <w:pPr>
        <w:spacing w:before="60"/>
        <w:ind w:right="125"/>
        <w:jc w:val="both"/>
        <w:rPr>
          <w:szCs w:val="22"/>
        </w:rPr>
      </w:pPr>
      <w:r w:rsidRPr="00A71A62">
        <w:rPr>
          <w:szCs w:val="22"/>
        </w:rPr>
        <w:t>Amennyiben jelen ajánlatban szereplő díjak megfizetését Fizető vállalja, Fizető és Rendszerhasználó egyetemlegesen felel a díjak megfizetéséért.</w:t>
      </w:r>
    </w:p>
    <w:p w:rsidR="00CE318B" w:rsidRPr="00A71A62" w:rsidP="00CE318B">
      <w:pPr>
        <w:pStyle w:val="Heading3"/>
        <w:spacing w:before="0" w:after="0" w:line="240" w:lineRule="auto"/>
        <w:rPr>
          <w:i w:val="0"/>
          <w:snapToGrid w:val="0"/>
          <w:sz w:val="20"/>
          <w:szCs w:val="22"/>
          <w:lang w:val="hu-HU"/>
        </w:rPr>
      </w:pPr>
      <w:r w:rsidRPr="00A71A62">
        <w:rPr>
          <w:i w:val="0"/>
          <w:snapToGrid w:val="0"/>
          <w:sz w:val="20"/>
          <w:szCs w:val="22"/>
          <w:lang w:val="hu-HU"/>
        </w:rPr>
        <w:t>Hálózati csatlakozáshoz és a hálózat használathoz szükséges engedélyek:</w:t>
      </w:r>
    </w:p>
    <w:p w:rsidR="00CE318B" w:rsidRPr="00A71A62" w:rsidP="00CE318B">
      <w:pPr>
        <w:pStyle w:val="szveg"/>
        <w:spacing w:before="60"/>
        <w:rPr>
          <w:rFonts w:ascii="Times New Roman" w:hAnsi="Times New Roman" w:cs="Times New Roman"/>
          <w:sz w:val="20"/>
          <w:szCs w:val="22"/>
        </w:rPr>
      </w:pPr>
      <w:r w:rsidRPr="00A71A62">
        <w:rPr>
          <w:rFonts w:ascii="Times New Roman" w:hAnsi="Times New Roman" w:cs="Times New Roman"/>
          <w:sz w:val="20"/>
          <w:szCs w:val="22"/>
        </w:rPr>
        <w: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w:t>
      </w:r>
    </w:p>
    <w:p w:rsidR="001E70AE" w:rsidRPr="00A71A62" w:rsidP="00CE318B">
      <w:pPr>
        <w:pStyle w:val="szveg"/>
        <w:spacing w:before="60"/>
        <w:rPr>
          <w:rFonts w:ascii="Times New Roman" w:hAnsi="Times New Roman" w:cs="Times New Roman"/>
          <w:sz w:val="20"/>
          <w:szCs w:val="22"/>
        </w:rPr>
      </w:pPr>
    </w:p>
    <w:p w:rsidR="0086583F" w:rsidRPr="004031BF" w:rsidP="0086583F">
      <w:pPr>
        <w:pStyle w:val="szveg"/>
        <w:spacing w:before="60"/>
        <w:rPr>
          <w:rFonts w:ascii="Times New Roman" w:hAnsi="Times New Roman" w:cs="Times New Roman"/>
          <w:b/>
          <w:sz w:val="22"/>
          <w:szCs w:val="22"/>
        </w:rPr>
      </w:pPr>
      <w:r w:rsidRPr="004031BF">
        <w:rPr>
          <w:rFonts w:ascii="Times New Roman" w:hAnsi="Times New Roman" w:cs="Times New Roman"/>
          <w:sz w:val="22"/>
          <w:szCs w:val="22"/>
        </w:rPr>
        <w:t xml:space="preserve">Felhívjuk szíves figyelmüket, hogy a csatlakozó vezeték és/vagy mérőhely Partner kivitelező által történt kialakítása és a sikeres műszaki átadás-átvételt követően, az egyes felhasználási helyekre megkötött villamos energia adás-vételi </w:t>
      </w:r>
      <w:r>
        <w:rPr>
          <w:rFonts w:ascii="Times New Roman" w:hAnsi="Times New Roman" w:cs="Times New Roman"/>
          <w:sz w:val="22"/>
          <w:szCs w:val="22"/>
        </w:rPr>
        <w:t>s</w:t>
      </w:r>
      <w:r w:rsidRPr="004031BF">
        <w:rPr>
          <w:rFonts w:ascii="Times New Roman" w:hAnsi="Times New Roman" w:cs="Times New Roman"/>
          <w:sz w:val="22"/>
          <w:szCs w:val="22"/>
        </w:rPr>
        <w:t xml:space="preserve">zerződés, illetve a hálózathasználatra vonatkozó igénybejelentés benyújtása után történhet meg a felhasználási hely bekapcsolása és villamosenergia-ellátás megkezdése. </w:t>
      </w:r>
      <w:r w:rsidRPr="004031BF">
        <w:rPr>
          <w:rFonts w:ascii="Times New Roman" w:hAnsi="Times New Roman" w:cs="Times New Roman"/>
          <w:b/>
          <w:sz w:val="22"/>
          <w:szCs w:val="22"/>
        </w:rPr>
        <w: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w:t>
      </w:r>
    </w:p>
    <w:p w:rsidR="0086583F" w:rsidRPr="004031BF" w:rsidP="0086583F">
      <w:pPr>
        <w:autoSpaceDE w:val="0"/>
        <w:autoSpaceDN w:val="0"/>
        <w:adjustRightInd w:val="0"/>
        <w:spacing w:before="60"/>
        <w:jc w:val="both"/>
        <w:rPr>
          <w:bCs/>
          <w:iCs/>
          <w:sz w:val="22"/>
          <w:szCs w:val="22"/>
        </w:rPr>
      </w:pPr>
      <w:r w:rsidRPr="004031BF">
        <w:rPr>
          <w:bCs/>
          <w:iCs/>
          <w:sz w:val="22"/>
          <w:szCs w:val="22"/>
        </w:rPr>
        <w:t xml:space="preserve">Jelen megrendelés az </w:t>
      </w:r>
      <w:r>
        <w:rPr>
          <w:color w:val="000000"/>
          <w:spacing w:val="-7"/>
          <w:sz w:val="22"/>
          <w:szCs w:val="22"/>
        </w:rPr>
        <w:t>MVM Démász Áramhálózati Kft.</w:t>
      </w:r>
      <w:r w:rsidRPr="004031BF">
        <w:rPr>
          <w:bCs/>
          <w:iCs/>
          <w:sz w:val="22"/>
          <w:szCs w:val="22"/>
        </w:rPr>
        <w:t xml:space="preserve"> részéről történő átvétele és a benne szereplő műszaki megoldás jóváhagyása esetén lép hatályba. </w:t>
      </w:r>
    </w:p>
    <w:p w:rsidR="0086583F" w:rsidRPr="004031BF" w:rsidP="0086583F">
      <w:pPr>
        <w:pStyle w:val="szveg"/>
        <w:spacing w:before="60"/>
        <w:rPr>
          <w:rFonts w:ascii="Times New Roman" w:hAnsi="Times New Roman" w:cs="Times New Roman"/>
          <w:sz w:val="22"/>
          <w:szCs w:val="22"/>
        </w:rPr>
      </w:pPr>
      <w:r w:rsidRPr="004031BF">
        <w:rPr>
          <w:rFonts w:ascii="Times New Roman" w:hAnsi="Times New Roman" w:cs="Times New Roman"/>
          <w:sz w:val="22"/>
          <w:szCs w:val="22"/>
        </w:rPr>
        <w:t xml:space="preserve">A közcélú hálózat nem megfelelősége esetén a jelen dokumentumban szereplők hatályukat veszítik, és a közcélú hálózat fejlesztésre vonatkozó műszaki-gazdasági feltételeket az </w:t>
      </w:r>
      <w:r>
        <w:rPr>
          <w:rFonts w:ascii="Times New Roman" w:hAnsi="Times New Roman" w:cs="Times New Roman"/>
          <w:sz w:val="22"/>
          <w:szCs w:val="22"/>
        </w:rPr>
        <w:t>MVM Démász Áramhálózati Kft.</w:t>
      </w:r>
      <w:r w:rsidRPr="004031BF">
        <w:rPr>
          <w:rFonts w:ascii="Times New Roman" w:hAnsi="Times New Roman" w:cs="Times New Roman"/>
          <w:sz w:val="22"/>
          <w:szCs w:val="22"/>
        </w:rPr>
        <w: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w:t>
      </w:r>
    </w:p>
    <w:p w:rsidR="0086583F" w:rsidRPr="004031BF" w:rsidP="0086583F">
      <w:pPr>
        <w:pStyle w:val="Heading3"/>
        <w:tabs>
          <w:tab w:val="left" w:pos="8355"/>
        </w:tabs>
        <w:spacing w:before="60" w:after="60" w:line="240" w:lineRule="auto"/>
        <w:rPr>
          <w:b/>
          <w:i w:val="0"/>
          <w:snapToGrid w:val="0"/>
          <w:sz w:val="22"/>
          <w:szCs w:val="22"/>
          <w:lang w:val="hu-HU"/>
        </w:rPr>
      </w:pPr>
      <w:r w:rsidRPr="004031BF">
        <w:rPr>
          <w:b/>
          <w:i w:val="0"/>
          <w:snapToGrid w:val="0"/>
          <w:sz w:val="22"/>
          <w:szCs w:val="22"/>
          <w:lang w:val="hu-HU"/>
        </w:rPr>
        <w:t>Felhasználói berendezések üzemeltetésének feltételei:</w:t>
      </w:r>
      <w:r w:rsidRPr="004031BF">
        <w:rPr>
          <w:b/>
          <w:i w:val="0"/>
          <w:snapToGrid w:val="0"/>
          <w:sz w:val="22"/>
          <w:szCs w:val="22"/>
          <w:lang w:val="hu-HU"/>
        </w:rPr>
        <w:tab/>
      </w:r>
    </w:p>
    <w:p w:rsidR="0086583F" w:rsidRPr="004031BF" w:rsidP="0086583F">
      <w:pPr>
        <w:ind w:right="125"/>
        <w:jc w:val="both"/>
        <w:rPr>
          <w:sz w:val="22"/>
          <w:szCs w:val="22"/>
        </w:rPr>
      </w:pPr>
      <w:r w:rsidRPr="004031BF">
        <w:rPr>
          <w:sz w:val="22"/>
          <w:szCs w:val="22"/>
        </w:rPr>
        <w:t>Fogyasztókészülékek hálózatra csatlakoztatása során az MSZ 447</w:t>
      </w:r>
      <w:r>
        <w:rPr>
          <w:sz w:val="22"/>
          <w:szCs w:val="22"/>
        </w:rPr>
        <w:t>:201</w:t>
      </w:r>
      <w:r w:rsidRPr="004031BF">
        <w:rPr>
          <w:sz w:val="22"/>
          <w:szCs w:val="22"/>
        </w:rPr>
        <w:t>9 szabvány előírásait kell alkalmazni, valamint üzemeltetésük során kerülni kell az MSZ EN 50160:20</w:t>
      </w:r>
      <w:r>
        <w:rPr>
          <w:sz w:val="22"/>
          <w:szCs w:val="22"/>
        </w:rPr>
        <w:t>2</w:t>
      </w:r>
      <w:r w:rsidRPr="004031BF">
        <w:rPr>
          <w:sz w:val="22"/>
          <w:szCs w:val="22"/>
        </w:rPr>
        <w:t>1 szabványban rögzített hálózati zavartatási határértékek túllépését.</w:t>
      </w:r>
    </w:p>
    <w:p w:rsidR="0086583F" w:rsidRPr="004031BF" w:rsidP="0086583F">
      <w:pPr>
        <w:pStyle w:val="Heading3"/>
        <w:spacing w:before="60" w:after="60" w:line="240" w:lineRule="auto"/>
        <w:rPr>
          <w:b/>
          <w:i w:val="0"/>
          <w:snapToGrid w:val="0"/>
          <w:sz w:val="22"/>
          <w:szCs w:val="22"/>
        </w:rPr>
      </w:pPr>
      <w:r w:rsidRPr="004031BF">
        <w:rPr>
          <w:b/>
          <w:i w:val="0"/>
          <w:snapToGrid w:val="0"/>
          <w:sz w:val="22"/>
          <w:szCs w:val="22"/>
        </w:rPr>
        <w:t>Alkalmazott érintésvédelem:</w:t>
      </w:r>
    </w:p>
    <w:p w:rsidR="0086583F" w:rsidRPr="004031BF" w:rsidP="0086583F">
      <w:pPr>
        <w:spacing w:before="60"/>
        <w:ind w:right="125"/>
        <w:jc w:val="both"/>
        <w:rPr>
          <w:sz w:val="22"/>
          <w:szCs w:val="22"/>
          <w:lang w:val="en-GB"/>
        </w:rPr>
      </w:pPr>
      <w:r w:rsidRPr="004031BF">
        <w:rPr>
          <w:sz w:val="22"/>
          <w:szCs w:val="22"/>
          <w:lang w:val="en-GB"/>
        </w:rPr>
        <w:t>TN rendszer, MSZ 447:</w:t>
      </w:r>
      <w:r>
        <w:rPr>
          <w:sz w:val="22"/>
          <w:szCs w:val="22"/>
          <w:lang w:val="en-GB"/>
        </w:rPr>
        <w:t>201</w:t>
      </w:r>
      <w:r w:rsidRPr="004031BF">
        <w:rPr>
          <w:sz w:val="22"/>
          <w:szCs w:val="22"/>
          <w:lang w:val="en-GB"/>
        </w:rPr>
        <w:t>9</w:t>
      </w:r>
      <w:r>
        <w:rPr>
          <w:sz w:val="22"/>
          <w:szCs w:val="22"/>
          <w:lang w:val="en-GB"/>
        </w:rPr>
        <w:t>. 4.4</w:t>
      </w:r>
      <w:r w:rsidRPr="004031BF">
        <w:rPr>
          <w:sz w:val="22"/>
          <w:szCs w:val="22"/>
          <w:lang w:val="en-GB"/>
        </w:rPr>
        <w:t xml:space="preserve"> pontja szerint kialakítva.</w:t>
      </w:r>
    </w:p>
    <w:p w:rsidR="00CE318B" w:rsidRPr="00A71A62" w:rsidP="0086583F">
      <w:pPr>
        <w:pStyle w:val="Heading3"/>
        <w:spacing w:before="60" w:after="120" w:line="240" w:lineRule="auto"/>
        <w:rPr>
          <w:i w:val="0"/>
          <w:iCs w:val="0"/>
          <w:sz w:val="20"/>
          <w:szCs w:val="22"/>
          <w:lang w:val="hu-HU"/>
        </w:rPr>
      </w:pPr>
      <w:r w:rsidRPr="004031BF">
        <w:rPr>
          <w:b/>
          <w:i w:val="0"/>
          <w:snapToGrid w:val="0"/>
          <w:sz w:val="22"/>
          <w:szCs w:val="22"/>
        </w:rPr>
        <w:t>Az ajánlat hatálya:</w:t>
      </w:r>
      <w:r>
        <w:rPr>
          <w:b/>
          <w:i w:val="0"/>
          <w:snapToGrid w:val="0"/>
          <w:sz w:val="22"/>
          <w:szCs w:val="22"/>
        </w:rPr>
        <w:t xml:space="preserve"> </w:t>
      </w:r>
      <w:r w:rsidRPr="00D2527E">
        <w:rPr>
          <w:i w:val="0"/>
          <w:iCs w:val="0"/>
          <w:sz w:val="22"/>
          <w:szCs w:val="22"/>
          <w:lang w:val="hu-HU"/>
        </w:rPr>
        <w:t>Jelen tájékoztatóban foglalt ajánlatunk a jóváhagyást követően 30 napig hatályos.</w:t>
      </w:r>
    </w:p>
    <w:tbl>
      <w:tblPr>
        <w:tblW w:w="10418"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tblPr>
      <w:tblGrid>
        <w:gridCol w:w="3472"/>
        <w:gridCol w:w="3544"/>
        <w:gridCol w:w="3402"/>
      </w:tblGrid>
      <w:tr w:rsidTr="0024071B">
        <w:tblPrEx>
          <w:tblW w:w="10418" w:type="dxa"/>
          <w:tblLayout w:type="fixed"/>
          <w:tblLook w:val="0000"/>
        </w:tblPrEx>
        <w:trPr>
          <w:trHeight w:val="345"/>
        </w:trPr>
        <w:tc>
          <w:tcPr>
            <w:tcW w:w="3472" w:type="dxa"/>
            <w:tcBorders>
              <w:top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HELYSZÍNI FELMÉRÉS DÁTUMA:</w:t>
            </w:r>
          </w:p>
        </w:tc>
        <w:tc>
          <w:tcPr>
            <w:tcW w:w="3544" w:type="dxa"/>
            <w:tcBorders>
              <w:top w:val="single" w:sz="18" w:space="0" w:color="auto"/>
              <w:left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LEADÁS DÁTUMA:</w:t>
            </w:r>
            <w:r w:rsidRPr="00A71A62" w:rsidR="00C37EF3">
              <w:rPr>
                <w:rFonts w:eastAsia="Arial"/>
                <w:noProof/>
                <w:color w:val="0000FF"/>
                <w:sz w:val="18"/>
              </w:rPr>
              <w:t xml:space="preserve"> </w:t>
            </w:r>
          </w:p>
        </w:tc>
        <w:tc>
          <w:tcPr>
            <w:tcW w:w="3402" w:type="dxa"/>
            <w:tcBorders>
              <w:top w:val="single" w:sz="18" w:space="0" w:color="auto"/>
              <w:left w:val="single" w:sz="18" w:space="0" w:color="auto"/>
              <w:bottom w:val="single" w:sz="8" w:space="0" w:color="auto"/>
            </w:tcBorders>
            <w:vAlign w:val="center"/>
          </w:tcPr>
          <w:p w:rsidR="00B22444" w:rsidRPr="00A71A62" w:rsidP="0024071B">
            <w:pPr>
              <w:pStyle w:val="Header"/>
              <w:tabs>
                <w:tab w:val="clear" w:pos="4536"/>
                <w:tab w:val="clear" w:pos="9072"/>
              </w:tabs>
              <w:rPr>
                <w:sz w:val="18"/>
              </w:rPr>
            </w:pPr>
            <w:r w:rsidRPr="00A71A62">
              <w:rPr>
                <w:sz w:val="18"/>
              </w:rPr>
              <w:t>JÓVÁHAGYÁS DÁTUMA:</w:t>
            </w:r>
          </w:p>
        </w:tc>
      </w:tr>
      <w:tr w:rsidTr="0024071B">
        <w:tblPrEx>
          <w:tblW w:w="10418" w:type="dxa"/>
          <w:tblLayout w:type="fixed"/>
          <w:tblLook w:val="0000"/>
        </w:tblPrEx>
        <w:trPr>
          <w:trHeight w:val="375"/>
        </w:trPr>
        <w:tc>
          <w:tcPr>
            <w:tcW w:w="3472" w:type="dxa"/>
            <w:tcBorders>
              <w:top w:val="single" w:sz="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Datum</w:t>
            </w:r>
            <w:r w:rsidRPr="00A71A62">
              <w:rPr>
                <w:color w:val="0000FF"/>
                <w:sz w:val="18"/>
              </w:rPr>
              <w:t>}</w:t>
            </w:r>
          </w:p>
        </w:tc>
        <w:tc>
          <w:tcPr>
            <w:tcW w:w="3544" w:type="dxa"/>
            <w:tcBorders>
              <w:top w:val="single" w:sz="8"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Laed</w:t>
            </w:r>
            <w:r w:rsidRPr="00A71A62">
              <w:rPr>
                <w:color w:val="0000FF"/>
                <w:sz w:val="18"/>
              </w:rPr>
              <w:t>}</w:t>
            </w:r>
          </w:p>
        </w:tc>
        <w:tc>
          <w:tcPr>
            <w:tcW w:w="3402" w:type="dxa"/>
            <w:tcBorders>
              <w:top w:val="single" w:sz="8" w:space="0" w:color="auto"/>
              <w:left w:val="single" w:sz="18" w:space="0" w:color="auto"/>
              <w:bottom w:val="single" w:sz="18" w:space="0" w:color="auto"/>
            </w:tcBorders>
            <w:vAlign w:val="center"/>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383"/>
        </w:trPr>
        <w:tc>
          <w:tcPr>
            <w:tcW w:w="3472" w:type="dxa"/>
            <w:tcBorders>
              <w:top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Ügyfél</w:t>
            </w:r>
          </w:p>
        </w:tc>
        <w:tc>
          <w:tcPr>
            <w:tcW w:w="3544" w:type="dxa"/>
            <w:tcBorders>
              <w:top w:val="single" w:sz="18"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Partner kivitelező</w:t>
            </w:r>
          </w:p>
        </w:tc>
        <w:tc>
          <w:tcPr>
            <w:tcW w:w="3402" w:type="dxa"/>
            <w:tcBorders>
              <w:top w:val="single" w:sz="18" w:space="0" w:color="auto"/>
              <w:lef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NÉV:</w:t>
            </w:r>
            <w:r w:rsidRPr="00A71A62">
              <w:rPr>
                <w:rFonts w:eastAsia="Arial"/>
                <w:color w:val="0000FF"/>
                <w:sz w:val="18"/>
              </w:rPr>
              <w:t xml:space="preserve"> {</w:t>
            </w:r>
            <w:r w:rsidRPr="00A71A62">
              <w:rPr>
                <w:rFonts w:eastAsia="Arial"/>
                <w:color w:val="0000FF"/>
                <w:sz w:val="2"/>
                <w:szCs w:val="2"/>
              </w:rPr>
              <w:t>d.Person.Name</w:t>
            </w:r>
            <w:r w:rsidRPr="00A71A62">
              <w:rPr>
                <w:rFonts w:eastAsia="Arial"/>
                <w:color w:val="0000FF"/>
                <w:sz w:val="18"/>
              </w:rPr>
              <w:t>}</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77696" behindDoc="1" locked="0" layoutInCell="1" allowOverlap="1">
                  <ns3:simplePos x="0" y="0"/>
                  <ns3:positionH relativeFrom="column">
                    <ns3:posOffset>509270</ns3:posOffset>
                  </ns3:positionH>
                  <ns3:positionV relativeFrom="page">
                    <ns3:posOffset>-251460</ns3:posOffset>
                  </ns3:positionV>
                  <ns3:extent cx="1447800" cy="916940"/>
                  <ns3:effectExtent l="0" t="0" r="0" b="0"/>
                  <ns3:wrapNone/>
                  <ns3:docPr id="56" name="Kép 56" descr="C:\Users\Zoli\Downloads\image1058-removebg-preview.png"/>
                  <ns3:cNvGraphicFramePr>
                    <ns4:graphicFrameLocks noChangeAspect="1"/>
                  </ns3:cNvGraphicFramePr>
                  <ns4:graphic>
                    <ns4:graphicData uri="http://schemas.openxmlformats.org/drawingml/2006/picture">
                      <ns5:pic>
                        <ns5:nvPicPr>
                          <ns5:cNvPr id="56"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402" w:type="dxa"/>
            <w:vMerge w:val="restart"/>
            <w:tcBorders>
              <w:left w:val="single" w:sz="18" w:space="0" w:color="auto"/>
            </w:tcBorders>
          </w:tcPr>
          <w:p w:rsidR="00B22444" w:rsidRPr="00A71A62" w:rsidP="0024071B">
            <w:pPr>
              <w:pStyle w:val="Header"/>
              <w:tabs>
                <w:tab w:val="clear" w:pos="4536"/>
                <w:tab w:val="clear" w:pos="9072"/>
              </w:tabs>
              <w:rPr>
                <w:sz w:val="18"/>
              </w:rPr>
            </w:pPr>
            <w:r w:rsidRPr="00A71A62">
              <w:rPr>
                <w:sz w:val="18"/>
              </w:rPr>
              <w:t>NÉV:</w:t>
            </w:r>
          </w:p>
        </w:tc>
      </w:tr>
      <w:tr w:rsidTr="0024071B">
        <w:tblPrEx>
          <w:tblW w:w="10418" w:type="dxa"/>
          <w:tblLayout w:type="fixed"/>
          <w:tblLook w:val="0000"/>
        </w:tblPrEx>
        <w:trPr>
          <w:trHeight w:val="315"/>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65408" behindDoc="1" locked="0" layoutInCell="1" allowOverlap="1">
                  <ns3:simplePos x="0" y="0"/>
                  <ns3:positionH relativeFrom="column">
                    <ns3:posOffset>361315</ns3:posOffset>
                  </ns3:positionH>
                  <ns3:positionV relativeFrom="page">
                    <ns3:posOffset>-551180</ns3:posOffset>
                  </ns3:positionV>
                  <ns3:extent cx="1447800" cy="916940"/>
                  <ns3:effectExtent l="0" t="0" r="0" b="0"/>
                  <ns3:wrapNone/>
                  <ns3:docPr id="1" name="Kép 1" descr="C:\Users\Zoli\Downloads\image1058-removebg-preview.png"/>
                  <ns3:cNvGraphicFramePr>
                    <ns4:graphicFrameLocks noChangeAspect="1"/>
                  </ns3:cNvGraphicFramePr>
                  <ns4:graphic>
                    <ns4:graphicData uri="http://schemas.openxmlformats.org/drawingml/2006/picture">
                      <ns5:pic>
                        <ns5:nvPicPr>
                          <ns5:cNvPr id="1"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ALÁÍRÁS:</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417"/>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bCs/>
                <w:sz w:val="18"/>
              </w:rPr>
              <w:t>Partner kivitelező</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c>
          <w:tcPr>
            <w:tcW w:w="3402" w:type="dxa"/>
            <w:vMerge w:val="restart"/>
            <w:tcBorders>
              <w:left w:val="single" w:sz="18" w:space="0" w:color="auto"/>
            </w:tcBorders>
          </w:tcPr>
          <w:p w:rsidR="00B22444" w:rsidRPr="00A71A62" w:rsidP="0024071B">
            <w:pPr>
              <w:pStyle w:val="Header"/>
              <w:rPr>
                <w:sz w:val="18"/>
              </w:rPr>
            </w:pPr>
            <w:r w:rsidRPr="00A71A62">
              <w:rPr>
                <w:sz w:val="18"/>
              </w:rPr>
              <w:t>ALÁÍRÁS:</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1792" behindDoc="0" locked="0" layoutInCell="1" allowOverlap="1">
                  <ns3:simplePos x="0" y="0"/>
                  <ns3:positionH relativeFrom="column">
                    <ns3:posOffset>203835</ns3:posOffset>
                  </ns3:positionH>
                  <ns3:positionV relativeFrom="paragraph">
                    <ns3:posOffset>-96520</ns3:posOffset>
                  </ns3:positionV>
                  <ns3:extent cx="1609725" cy="647700"/>
                  <ns3:effectExtent l="0" t="0" r="9525" b="0"/>
                  <ns3:wrapNone/>
                  <ns3:docPr id="24" name="Kép 24"/>
                  <ns3:cNvGraphicFramePr>
                    <ns4:graphicFrameLocks noChangeAspect="1"/>
                  </ns3:cNvGraphicFramePr>
                  <ns4:graphic>
                    <ns4:graphicData uri="http://schemas.openxmlformats.org/drawingml/2006/picture">
                      <ns5:pic>
                        <ns5:nvPicPr>
                          <ns5:cNvPr id="24"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2816" behindDoc="0" locked="0" layoutInCell="1" allowOverlap="1">
                  <ns3:simplePos x="0" y="0"/>
                  <ns3:positionH relativeFrom="column">
                    <ns3:posOffset>259080</ns3:posOffset>
                  </ns3:positionH>
                  <ns3:positionV relativeFrom="paragraph">
                    <ns3:posOffset>-93345</ns3:posOffset>
                  </ns3:positionV>
                  <ns3:extent cx="1609725" cy="647700"/>
                  <ns3:effectExtent l="0" t="0" r="9525" b="0"/>
                  <ns3:wrapNone/>
                  <ns3:docPr id="36" name="Kép 36"/>
                  <ns3:cNvGraphicFramePr>
                    <ns4:graphicFrameLocks noChangeAspect="1"/>
                  </ns3:cNvGraphicFramePr>
                  <ns4:graphic>
                    <ns4:graphicData uri="http://schemas.openxmlformats.org/drawingml/2006/picture">
                      <ns5:pic>
                        <ns5:nvPicPr>
                          <ns5:cNvPr id="36"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NÉV:</w:t>
            </w:r>
            <w:r w:rsidRPr="00A71A62">
              <w:rPr>
                <w:noProof/>
                <w:sz w:val="18"/>
              </w:rPr>
              <w:t xml:space="preserve"> </w:t>
            </w:r>
          </w:p>
        </w:tc>
        <w:tc>
          <w:tcPr>
            <w:tcW w:w="3402" w:type="dxa"/>
            <w:vMerge/>
            <w:tcBorders>
              <w:left w:val="single" w:sz="18" w:space="0" w:color="auto"/>
            </w:tcBorders>
          </w:tcPr>
          <w:p w:rsidR="00B22444" w:rsidRPr="00A71A62" w:rsidP="0024071B">
            <w:pPr>
              <w:pStyle w:val="Header"/>
              <w:rPr>
                <w:sz w:val="18"/>
              </w:rPr>
            </w:pPr>
          </w:p>
        </w:tc>
      </w:tr>
      <w:tr w:rsidTr="0024071B">
        <w:tblPrEx>
          <w:tblW w:w="10418" w:type="dxa"/>
          <w:tblLayout w:type="fixed"/>
          <w:tblLook w:val="0000"/>
        </w:tblPrEx>
        <w:trPr>
          <w:trHeight w:val="410"/>
        </w:trPr>
        <w:tc>
          <w:tcPr>
            <w:tcW w:w="3472" w:type="dxa"/>
            <w:tcBorders>
              <w:top w:val="single" w:sz="12"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544" w:type="dxa"/>
            <w:tcBorders>
              <w:top w:val="single" w:sz="12"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bl>
    <w:p w:rsidR="00CE318B" w:rsidRPr="00A71A62" w:rsidP="00CE318B">
      <w:pPr>
        <w:spacing w:before="60"/>
        <w:ind w:right="125"/>
        <w:jc w:val="both"/>
        <w:rPr>
          <w:sz w:val="8"/>
          <w:szCs w:val="10"/>
          <w:lang w:val="en-GB"/>
        </w:rPr>
      </w:pPr>
    </w:p>
    <w:p w:rsidR="00CE318B" w:rsidRPr="00A71A62" w:rsidP="00CE318B">
      <w:pPr>
        <w:pStyle w:val="PlainText"/>
        <w:jc w:val="both"/>
        <w:rPr>
          <w:rFonts w:ascii="Times New Roman" w:hAnsi="Times New Roman" w:cs="Times New Roman"/>
          <w:sz w:val="8"/>
          <w:szCs w:val="10"/>
          <w:lang w:val="en-GB"/>
        </w:rPr>
      </w:pPr>
      <w:r w:rsidRPr="00A71A62">
        <w:rPr>
          <w:rFonts w:ascii="Arial" w:hAnsi="Arial" w:cs="Arial"/>
          <w:sz w:val="16"/>
          <w:szCs w:val="18"/>
        </w:rPr>
        <w:t>A villamosenergia elosztás biztosítása, a csatlakozási-, és hálózathasználati szerződés teljesítése keretében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Általános Adatkezelési Tájékoztatóban találhatja meg. Az ügyintézés során készített hangfelvétellel összefüggésben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Hangfelvétel Rögzítésére Vonatkozó Adatkezelési Tájékoztatóban találhatja meg.</w:t>
      </w:r>
    </w:p>
    <w:p w:rsidR="004031BF" w:rsidRPr="00A71A62" w:rsidP="003413C9">
      <w:pPr>
        <w:pStyle w:val="PlainText"/>
        <w:jc w:val="both"/>
        <w:rPr>
          <w:rFonts w:ascii="Times New Roman" w:hAnsi="Times New Roman" w:cs="Times New Roman"/>
          <w:sz w:val="8"/>
          <w:szCs w:val="10"/>
          <w:lang w:val="en-GB"/>
        </w:rPr>
        <w:sectPr w:rsidSect="00BF1589">
          <w:headerReference w:type="default" ns2:id="rId13"/>
          <w:footerReference w:type="default" ns2:id="rId14"/>
          <w:pgSz w:w="11906" w:h="16838"/>
          <w:pgMar w:top="720" w:right="720" w:bottom="720" w:left="720" w:header="284" w:footer="312" w:gutter="0"/>
          <w:cols w:space="708"/>
          <w:docGrid w:linePitch="272"/>
        </w:sectPr>
      </w:pPr>
    </w:p>
    <w:tbl>
      <w:tblPr>
        <w:tblW w:w="972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tblPr>
      <w:tblGrid>
        <w:gridCol w:w="9720"/>
      </w:tblGrid>
      <w:tr w:rsidTr="0027691C">
        <w:tblPrEx>
          <w:tblW w:w="9720" w:type="dxa"/>
          <w:tblInd w:w="70" w:type="dxa"/>
          <w:tblLayout w:type="fixed"/>
          <w:tblLook w:val="0000"/>
        </w:tblPrEx>
        <w:trPr>
          <w:cantSplit/>
          <w:trHeight w:val="414"/>
        </w:trPr>
        <w:tc>
          <w:tcPr>
            <w:tcW w:w="9696" w:type="dxa"/>
            <w:tcBorders>
              <w:top w:val="single" w:sz="4" w:space="0" w:color="auto"/>
            </w:tcBorders>
            <w:vAlign w:val="center"/>
          </w:tcPr>
          <w:p w:rsidR="002E77BC" w:rsidRPr="00A71A62">
            <w:pPr>
              <w:tabs>
                <w:tab w:val="center" w:pos="2810"/>
                <w:tab w:val="right" w:pos="9072"/>
              </w:tabs>
              <w:spacing w:before="360" w:after="120"/>
              <w:jc w:val="center"/>
              <w:rPr>
                <w:smallCaps/>
                <w:sz w:val="18"/>
              </w:rPr>
            </w:pPr>
            <w:r w:rsidRPr="00A71A62">
              <w:rPr>
                <w:noProof/>
                <w:sz w:val="18"/>
                <w:szCs w:val="24"/>
              </w:rPr>
              <w:drawing>
                <ns3:anchor distT="0" distB="0" distL="114300" distR="114300" simplePos="0" relativeHeight="251658240" behindDoc="0" locked="0" layoutInCell="1" allowOverlap="1">
                  <ns3:simplePos x="0" y="0"/>
                  <ns3:positionH relativeFrom="column">
                    <ns3:posOffset>91440</ns3:posOffset>
                  </ns3:positionH>
                  <ns3:positionV relativeFrom="paragraph">
                    <ns3:posOffset>36830</ns3:posOffset>
                  </ns3:positionV>
                  <ns3:extent cx="783590" cy="497840"/>
                  <ns3:effectExtent l="0" t="0" r="0" b="0"/>
                  <ns3:wrapNone/>
                  <ns3:docPr id="1440865763" name="Kép 2"/>
                  <ns3:cNvGraphicFramePr>
                    <ns4:graphicFrameLocks noChangeAspect="1"/>
                  </ns3:cNvGraphicFramePr>
                  <ns4:graphic>
                    <ns4:graphicData uri="http://schemas.openxmlformats.org/drawingml/2006/picture">
                      <ns5:pic>
                        <ns5:nvPicPr>
                          <ns5:cNvPr id="1440865763" name="Picture 2"/>
                          <ns5:cNvPicPr>
                            <ns4:picLocks noChangeAspect="1" noChangeArrowheads="1"/>
                          </ns5:cNvPicPr>
                        </ns5:nvPicPr>
                        <ns5:blipFill>
                          <ns4:blip ns2:embed="rId15">
                            <ns4:extLst>
                              <ns4:ext uri="{28A0092B-C50C-407E-A947-70E740481C1C}">
                                <ns6:useLocalDpi val="0"/>
                              </ns4:ext>
                            </ns4:extLst>
                          </ns4:blip>
                          <ns4:stretch>
                            <ns4:fillRect/>
                          </ns4:stretch>
                        </ns5:blipFill>
                        <ns5:spPr bwMode="auto">
                          <ns4:xfrm>
                            <ns4:off x="0" y="0"/>
                            <ns4:ext cx="783590" cy="497840"/>
                          </ns4:xfrm>
                          <ns4:prstGeom prst="rect">
                            <ns4:avLst/>
                          </ns4:prstGeom>
                          <ns4:noFill/>
                        </ns5:spPr>
                      </ns5:pic>
                    </ns4:graphicData>
                  </ns4:graphic>
                  <ns7:sizeRelH relativeFrom="page">
                    <ns7:pctWidth>0</ns7:pctWidth>
                  </ns7:sizeRelH>
                  <ns7:sizeRelV relativeFrom="page">
                    <ns7:pctHeight>0</ns7:pctHeight>
                  </ns7:sizeRelV>
                </ns3:anchor>
              </w:drawing>
            </w:r>
            <w:r w:rsidRPr="00A71A62" w:rsidR="00724E96">
              <w:rPr>
                <w:smallCaps/>
                <w:sz w:val="18"/>
              </w:rPr>
              <w:t>MVM Démász Áramhálózati Kft.</w:t>
            </w:r>
          </w:p>
        </w:tc>
      </w:tr>
      <w:tr w:rsidTr="0027691C">
        <w:tblPrEx>
          <w:tblW w:w="9720" w:type="dxa"/>
          <w:tblInd w:w="70" w:type="dxa"/>
          <w:tblLayout w:type="fixed"/>
          <w:tblLook w:val="0000"/>
        </w:tblPrEx>
        <w:trPr>
          <w:cantSplit/>
          <w:trHeight w:val="80"/>
        </w:trPr>
        <w:tc>
          <w:tcPr>
            <w:tcW w:w="9696" w:type="dxa"/>
            <w:tcBorders>
              <w:bottom w:val="single" w:sz="4" w:space="0" w:color="auto"/>
            </w:tcBorders>
            <w:vAlign w:val="center"/>
          </w:tcPr>
          <w:p w:rsidR="002E77BC" w:rsidRPr="00A71A62">
            <w:pPr>
              <w:tabs>
                <w:tab w:val="left" w:pos="1635"/>
              </w:tabs>
              <w:ind w:right="290"/>
              <w:jc w:val="center"/>
              <w:rPr>
                <w:smallCaps/>
                <w:sz w:val="18"/>
              </w:rPr>
            </w:pPr>
            <w:r w:rsidRPr="00A71A62">
              <w:rPr>
                <w:smallCaps/>
                <w:sz w:val="18"/>
              </w:rPr>
              <w:t>Igénybejelentő hálózathasználati szerződés megkötéséhez</w:t>
            </w:r>
          </w:p>
        </w:tc>
      </w:tr>
    </w:tbl>
    <w:p w:rsidR="002E77BC" w:rsidRPr="00A71A62">
      <w:pPr>
        <w:keepNext/>
        <w:spacing w:after="60"/>
        <w:outlineLvl w:val="2"/>
        <w:rPr>
          <w:sz w:val="14"/>
          <w:szCs w:val="16"/>
        </w:rPr>
      </w:pPr>
    </w:p>
    <w:tbl>
      <w:tblPr>
        <w:tblW w:w="964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605"/>
        <w:gridCol w:w="5043"/>
      </w:tblGrid>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Ügyfél azonosító: </w:t>
            </w:r>
          </w:p>
        </w:tc>
        <w:tc>
          <w:tcPr>
            <w:tcW w:w="5043" w:type="dxa"/>
            <w:shd w:val="clear" w:color="auto" w:fill="E6E6E6"/>
            <w:vAlign w:val="center"/>
          </w:tcPr>
          <w:p w:rsidR="002E77BC" w:rsidRPr="00A71A62">
            <w:pPr>
              <w:rPr>
                <w:sz w:val="16"/>
                <w:szCs w:val="18"/>
              </w:rPr>
            </w:pPr>
            <w:r w:rsidRPr="00A71A62">
              <w:rPr>
                <w:sz w:val="16"/>
                <w:szCs w:val="18"/>
              </w:rPr>
              <w:t>Ügyfélkapcsolat szám:</w:t>
            </w:r>
          </w:p>
        </w:tc>
      </w:tr>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Felhasználási hely azonosító: </w:t>
            </w:r>
          </w:p>
        </w:tc>
        <w:tc>
          <w:tcPr>
            <w:tcW w:w="5043" w:type="dxa"/>
            <w:shd w:val="clear" w:color="auto" w:fill="E6E6E6"/>
            <w:vAlign w:val="center"/>
          </w:tcPr>
          <w:p w:rsidR="002E77BC" w:rsidRPr="00A71A62">
            <w:pPr>
              <w:rPr>
                <w:sz w:val="16"/>
                <w:szCs w:val="18"/>
              </w:rPr>
            </w:pPr>
            <w:r w:rsidRPr="00A71A62">
              <w:rPr>
                <w:sz w:val="16"/>
                <w:szCs w:val="18"/>
              </w:rPr>
              <w:t>Érkezési dátum:</w:t>
            </w:r>
          </w:p>
        </w:tc>
      </w:tr>
    </w:tbl>
    <w:p w:rsidR="002E77BC" w:rsidRPr="00A71A62">
      <w:pPr>
        <w:keepNext/>
        <w:numPr>
          <w:ilvl w:val="0"/>
          <w:numId w:val="8"/>
        </w:numPr>
        <w:spacing w:before="180" w:after="60"/>
        <w:ind w:left="357" w:hanging="357"/>
        <w:outlineLvl w:val="2"/>
        <w:rPr>
          <w:sz w:val="18"/>
        </w:rPr>
      </w:pPr>
      <w:r w:rsidRPr="00A71A62">
        <w:rPr>
          <w:sz w:val="18"/>
        </w:rPr>
        <w:t>Szerződő Felek adatai</w:t>
      </w:r>
      <w:r w:rsidRPr="00A71A62" w:rsidR="00FC513B">
        <w:rPr>
          <w:sz w:val="18"/>
        </w:rPr>
        <w:t xml:space="preserve"> </w:t>
      </w:r>
    </w:p>
    <w:p w:rsidR="002E77BC" w:rsidRPr="00A71A62">
      <w:pPr>
        <w:keepNext/>
        <w:numPr>
          <w:ilvl w:val="1"/>
          <w:numId w:val="8"/>
        </w:numPr>
        <w:spacing w:before="120" w:after="60"/>
        <w:ind w:left="357" w:hanging="357"/>
        <w:outlineLvl w:val="2"/>
        <w:rPr>
          <w:bCs/>
          <w:i/>
          <w:sz w:val="16"/>
          <w:szCs w:val="18"/>
        </w:rPr>
      </w:pPr>
      <w:r w:rsidRPr="00A71A62">
        <w:rPr>
          <w:bCs/>
          <w:i/>
          <w:sz w:val="16"/>
          <w:szCs w:val="18"/>
        </w:rPr>
        <w:t xml:space="preserve">Elosztói engedélyes adatai </w:t>
      </w:r>
    </w:p>
    <w:tbl>
      <w:tblPr>
        <w:tblW w:w="9781" w:type="dxa"/>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462"/>
        <w:gridCol w:w="5319"/>
      </w:tblGrid>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 xml:space="preserve">Neve: </w:t>
            </w:r>
            <w:r w:rsidRPr="00A71A62" w:rsidR="00724E96">
              <w:rPr>
                <w:sz w:val="16"/>
                <w:szCs w:val="18"/>
              </w:rPr>
              <w:t>MVM Démász Áramhálózati Kft.</w:t>
            </w:r>
          </w:p>
        </w:tc>
        <w:tc>
          <w:tcPr>
            <w:tcW w:w="5319" w:type="dxa"/>
            <w:shd w:val="clear" w:color="auto" w:fill="E6E6E6"/>
            <w:vAlign w:val="center"/>
          </w:tcPr>
          <w:p w:rsidR="002E77BC" w:rsidRPr="00A71A62">
            <w:pPr>
              <w:rPr>
                <w:sz w:val="16"/>
                <w:szCs w:val="18"/>
              </w:rPr>
            </w:pPr>
            <w:r w:rsidRPr="00A71A62">
              <w:rPr>
                <w:sz w:val="16"/>
                <w:szCs w:val="18"/>
              </w:rPr>
              <w:t>Személyes Ügyfélszolgálat: az Üzletszabályzat F1. sz. függeléke szerint</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Székhelye: 6724 Szeged, Kossuth Lajos sgt. 64-66.</w:t>
            </w:r>
          </w:p>
        </w:tc>
        <w:tc>
          <w:tcPr>
            <w:tcW w:w="5319" w:type="dxa"/>
            <w:shd w:val="clear" w:color="auto" w:fill="E6E6E6"/>
            <w:vAlign w:val="center"/>
          </w:tcPr>
          <w:p w:rsidR="002E77BC" w:rsidRPr="00A71A62">
            <w:pPr>
              <w:rPr>
                <w:sz w:val="16"/>
                <w:szCs w:val="18"/>
              </w:rPr>
            </w:pPr>
            <w:r w:rsidRPr="00A71A62">
              <w:rPr>
                <w:sz w:val="16"/>
                <w:szCs w:val="18"/>
              </w:rPr>
              <w:t xml:space="preserve">On-line elérhetőség: </w:t>
            </w:r>
            <w:hyperlink ns2:id="rId16" w:history="1">
              <w:r w:rsidRPr="00A71A62" w:rsidR="00724E96">
                <w:rPr>
                  <w:rFonts w:eastAsia="Calibri"/>
                  <w:color w:val="0000FF"/>
                  <w:sz w:val="16"/>
                  <w:szCs w:val="18"/>
                  <w:u w:val="single"/>
                </w:rPr>
                <w:t>www.mvmdemaszhalozat.hu</w:t>
              </w:r>
            </w:hyperlink>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Cégjegyzék száma: 06-09-010805</w:t>
            </w:r>
          </w:p>
        </w:tc>
        <w:tc>
          <w:tcPr>
            <w:tcW w:w="5319" w:type="dxa"/>
            <w:shd w:val="clear" w:color="auto" w:fill="E6E6E6"/>
            <w:vAlign w:val="center"/>
          </w:tcPr>
          <w:p w:rsidR="002E77BC" w:rsidRPr="00A71A62">
            <w:pPr>
              <w:rPr>
                <w:sz w:val="16"/>
                <w:szCs w:val="18"/>
              </w:rPr>
            </w:pPr>
            <w:r w:rsidRPr="00A71A62">
              <w:rPr>
                <w:sz w:val="16"/>
                <w:szCs w:val="18"/>
              </w:rPr>
              <w:t>Adószáma: 13792679-2-06</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Számlavezető pénzintézet neve: ING Bank Zrt.</w:t>
            </w:r>
          </w:p>
        </w:tc>
        <w:tc>
          <w:tcPr>
            <w:tcW w:w="5319" w:type="dxa"/>
            <w:shd w:val="clear" w:color="auto" w:fill="E6E6E6"/>
            <w:vAlign w:val="center"/>
          </w:tcPr>
          <w:p w:rsidR="002E77BC" w:rsidRPr="00A71A62">
            <w:pPr>
              <w:rPr>
                <w:sz w:val="16"/>
                <w:szCs w:val="18"/>
              </w:rPr>
            </w:pPr>
            <w:r w:rsidRPr="00A71A62">
              <w:rPr>
                <w:sz w:val="16"/>
                <w:szCs w:val="18"/>
              </w:rPr>
              <w:t>Pénzintézeti számlaszáma: 13700016-04615022-00000000</w:t>
            </w:r>
          </w:p>
        </w:tc>
      </w:tr>
    </w:tbl>
    <w:p w:rsidR="002E77BC" w:rsidRPr="00A71A62">
      <w:pPr>
        <w:rPr>
          <w:sz w:val="22"/>
          <w:szCs w:val="24"/>
        </w:rPr>
      </w:pPr>
    </w:p>
    <w:p w:rsidR="002E77BC" w:rsidRPr="00A71A62">
      <w:pPr>
        <w:keepNext/>
        <w:numPr>
          <w:ilvl w:val="1"/>
          <w:numId w:val="8"/>
        </w:numPr>
        <w:spacing w:before="120" w:after="60"/>
        <w:ind w:left="357" w:hanging="357"/>
        <w:outlineLvl w:val="2"/>
        <w:rPr>
          <w:bCs/>
          <w:i/>
          <w:sz w:val="16"/>
          <w:szCs w:val="18"/>
        </w:rPr>
      </w:pPr>
      <w:r w:rsidRPr="00A71A62">
        <w:rPr>
          <w:bCs/>
          <w:i/>
          <w:sz w:val="16"/>
          <w:szCs w:val="18"/>
        </w:rPr>
        <w:t>A rendszerhasználó (a továbbiakban: Rendszerhasználó) adatai</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Cs w:val="22"/>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IranyitoSzam</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r w:rsidRPr="00A71A62">
              <w:rPr>
                <w:color w:val="0000FF"/>
                <w:sz w:val="22"/>
                <w:szCs w:val="24"/>
              </w:rPr>
              <w:t>{d.Project.Varos}</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rsidP="003D07E6">
            <w:pPr>
              <w:tabs>
                <w:tab w:val="center" w:pos="4536"/>
                <w:tab w:val="right" w:pos="9072"/>
              </w:tabs>
              <w:rPr>
                <w:sz w:val="16"/>
                <w:szCs w:val="18"/>
              </w:rPr>
            </w:pPr>
            <w:r w:rsidRPr="00A71A62">
              <w:rPr>
                <w:color w:val="0000FF"/>
                <w:sz w:val="22"/>
                <w:szCs w:val="24"/>
              </w:rPr>
              <w:t xml:space="preserve">{d.Project.Utca} </w:t>
            </w:r>
            <w:r w:rsidRPr="00A71A62" w:rsidR="00475F9A">
              <w:rPr>
                <w:color w:val="0000FF"/>
                <w:sz w:val="22"/>
              </w:rPr>
              <w:t>{</w:t>
            </w:r>
            <w:r w:rsidRPr="00A71A62" w:rsidR="00475F9A">
              <w:rPr>
                <w:color w:val="0000FF"/>
                <w:sz w:val="2"/>
                <w:szCs w:val="2"/>
              </w:rPr>
              <w:t>d.Project. Hazszam</w:t>
            </w:r>
            <w:r w:rsidRPr="00A71A62" w:rsidR="00475F9A">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AnyjaNeve</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rFonts w:eastAsia="Arial"/>
                <w:color w:val="0000FF"/>
                <w:sz w:val="22"/>
              </w:rPr>
              <w:t>{d.Project.SzuletesiIdo}</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4"/>
                <w:szCs w:val="16"/>
              </w:rPr>
            </w:pPr>
            <w:r w:rsidRPr="00A71A62">
              <w:rPr>
                <w:color w:val="0000FF"/>
                <w:sz w:val="22"/>
              </w:rPr>
              <w:t>{</w:t>
            </w:r>
            <w:r w:rsidRPr="00A71A62">
              <w:rPr>
                <w:color w:val="0000FF"/>
                <w:sz w:val="2"/>
                <w:szCs w:val="2"/>
              </w:rPr>
              <w:t>d.Project. SzuletesiHely</w:t>
            </w:r>
            <w:r w:rsidRPr="00A71A62">
              <w:rPr>
                <w:color w:val="0000FF"/>
                <w:sz w:val="22"/>
              </w:rPr>
              <w:t>}</w:t>
            </w:r>
            <w:r w:rsidR="000B5197">
              <w:rPr>
                <w:color w:val="0000FF"/>
                <w:sz w:val="22"/>
              </w:rPr>
              <w:t xml:space="preserve"> </w:t>
            </w:r>
            <w:r w:rsidRPr="000B5197" w:rsidR="000B5197">
              <w:rPr>
                <w:color w:val="0000FF"/>
                <w:sz w:val="22"/>
              </w:rPr>
              <w:t>{</w:t>
            </w:r>
            <w:r w:rsidRPr="000B5197" w:rsidR="000B5197">
              <w:rPr>
                <w:color w:val="0000FF"/>
                <w:sz w:val="2"/>
                <w:szCs w:val="2"/>
              </w:rPr>
              <w:t>d.Project.Adoszam2</w:t>
            </w:r>
            <w:r w:rsidRPr="000B5197" w:rsidR="000B5197">
              <w:rPr>
                <w:color w:val="0000FF"/>
                <w:sz w:val="22"/>
              </w:rPr>
              <w:t>}</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r w:rsidRPr="00A71A62">
              <w:rPr>
                <w:rFonts w:eastAsia="Arial"/>
                <w:color w:val="0000FF"/>
                <w:sz w:val="22"/>
              </w:rPr>
              <w:t>{d.Person.Phone}</w:t>
            </w: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r w:rsidRPr="00A71A62">
              <w:rPr>
                <w:color w:val="0000FF"/>
                <w:sz w:val="16"/>
                <w:szCs w:val="18"/>
              </w:rPr>
              <w:t>Csekk</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{d.Project.UgyfelLakcime}</w:t>
            </w:r>
          </w:p>
        </w:tc>
      </w:tr>
    </w:tbl>
    <w:p w:rsidR="002E77BC" w:rsidRPr="00A71A62">
      <w:pPr>
        <w:outlineLvl w:val="3"/>
        <w:rPr>
          <w:sz w:val="16"/>
          <w:szCs w:val="18"/>
        </w:rPr>
      </w:pPr>
      <w:r w:rsidRPr="00A71A62">
        <w:rPr>
          <w:sz w:val="16"/>
          <w:szCs w:val="18"/>
        </w:rPr>
        <w:t>A *-gal jelölt adatok megadása kötelező.</w:t>
      </w:r>
    </w:p>
    <w:p w:rsidR="002E77BC" w:rsidRPr="00A71A62" w:rsidP="002E4697">
      <w:pPr>
        <w:keepNext/>
        <w:numPr>
          <w:ilvl w:val="1"/>
          <w:numId w:val="8"/>
        </w:numPr>
        <w:spacing w:before="240" w:after="60"/>
        <w:ind w:left="357" w:hanging="357"/>
        <w:outlineLvl w:val="2"/>
        <w:rPr>
          <w:bCs/>
          <w:i/>
          <w:sz w:val="16"/>
          <w:szCs w:val="18"/>
        </w:rPr>
      </w:pPr>
      <w:r w:rsidRPr="00A71A62">
        <w:rPr>
          <w:bCs/>
          <w:i/>
          <w:sz w:val="16"/>
          <w:szCs w:val="18"/>
        </w:rPr>
        <w:t>A felhasználási hely tulajdonosának adatai (ha eltér a Rendszerhasználótól)</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r w:rsidRPr="00A71A62">
              <w:rPr>
                <w:color w:val="0000FF"/>
                <w:sz w:val="22"/>
              </w:rPr>
              <w:t/>
            </w:r>
            <w:r w:rsidRPr="00A71A62">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rsidP="00EA7833">
            <w:pPr>
              <w:tabs>
                <w:tab w:val="center" w:pos="4536"/>
                <w:tab w:val="right" w:pos="9072"/>
              </w:tabs>
              <w:rPr>
                <w:sz w:val="16"/>
                <w:szCs w:val="18"/>
              </w:rPr>
            </w:pPr>
            <w:r w:rsidRPr="00A71A62">
              <w:rPr>
                <w:color w:val="0000FF"/>
                <w:sz w:val="22"/>
              </w:rPr>
              <w:t/>
            </w:r>
            <w:r w:rsidRPr="00EA7833" w:rsidR="00B2048E">
              <w:rPr>
                <w:color w:val="0000FF"/>
                <w:sz w:val="2"/>
                <w:szCs w:val="2"/>
              </w:rPr>
              <w:t/>
            </w:r>
            <w:r w:rsidRP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rsidP="00EA7833">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r w:rsidR="00076A2F">
              <w:rPr>
                <w:color w:val="0000FF"/>
                <w:sz w:val="22"/>
              </w:rPr>
              <w:t xml:space="preserve"/>
            </w:r>
            <w:r w:rsidRPr="000B5197" w:rsidR="000B5197">
              <w:rPr>
                <w:color w:val="0000FF"/>
                <w:sz w:val="22"/>
              </w:rPr>
              <w:t/>
            </w:r>
            <w:r w:rsidRPr="000B5197" w:rsidR="000B5197">
              <w:rPr>
                <w:color w:val="0000FF"/>
                <w:sz w:val="2"/>
                <w:szCs w:val="2"/>
              </w:rPr>
              <w:t/>
            </w:r>
            <w:r w:rsidRPr="000B5197" w:rsidR="000B5197">
              <w:rPr>
                <w:color w:val="0000FF"/>
                <w:sz w:val="22"/>
              </w:rPr>
              <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Cs w:val="22"/>
              </w:rPr>
            </w:pPr>
            <w:r w:rsidRPr="00A71A62">
              <w:rPr>
                <w:color w:val="0000FF"/>
                <w:szCs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3840C1">
      <w:pPr>
        <w:keepNext/>
        <w:numPr>
          <w:ilvl w:val="1"/>
          <w:numId w:val="8"/>
        </w:numPr>
        <w:tabs>
          <w:tab w:val="clear" w:pos="540"/>
          <w:tab w:val="num" w:pos="567"/>
        </w:tabs>
        <w:spacing w:before="120" w:after="60"/>
        <w:ind w:left="284" w:hanging="284"/>
        <w:jc w:val="both"/>
        <w:outlineLvl w:val="2"/>
        <w:rPr>
          <w:bCs/>
          <w:i/>
          <w:sz w:val="16"/>
          <w:szCs w:val="18"/>
        </w:rPr>
      </w:pPr>
      <w:r w:rsidRPr="00A71A62">
        <w:rPr>
          <w:bCs/>
          <w:i/>
          <w:sz w:val="16"/>
          <w:szCs w:val="18"/>
        </w:rPr>
        <w:t>Rendszerhasználó képviseletében eljáró személy, ha van (pl. természetes személy, cég, kereskedelmi engedélyes stb.; a továbbiakban: Képviselő)</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0D3B22" w:rsidRPr="00A71A62">
      <w:pPr>
        <w:outlineLvl w:val="3"/>
        <w:rPr>
          <w:sz w:val="16"/>
          <w:szCs w:val="18"/>
        </w:rPr>
      </w:pPr>
    </w:p>
    <w:p w:rsidR="002E77BC" w:rsidRPr="00A71A62" w:rsidP="003840C1">
      <w:pPr>
        <w:keepNext/>
        <w:numPr>
          <w:ilvl w:val="1"/>
          <w:numId w:val="8"/>
        </w:numPr>
        <w:spacing w:before="240" w:after="60"/>
        <w:ind w:left="284" w:hanging="284"/>
        <w:outlineLvl w:val="2"/>
        <w:rPr>
          <w:bCs/>
          <w:i/>
          <w:sz w:val="16"/>
          <w:szCs w:val="18"/>
        </w:rPr>
      </w:pPr>
      <w:r w:rsidRPr="00A71A62">
        <w:rPr>
          <w:bCs/>
          <w:i/>
          <w:sz w:val="16"/>
          <w:szCs w:val="18"/>
        </w:rPr>
        <w:t>A Számlafizető adatai, ha van (a továbbiakban Fizető; ha más, mint a Rendszerhasználó)</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pPr>
        <w:keepNext/>
        <w:outlineLvl w:val="2"/>
        <w:rPr>
          <w:sz w:val="10"/>
          <w:szCs w:val="12"/>
        </w:rPr>
      </w:pPr>
      <w:bookmarkStart w:id="1" w:name="_Ref106022975"/>
    </w:p>
    <w:p w:rsidR="002E77BC" w:rsidRPr="00A71A62">
      <w:pPr>
        <w:keepNext/>
        <w:numPr>
          <w:ilvl w:val="0"/>
          <w:numId w:val="8"/>
        </w:numPr>
        <w:spacing w:before="120" w:after="60"/>
        <w:ind w:left="357" w:hanging="357"/>
        <w:outlineLvl w:val="2"/>
        <w:rPr>
          <w:sz w:val="18"/>
          <w:szCs w:val="24"/>
        </w:rPr>
      </w:pPr>
      <w:r w:rsidRPr="00A71A62">
        <w:rPr>
          <w:sz w:val="18"/>
          <w:szCs w:val="24"/>
        </w:rPr>
        <w:t>Az igénybejelentés oka</w:t>
      </w:r>
      <w:bookmarkEnd w:id="1"/>
    </w:p>
    <w:p w:rsidR="002E77BC" w:rsidRPr="00A71A62">
      <w:pPr>
        <w:rPr>
          <w:sz w:val="14"/>
          <w:szCs w:val="16"/>
        </w:rPr>
      </w:pPr>
    </w:p>
    <w:p w:rsidR="002E77BC" w:rsidRPr="00A71A62">
      <w:pPr>
        <w:ind w:right="125"/>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Új bekapcsolás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Teljesítmény-változás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Felhasználó-változás</w:t>
      </w:r>
      <w:r w:rsidRPr="00A71A62">
        <w:rPr>
          <w:sz w:val="16"/>
          <w:szCs w:val="18"/>
        </w:rPr>
        <w:tab/>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Adatváltozás  </w:t>
      </w:r>
    </w:p>
    <w:p w:rsidR="002E77BC" w:rsidRPr="00A71A62">
      <w:pPr>
        <w:ind w:right="125"/>
        <w:rPr>
          <w:sz w:val="16"/>
          <w:szCs w:val="18"/>
        </w:rPr>
      </w:pPr>
    </w:p>
    <w:p w:rsidR="002E77BC" w:rsidRPr="00A71A62" w:rsidP="00E95D8D">
      <w:pPr>
        <w:ind w:right="125"/>
        <w:rPr>
          <w:sz w:val="10"/>
          <w:szCs w:val="12"/>
        </w:rPr>
      </w:pPr>
      <w:r w:rsidRPr="00A71A62">
        <w:rPr>
          <w:noProof/>
          <w:sz w:val="16"/>
          <w:szCs w:val="18"/>
        </w:rPr>
        <ns1:AlternateContent>
          <ns1:Choice Requires="wps">
            <w:drawing>
              <ns3:anchor distT="0" distB="0" distL="114300" distR="114300" simplePos="0" relativeHeight="251669504" behindDoc="0" locked="0" layoutInCell="1" allowOverlap="1">
                <ns3:simplePos x="0" y="0"/>
                <ns3:positionH relativeFrom="column">
                  <ns3:posOffset>2650166</ns3:posOffset>
                </ns3:positionH>
                <ns3:positionV relativeFrom="paragraph">
                  <ns3:posOffset>7539</ns3:posOffset>
                </ns3:positionV>
                <ns3:extent cx="175098" cy="194553"/>
                <ns3:effectExtent l="0" t="0" r="0" b="0"/>
                <ns3:wrapNone/>
                <ns3:docPr id="29" name="Szorzás 29"/>
                <ns3:cNvGraphicFramePr/>
                <ns4:graphic>
                  <ns4:graphicData uri="http://schemas.microsoft.com/office/word/2010/wordprocessingShape">
                    <ns9:wsp>
                      <ns9:cNvSpPr/>
                      <ns9:spPr>
                        <ns4:xfrm>
                          <ns4:off x="0" y="0"/>
                          <ns4:ext cx="175098" cy="194553"/>
                        </ns4:xfrm>
                        <ns4:prstGeom prst="mathMultiply">
                          <ns4:avLst/>
                        </ns4:prstGeom>
                      </ns9:spPr>
                      <ns9:style>
                        <ns4:lnRef idx="2">
                          <ns4:schemeClr val="accent1">
                            <ns4:shade val="50000"/>
                          </ns4:schemeClr>
                        </ns4:lnRef>
                        <ns4:fillRef idx="1">
                          <ns4:schemeClr val="accent1"/>
                        </ns4:fillRef>
                        <ns4:effectRef idx="0">
                          <ns4:schemeClr val="accent1"/>
                        </ns4:effectRef>
                        <ns4:fontRef idx="minor">
                          <ns4:schemeClr val="lt1"/>
                        </ns4:fontRef>
                      </ns9:style>
                      <ns9:bodyPr rot="0" spcFirstLastPara="0" vertOverflow="overflow" horzOverflow="overflow" vert="horz" wrap="square" lIns="91440" tIns="45720" rIns="91440" bIns="45720" numCol="1" spcCol="0" rtlCol="0" fromWordArt="0" anchor="ctr"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orzás 29" ns11: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ns10:stroke joinstyle="miter"/>
                <ns10:path arrowok="t" ns11:connecttype="custom" ns11:connectlocs="26749,60502;57360,32952;87549,66495;117738,32952;148349,60502;115252,97277;148349,134051;117738,161601;87549,128058;57360,161601;26749,134051;59846,97277;26749,60502" ns11:connectangles="0,0,0,0,0,0,0,0,0,0,0,0,0"/>
              </ns10:shape>
            </w:pict>
          </ns1:Fallback>
        </ns1:AlternateContent>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Ideiglenes vételezés: ……………..-tól, …………….-ig </w:t>
      </w:r>
      <w:r w:rsidRPr="00A71A62" w:rsidR="00B2048E">
        <w:rPr>
          <w:sz w:val="16"/>
          <w:szCs w:val="18"/>
        </w:rPr>
        <w:tab/>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Egyéb:  </w:t>
      </w:r>
      <w:r w:rsidRPr="00A71A62" w:rsidR="00E95D8D">
        <w:rPr>
          <w:color w:val="0000FF"/>
          <w:sz w:val="24"/>
          <w:szCs w:val="28"/>
        </w:rPr>
        <w:t>{</w:t>
      </w:r>
      <w:r w:rsidRPr="00A71A62" w:rsidR="00E95D8D">
        <w:rPr>
          <w:color w:val="0000FF"/>
          <w:sz w:val="2"/>
          <w:szCs w:val="2"/>
        </w:rPr>
        <w:t>d.Project.Mt</w:t>
      </w:r>
      <w:r w:rsidRPr="00A71A62" w:rsidR="00E95D8D">
        <w:rPr>
          <w:color w:val="0000FF"/>
          <w:sz w:val="24"/>
          <w:szCs w:val="28"/>
        </w:rPr>
        <w:t>}</w:t>
      </w:r>
    </w:p>
    <w:p w:rsidR="002E77BC" w:rsidRPr="00A71A62" w:rsidP="0035381F">
      <w:pPr>
        <w:keepNext/>
        <w:numPr>
          <w:ilvl w:val="0"/>
          <w:numId w:val="8"/>
        </w:numPr>
        <w:spacing w:before="240" w:after="60"/>
        <w:ind w:left="357" w:hanging="357"/>
        <w:outlineLvl w:val="2"/>
        <w:rPr>
          <w:sz w:val="18"/>
          <w:szCs w:val="24"/>
        </w:rPr>
      </w:pPr>
      <w:r w:rsidRPr="00A71A62">
        <w:rPr>
          <w:sz w:val="18"/>
          <w:szCs w:val="24"/>
        </w:rPr>
        <w:t>A felhasználás adatai</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funkciója:</w:t>
      </w:r>
      <w:r w:rsidRPr="00A71A62">
        <w:rPr>
          <w:bCs/>
          <w:sz w:val="16"/>
          <w:szCs w:val="18"/>
        </w:rPr>
        <w:t xml:space="preserve"> </w:t>
      </w:r>
      <w:r w:rsidRPr="00A71A62">
        <w:rPr>
          <w:bCs/>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Vételezés                    </w:t>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Betáplálás</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adatai</w:t>
      </w:r>
      <w:r w:rsidRPr="00A71A62">
        <w:rPr>
          <w:bCs/>
          <w:sz w:val="16"/>
          <w:szCs w:val="18"/>
        </w:rPr>
        <w:tab/>
      </w:r>
      <w:r w:rsidRPr="00A71A62">
        <w:rPr>
          <w:bCs/>
          <w:sz w:val="16"/>
          <w:szCs w:val="18"/>
        </w:rPr>
        <w:tab/>
        <w:t xml:space="preserve">Felhasználási hely azonosító*: </w:t>
      </w:r>
      <w:r w:rsidRPr="00A71A62" w:rsidR="0021134F">
        <w:rPr>
          <w:bCs/>
          <w:color w:val="0000FF"/>
          <w:sz w:val="22"/>
          <w:szCs w:val="26"/>
        </w:rPr>
        <w:t>{</w:t>
      </w:r>
      <w:r w:rsidRPr="00A71A62" w:rsidR="0021134F">
        <w:rPr>
          <w:rFonts w:eastAsia="Arial"/>
          <w:bCs/>
          <w:color w:val="0000FF"/>
          <w:sz w:val="2"/>
          <w:szCs w:val="2"/>
        </w:rPr>
        <w:t>d.Project. Fha</w:t>
      </w:r>
      <w:r w:rsidRPr="00A71A62" w:rsidR="0021134F">
        <w:rPr>
          <w:bCs/>
          <w:color w:val="0000FF"/>
          <w:sz w:val="22"/>
          <w:szCs w:val="26"/>
        </w:rPr>
        <w:t>}</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860"/>
        <w:gridCol w:w="2389"/>
        <w:gridCol w:w="2390"/>
      </w:tblGrid>
      <w:tr>
        <w:tblPrEx>
          <w:tblW w:w="9639" w:type="dxa"/>
          <w:tblInd w:w="70" w:type="dxa"/>
          <w:tblLayout w:type="fixed"/>
          <w:tblLook w:val="0000"/>
        </w:tblPrEx>
        <w:trPr>
          <w:trHeight w:val="377"/>
        </w:trPr>
        <w:tc>
          <w:tcPr>
            <w:tcW w:w="4860" w:type="dxa"/>
            <w:shd w:val="clear" w:color="auto" w:fill="E6E6E6"/>
            <w:vAlign w:val="center"/>
          </w:tcPr>
          <w:p w:rsidR="002E77BC" w:rsidRPr="00A71A62">
            <w:pPr>
              <w:ind w:right="125"/>
              <w:rPr>
                <w:sz w:val="16"/>
                <w:szCs w:val="18"/>
              </w:rPr>
            </w:pPr>
            <w:r w:rsidRPr="00A71A62">
              <w:rPr>
                <w:sz w:val="16"/>
                <w:szCs w:val="18"/>
              </w:rPr>
              <w:t>Felhasználási hely megnevezése:</w:t>
            </w:r>
          </w:p>
        </w:tc>
        <w:tc>
          <w:tcPr>
            <w:tcW w:w="4779" w:type="dxa"/>
            <w:gridSpan w:val="2"/>
            <w:vAlign w:val="center"/>
          </w:tcPr>
          <w:p w:rsidR="002E77BC" w:rsidRPr="00A71A62">
            <w:pPr>
              <w:rPr>
                <w:sz w:val="16"/>
                <w:szCs w:val="18"/>
              </w:rPr>
            </w:pPr>
            <w:r w:rsidRPr="00A71A62">
              <w:rPr>
                <w:color w:val="0000FF"/>
                <w:sz w:val="24"/>
                <w:szCs w:val="28"/>
              </w:rPr>
              <w:t>{</w:t>
            </w:r>
            <w:r w:rsidRPr="00A71A62">
              <w:rPr>
                <w:color w:val="0000FF"/>
                <w:sz w:val="2"/>
                <w:szCs w:val="2"/>
              </w:rPr>
              <w:t>d.Project.Nev</w:t>
            </w:r>
            <w:r w:rsidRPr="00A71A62">
              <w:rPr>
                <w:color w:val="0000FF"/>
                <w:sz w:val="24"/>
                <w:szCs w:val="2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címe*:</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FelhasznalasiCim</w:t>
            </w:r>
            <w:r w:rsidRPr="00A71A62">
              <w:rPr>
                <w:color w:val="0000FF"/>
                <w:sz w:val="1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használatának jogcíme**:</w:t>
            </w:r>
          </w:p>
        </w:tc>
        <w:tc>
          <w:tcPr>
            <w:tcW w:w="4779" w:type="dxa"/>
            <w:gridSpan w:val="2"/>
            <w:vAlign w:val="center"/>
          </w:tcPr>
          <w:p w:rsidR="002E77BC" w:rsidRPr="00A71A62">
            <w:pPr>
              <w:rPr>
                <w:sz w:val="16"/>
                <w:szCs w:val="18"/>
              </w:rPr>
            </w:pPr>
            <w:r w:rsidRPr="00A71A62">
              <w:rPr>
                <w:sz w:val="16"/>
                <w:szCs w:val="18"/>
              </w:rPr>
              <w:t xml:space="preserve">X  tulajdonos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bérlő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kezelő      </w:t>
            </w:r>
          </w:p>
          <w:p w:rsidR="002E77BC" w:rsidRPr="00A71A62" w:rsidP="00A60A32">
            <w:pPr>
              <w:spacing w:before="40"/>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haszonélvező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használó</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 célja:</w:t>
            </w:r>
          </w:p>
        </w:tc>
        <w:tc>
          <w:tcPr>
            <w:tcW w:w="4779" w:type="dxa"/>
            <w:gridSpan w:val="2"/>
            <w:vAlign w:val="center"/>
          </w:tcPr>
          <w:p w:rsidR="002E77BC" w:rsidRPr="00A71A62" w:rsidP="000A1488">
            <w:pPr>
              <w:rPr>
                <w:sz w:val="16"/>
                <w:szCs w:val="18"/>
              </w:rPr>
            </w:pPr>
            <w:r w:rsidRPr="000A1488">
              <w:rPr>
                <w:rFonts w:ascii="Helvetica" w:hAnsi="Helvetica" w:cs="Helvetica"/>
                <w:color w:val="0070C0"/>
                <w:sz w:val="18"/>
                <w:szCs w:val="18"/>
                <w:shd w:val="clear" w:color="auto" w:fill="F6F7F9"/>
              </w:rPr>
              <w:t>{</w:t>
            </w:r>
            <w:r w:rsidRPr="000A1488">
              <w:rPr>
                <w:rFonts w:ascii="Helvetica" w:hAnsi="Helvetica" w:cs="Helvetica"/>
                <w:color w:val="0070C0"/>
                <w:sz w:val="2"/>
                <w:szCs w:val="2"/>
                <w:shd w:val="clear" w:color="auto" w:fill="F6F7F9"/>
              </w:rPr>
              <w:t>d.Project.LakossagiFogyaszto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Lakossági                   </w:t>
            </w:r>
            <w:r w:rsidRPr="000A1488">
              <w:rPr>
                <w:color w:val="0070C0"/>
                <w:sz w:val="16"/>
                <w:szCs w:val="18"/>
              </w:rPr>
              <w:t>{</w:t>
            </w:r>
            <w:r w:rsidRPr="000A1488">
              <w:rPr>
                <w:color w:val="0070C0"/>
                <w:sz w:val="2"/>
                <w:szCs w:val="2"/>
              </w:rPr>
              <w:t>d.</w:t>
            </w:r>
            <w:r w:rsidRPr="000A1488">
              <w:rPr>
                <w:rFonts w:ascii="Helvetica" w:hAnsi="Helvetica" w:cs="Helvetica"/>
                <w:color w:val="0070C0"/>
                <w:sz w:val="2"/>
                <w:szCs w:val="2"/>
                <w:shd w:val="clear" w:color="auto" w:fill="F6F7F9"/>
              </w:rPr>
              <w:t>Project.NemLakossagiFogyaszto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Nem lakossági</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minden napszaki:</w:t>
            </w:r>
          </w:p>
        </w:tc>
        <w:tc>
          <w:tcPr>
            <w:tcW w:w="4779" w:type="dxa"/>
            <w:gridSpan w:val="2"/>
            <w:vAlign w:val="center"/>
          </w:tcPr>
          <w:p w:rsidR="002E77BC" w:rsidRPr="00A71A62">
            <w:pPr>
              <w:rPr>
                <w:sz w:val="16"/>
                <w:szCs w:val="18"/>
              </w:rPr>
            </w:pPr>
          </w:p>
        </w:tc>
      </w:tr>
      <w:tr w:rsidTr="0035381F">
        <w:tblPrEx>
          <w:tblW w:w="9639" w:type="dxa"/>
          <w:tblInd w:w="70" w:type="dxa"/>
          <w:tblLayout w:type="fixed"/>
          <w:tblLook w:val="0000"/>
        </w:tblPrEx>
        <w:trPr>
          <w:trHeight w:hRule="exac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vezérelt:</w:t>
            </w:r>
          </w:p>
        </w:tc>
        <w:tc>
          <w:tcPr>
            <w:tcW w:w="4779" w:type="dxa"/>
            <w:gridSpan w:val="2"/>
            <w:vAlign w:val="center"/>
          </w:tcPr>
          <w:p w:rsidR="002E77BC" w:rsidRPr="00A71A62">
            <w:pPr>
              <w:rPr>
                <w:sz w:val="16"/>
                <w:szCs w:val="18"/>
              </w:rPr>
            </w:pPr>
          </w:p>
        </w:tc>
      </w:tr>
      <w:tr>
        <w:tblPrEx>
          <w:tblW w:w="9639" w:type="dxa"/>
          <w:tblInd w:w="70" w:type="dxa"/>
          <w:tblLayout w:type="fixed"/>
          <w:tblLook w:val="0000"/>
        </w:tblPrEx>
        <w:trPr>
          <w:trHeight w:hRule="exact" w:val="625"/>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minden napszaki:</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Mogysz</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vezérelt:</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Mgyszv</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minden napszaki</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vezérelt</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rsidTr="00B2048E">
        <w:tblPrEx>
          <w:tblW w:w="9639" w:type="dxa"/>
          <w:tblInd w:w="70" w:type="dxa"/>
          <w:tblLayout w:type="fixed"/>
          <w:tblLook w:val="0000"/>
        </w:tblPrEx>
        <w:trPr>
          <w:trHeight w:val="397"/>
        </w:trPr>
        <w:tc>
          <w:tcPr>
            <w:tcW w:w="4860" w:type="dxa"/>
            <w:shd w:val="clear" w:color="auto" w:fill="E6E6E6"/>
            <w:vAlign w:val="center"/>
          </w:tcPr>
          <w:p w:rsidR="00E52540" w:rsidRPr="00A71A62" w:rsidP="00E52540">
            <w:pPr>
              <w:ind w:right="125"/>
              <w:rPr>
                <w:sz w:val="16"/>
                <w:szCs w:val="18"/>
              </w:rPr>
            </w:pPr>
            <w:r w:rsidRPr="00A71A62">
              <w:rPr>
                <w:sz w:val="16"/>
                <w:szCs w:val="18"/>
              </w:rPr>
              <w:t xml:space="preserve">Szerződéses évforduló***: </w:t>
            </w:r>
          </w:p>
        </w:tc>
        <w:tc>
          <w:tcPr>
            <w:tcW w:w="2389"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________  hónap elseje</w:t>
            </w:r>
          </w:p>
        </w:tc>
        <w:tc>
          <w:tcPr>
            <w:tcW w:w="2390"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szerződéskötés hó-napjának első napja </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Felhasználási hely rendeltetése (TEÁOR kód):</w:t>
            </w:r>
          </w:p>
        </w:tc>
        <w:tc>
          <w:tcPr>
            <w:tcW w:w="4779" w:type="dxa"/>
            <w:gridSpan w:val="2"/>
            <w:vAlign w:val="center"/>
          </w:tcPr>
          <w:p w:rsidR="002E77BC" w:rsidRPr="00A71A62">
            <w:pPr>
              <w:rPr>
                <w:sz w:val="16"/>
                <w:szCs w:val="18"/>
              </w:rPr>
            </w:pPr>
            <w:r w:rsidRPr="00A71A62">
              <w:rPr>
                <w:sz w:val="16"/>
                <w:szCs w:val="18"/>
              </w:rPr>
              <w:t>Lakás</w:t>
            </w: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265436">
      <w:pPr>
        <w:keepNext/>
        <w:outlineLvl w:val="3"/>
        <w:rPr>
          <w:sz w:val="16"/>
          <w:szCs w:val="18"/>
        </w:rPr>
      </w:pPr>
      <w:r w:rsidRPr="00A71A62">
        <w:rPr>
          <w:sz w:val="16"/>
          <w:szCs w:val="18"/>
        </w:rPr>
        <w:t>**: A használat jogcímét igazoló okiratot kérjük bemutatni.</w:t>
      </w:r>
    </w:p>
    <w:p w:rsidR="002E77BC" w:rsidRPr="00A71A62" w:rsidP="0027691C">
      <w:pPr>
        <w:rPr>
          <w:sz w:val="18"/>
        </w:rPr>
      </w:pPr>
      <w:r w:rsidRPr="00A71A62">
        <w:rPr>
          <w:sz w:val="16"/>
          <w:szCs w:val="18"/>
        </w:rPr>
        <w:t xml:space="preserve">***: </w:t>
      </w:r>
      <w:r w:rsidRPr="00A71A62" w:rsidR="00121FB0">
        <w:rPr>
          <w:sz w:val="16"/>
          <w:szCs w:val="18"/>
        </w:rPr>
        <w:t xml:space="preserve">A nem profil alapú elszámolásnál a lekötött teljesítmény csökkentési lehetőségének napja. </w:t>
      </w:r>
      <w:r w:rsidRPr="00A71A62">
        <w:rPr>
          <w:sz w:val="16"/>
          <w:szCs w:val="18"/>
        </w:rPr>
        <w:t xml:space="preserve">Új bekapcsolás, felhasználóváltozás, elszámolási mód váltás esetén </w:t>
      </w:r>
      <w:r w:rsidRPr="00A71A62" w:rsidR="00121FB0">
        <w:rPr>
          <w:sz w:val="16"/>
          <w:szCs w:val="18"/>
        </w:rPr>
        <w:t>kötelező megadni</w:t>
      </w:r>
      <w:r w:rsidRPr="00A71A62">
        <w:rPr>
          <w:sz w:val="16"/>
          <w:szCs w:val="18"/>
        </w:rPr>
        <w:t xml:space="preserve">.  </w:t>
      </w:r>
      <w:r w:rsidRPr="00A71A62">
        <w:rPr>
          <w:sz w:val="18"/>
        </w:rPr>
        <w:t>Mérés nélküli</w:t>
      </w:r>
      <w:r w:rsidRPr="00A71A62" w:rsidR="00405321">
        <w:rPr>
          <w:sz w:val="18"/>
        </w:rPr>
        <w:t xml:space="preserve"> elszámolásra vonatkozó adatok:</w:t>
      </w:r>
    </w:p>
    <w:p w:rsidR="00405321" w:rsidRPr="00A71A62" w:rsidP="0027691C">
      <w:pPr>
        <w:rPr>
          <w:sz w:val="16"/>
          <w:szCs w:val="18"/>
        </w:rPr>
      </w:pPr>
      <w:r w:rsidRPr="00A71A62">
        <w:rPr>
          <w:sz w:val="16"/>
          <w:szCs w:val="18"/>
        </w:rPr>
        <w:t xml:space="preserve">(Pl. </w:t>
      </w:r>
      <w:r w:rsidRPr="00A71A62" w:rsidR="002E77BC">
        <w:rPr>
          <w:sz w:val="16"/>
          <w:szCs w:val="18"/>
        </w:rPr>
        <w:t>Reklámtábla, parkoló automata, telefonfülke, kábeltévé erősítő, forgalomirányító berendezés</w:t>
      </w:r>
      <w:r w:rsidRPr="00A71A62">
        <w:rPr>
          <w:sz w:val="16"/>
          <w:szCs w:val="18"/>
        </w:rPr>
        <w:t>, térfigyelő kamera esetén.)</w:t>
      </w:r>
    </w:p>
    <w:p w:rsidR="00405321"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405321" w:rsidRPr="00A71A62" w:rsidP="0027691C">
      <w:pPr>
        <w:rPr>
          <w:sz w:val="16"/>
          <w:szCs w:val="18"/>
        </w:rPr>
      </w:pPr>
      <w:r w:rsidRPr="00A71A62">
        <w:rPr>
          <w:sz w:val="16"/>
          <w:szCs w:val="18"/>
        </w:rPr>
        <w:t>Villamos-energia f</w:t>
      </w:r>
      <w:r w:rsidRPr="00A71A62" w:rsidR="002E77BC">
        <w:rPr>
          <w:sz w:val="16"/>
          <w:szCs w:val="18"/>
        </w:rPr>
        <w:t xml:space="preserve">elhasználás </w:t>
      </w:r>
      <w:r w:rsidRPr="00A71A62">
        <w:rPr>
          <w:sz w:val="16"/>
          <w:szCs w:val="18"/>
        </w:rPr>
        <w:t xml:space="preserve">számításához az üzemidő </w:t>
      </w:r>
      <w:r w:rsidRPr="00A71A62" w:rsidR="002E77BC">
        <w:rPr>
          <w:sz w:val="16"/>
          <w:szCs w:val="18"/>
        </w:rPr>
        <w:t>meghatározásá</w:t>
      </w:r>
      <w:r w:rsidRPr="00A71A62">
        <w:rPr>
          <w:sz w:val="16"/>
          <w:szCs w:val="18"/>
        </w:rPr>
        <w:t xml:space="preserve">nak </w:t>
      </w:r>
      <w:r w:rsidRPr="00A71A62" w:rsidR="002E77BC">
        <w:rPr>
          <w:sz w:val="16"/>
          <w:szCs w:val="18"/>
        </w:rPr>
        <w:t>alapja</w:t>
      </w:r>
      <w:r w:rsidRPr="00A71A62">
        <w:rPr>
          <w:sz w:val="16"/>
          <w:szCs w:val="18"/>
        </w:rPr>
        <w:t>:</w:t>
      </w:r>
    </w:p>
    <w:p w:rsidR="002E77BC" w:rsidRPr="00A71A62" w:rsidP="0027691C">
      <w:pPr>
        <w:rPr>
          <w:sz w:val="16"/>
          <w:szCs w:val="18"/>
        </w:rPr>
      </w:pPr>
      <w:r w:rsidRPr="00A71A62">
        <w:rPr>
          <w:sz w:val="16"/>
          <w:szCs w:val="18"/>
        </w:rPr>
        <w:t xml:space="preserve">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Közvilágítási naptár</w:t>
      </w:r>
      <w:r w:rsidRPr="00A71A62" w:rsidR="00093518">
        <w:rPr>
          <w:sz w:val="16"/>
          <w:szCs w:val="18"/>
        </w:rPr>
        <w:t xml:space="preserve"> </w:t>
      </w:r>
      <w:r w:rsidRPr="00A71A62">
        <w:rPr>
          <w:sz w:val="16"/>
          <w:szCs w:val="18"/>
        </w:rPr>
        <w:t xml:space="preserve">  </w:t>
      </w:r>
      <w:r w:rsidRPr="00A71A62" w:rsidR="00405321">
        <w:rPr>
          <w:sz w:val="16"/>
          <w:szCs w:val="18"/>
        </w:rPr>
        <w:tab/>
      </w:r>
      <w:r w:rsidRPr="00A71A62" w:rsidR="00405321">
        <w:rPr>
          <w:sz w:val="16"/>
          <w:szCs w:val="18"/>
        </w:rPr>
        <w:fldChar w:fldCharType="begin">
          <w:ffData>
            <w:name w:val="Jelölő16"/>
            <w:enabled/>
            <w:calcOnExit w:val="0"/>
            <w:checkBox>
              <w:sizeAuto/>
              <w:default w:val="0"/>
            </w:checkBox>
          </w:ffData>
        </w:fldChar>
      </w:r>
      <w:r w:rsidRPr="00A71A62" w:rsidR="00405321">
        <w:rPr>
          <w:sz w:val="16"/>
          <w:szCs w:val="18"/>
        </w:rPr>
        <w:instrText xml:space="preserve"> FORMCHECKBOX </w:instrText>
      </w:r>
      <w:r w:rsidR="00DC6760">
        <w:rPr>
          <w:sz w:val="16"/>
          <w:szCs w:val="18"/>
        </w:rPr>
        <w:fldChar w:fldCharType="separate"/>
      </w:r>
      <w:r w:rsidRPr="00A71A62" w:rsidR="00405321">
        <w:rPr>
          <w:sz w:val="16"/>
          <w:szCs w:val="18"/>
        </w:rPr>
        <w:fldChar w:fldCharType="end"/>
      </w:r>
      <w:r w:rsidRPr="00A71A62" w:rsidR="00405321">
        <w:rPr>
          <w:sz w:val="16"/>
          <w:szCs w:val="18"/>
        </w:rPr>
        <w:t xml:space="preserve">   Egész napos, évi 8760 óra</w:t>
      </w:r>
      <w:r w:rsidRPr="00A71A62" w:rsidR="00405321">
        <w:rPr>
          <w:sz w:val="16"/>
          <w:szCs w:val="18"/>
        </w:rPr>
        <w:tab/>
      </w:r>
      <w:r w:rsidRPr="00A71A62" w:rsidR="00405321">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Napi üzemóra: …………</w:t>
      </w:r>
      <w:r w:rsidRPr="00A71A62" w:rsidR="00405321">
        <w:rPr>
          <w:sz w:val="16"/>
          <w:szCs w:val="18"/>
        </w:rPr>
        <w:t xml:space="preserve"> óra</w:t>
      </w:r>
    </w:p>
    <w:p w:rsidR="002E77BC" w:rsidRPr="00A71A62" w:rsidP="00FE5B0A">
      <w:pPr>
        <w:jc w:val="both"/>
        <w:rPr>
          <w:sz w:val="16"/>
          <w:szCs w:val="18"/>
        </w:rPr>
      </w:pPr>
    </w:p>
    <w:p w:rsidR="00405321" w:rsidRPr="00A71A62" w:rsidP="00FE5B0A">
      <w:pPr>
        <w:jc w:val="both"/>
        <w:rPr>
          <w:sz w:val="16"/>
          <w:szCs w:val="18"/>
        </w:rPr>
      </w:pPr>
      <w:r w:rsidRPr="00A71A62">
        <w:rPr>
          <w:sz w:val="16"/>
          <w:szCs w:val="18"/>
        </w:rPr>
        <w:t>Figyelembe vett teljesítmény:</w:t>
      </w:r>
    </w:p>
    <w:p w:rsidR="00093518" w:rsidRPr="00A71A62" w:rsidP="00405321">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Első túláram</w:t>
      </w:r>
      <w:r w:rsidRPr="00A71A62" w:rsidR="007170ED">
        <w:rPr>
          <w:bCs/>
          <w:sz w:val="16"/>
          <w:szCs w:val="18"/>
        </w:rPr>
        <w:t xml:space="preserve"> </w:t>
      </w:r>
      <w:r w:rsidRPr="00A71A62">
        <w:rPr>
          <w:bCs/>
          <w:sz w:val="16"/>
          <w:szCs w:val="18"/>
        </w:rPr>
        <w:t>védelmi eszköz névleges árama</w:t>
      </w:r>
      <w:r w:rsidRPr="00A71A62" w:rsidR="00405321">
        <w:rPr>
          <w:bCs/>
          <w:sz w:val="16"/>
          <w:szCs w:val="18"/>
        </w:rPr>
        <w:t xml:space="preserve"> a 3.3. pont szerint, vagy</w:t>
      </w:r>
    </w:p>
    <w:p w:rsidR="00093518" w:rsidRPr="00A71A62" w:rsidP="00093518">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Felhasználói berendezés névleges teljesítménye </w:t>
      </w:r>
      <w:r w:rsidRPr="00A71A62" w:rsidR="00823DFF">
        <w:rPr>
          <w:bCs/>
          <w:sz w:val="16"/>
          <w:szCs w:val="18"/>
        </w:rPr>
        <w:t xml:space="preserve">az </w:t>
      </w:r>
      <w:r w:rsidRPr="00A71A62" w:rsidR="00823DFF">
        <w:rPr>
          <w:bCs/>
          <w:color w:val="212100"/>
          <w:sz w:val="16"/>
          <w:szCs w:val="18"/>
        </w:rPr>
        <w:t>elosztóval történt megállapodás</w:t>
      </w:r>
      <w:r w:rsidRPr="00A71A62">
        <w:rPr>
          <w:bCs/>
          <w:sz w:val="16"/>
          <w:szCs w:val="18"/>
        </w:rPr>
        <w:t>* alapján:</w:t>
      </w:r>
      <w:r w:rsidRPr="00A71A62" w:rsidR="00823DFF">
        <w:rPr>
          <w:bCs/>
          <w:sz w:val="16"/>
          <w:szCs w:val="18"/>
        </w:rPr>
        <w:t xml:space="preserve">  </w:t>
      </w:r>
      <w:r w:rsidRPr="00A71A62">
        <w:rPr>
          <w:bCs/>
          <w:sz w:val="16"/>
          <w:szCs w:val="18"/>
        </w:rPr>
        <w:t>………………..  kW</w:t>
      </w:r>
    </w:p>
    <w:p w:rsidR="002E77BC" w:rsidRPr="00A71A62" w:rsidP="00FE5B0A">
      <w:pPr>
        <w:keepNext/>
        <w:spacing w:before="60" w:after="60"/>
        <w:jc w:val="both"/>
        <w:outlineLvl w:val="2"/>
        <w:rPr>
          <w:bCs/>
          <w:color w:val="212100"/>
          <w:sz w:val="16"/>
          <w:szCs w:val="18"/>
        </w:rPr>
      </w:pPr>
      <w:r w:rsidRPr="00A71A62">
        <w:rPr>
          <w:bCs/>
          <w:color w:val="212100"/>
          <w:sz w:val="16"/>
          <w:szCs w:val="18"/>
        </w:rPr>
        <w:t>* A</w:t>
      </w:r>
      <w:r w:rsidRPr="00A71A62" w:rsidR="00823DFF">
        <w:rPr>
          <w:bCs/>
          <w:color w:val="212100"/>
          <w:sz w:val="16"/>
          <w:szCs w:val="18"/>
        </w:rPr>
        <w:t xml:space="preserve"> </w:t>
      </w:r>
      <w:r w:rsidRPr="00A71A62">
        <w:rPr>
          <w:bCs/>
          <w:color w:val="212100"/>
          <w:sz w:val="16"/>
          <w:szCs w:val="18"/>
        </w:rPr>
        <w:t>megállapodást jelen igénybejelentőhöz mellékletként csatolni kell.</w:t>
      </w:r>
    </w:p>
    <w:p w:rsidR="00093518" w:rsidRPr="00A71A62" w:rsidP="0027691C">
      <w:pPr>
        <w:rPr>
          <w:sz w:val="22"/>
          <w:szCs w:val="24"/>
        </w:rPr>
      </w:pPr>
    </w:p>
    <w:p w:rsidR="002E77BC" w:rsidRPr="00A71A62" w:rsidP="00FE5B0A">
      <w:pPr>
        <w:keepNext/>
        <w:spacing w:before="60" w:after="60"/>
        <w:outlineLvl w:val="2"/>
        <w:rPr>
          <w:bCs/>
          <w:i/>
          <w:sz w:val="16"/>
          <w:szCs w:val="18"/>
        </w:rPr>
      </w:pPr>
      <w:r w:rsidRPr="00A71A62">
        <w:rPr>
          <w:bCs/>
          <w:i/>
          <w:sz w:val="16"/>
          <w:szCs w:val="18"/>
        </w:rPr>
        <w:t>Csatlakozási pont használati módja:</w:t>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Üzemszerű</w:t>
      </w:r>
      <w:r w:rsidRPr="00A71A62">
        <w:rPr>
          <w:bCs/>
          <w:i/>
          <w:sz w:val="16"/>
          <w:szCs w:val="18"/>
        </w:rPr>
        <w:tab/>
      </w:r>
      <w:r w:rsidRPr="00A71A62">
        <w:rPr>
          <w:bCs/>
          <w:i/>
          <w:sz w:val="16"/>
          <w:szCs w:val="18"/>
        </w:rPr>
        <w:tab/>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Többirányú</w:t>
      </w:r>
    </w:p>
    <w:p w:rsidR="002E77BC" w:rsidRPr="00A71A62" w:rsidP="00577E0E">
      <w:pPr>
        <w:keepNext/>
        <w:numPr>
          <w:ilvl w:val="1"/>
          <w:numId w:val="8"/>
        </w:numPr>
        <w:spacing w:before="120" w:after="60"/>
        <w:ind w:left="357" w:hanging="357"/>
        <w:outlineLvl w:val="2"/>
        <w:rPr>
          <w:bCs/>
          <w:i/>
          <w:sz w:val="16"/>
          <w:szCs w:val="18"/>
        </w:rPr>
      </w:pPr>
      <w:r w:rsidRPr="00A71A62">
        <w:rPr>
          <w:bCs/>
          <w:i/>
          <w:sz w:val="16"/>
          <w:szCs w:val="18"/>
        </w:rPr>
        <w:t>Igény</w:t>
      </w:r>
      <w:r w:rsidRPr="00A71A62" w:rsidR="00517DE7">
        <w:rPr>
          <w:bCs/>
          <w:i/>
          <w:sz w:val="16"/>
          <w:szCs w:val="18"/>
        </w:rPr>
        <w:t>el</w:t>
      </w:r>
      <w:r w:rsidRPr="00A71A62" w:rsidR="00482759">
        <w:rPr>
          <w:bCs/>
          <w:i/>
          <w:sz w:val="16"/>
          <w:szCs w:val="18"/>
        </w:rPr>
        <w:t xml:space="preserve">t </w:t>
      </w:r>
      <w:r w:rsidRPr="00A71A62">
        <w:rPr>
          <w:bCs/>
          <w:i/>
          <w:sz w:val="16"/>
          <w:szCs w:val="18"/>
        </w:rPr>
        <w:t>teljesítmény:</w:t>
      </w:r>
    </w:p>
    <w:p w:rsidR="00823DFF" w:rsidRPr="00A71A62" w:rsidP="0027691C">
      <w:pPr>
        <w:rPr>
          <w:sz w:val="16"/>
          <w:szCs w:val="18"/>
        </w:rPr>
      </w:pPr>
      <w:r w:rsidRPr="00A71A62">
        <w:rPr>
          <w:sz w:val="16"/>
          <w:szCs w:val="18"/>
        </w:rPr>
        <w:t>Profil alapú elszámolás esetén</w:t>
      </w:r>
      <w:r w:rsidRPr="00A71A62" w:rsidR="00D748DC">
        <w:rPr>
          <w:sz w:val="16"/>
          <w:szCs w:val="18"/>
        </w:rPr>
        <w:t xml:space="preserve"> (legfeljebb 3 x 80 Amper)</w:t>
      </w:r>
      <w:r w:rsidRPr="00A71A62">
        <w:rPr>
          <w:sz w:val="16"/>
          <w:szCs w:val="18"/>
        </w:rPr>
        <w:t>:</w:t>
      </w:r>
    </w:p>
    <w:p w:rsidR="002E77BC" w:rsidRPr="00A71A62">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6662"/>
      </w:tblGrid>
      <w:tr w:rsidTr="0027691C">
        <w:tblPrEx>
          <w:tblW w:w="9639" w:type="dxa"/>
          <w:tblInd w:w="70" w:type="dxa"/>
          <w:tblLayout w:type="fixed"/>
          <w:tblLook w:val="0000"/>
        </w:tblPrEx>
        <w:trPr>
          <w:trHeight w:val="766"/>
        </w:trPr>
        <w:tc>
          <w:tcPr>
            <w:tcW w:w="2977" w:type="dxa"/>
            <w:shd w:val="clear" w:color="auto" w:fill="E6E6E6"/>
          </w:tcPr>
          <w:p w:rsidR="00823DFF" w:rsidRPr="00A71A62" w:rsidP="0027691C">
            <w:pPr>
              <w:keepNext/>
              <w:outlineLvl w:val="3"/>
              <w:rPr>
                <w:sz w:val="16"/>
                <w:szCs w:val="18"/>
              </w:rPr>
            </w:pPr>
          </w:p>
          <w:p w:rsidR="00482759" w:rsidRPr="00A71A62">
            <w:pPr>
              <w:keepNext/>
              <w:outlineLvl w:val="3"/>
              <w:rPr>
                <w:sz w:val="16"/>
                <w:szCs w:val="18"/>
              </w:rPr>
            </w:pPr>
            <w:r w:rsidRPr="00A71A62">
              <w:rPr>
                <w:sz w:val="16"/>
                <w:szCs w:val="18"/>
              </w:rPr>
              <w:t>Mindennapszaki*:</w:t>
            </w:r>
          </w:p>
          <w:p w:rsidR="00482759" w:rsidRPr="00A71A62">
            <w:pPr>
              <w:keepNext/>
              <w:outlineLvl w:val="3"/>
              <w:rPr>
                <w:sz w:val="16"/>
                <w:szCs w:val="18"/>
              </w:rPr>
            </w:pPr>
          </w:p>
          <w:p w:rsidR="002E77BC" w:rsidRPr="00A71A62" w:rsidP="0027691C">
            <w:pPr>
              <w:keepNext/>
              <w:outlineLvl w:val="3"/>
              <w:rPr>
                <w:sz w:val="16"/>
                <w:szCs w:val="18"/>
              </w:rPr>
            </w:pPr>
            <w:r w:rsidRPr="00A71A62">
              <w:rPr>
                <w:sz w:val="16"/>
                <w:szCs w:val="18"/>
              </w:rPr>
              <w:t>Vezérelt:</w:t>
            </w:r>
          </w:p>
          <w:p w:rsidR="00FE5C89" w:rsidRPr="00A71A62" w:rsidP="0027691C">
            <w:pPr>
              <w:keepNext/>
              <w:outlineLvl w:val="3"/>
              <w:rPr>
                <w:sz w:val="16"/>
                <w:szCs w:val="18"/>
              </w:rPr>
            </w:pPr>
            <w:r w:rsidRPr="00A71A62">
              <w:rPr>
                <w:sz w:val="16"/>
                <w:szCs w:val="18"/>
              </w:rPr>
              <w:br/>
              <w:t>„H” tarifa:</w:t>
            </w:r>
          </w:p>
        </w:tc>
        <w:tc>
          <w:tcPr>
            <w:tcW w:w="6662" w:type="dxa"/>
          </w:tcPr>
          <w:p w:rsidR="002E77BC" w:rsidRPr="00A71A62" w:rsidP="0027691C">
            <w:pPr>
              <w:spacing w:before="120"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d.Project.Iml1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d.Project.Iml2</w:t>
            </w:r>
            <w:r w:rsidRPr="00A71A62" w:rsidR="00D94701">
              <w:rPr>
                <w:color w:val="0000FF"/>
                <w:sz w:val="22"/>
                <w:szCs w:val="24"/>
              </w:rPr>
              <w:t>}__</w:t>
            </w:r>
            <w:r w:rsidRPr="00A71A62">
              <w:rPr>
                <w:sz w:val="16"/>
                <w:szCs w:val="18"/>
              </w:rPr>
              <w:t xml:space="preserve"> A; L3: </w:t>
            </w:r>
            <w:r w:rsidRPr="00A71A62" w:rsidR="00D94701">
              <w:rPr>
                <w:color w:val="0000FF"/>
                <w:sz w:val="22"/>
                <w:szCs w:val="24"/>
              </w:rPr>
              <w:t>{</w:t>
            </w:r>
            <w:r w:rsidRPr="00A71A62" w:rsidR="00D94701">
              <w:rPr>
                <w:color w:val="0000FF"/>
                <w:sz w:val="2"/>
                <w:szCs w:val="2"/>
              </w:rPr>
              <w:t>d.Project.Iml3</w:t>
            </w:r>
            <w:r w:rsidRPr="00A71A62" w:rsidR="00D94701">
              <w:rPr>
                <w:color w:val="0000FF"/>
                <w:sz w:val="22"/>
                <w:szCs w:val="24"/>
              </w:rPr>
              <w:t>}__</w:t>
            </w:r>
            <w:r w:rsidRPr="00A71A62">
              <w:rPr>
                <w:sz w:val="16"/>
                <w:szCs w:val="18"/>
              </w:rPr>
              <w:t xml:space="preserve"> A; összesen: </w:t>
            </w:r>
            <w:r w:rsidRPr="00D70FBE" w:rsidR="00D70FBE">
              <w:rPr>
                <w:color w:val="0000FF"/>
                <w:sz w:val="22"/>
                <w:szCs w:val="24"/>
              </w:rPr>
              <w:t>{</w:t>
            </w:r>
            <w:r w:rsidRPr="00D70FBE" w:rsidR="00D70FBE">
              <w:rPr>
                <w:color w:val="0000FF"/>
                <w:sz w:val="2"/>
                <w:szCs w:val="2"/>
              </w:rPr>
              <w:t>d.Project.Ot</w:t>
            </w:r>
            <w:r w:rsidRPr="00D70FBE" w:rsidR="00D70FBE">
              <w:rPr>
                <w:color w:val="0000FF"/>
                <w:sz w:val="22"/>
                <w:szCs w:val="24"/>
              </w:rPr>
              <w:t>}</w:t>
            </w:r>
            <w:r w:rsidRPr="00A71A62">
              <w:rPr>
                <w:sz w:val="16"/>
                <w:szCs w:val="18"/>
              </w:rPr>
              <w:t>A</w:t>
            </w:r>
          </w:p>
          <w:p w:rsidR="00FE5C89" w:rsidRPr="00A71A62" w:rsidP="0027691C">
            <w:pPr>
              <w:spacing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d.Project.Ivl1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d.Project.Ivl2</w:t>
            </w:r>
            <w:r w:rsidRPr="00A71A62" w:rsidR="00D94701">
              <w:rPr>
                <w:color w:val="0000FF"/>
                <w:sz w:val="22"/>
                <w:szCs w:val="24"/>
              </w:rPr>
              <w:t>}</w:t>
            </w:r>
            <w:r w:rsidRPr="00A71A62">
              <w:rPr>
                <w:sz w:val="16"/>
                <w:szCs w:val="18"/>
              </w:rPr>
              <w:t xml:space="preserve"> </w:t>
            </w:r>
            <w:r w:rsidRPr="00A71A62" w:rsidR="00D94701">
              <w:rPr>
                <w:sz w:val="16"/>
                <w:szCs w:val="18"/>
              </w:rPr>
              <w:t>__</w:t>
            </w:r>
            <w:r w:rsidRPr="00A71A62">
              <w:rPr>
                <w:sz w:val="16"/>
                <w:szCs w:val="18"/>
              </w:rPr>
              <w:t xml:space="preserve">A; L3: </w:t>
            </w:r>
            <w:r w:rsidRPr="00A71A62" w:rsidR="00D94701">
              <w:rPr>
                <w:color w:val="0000FF"/>
                <w:sz w:val="22"/>
                <w:szCs w:val="24"/>
              </w:rPr>
              <w:t>{</w:t>
            </w:r>
            <w:r w:rsidRPr="00A71A62" w:rsidR="00D94701">
              <w:rPr>
                <w:color w:val="0000FF"/>
                <w:sz w:val="2"/>
                <w:szCs w:val="2"/>
              </w:rPr>
              <w:t>d.Project.Ivl3</w:t>
            </w:r>
            <w:r w:rsidRPr="00A71A62" w:rsidR="00D94701">
              <w:rPr>
                <w:color w:val="0000FF"/>
                <w:sz w:val="22"/>
                <w:szCs w:val="24"/>
              </w:rPr>
              <w:t>}_</w:t>
            </w:r>
            <w:r w:rsidRPr="00A71A62">
              <w:rPr>
                <w:sz w:val="16"/>
                <w:szCs w:val="18"/>
              </w:rPr>
              <w:t xml:space="preserve"> A; összesen: </w:t>
            </w:r>
            <w:r w:rsidRPr="00A71A62" w:rsidR="00D94701">
              <w:rPr>
                <w:color w:val="0000FF"/>
                <w:sz w:val="22"/>
                <w:szCs w:val="24"/>
              </w:rPr>
              <w:t>{</w:t>
            </w:r>
            <w:r w:rsidRPr="00A71A62" w:rsidR="00D94701">
              <w:rPr>
                <w:color w:val="0000FF"/>
                <w:sz w:val="2"/>
                <w:szCs w:val="2"/>
              </w:rPr>
              <w:t>d.Project. Otvez</w:t>
            </w:r>
            <w:r w:rsidRPr="00A71A62" w:rsidR="00D94701">
              <w:rPr>
                <w:color w:val="0000FF"/>
                <w:sz w:val="22"/>
                <w:szCs w:val="24"/>
              </w:rPr>
              <w:t>}</w:t>
            </w:r>
            <w:r w:rsidRPr="00A71A62">
              <w:rPr>
                <w:sz w:val="16"/>
                <w:szCs w:val="18"/>
              </w:rPr>
              <w:t xml:space="preserve"> A</w:t>
            </w:r>
          </w:p>
          <w:p w:rsidR="002E77BC" w:rsidRPr="00A71A62" w:rsidP="00342FB7">
            <w:pPr>
              <w:spacing w:line="480" w:lineRule="auto"/>
              <w:rPr>
                <w:sz w:val="16"/>
                <w:szCs w:val="18"/>
              </w:rPr>
            </w:pPr>
            <w:r w:rsidRPr="00A71A62">
              <w:rPr>
                <w:sz w:val="16"/>
                <w:szCs w:val="18"/>
              </w:rPr>
              <w:t xml:space="preserve"> </w:t>
            </w:r>
            <w:r w:rsidRPr="00A71A62" w:rsidR="00FE5C89">
              <w:rPr>
                <w:sz w:val="16"/>
                <w:szCs w:val="18"/>
              </w:rPr>
              <w:t>_________ kW</w:t>
            </w:r>
            <w:r w:rsidRPr="00A71A62" w:rsidR="00FE5C89">
              <w:rPr>
                <w:sz w:val="16"/>
                <w:szCs w:val="18"/>
              </w:rPr>
              <w:tab/>
              <w:t xml:space="preserve">L1: </w:t>
            </w:r>
            <w:r w:rsidRPr="00A71A62" w:rsidR="00FE5C89">
              <w:rPr>
                <w:color w:val="0000FF"/>
                <w:sz w:val="22"/>
                <w:szCs w:val="24"/>
              </w:rPr>
              <w:t>{</w:t>
            </w:r>
            <w:r w:rsidRPr="00A71A62" w:rsidR="00FE5C89">
              <w:rPr>
                <w:color w:val="0000FF"/>
                <w:sz w:val="2"/>
                <w:szCs w:val="24"/>
              </w:rPr>
              <w:t>d.Project.Ihl1</w:t>
            </w:r>
            <w:r w:rsidRPr="00A71A62" w:rsidR="00FE5C89">
              <w:rPr>
                <w:color w:val="0000FF"/>
                <w:sz w:val="22"/>
                <w:szCs w:val="24"/>
              </w:rPr>
              <w:t>}__</w:t>
            </w:r>
            <w:r w:rsidRPr="00A71A62" w:rsidR="00FE5C89">
              <w:rPr>
                <w:sz w:val="16"/>
                <w:szCs w:val="18"/>
              </w:rPr>
              <w:t xml:space="preserve"> A; L2: </w:t>
            </w:r>
            <w:r w:rsidRPr="00A71A62" w:rsidR="00FE5C89">
              <w:rPr>
                <w:color w:val="0000FF"/>
                <w:sz w:val="22"/>
                <w:szCs w:val="24"/>
              </w:rPr>
              <w:t>{</w:t>
            </w:r>
            <w:r w:rsidRPr="00A71A62" w:rsidR="00FE5C89">
              <w:rPr>
                <w:color w:val="0000FF"/>
                <w:sz w:val="2"/>
                <w:szCs w:val="24"/>
              </w:rPr>
              <w:t>d.Project.Ihl2</w:t>
            </w:r>
            <w:r w:rsidRPr="00A71A62" w:rsidR="00FE5C89">
              <w:rPr>
                <w:color w:val="0000FF"/>
                <w:sz w:val="22"/>
                <w:szCs w:val="24"/>
              </w:rPr>
              <w:t>}</w:t>
            </w:r>
            <w:r w:rsidRPr="00A71A62" w:rsidR="00FE5C89">
              <w:rPr>
                <w:sz w:val="16"/>
                <w:szCs w:val="18"/>
              </w:rPr>
              <w:t xml:space="preserve"> __A; L3: </w:t>
            </w:r>
            <w:r w:rsidRPr="00A71A62" w:rsidR="00FE5C89">
              <w:rPr>
                <w:color w:val="0000FF"/>
                <w:sz w:val="22"/>
                <w:szCs w:val="24"/>
              </w:rPr>
              <w:t>{</w:t>
            </w:r>
            <w:r w:rsidRPr="00A71A62" w:rsidR="00342FB7">
              <w:rPr>
                <w:color w:val="0000FF"/>
                <w:sz w:val="2"/>
                <w:szCs w:val="24"/>
              </w:rPr>
              <w:t>d.Project.Ihl3</w:t>
            </w:r>
            <w:r w:rsidRPr="00A71A62" w:rsidR="00FE5C89">
              <w:rPr>
                <w:color w:val="0000FF"/>
                <w:sz w:val="22"/>
                <w:szCs w:val="24"/>
              </w:rPr>
              <w:t>}_</w:t>
            </w:r>
            <w:r w:rsidRPr="00A71A62" w:rsidR="00FE5C89">
              <w:rPr>
                <w:sz w:val="16"/>
                <w:szCs w:val="18"/>
              </w:rPr>
              <w:t xml:space="preserve"> A; összesen: </w:t>
            </w:r>
            <w:r w:rsidRPr="00A71A62" w:rsidR="00FE5C89">
              <w:rPr>
                <w:color w:val="0000FF"/>
                <w:sz w:val="22"/>
                <w:szCs w:val="24"/>
              </w:rPr>
              <w:t>{</w:t>
            </w:r>
            <w:r w:rsidRPr="00A71A62" w:rsidR="00342FB7">
              <w:rPr>
                <w:color w:val="0000FF"/>
                <w:sz w:val="2"/>
                <w:szCs w:val="24"/>
              </w:rPr>
              <w:t>d.Project.OsszesIgenyeltHTeljesitmeny</w:t>
            </w:r>
            <w:r w:rsidRPr="00A71A62" w:rsidR="00FE5C89">
              <w:rPr>
                <w:color w:val="0000FF"/>
                <w:sz w:val="22"/>
                <w:szCs w:val="24"/>
              </w:rPr>
              <w:t>}</w:t>
            </w:r>
            <w:r w:rsidRPr="00A71A62" w:rsidR="00FE5C89">
              <w:rPr>
                <w:sz w:val="16"/>
                <w:szCs w:val="18"/>
              </w:rPr>
              <w:t xml:space="preserve"> A</w:t>
            </w:r>
          </w:p>
        </w:tc>
      </w:tr>
    </w:tbl>
    <w:p w:rsidR="00490F41" w:rsidRPr="00A71A62" w:rsidP="00490F41">
      <w:pPr>
        <w:rPr>
          <w:sz w:val="16"/>
          <w:szCs w:val="18"/>
        </w:rPr>
      </w:pPr>
      <w:r w:rsidRPr="00A71A62">
        <w:rPr>
          <w:sz w:val="14"/>
          <w:szCs w:val="16"/>
        </w:rPr>
        <w:t xml:space="preserve"> </w:t>
      </w:r>
      <w:r w:rsidRPr="00A71A62">
        <w:rPr>
          <w:sz w:val="16"/>
          <w:szCs w:val="18"/>
        </w:rPr>
        <w:t>Nem profil alapú (idősoros) elszámolás esetén:</w:t>
      </w:r>
    </w:p>
    <w:p w:rsidR="00490F41" w:rsidRPr="00A71A62" w:rsidP="00490F41">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1701"/>
        <w:gridCol w:w="4961"/>
      </w:tblGrid>
      <w:tr w:rsidTr="0027691C">
        <w:tblPrEx>
          <w:tblW w:w="9639" w:type="dxa"/>
          <w:tblInd w:w="70" w:type="dxa"/>
          <w:tblLayout w:type="fixed"/>
          <w:tblLook w:val="0000"/>
        </w:tblPrEx>
        <w:trPr>
          <w:trHeight w:val="473"/>
        </w:trPr>
        <w:tc>
          <w:tcPr>
            <w:tcW w:w="2977" w:type="dxa"/>
            <w:shd w:val="clear" w:color="auto" w:fill="E6E6E6"/>
            <w:vAlign w:val="center"/>
          </w:tcPr>
          <w:p w:rsidR="00482759" w:rsidRPr="00A71A62" w:rsidP="0027691C">
            <w:pPr>
              <w:keepNext/>
              <w:outlineLvl w:val="3"/>
              <w:rPr>
                <w:sz w:val="16"/>
                <w:szCs w:val="18"/>
              </w:rPr>
            </w:pPr>
            <w:r w:rsidRPr="00A71A62">
              <w:rPr>
                <w:sz w:val="16"/>
                <w:szCs w:val="18"/>
              </w:rPr>
              <w:t xml:space="preserve">Rendelkezésre álló teljesítmény: </w:t>
            </w:r>
          </w:p>
        </w:tc>
        <w:tc>
          <w:tcPr>
            <w:tcW w:w="6662" w:type="dxa"/>
            <w:gridSpan w:val="2"/>
            <w:vAlign w:val="bottom"/>
          </w:tcPr>
          <w:p w:rsidR="00482759" w:rsidRPr="00A71A62" w:rsidP="00286AC6">
            <w:pPr>
              <w:spacing w:line="480" w:lineRule="auto"/>
              <w:rPr>
                <w:sz w:val="16"/>
                <w:szCs w:val="18"/>
              </w:rPr>
            </w:pPr>
            <w:r w:rsidRPr="00A71A62">
              <w:rPr>
                <w:sz w:val="16"/>
                <w:szCs w:val="18"/>
              </w:rPr>
              <w:t>……………….</w:t>
            </w:r>
            <w:r w:rsidRPr="00A71A62" w:rsidR="007170ED">
              <w:rPr>
                <w:sz w:val="16"/>
                <w:szCs w:val="18"/>
              </w:rPr>
              <w:t xml:space="preserve"> </w:t>
            </w:r>
            <w:r w:rsidRPr="00A71A62">
              <w:rPr>
                <w:sz w:val="16"/>
                <w:szCs w:val="18"/>
              </w:rPr>
              <w:t>kW</w:t>
            </w:r>
            <w:r w:rsidRPr="00A71A62">
              <w:rPr>
                <w:sz w:val="16"/>
                <w:szCs w:val="18"/>
              </w:rPr>
              <w:tab/>
              <w:t>…………………   kVA          ………………..     A</w:t>
            </w:r>
          </w:p>
        </w:tc>
      </w:tr>
      <w:tr w:rsidTr="0027691C">
        <w:tblPrEx>
          <w:tblW w:w="9639" w:type="dxa"/>
          <w:tblInd w:w="70" w:type="dxa"/>
          <w:tblLayout w:type="fixed"/>
          <w:tblLook w:val="0000"/>
        </w:tblPrEx>
        <w:trPr>
          <w:trHeight w:val="472"/>
        </w:trPr>
        <w:tc>
          <w:tcPr>
            <w:tcW w:w="2977" w:type="dxa"/>
            <w:shd w:val="clear" w:color="auto" w:fill="E6E6E6"/>
            <w:vAlign w:val="center"/>
          </w:tcPr>
          <w:p w:rsidR="00482759" w:rsidRPr="00A71A62" w:rsidP="00482759">
            <w:pPr>
              <w:keepNext/>
              <w:outlineLvl w:val="3"/>
              <w:rPr>
                <w:sz w:val="16"/>
                <w:szCs w:val="18"/>
              </w:rPr>
            </w:pPr>
            <w:r w:rsidRPr="00A71A62">
              <w:rPr>
                <w:sz w:val="16"/>
                <w:szCs w:val="18"/>
              </w:rPr>
              <w:t>Lekötni kívánt teljesítmény*:</w:t>
            </w:r>
          </w:p>
        </w:tc>
        <w:tc>
          <w:tcPr>
            <w:tcW w:w="1701" w:type="dxa"/>
            <w:vAlign w:val="bottom"/>
          </w:tcPr>
          <w:p w:rsidR="00482759" w:rsidRPr="00A71A62" w:rsidP="00490F41">
            <w:pPr>
              <w:spacing w:before="120" w:line="480" w:lineRule="auto"/>
              <w:rPr>
                <w:sz w:val="16"/>
                <w:szCs w:val="18"/>
              </w:rPr>
            </w:pPr>
            <w:r w:rsidRPr="00A71A62">
              <w:rPr>
                <w:sz w:val="16"/>
                <w:szCs w:val="18"/>
              </w:rPr>
              <w:t xml:space="preserve">………………. kW </w:t>
            </w:r>
          </w:p>
        </w:tc>
        <w:tc>
          <w:tcPr>
            <w:tcW w:w="4961" w:type="dxa"/>
          </w:tcPr>
          <w:p w:rsidR="00482759" w:rsidRPr="00A71A62" w:rsidP="00517DE7">
            <w:pPr>
              <w:spacing w:before="120" w:line="480" w:lineRule="auto"/>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 év …………  hó   1-jétől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tc>
      </w:tr>
    </w:tbl>
    <w:p w:rsidR="002E77BC" w:rsidRPr="00A71A62" w:rsidP="0027691C">
      <w:pPr>
        <w:rPr>
          <w:i/>
          <w:sz w:val="8"/>
          <w:szCs w:val="10"/>
        </w:rPr>
      </w:pPr>
      <w:r w:rsidRPr="00A71A62">
        <w:rPr>
          <w:sz w:val="16"/>
          <w:szCs w:val="18"/>
        </w:rPr>
        <w:t xml:space="preserve">A *-gal jelölt adatok megadása  kötelező.  </w:t>
      </w:r>
    </w:p>
    <w:p w:rsidR="002E77BC" w:rsidRPr="00A71A62">
      <w:pPr>
        <w:keepNext/>
        <w:spacing w:before="120"/>
        <w:jc w:val="both"/>
        <w:outlineLvl w:val="2"/>
        <w:rPr>
          <w:sz w:val="16"/>
          <w:szCs w:val="18"/>
        </w:rPr>
      </w:pPr>
      <w:r w:rsidRPr="00A71A62">
        <w:rPr>
          <w:bCs/>
          <w:i/>
          <w:sz w:val="16"/>
          <w:szCs w:val="18"/>
          <w:u w:val="single"/>
        </w:rPr>
        <w:t>Tájékoztatás:</w:t>
      </w:r>
      <w:r w:rsidRPr="00A71A62">
        <w:rPr>
          <w:bCs/>
          <w:i/>
          <w:sz w:val="16"/>
          <w:szCs w:val="18"/>
        </w:rPr>
        <w: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w:t>
      </w:r>
    </w:p>
    <w:p w:rsidR="002E77BC" w:rsidRPr="00A71A62">
      <w:pPr>
        <w:rPr>
          <w:sz w:val="10"/>
          <w:szCs w:val="12"/>
        </w:rPr>
      </w:pPr>
    </w:p>
    <w:p w:rsidR="002E77BC" w:rsidRPr="00A71A62" w:rsidP="00AB63ED">
      <w:pPr>
        <w:keepNext/>
        <w:numPr>
          <w:ilvl w:val="1"/>
          <w:numId w:val="8"/>
        </w:numPr>
        <w:spacing w:before="60" w:after="60"/>
        <w:ind w:left="357" w:hanging="357"/>
        <w:outlineLvl w:val="2"/>
        <w:rPr>
          <w:bCs/>
          <w:i/>
          <w:sz w:val="16"/>
          <w:szCs w:val="18"/>
        </w:rPr>
      </w:pPr>
      <w:r w:rsidRPr="00A71A62">
        <w:rPr>
          <w:bCs/>
          <w:i/>
          <w:sz w:val="16"/>
          <w:szCs w:val="18"/>
        </w:rPr>
        <w:t>A felhasználási helyen magánvezetéken vételező felhasználó:</w:t>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van</w:t>
      </w:r>
      <w:r w:rsidRPr="00A71A62">
        <w:rPr>
          <w:bCs/>
          <w:i/>
          <w:sz w:val="16"/>
          <w:szCs w:val="18"/>
        </w:rPr>
        <w:tab/>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nincs</w:t>
      </w:r>
    </w:p>
    <w:p w:rsidR="002E77BC" w:rsidRPr="00A71A62" w:rsidP="00CF2A0B">
      <w:pPr>
        <w:keepNext/>
        <w:numPr>
          <w:ilvl w:val="0"/>
          <w:numId w:val="8"/>
        </w:numPr>
        <w:spacing w:before="240" w:after="60"/>
        <w:ind w:left="357" w:hanging="357"/>
        <w:outlineLvl w:val="2"/>
        <w:rPr>
          <w:sz w:val="18"/>
          <w:szCs w:val="24"/>
        </w:rPr>
      </w:pPr>
      <w:r w:rsidRPr="00A71A62">
        <w:rPr>
          <w:sz w:val="18"/>
          <w:szCs w:val="24"/>
        </w:rPr>
        <w:t>Profil alapú elszámoláshoz szükséges adatok</w:t>
      </w:r>
    </w:p>
    <w:p w:rsidR="002E77BC" w:rsidRPr="00A71A62" w:rsidP="0050452F">
      <w:pPr>
        <w:rPr>
          <w:sz w:val="16"/>
          <w:szCs w:val="18"/>
        </w:rPr>
      </w:pPr>
      <w:r w:rsidRPr="00A71A62">
        <w:rPr>
          <w:sz w:val="16"/>
          <w:szCs w:val="18"/>
        </w:rPr>
        <w:t xml:space="preserve">Profil elszámoláshoz nem lakossági felhasználás esetén mellékelni kell a kitöltött </w:t>
      </w:r>
      <w:r w:rsidRPr="00A71A62">
        <w:rPr>
          <w:i/>
          <w:sz w:val="16"/>
          <w:szCs w:val="18"/>
        </w:rPr>
        <w:t>Kérdőív a profilba soroláshoz</w:t>
      </w:r>
      <w:r w:rsidRPr="00A71A62">
        <w:rPr>
          <w:sz w:val="16"/>
          <w:szCs w:val="18"/>
        </w:rPr>
        <w:t xml:space="preserve"> nyomtatványt.</w:t>
      </w:r>
    </w:p>
    <w:p w:rsidR="002E77BC" w:rsidRPr="00A71A62">
      <w:pPr>
        <w:spacing w:line="360" w:lineRule="auto"/>
        <w:rPr>
          <w:sz w:val="16"/>
          <w:szCs w:val="18"/>
        </w:rPr>
      </w:pPr>
      <w:r w:rsidRPr="00A71A62">
        <w:rPr>
          <w:sz w:val="16"/>
          <w:szCs w:val="18"/>
        </w:rPr>
        <w:t>A fogyasztásmérő állásának megállapítási módja (új bekapcsolás esetén nem töltendő!):</w:t>
      </w:r>
    </w:p>
    <w:bookmarkStart w:id="2" w:name="Jelölő14"/>
    <w:p w:rsidR="002E77BC" w:rsidRPr="00A71A62" w:rsidP="0050452F">
      <w:pPr>
        <w:ind w:left="284" w:hanging="284"/>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bookmarkEnd w:id="2"/>
      <w:r w:rsidRPr="00A71A62">
        <w:rPr>
          <w:sz w:val="16"/>
          <w:szCs w:val="18"/>
        </w:rPr>
        <w:t xml:space="preserve"> </w:t>
      </w:r>
      <w:r w:rsidRPr="00A71A62" w:rsidR="00724E96">
        <w:rPr>
          <w:sz w:val="16"/>
          <w:szCs w:val="18"/>
        </w:rPr>
        <w:t>MVM Démász Áramhálózati Kft.</w:t>
      </w:r>
      <w:r w:rsidRPr="00A71A62">
        <w:rPr>
          <w:sz w:val="16"/>
          <w:szCs w:val="18"/>
        </w:rPr>
        <w:t xml:space="preserve"> vagy megbízottja által történt leolvasás; ennek megrendelése esetén az igénybejelentő vállalja az Üzletszabályzatban meghatározott díj megfizetését.</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w:t>
      </w:r>
      <w:r w:rsidRPr="00A71A62" w:rsidR="00724E96">
        <w:rPr>
          <w:sz w:val="16"/>
          <w:szCs w:val="18"/>
        </w:rPr>
        <w:t>MVM Démász Áramhálózati Kft.</w:t>
      </w:r>
      <w:r w:rsidRPr="00A71A62">
        <w:rPr>
          <w:sz w:val="16"/>
          <w:szCs w:val="18"/>
        </w:rPr>
        <w:t xml:space="preserve"> által történt becslés; a becslés díjmentes.</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által leolvasott adat (mindhárom adat /dátum, gyári szám, mérőállás/ kitöltése esetén érvényes):</w:t>
      </w:r>
    </w:p>
    <w:p w:rsidR="002E77BC" w:rsidRPr="00A71A62">
      <w:pPr>
        <w:spacing w:after="120"/>
        <w:rPr>
          <w:sz w:val="16"/>
          <w:szCs w:val="18"/>
        </w:rPr>
      </w:pPr>
      <w:r w:rsidRPr="00A71A62">
        <w:rPr>
          <w:sz w:val="16"/>
          <w:szCs w:val="18"/>
        </w:rPr>
        <w:t>Leolvasás dátuma: 20</w:t>
      </w:r>
      <w:r w:rsidRPr="00A71A62" w:rsidR="00910E50">
        <w:rPr>
          <w:sz w:val="16"/>
          <w:szCs w:val="18"/>
        </w:rPr>
        <w:t xml:space="preserve"> </w:t>
      </w:r>
      <w:r w:rsidRPr="00A71A62">
        <w:rPr>
          <w:sz w:val="16"/>
          <w:szCs w:val="18"/>
        </w:rPr>
        <w:t>____ év       ________________ hó       _________ nap</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446"/>
        <w:gridCol w:w="2445"/>
        <w:gridCol w:w="2445"/>
        <w:gridCol w:w="2445"/>
      </w:tblGrid>
      <w:tr w:rsidTr="0027691C">
        <w:tblPrEx>
          <w:tblW w:w="9781" w:type="dxa"/>
          <w:tblInd w:w="70" w:type="dxa"/>
          <w:tblLayout w:type="fixed"/>
          <w:tblLook w:val="0000"/>
        </w:tblPrEx>
        <w:trPr>
          <w:trHeight w:hRule="exact" w:val="451"/>
        </w:trPr>
        <w:tc>
          <w:tcPr>
            <w:tcW w:w="326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70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559"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bl>
    <w:p w:rsidR="002E77BC" w:rsidRPr="00A71A62" w:rsidP="00317E8E">
      <w:pPr>
        <w:keepNext/>
        <w:numPr>
          <w:ilvl w:val="0"/>
          <w:numId w:val="8"/>
        </w:numPr>
        <w:spacing w:before="240" w:after="60"/>
        <w:ind w:left="357" w:hanging="357"/>
        <w:outlineLvl w:val="2"/>
        <w:rPr>
          <w:sz w:val="18"/>
          <w:szCs w:val="24"/>
        </w:rPr>
      </w:pPr>
      <w:r w:rsidRPr="00A71A62">
        <w:rPr>
          <w:sz w:val="18"/>
          <w:szCs w:val="24"/>
        </w:rPr>
        <w:t>Betáplálás adatai:</w:t>
      </w:r>
    </w:p>
    <w:tbl>
      <w:tblPr>
        <w:tblW w:w="9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552"/>
        <w:gridCol w:w="3240"/>
      </w:tblGrid>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bCs/>
                <w:sz w:val="16"/>
                <w:szCs w:val="18"/>
              </w:rPr>
              <w:t>A betáplálásra rendelkezésre álló teljesítmény:</w:t>
            </w:r>
          </w:p>
        </w:tc>
        <w:tc>
          <w:tcPr>
            <w:tcW w:w="3240" w:type="dxa"/>
          </w:tcPr>
          <w:p w:rsidR="002E77BC" w:rsidRPr="00A71A62" w:rsidP="004B3476">
            <w:pPr>
              <w:tabs>
                <w:tab w:val="right" w:pos="1800"/>
                <w:tab w:val="left" w:pos="1980"/>
                <w:tab w:val="center" w:pos="4536"/>
                <w:tab w:val="right" w:pos="9072"/>
              </w:tabs>
              <w:spacing w:before="120" w:after="60"/>
              <w:rPr>
                <w:sz w:val="18"/>
              </w:rPr>
            </w:pPr>
            <w:r w:rsidRPr="00A71A62">
              <w:rPr>
                <w:sz w:val="18"/>
              </w:rPr>
              <w:t xml:space="preserve">              A</w:t>
            </w:r>
            <w:r w:rsidRPr="00A71A62">
              <w:rPr>
                <w:sz w:val="18"/>
              </w:rPr>
              <w:tab/>
              <w:t xml:space="preserve">             kVA             kW</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hatásos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kWh</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meddő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kVArh</w:t>
            </w:r>
          </w:p>
        </w:tc>
      </w:tr>
      <w:tr w:rsidTr="0027691C">
        <w:tblPrEx>
          <w:tblW w:w="9792" w:type="dxa"/>
          <w:tblInd w:w="108" w:type="dxa"/>
          <w:tblLook w:val="01E0"/>
        </w:tblPrEx>
        <w:tc>
          <w:tcPr>
            <w:tcW w:w="6552" w:type="dxa"/>
          </w:tcPr>
          <w:p w:rsidR="002E77BC" w:rsidRPr="00A71A62" w:rsidP="004B3476">
            <w:pPr>
              <w:tabs>
                <w:tab w:val="right" w:pos="1800"/>
                <w:tab w:val="left" w:pos="1980"/>
              </w:tabs>
              <w:spacing w:before="120"/>
              <w:rPr>
                <w:sz w:val="16"/>
                <w:szCs w:val="18"/>
              </w:rPr>
            </w:pPr>
            <w:r w:rsidRPr="00A71A62">
              <w:rPr>
                <w:sz w:val="16"/>
                <w:szCs w:val="18"/>
              </w:rPr>
              <w:t>A villamos-energia megvásárlójának megnevezése, címe:</w:t>
            </w:r>
          </w:p>
        </w:tc>
        <w:tc>
          <w:tcPr>
            <w:tcW w:w="3240" w:type="dxa"/>
          </w:tcPr>
          <w:p w:rsidR="002E77BC" w:rsidRPr="00A71A62" w:rsidP="004B3476">
            <w:pPr>
              <w:tabs>
                <w:tab w:val="right" w:pos="1800"/>
                <w:tab w:val="left" w:pos="1980"/>
                <w:tab w:val="center" w:pos="4536"/>
                <w:tab w:val="right" w:pos="9072"/>
              </w:tabs>
              <w:spacing w:before="120"/>
              <w:jc w:val="center"/>
              <w:rPr>
                <w:sz w:val="18"/>
              </w:rPr>
            </w:pPr>
            <w:r w:rsidRPr="00A71A62">
              <w:rPr>
                <w:sz w:val="18"/>
              </w:rPr>
              <w:t>---------------------------------------------</w:t>
            </w:r>
          </w:p>
          <w:p w:rsidR="002E77BC" w:rsidRPr="00A71A62" w:rsidP="004B3476">
            <w:pPr>
              <w:tabs>
                <w:tab w:val="right" w:pos="1800"/>
                <w:tab w:val="left" w:pos="1980"/>
                <w:tab w:val="center" w:pos="4536"/>
                <w:tab w:val="right" w:pos="9072"/>
              </w:tabs>
              <w:spacing w:before="120"/>
              <w:jc w:val="center"/>
              <w:rPr>
                <w:sz w:val="18"/>
              </w:rPr>
            </w:pPr>
            <w:r w:rsidRPr="00A71A62">
              <w:rPr>
                <w:sz w:val="18"/>
              </w:rPr>
              <w:t>---------------------------------------------</w:t>
            </w:r>
          </w:p>
        </w:tc>
      </w:tr>
    </w:tbl>
    <w:p w:rsidR="002E77BC" w:rsidRPr="00A71A62">
      <w:pPr>
        <w:ind w:right="23"/>
        <w:jc w:val="both"/>
        <w:rPr>
          <w:sz w:val="6"/>
          <w:szCs w:val="8"/>
        </w:rPr>
      </w:pPr>
      <w:r w:rsidRPr="00A71A62">
        <w:rPr>
          <w:sz w:val="6"/>
          <w:szCs w:val="8"/>
        </w:rPr>
        <w:br w:type="page"/>
      </w:r>
    </w:p>
    <w:p w:rsidR="002E77BC" w:rsidRPr="00A71A62">
      <w:pPr>
        <w:numPr>
          <w:ilvl w:val="0"/>
          <w:numId w:val="8"/>
        </w:numPr>
        <w:spacing w:line="312" w:lineRule="auto"/>
        <w:jc w:val="both"/>
        <w:rPr>
          <w:sz w:val="18"/>
          <w:szCs w:val="24"/>
        </w:rPr>
      </w:pPr>
      <w:r w:rsidRPr="00A71A62">
        <w:rPr>
          <w:sz w:val="18"/>
          <w:szCs w:val="24"/>
        </w:rPr>
        <w:t>Záró rendelkezések</w:t>
      </w:r>
    </w:p>
    <w:p w:rsidR="002E77BC" w:rsidRPr="00A71A62" w:rsidP="00B43D7D">
      <w:pPr>
        <w:jc w:val="both"/>
        <w:rPr>
          <w:sz w:val="18"/>
          <w:szCs w:val="24"/>
        </w:rPr>
      </w:pPr>
      <w:r w:rsidRPr="00A71A62">
        <w:rPr>
          <w:sz w:val="18"/>
          <w:szCs w:val="24"/>
        </w:rPr>
        <w:t>Kijelentem, hogy az igénybejelentésen szereplő adatok a valóságnak megfelelnek, azok valóságáért felelősséget vállalok.</w:t>
      </w:r>
    </w:p>
    <w:p w:rsidR="002E77BC" w:rsidRPr="00A71A62" w:rsidP="00B43D7D">
      <w:pPr>
        <w:jc w:val="both"/>
        <w:rPr>
          <w:sz w:val="18"/>
          <w:szCs w:val="24"/>
        </w:rPr>
      </w:pPr>
      <w:r w:rsidRPr="00A71A62">
        <w:rPr>
          <w:sz w:val="18"/>
          <w:szCs w:val="24"/>
        </w:rPr>
        <w:t>Rendszerhasználói leolvasás esetén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fenntartja a jogot, hogy a fent közölt fogyasztásmérő állásokat ellenőrizze. Valótlan adatszolgáltatás esetén igénybejelentő köteles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ebből eredő kárát megtéríteni, eltérés esetén korrigálásra kerül sor.</w:t>
      </w:r>
    </w:p>
    <w:p w:rsidR="002E77BC" w:rsidRPr="00A71A62" w:rsidP="00B43D7D">
      <w:pPr>
        <w:jc w:val="both"/>
        <w:rPr>
          <w:sz w:val="18"/>
          <w:szCs w:val="24"/>
        </w:rPr>
      </w:pPr>
      <w:r w:rsidRPr="00A71A62">
        <w:rPr>
          <w:sz w:val="18"/>
          <w:szCs w:val="24"/>
        </w:rPr>
        <w:t>Tudomásul veszem, hogy az igénybejelentésben szereplő adatokat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a villamos energiáról szóló 2007. évi LXXXVI. törvény és az információs önrendelkezési jogról és az információszabadságról szóló 2011. évi CXII. törvény előírásai szerint kezelje. </w:t>
      </w:r>
    </w:p>
    <w:p w:rsidR="002E77BC" w:rsidRPr="00A71A62">
      <w:pPr>
        <w:tabs>
          <w:tab w:val="left" w:pos="567"/>
          <w:tab w:val="left" w:pos="5103"/>
        </w:tabs>
        <w:rPr>
          <w:sz w:val="14"/>
          <w:szCs w:val="16"/>
        </w:rPr>
      </w:pPr>
    </w:p>
    <w:p w:rsidR="002E77BC" w:rsidRPr="00A71A62">
      <w:pPr>
        <w:ind w:right="125"/>
        <w:rPr>
          <w:sz w:val="18"/>
          <w:szCs w:val="24"/>
        </w:rPr>
      </w:pPr>
      <w:r w:rsidRPr="00A71A62">
        <w:rPr>
          <w:sz w:val="18"/>
          <w:szCs w:val="24"/>
        </w:rPr>
        <w:t>Mellékletek</w:t>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Kérdőív profilba soroláshoz</w:t>
      </w:r>
      <w:r w:rsidRPr="00A71A62" w:rsidR="00A83B21">
        <w:rPr>
          <w:sz w:val="18"/>
          <w:szCs w:val="24"/>
        </w:rPr>
        <w:t xml:space="preserve"> </w:t>
      </w:r>
    </w:p>
    <w:p w:rsidR="002E77BC" w:rsidRPr="00A71A62">
      <w:pPr>
        <w:ind w:right="125"/>
        <w:rPr>
          <w:sz w:val="8"/>
          <w:szCs w:val="10"/>
        </w:rPr>
      </w:pPr>
    </w:p>
    <w:p w:rsidR="002E77BC" w:rsidRPr="00A71A62">
      <w:pPr>
        <w:ind w:right="125"/>
        <w:rPr>
          <w:sz w:val="18"/>
          <w:szCs w:val="24"/>
        </w:rPr>
      </w:pPr>
      <w:r w:rsidRPr="00A71A62">
        <w:rPr>
          <w:sz w:val="18"/>
          <w:szCs w:val="24"/>
        </w:rPr>
        <w:tab/>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Egyéb: </w:t>
      </w:r>
      <w:r w:rsidRPr="00A71A62">
        <w:rPr>
          <w:sz w:val="18"/>
          <w:szCs w:val="24"/>
        </w:rPr>
        <w:tab/>
        <w:t>. . . . . . . . . .. . . . . . . . . . . . . . . . . . . . . . . . . . . . . . . . . . . . . . . . . . . . . . . . . .</w:t>
      </w:r>
    </w:p>
    <w:p w:rsidR="002E77BC" w:rsidRPr="00A71A62">
      <w:pPr>
        <w:tabs>
          <w:tab w:val="left" w:pos="567"/>
          <w:tab w:val="left" w:pos="1440"/>
        </w:tabs>
        <w:rPr>
          <w:sz w:val="18"/>
          <w:szCs w:val="24"/>
        </w:rPr>
      </w:pPr>
      <w:r w:rsidRPr="00A71A62">
        <w:rPr>
          <w:noProof/>
          <w:sz w:val="18"/>
        </w:rPr>
        <w:drawing>
          <ns3:anchor distT="0" distB="0" distL="114300" distR="114300" simplePos="0" relativeHeight="251659264" behindDoc="1" locked="0" layoutInCell="1" allowOverlap="1">
            <ns3:simplePos x="0" y="0"/>
            <ns3:positionH relativeFrom="column">
              <ns3:posOffset>305100</ns3:posOffset>
            </ns3:positionH>
            <ns3:positionV relativeFrom="paragraph">
              <ns3:posOffset>36323</ns3:posOffset>
            </ns3:positionV>
            <ns3:extent cx="2369280" cy="1497821"/>
            <ns3:effectExtent l="0" t="0" r="0" b="7620"/>
            <ns3:wrapNone/>
            <ns3:docPr id="1132151855" name="Kép 3"/>
            <ns3:cNvGraphicFramePr>
              <ns4:graphicFrameLocks noChangeAspect="1"/>
            </ns3:cNvGraphicFramePr>
            <ns4:graphic>
              <ns4:graphicData uri="http://schemas.openxmlformats.org/drawingml/2006/picture">
                <ns5:pic>
                  <ns5:nvPicPr>
                    <ns5:cNvPr id="1132151855" name="image.png"/>
                    <ns5:cNvPicPr/>
                  </ns5:nvPicPr>
                  <ns5:blipFill>
                    <ns4:blip ns2:embed="rId17">
                      <ns4:extLst>
                        <ns4:ext uri="{28A0092B-C50C-407E-A947-70E740481C1C}">
                          <ns6:useLocalDpi val="0"/>
                        </ns4:ext>
                      </ns4:extLst>
                    </ns4:blip>
                    <ns4:stretch>
                      <ns4:fillRect/>
                    </ns4:stretch>
                  </ns5:blipFill>
                  <ns5:spPr>
                    <ns4:xfrm>
                      <ns4:off x="0" y="0"/>
                      <ns4:ext cx="2369280" cy="1497821"/>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szCs w:val="24"/>
        </w:rPr>
        <w:tab/>
      </w:r>
      <w:r w:rsidRPr="00A71A62">
        <w:rPr>
          <w:sz w:val="18"/>
          <w:szCs w:val="24"/>
        </w:rPr>
        <w:tab/>
      </w:r>
      <w:r w:rsidRPr="00A71A62">
        <w:rPr>
          <w:sz w:val="18"/>
          <w:szCs w:val="24"/>
        </w:rPr>
        <w:tab/>
      </w:r>
      <w:r w:rsidRPr="00A71A62">
        <w:rPr>
          <w:sz w:val="18"/>
          <w:szCs w:val="24"/>
        </w:rPr>
        <w:tab/>
      </w:r>
    </w:p>
    <w:p w:rsidR="002E77BC" w:rsidRPr="00A71A62">
      <w:pPr>
        <w:tabs>
          <w:tab w:val="left" w:pos="567"/>
          <w:tab w:val="left" w:pos="5103"/>
        </w:tabs>
        <w:rPr>
          <w:sz w:val="18"/>
          <w:szCs w:val="24"/>
        </w:rPr>
      </w:pPr>
    </w:p>
    <w:p w:rsidR="002E77BC" w:rsidRPr="00A71A62">
      <w:pPr>
        <w:tabs>
          <w:tab w:val="left" w:pos="567"/>
          <w:tab w:val="left" w:pos="5103"/>
        </w:tabs>
        <w:rPr>
          <w:sz w:val="18"/>
          <w:szCs w:val="24"/>
        </w:rPr>
      </w:pPr>
      <w:r w:rsidRPr="00A71A62">
        <w:rPr>
          <w:sz w:val="18"/>
          <w:szCs w:val="24"/>
        </w:rPr>
        <w:t>Kelt: ______</w:t>
      </w:r>
      <w:r w:rsidRPr="00A71A62" w:rsidR="009E3C33">
        <w:rPr>
          <w:color w:val="0000FF"/>
          <w:sz w:val="22"/>
          <w:szCs w:val="24"/>
        </w:rPr>
        <w:t>{d.Project.Varos}</w:t>
      </w:r>
      <w:r w:rsidRPr="00A71A62">
        <w:rPr>
          <w:sz w:val="18"/>
          <w:szCs w:val="24"/>
        </w:rPr>
        <w:t xml:space="preserve">__________,   </w:t>
      </w:r>
      <w:r w:rsidR="00D70FBE">
        <w:rPr>
          <w:sz w:val="18"/>
          <w:szCs w:val="24"/>
        </w:rPr>
        <w:t>{d.</w:t>
      </w:r>
      <w:r w:rsidRPr="00D70FBE" w:rsidR="00D70FBE">
        <w:rPr>
          <w:sz w:val="18"/>
          <w:szCs w:val="24"/>
        </w:rPr>
        <w:t>Project.Datum</w:t>
      </w:r>
      <w:r w:rsidR="00D70FBE">
        <w:rPr>
          <w:sz w:val="18"/>
          <w:szCs w:val="24"/>
        </w:rPr>
        <w:t>}</w:t>
      </w:r>
    </w:p>
    <w:p w:rsidR="002E77BC" w:rsidRPr="00A71A62">
      <w:pPr>
        <w:tabs>
          <w:tab w:val="center" w:pos="3240"/>
          <w:tab w:val="left" w:pos="5400"/>
        </w:tabs>
        <w:rPr>
          <w:sz w:val="18"/>
          <w:szCs w:val="24"/>
        </w:rPr>
      </w:pPr>
      <w:r w:rsidRPr="00A71A62">
        <w:rPr>
          <w:sz w:val="18"/>
          <w:szCs w:val="24"/>
        </w:rPr>
        <w:tab/>
      </w:r>
    </w:p>
    <w:p w:rsidR="002E77BC" w:rsidRPr="00A71A62">
      <w:pPr>
        <w:tabs>
          <w:tab w:val="center" w:pos="3240"/>
          <w:tab w:val="left" w:pos="5400"/>
        </w:tabs>
        <w:ind w:firstLine="2160"/>
        <w:rPr>
          <w:sz w:val="18"/>
        </w:rPr>
      </w:pPr>
      <w:r w:rsidRPr="00A71A62">
        <w:rPr>
          <w:sz w:val="18"/>
        </w:rPr>
        <w:t>PH.</w:t>
      </w:r>
    </w:p>
    <w:p w:rsidR="002E77BC" w:rsidRPr="00A71A62">
      <w:pPr>
        <w:tabs>
          <w:tab w:val="center" w:pos="3240"/>
          <w:tab w:val="left" w:pos="5400"/>
        </w:tabs>
        <w:ind w:firstLine="2160"/>
        <w:rPr>
          <w:sz w:val="18"/>
          <w:szCs w:val="24"/>
        </w:rPr>
      </w:pPr>
      <w:r w:rsidRPr="00A71A62">
        <w:rPr>
          <w:sz w:val="18"/>
          <w:szCs w:val="24"/>
        </w:rPr>
        <w:tab/>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 xml:space="preserve">(Rendszerhasználó vagy Képviselő aláírása*) </w:t>
      </w:r>
    </w:p>
    <w:p w:rsidR="002E77BC" w:rsidRPr="00A71A62">
      <w:pPr>
        <w:tabs>
          <w:tab w:val="center" w:pos="2340"/>
          <w:tab w:val="left" w:pos="4680"/>
        </w:tabs>
        <w:spacing w:line="480" w:lineRule="auto"/>
        <w:rPr>
          <w:sz w:val="18"/>
          <w:szCs w:val="24"/>
        </w:rPr>
      </w:pPr>
      <w:r w:rsidRPr="00A71A62">
        <w:rPr>
          <w:sz w:val="18"/>
          <w:szCs w:val="24"/>
        </w:rPr>
        <w:tab/>
        <w:t>________</w:t>
      </w:r>
      <w:r w:rsidRPr="00A71A62" w:rsidR="00E306E9">
        <w:rPr>
          <w:color w:val="0000FF"/>
          <w:sz w:val="24"/>
          <w:szCs w:val="28"/>
        </w:rPr>
        <w:t>{</w:t>
      </w:r>
      <w:r w:rsidRPr="00A71A62" w:rsidR="00E306E9">
        <w:rPr>
          <w:color w:val="0000FF"/>
          <w:sz w:val="2"/>
          <w:szCs w:val="2"/>
        </w:rPr>
        <w:t>d.Project.Nev</w:t>
      </w:r>
      <w:r w:rsidRPr="00A71A62" w:rsidR="00E306E9">
        <w:rPr>
          <w:color w:val="0000FF"/>
          <w:sz w:val="24"/>
          <w:szCs w:val="28"/>
        </w:rPr>
        <w:t>}</w:t>
      </w:r>
      <w:r w:rsidRPr="00A71A62">
        <w:rPr>
          <w:sz w:val="18"/>
          <w:szCs w:val="24"/>
        </w:rPr>
        <w:t>_________________________</w:t>
      </w:r>
      <w:r w:rsidRPr="00A71A62">
        <w:rPr>
          <w:sz w:val="18"/>
          <w:szCs w:val="24"/>
        </w:rPr>
        <w:tab/>
        <w:t>(olvasható név)</w:t>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(cég esetén beosztás)</w:t>
      </w:r>
    </w:p>
    <w:p w:rsidR="002E77BC" w:rsidRPr="00A71A62" w:rsidP="000D1146">
      <w:pPr>
        <w:tabs>
          <w:tab w:val="center" w:pos="2340"/>
          <w:tab w:val="left" w:pos="4680"/>
        </w:tabs>
        <w:rPr>
          <w:sz w:val="18"/>
          <w:szCs w:val="24"/>
        </w:rPr>
      </w:pPr>
      <w:r w:rsidRPr="00A71A62">
        <w:rPr>
          <w:sz w:val="18"/>
          <w:szCs w:val="24"/>
        </w:rPr>
        <w:tab/>
        <w:t>__________________________________</w:t>
      </w:r>
      <w:r w:rsidRPr="00A71A62">
        <w:rPr>
          <w:sz w:val="18"/>
          <w:szCs w:val="24"/>
        </w:rPr>
        <w:tab/>
        <w:t>(cég vagy egyéb szervezet megnevezése)</w:t>
      </w:r>
    </w:p>
    <w:p w:rsidR="002E77BC" w:rsidRPr="00A71A62" w:rsidP="00643DE4">
      <w:pPr>
        <w:tabs>
          <w:tab w:val="center" w:pos="2340"/>
          <w:tab w:val="left" w:pos="4680"/>
        </w:tabs>
        <w:spacing w:line="480" w:lineRule="auto"/>
        <w:rPr>
          <w:sz w:val="16"/>
          <w:szCs w:val="18"/>
        </w:rPr>
      </w:pPr>
      <w:r w:rsidRPr="00A71A62">
        <w:rPr>
          <w:sz w:val="16"/>
          <w:szCs w:val="18"/>
        </w:rPr>
        <w:t>*  Képviselő aláírásakor a meghatalmazását csatolni kell az Igénybejelentő nyomtatványhoz!</w:t>
      </w:r>
    </w:p>
    <w:p w:rsidR="002E77BC" w:rsidRPr="00A71A62" w:rsidP="000D1146">
      <w:pPr>
        <w:keepNext/>
        <w:numPr>
          <w:ilvl w:val="0"/>
          <w:numId w:val="8"/>
        </w:numPr>
        <w:ind w:left="357" w:hanging="357"/>
        <w:outlineLvl w:val="2"/>
        <w:rPr>
          <w:sz w:val="18"/>
          <w:szCs w:val="24"/>
        </w:rPr>
      </w:pPr>
      <w:r w:rsidRPr="00A71A62">
        <w:rPr>
          <w:sz w:val="18"/>
          <w:szCs w:val="24"/>
        </w:rPr>
        <w:t>Kereskedő / erőmű adatai, melytől Rendszerhasználó a villamos energiát vásárolja</w:t>
      </w:r>
    </w:p>
    <w:p w:rsidR="002E77BC" w:rsidRPr="00A71A62" w:rsidP="005228D4">
      <w:pPr>
        <w:keepNext/>
        <w:spacing w:before="60" w:after="60"/>
        <w:outlineLvl w:val="2"/>
        <w:rPr>
          <w:sz w:val="16"/>
          <w:szCs w:val="18"/>
        </w:rPr>
      </w:pPr>
      <w:r w:rsidRPr="00A71A62">
        <w:rPr>
          <w:sz w:val="16"/>
          <w:szCs w:val="18"/>
        </w:rPr>
        <w: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w:t>
      </w:r>
      <w:r w:rsidRPr="00A71A62" w:rsidR="008D02AF">
        <w:rPr>
          <w:sz w:val="16"/>
          <w:szCs w:val="18"/>
        </w:rPr>
        <w:t>z</w:t>
      </w:r>
      <w:r w:rsidRPr="00A71A62">
        <w:rPr>
          <w:sz w:val="16"/>
          <w:szCs w:val="18"/>
        </w:rPr>
        <w:t xml:space="preserve"> </w:t>
      </w:r>
      <w:r w:rsidRPr="00A71A62" w:rsidR="00724E96">
        <w:rPr>
          <w:sz w:val="16"/>
          <w:szCs w:val="18"/>
        </w:rPr>
        <w:t>MVM Démász Áramhálózati Kft.</w:t>
      </w:r>
      <w:r w:rsidRPr="00A71A62">
        <w:rPr>
          <w:sz w:val="16"/>
          <w:szCs w:val="18"/>
        </w:rPr>
        <w:t xml:space="preserve"> részéről. </w:t>
      </w:r>
      <w:r w:rsidRPr="00A71A62">
        <w:rPr>
          <w:sz w:val="16"/>
          <w:szCs w:val="18"/>
        </w:rPr>
        <w:tab/>
        <w:t xml:space="preserve">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500"/>
        <w:gridCol w:w="5139"/>
      </w:tblGrid>
      <w:tr>
        <w:tblPrEx>
          <w:tblW w:w="9639" w:type="dxa"/>
          <w:tblInd w:w="70" w:type="dxa"/>
          <w:tblLayout w:type="fixed"/>
          <w:tblLook w:val="0000"/>
        </w:tblPrEx>
        <w:trPr>
          <w:trHeight w:val="377"/>
        </w:trPr>
        <w:tc>
          <w:tcPr>
            <w:tcW w:w="4500" w:type="dxa"/>
            <w:shd w:val="clear" w:color="auto" w:fill="E6E6E6"/>
            <w:vAlign w:val="center"/>
          </w:tcPr>
          <w:p w:rsidR="002E77BC" w:rsidRPr="00A71A62">
            <w:pPr>
              <w:ind w:right="125"/>
              <w:rPr>
                <w:sz w:val="16"/>
                <w:szCs w:val="18"/>
              </w:rPr>
            </w:pPr>
            <w:r w:rsidRPr="00A71A62">
              <w:rPr>
                <w:sz w:val="16"/>
                <w:szCs w:val="18"/>
              </w:rPr>
              <w:t>Neve:</w:t>
            </w:r>
          </w:p>
        </w:tc>
        <w:tc>
          <w:tcPr>
            <w:tcW w:w="5139" w:type="dxa"/>
            <w:vAlign w:val="center"/>
          </w:tcPr>
          <w:p w:rsidR="002E77BC" w:rsidRPr="00A71A62" w:rsidP="00135618">
            <w:pPr>
              <w:jc w:val="center"/>
              <w:rPr>
                <w:sz w:val="16"/>
                <w:szCs w:val="18"/>
              </w:rPr>
            </w:pPr>
            <w:r w:rsidRPr="00A71A62">
              <w:rPr>
                <w:sz w:val="16"/>
                <w:szCs w:val="18"/>
              </w:rPr>
              <w:t>{d.Project.N7esPontNev}</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Címe:</w:t>
            </w:r>
          </w:p>
        </w:tc>
        <w:tc>
          <w:tcPr>
            <w:tcW w:w="5139" w:type="dxa"/>
            <w:vAlign w:val="center"/>
          </w:tcPr>
          <w:p w:rsidR="002E77BC" w:rsidRPr="00A71A62" w:rsidP="00135618">
            <w:pPr>
              <w:jc w:val="center"/>
              <w:rPr>
                <w:sz w:val="16"/>
                <w:szCs w:val="18"/>
              </w:rPr>
            </w:pPr>
            <w:r w:rsidRPr="00A71A62">
              <w:rPr>
                <w:sz w:val="16"/>
                <w:szCs w:val="18"/>
              </w:rPr>
              <w:t>{d.Project.N7esPontCim}</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EIC kódja:</w:t>
            </w:r>
          </w:p>
        </w:tc>
        <w:tc>
          <w:tcPr>
            <w:tcW w:w="5139" w:type="dxa"/>
            <w:vAlign w:val="center"/>
          </w:tcPr>
          <w:p w:rsidR="002E77BC" w:rsidRPr="00A71A62">
            <w:pPr>
              <w:rPr>
                <w:sz w:val="16"/>
                <w:szCs w:val="18"/>
              </w:rPr>
            </w:pPr>
          </w:p>
        </w:tc>
      </w:tr>
      <w:tr>
        <w:tblPrEx>
          <w:tblW w:w="9639" w:type="dxa"/>
          <w:tblInd w:w="70" w:type="dxa"/>
          <w:tblLayout w:type="fixed"/>
          <w:tblLook w:val="0000"/>
        </w:tblPrEx>
        <w:trPr>
          <w:cantSplit/>
          <w:trHeight w:val="238"/>
        </w:trPr>
        <w:tc>
          <w:tcPr>
            <w:tcW w:w="4500" w:type="dxa"/>
            <w:vMerge w:val="restart"/>
            <w:shd w:val="clear" w:color="auto" w:fill="E6E6E6"/>
            <w:vAlign w:val="center"/>
          </w:tcPr>
          <w:p w:rsidR="002E77BC" w:rsidRPr="00A71A62">
            <w:pPr>
              <w:ind w:right="125"/>
              <w:rPr>
                <w:sz w:val="16"/>
                <w:szCs w:val="18"/>
              </w:rPr>
            </w:pPr>
            <w:r w:rsidRPr="00A71A62">
              <w:rPr>
                <w:sz w:val="16"/>
                <w:szCs w:val="18"/>
              </w:rPr>
              <w:t xml:space="preserve">Elérhetőségei:                                             Telefon: </w:t>
            </w:r>
          </w:p>
          <w:p w:rsidR="002E77BC" w:rsidRPr="00A71A62">
            <w:pPr>
              <w:ind w:right="125"/>
              <w:jc w:val="right"/>
              <w:rPr>
                <w:sz w:val="16"/>
                <w:szCs w:val="18"/>
              </w:rPr>
            </w:pPr>
            <w:r w:rsidRPr="00A71A62">
              <w:rPr>
                <w:sz w:val="16"/>
                <w:szCs w:val="18"/>
              </w:rPr>
              <w:t>FAX:</w:t>
            </w:r>
          </w:p>
          <w:p w:rsidR="002E77BC" w:rsidRPr="00A71A62">
            <w:pPr>
              <w:ind w:right="125"/>
              <w:jc w:val="right"/>
              <w:rPr>
                <w:sz w:val="16"/>
                <w:szCs w:val="18"/>
              </w:rPr>
            </w:pPr>
            <w:r w:rsidRPr="00A71A62">
              <w:rPr>
                <w:sz w:val="16"/>
                <w:szCs w:val="18"/>
              </w:rPr>
              <w:t>e-mail:</w:t>
            </w:r>
          </w:p>
        </w:tc>
        <w:tc>
          <w:tcPr>
            <w:tcW w:w="5139" w:type="dxa"/>
            <w:tcBorders>
              <w:bottom w:val="dashed" w:sz="4" w:space="0" w:color="auto"/>
            </w:tcBorders>
          </w:tcPr>
          <w:p w:rsidR="002E77BC" w:rsidRPr="00A71A62">
            <w:pPr>
              <w:rPr>
                <w:sz w:val="16"/>
                <w:szCs w:val="18"/>
              </w:rPr>
            </w:pPr>
            <w:r w:rsidRPr="00A71A62">
              <w:rPr>
                <w:sz w:val="16"/>
                <w:szCs w:val="18"/>
                <w:u w:val="single"/>
              </w:rPr>
              <w:t xml:space="preserve">                              </w:t>
            </w: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bottom w:val="dashed" w:sz="4" w:space="0" w:color="auto"/>
            </w:tcBorders>
          </w:tcPr>
          <w:p w:rsidR="002E77BC" w:rsidRPr="00A71A62">
            <w:pPr>
              <w:rPr>
                <w:sz w:val="16"/>
                <w:szCs w:val="18"/>
                <w:u w:val="single"/>
              </w:rPr>
            </w:pP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tcBorders>
          </w:tcPr>
          <w:p w:rsidR="002E77BC" w:rsidRPr="00A71A62">
            <w:pPr>
              <w:rPr>
                <w:sz w:val="16"/>
                <w:szCs w:val="18"/>
                <w:u w:val="single"/>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Mérlegkörfelelős megnevezése:</w:t>
            </w:r>
          </w:p>
        </w:tc>
        <w:tc>
          <w:tcPr>
            <w:tcW w:w="5139" w:type="dxa"/>
            <w:vAlign w:val="center"/>
          </w:tcPr>
          <w:p w:rsidR="002E77BC" w:rsidRPr="00A71A62">
            <w:pPr>
              <w:rPr>
                <w:sz w:val="16"/>
                <w:szCs w:val="18"/>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vételezés megkezdésének tervezett időpontja:</w:t>
            </w:r>
          </w:p>
        </w:tc>
        <w:tc>
          <w:tcPr>
            <w:tcW w:w="5139" w:type="dxa"/>
            <w:vAlign w:val="center"/>
          </w:tcPr>
          <w:p w:rsidR="002E77BC" w:rsidRPr="00A71A62" w:rsidP="00910E50">
            <w:pPr>
              <w:rPr>
                <w:sz w:val="16"/>
                <w:szCs w:val="18"/>
              </w:rPr>
            </w:pPr>
            <w:r w:rsidRPr="00A71A62">
              <w:rPr>
                <w:sz w:val="16"/>
                <w:szCs w:val="18"/>
              </w:rPr>
              <w:t>20</w:t>
            </w:r>
            <w:r w:rsidRPr="00A71A62" w:rsidR="00910E50">
              <w:rPr>
                <w:sz w:val="16"/>
                <w:szCs w:val="18"/>
              </w:rPr>
              <w:t xml:space="preserve"> </w:t>
            </w:r>
            <w:r w:rsidRPr="00A71A62">
              <w:rPr>
                <w:sz w:val="16"/>
                <w:szCs w:val="18"/>
              </w:rPr>
              <w:t>____ év   __________ hó  ____ nap</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Kereskedelmi Szerződés időbeli hatálya:</w:t>
            </w:r>
          </w:p>
        </w:tc>
        <w:tc>
          <w:tcPr>
            <w:tcW w:w="5139" w:type="dxa"/>
            <w:vAlign w:val="center"/>
          </w:tcPr>
          <w:p w:rsidR="002E77BC" w:rsidRPr="00A71A62">
            <w:pPr>
              <w:spacing w:before="120" w:line="480" w:lineRule="auto"/>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-tól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p w:rsidR="002E77BC" w:rsidRPr="00A71A62">
            <w:pPr>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-ig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határozatlan ideig</w:t>
            </w:r>
          </w:p>
          <w:p w:rsidR="002E77BC" w:rsidRPr="00A71A62">
            <w:pPr>
              <w:rPr>
                <w:sz w:val="16"/>
                <w:szCs w:val="18"/>
              </w:rPr>
            </w:pPr>
          </w:p>
        </w:tc>
      </w:tr>
      <w:tr>
        <w:tblPrEx>
          <w:tblW w:w="9639" w:type="dxa"/>
          <w:tblInd w:w="70" w:type="dxa"/>
          <w:tblLayout w:type="fixed"/>
          <w:tblLook w:val="0000"/>
        </w:tblPrEx>
        <w:trPr>
          <w:trHeight w:hRule="exact" w:val="352"/>
        </w:trPr>
        <w:tc>
          <w:tcPr>
            <w:tcW w:w="4500" w:type="dxa"/>
            <w:shd w:val="clear" w:color="auto" w:fill="E6E6E6"/>
            <w:vAlign w:val="center"/>
          </w:tcPr>
          <w:p w:rsidR="002E77BC" w:rsidRPr="00A71A62">
            <w:pPr>
              <w:ind w:right="125"/>
              <w:rPr>
                <w:sz w:val="16"/>
                <w:szCs w:val="18"/>
              </w:rPr>
            </w:pPr>
            <w:r w:rsidRPr="00A71A62">
              <w:rPr>
                <w:sz w:val="16"/>
                <w:szCs w:val="18"/>
              </w:rPr>
              <w:t>Rendszerhasználati díj fizetője:</w:t>
            </w:r>
          </w:p>
        </w:tc>
        <w:tc>
          <w:tcPr>
            <w:tcW w:w="5139" w:type="dxa"/>
            <w:vAlign w:val="center"/>
          </w:tcPr>
          <w:p w:rsidR="002E77BC" w:rsidRPr="00A71A62">
            <w:pPr>
              <w:jc w:val="cente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Kereskedő;</w:t>
            </w:r>
          </w:p>
        </w:tc>
      </w:tr>
    </w:tbl>
    <w:p w:rsidR="002E77BC" w:rsidRPr="00A71A62">
      <w:pPr>
        <w:rPr>
          <w:sz w:val="14"/>
          <w:szCs w:val="16"/>
        </w:rPr>
      </w:pPr>
    </w:p>
    <w:p w:rsidR="002E77BC" w:rsidRPr="00A71A62">
      <w:pPr>
        <w:rPr>
          <w:sz w:val="16"/>
          <w:szCs w:val="18"/>
        </w:rPr>
      </w:pPr>
      <w:r w:rsidRPr="00A71A62">
        <w:rPr>
          <w:sz w:val="16"/>
          <w:szCs w:val="18"/>
        </w:rPr>
        <w:t>Kelt: __________________________</w:t>
      </w:r>
      <w:r w:rsidRPr="00A71A62" w:rsidR="008B5259">
        <w:rPr>
          <w:sz w:val="16"/>
          <w:szCs w:val="18"/>
        </w:rPr>
        <w:t>_______</w:t>
      </w:r>
      <w:r w:rsidRPr="00A71A62">
        <w:rPr>
          <w:sz w:val="16"/>
          <w:szCs w:val="18"/>
        </w:rPr>
        <w:t>_</w:t>
      </w:r>
      <w:r w:rsidRPr="00A71A62">
        <w:rPr>
          <w:sz w:val="16"/>
          <w:szCs w:val="18"/>
        </w:rPr>
        <w:tab/>
      </w:r>
      <w:r w:rsidRPr="00A71A62">
        <w:rPr>
          <w:sz w:val="16"/>
          <w:szCs w:val="18"/>
        </w:rPr>
        <w:tab/>
      </w:r>
      <w:r w:rsidRPr="00A71A62">
        <w:rPr>
          <w:sz w:val="16"/>
          <w:szCs w:val="18"/>
        </w:rPr>
        <w:tab/>
      </w:r>
      <w:r w:rsidRPr="00A71A62">
        <w:rPr>
          <w:sz w:val="16"/>
          <w:szCs w:val="18"/>
        </w:rPr>
        <w:tab/>
      </w:r>
      <w:r w:rsidRPr="00A71A62">
        <w:rPr>
          <w:sz w:val="16"/>
          <w:szCs w:val="18"/>
        </w:rPr>
        <w:tab/>
        <w:t>PH.</w:t>
      </w:r>
    </w:p>
    <w:p w:rsidR="002E77BC" w:rsidRPr="00A71A62">
      <w:pPr>
        <w:rPr>
          <w:sz w:val="14"/>
          <w:szCs w:val="16"/>
        </w:rPr>
      </w:pPr>
      <w:r w:rsidRPr="00A71A62">
        <w:rPr>
          <w:sz w:val="16"/>
          <w:szCs w:val="18"/>
        </w:rPr>
        <w:tab/>
      </w:r>
      <w:r w:rsidRPr="00A71A62">
        <w:rPr>
          <w:sz w:val="16"/>
          <w:szCs w:val="18"/>
        </w:rPr>
        <w:tab/>
        <w:t>(település, dátum)</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(kereskedő/erőmű cégszerű aláírása)</w:t>
      </w:r>
    </w:p>
    <w:p w:rsidR="002E77BC" w:rsidRPr="00A71A62">
      <w:pPr>
        <w:rPr>
          <w:sz w:val="14"/>
          <w:szCs w:val="16"/>
        </w:rPr>
      </w:pP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(olvasható név)</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(beosztás)</w:t>
      </w:r>
    </w:p>
    <w:p w:rsidR="00643DE4" w:rsidRPr="00A71A62" w:rsidP="000D1146">
      <w:pPr>
        <w:jc w:val="both"/>
        <w:rPr>
          <w:rFonts w:eastAsia="Calibri"/>
          <w:sz w:val="14"/>
          <w:szCs w:val="22"/>
          <w:lang w:eastAsia="en-US"/>
        </w:rPr>
      </w:pPr>
      <w:r w:rsidRPr="00A71A62">
        <w:rPr>
          <w:rFonts w:eastAsia="Calibri"/>
          <w:sz w:val="14"/>
          <w:szCs w:val="22"/>
          <w:lang w:eastAsia="en-US"/>
        </w:rPr>
        <w:t xml:space="preserve">A villamosenergia elosztás biztosítása, a csatlakozási-, és hálózathasználati szerződés teljesítése keretében kezelt személyes adatokra vonatkozó tájékoztatást a </w:t>
      </w:r>
      <w:r w:rsidRPr="00A71A62" w:rsidR="00724E96">
        <w:rPr>
          <w:rFonts w:eastAsia="Calibri"/>
          <w:sz w:val="14"/>
          <w:szCs w:val="22"/>
          <w:lang w:eastAsia="en-US"/>
        </w:rPr>
        <w:t xml:space="preserve">www.mvmnext.hu </w:t>
      </w:r>
      <w:r w:rsidRPr="00A71A62">
        <w:rPr>
          <w:rFonts w:eastAsia="Calibri"/>
          <w:sz w:val="14"/>
          <w:szCs w:val="22"/>
          <w:lang w:eastAsia="en-US"/>
        </w:rPr>
        <w:t xml:space="preserve">honlapon és az ügyfélszolgálati irodáinkban elérhető Általános Adatkezelési Tájékoztatóban találhatja meg. Az ügyintézés során készített hangfelvétellel összefüggésben kezelt személyes adatokra vonatkozó tájékoztatást a </w:t>
      </w:r>
      <w:r w:rsidRPr="00A71A62" w:rsidR="00724E96">
        <w:rPr>
          <w:rFonts w:eastAsia="Calibri"/>
          <w:sz w:val="14"/>
          <w:szCs w:val="22"/>
          <w:lang w:eastAsia="en-US"/>
        </w:rPr>
        <w:t>ext.hu</w:t>
      </w:r>
      <w:r w:rsidRPr="00A71A62">
        <w:rPr>
          <w:rFonts w:eastAsia="Calibri"/>
          <w:sz w:val="14"/>
          <w:szCs w:val="22"/>
          <w:lang w:eastAsia="en-US"/>
        </w:rPr>
        <w:t xml:space="preserve"> honlapon és az ügyfélszolgálati irodáinkban elérhető Hangfelvétel Rögzítésére Vonatkozó Adatkezelési Tájékoztatóban találhatja meg.</w:t>
      </w: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sectPr w:rsidSect="00B2048E">
          <w:headerReference w:type="default" ns2:id="rId18"/>
          <w:footerReference w:type="default" ns2:id="rId19"/>
          <w:pgSz w:w="11906" w:h="16838"/>
          <w:pgMar w:top="1248" w:right="924" w:bottom="1077" w:left="1418" w:header="709" w:footer="709" w:gutter="0"/>
          <w:cols w:space="708"/>
          <w:docGrid w:linePitch="360"/>
        </w:sectPr>
      </w:pPr>
    </w:p>
    <w:tbl>
      <w:tblPr>
        <w:tblW w:w="10915" w:type="dxa"/>
        <w:tblInd w:w="71"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tblPr>
      <w:tblGrid>
        <w:gridCol w:w="3261"/>
        <w:gridCol w:w="3827"/>
        <w:gridCol w:w="3827"/>
      </w:tblGrid>
      <w:tr w:rsidTr="005D4C91">
        <w:tblPrEx>
          <w:tblW w:w="10915" w:type="dxa"/>
          <w:tblInd w:w="71" w:type="dxa"/>
          <w:tblLayout w:type="fixed"/>
          <w:tblLook w:val="0000"/>
        </w:tblPrEx>
        <w:tc>
          <w:tcPr>
            <w:tcW w:w="3261" w:type="dxa"/>
            <w:vAlign w:val="center"/>
          </w:tcPr>
          <w:p w:rsidR="00737184" w:rsidRPr="00A71A62" w:rsidP="009B1C09">
            <w:pPr>
              <w:overflowPunct w:val="0"/>
              <w:autoSpaceDE w:val="0"/>
              <w:autoSpaceDN w:val="0"/>
              <w:adjustRightInd w:val="0"/>
              <w:jc w:val="center"/>
              <w:textAlignment w:val="baseline"/>
              <w:rPr>
                <w:sz w:val="14"/>
              </w:rPr>
            </w:pPr>
            <w:r w:rsidRPr="00A71A62">
              <w:rPr>
                <w:noProof/>
                <w:sz w:val="14"/>
              </w:rPr>
              <w:drawing>
                <ns3:inline distT="0" distB="0" distL="0" distR="0">
                  <ns3:extent cx="1130935" cy="722630"/>
                  <ns3:effectExtent l="0" t="0" r="0" b="1270"/>
                  <ns3:docPr id="882141943" name="Kép 4"/>
                  <ns3:cNvGraphicFramePr>
                    <ns4:graphicFrameLocks noChangeAspect="1"/>
                  </ns3:cNvGraphicFramePr>
                  <ns4:graphic>
                    <ns4:graphicData uri="http://schemas.openxmlformats.org/drawingml/2006/picture">
                      <ns5:pic>
                        <ns5:nvPicPr>
                          <ns5:cNvPr id="882141943" name="Picture 4"/>
                          <ns5:cNvPicPr>
                            <ns4:picLocks noChangeAspect="1" noChangeArrowheads="1"/>
                          </ns5:cNvPicPr>
                        </ns5:nvPicPr>
                        <ns5:blipFill>
                          <ns4:blip ns2:embed="rId20">
                            <ns4:extLst>
                              <ns4:ext uri="{28A0092B-C50C-407E-A947-70E740481C1C}">
                                <ns6:useLocalDpi val="0"/>
                              </ns4:ext>
                            </ns4:extLst>
                          </ns4:blip>
                          <ns4:stretch>
                            <ns4:fillRect/>
                          </ns4:stretch>
                        </ns5:blipFill>
                        <ns5:spPr bwMode="auto">
                          <ns4:xfrm>
                            <ns4:off x="0" y="0"/>
                            <ns4:ext cx="1130935" cy="722630"/>
                          </ns4:xfrm>
                          <ns4:prstGeom prst="rect">
                            <ns4:avLst/>
                          </ns4:prstGeom>
                          <ns4:noFill/>
                        </ns5:spPr>
                      </ns5:pic>
                    </ns4:graphicData>
                  </ns4:graphic>
                </ns3:inline>
              </w:drawing>
            </w:r>
          </w:p>
        </w:tc>
        <w:tc>
          <w:tcPr>
            <w:tcW w:w="3827" w:type="dxa"/>
            <w:shd w:val="pct20" w:color="auto" w:fill="auto"/>
          </w:tcPr>
          <w:p w:rsidR="00737184" w:rsidRPr="00A71A62">
            <w:pPr>
              <w:keepNext/>
              <w:overflowPunct w:val="0"/>
              <w:autoSpaceDE w:val="0"/>
              <w:autoSpaceDN w:val="0"/>
              <w:adjustRightInd w:val="0"/>
              <w:jc w:val="center"/>
              <w:textAlignment w:val="baseline"/>
              <w:outlineLvl w:val="0"/>
              <w:rPr>
                <w:sz w:val="24"/>
                <w:szCs w:val="28"/>
              </w:rPr>
            </w:pPr>
            <w:r w:rsidRPr="00A71A62">
              <w:rPr>
                <w:sz w:val="24"/>
                <w:szCs w:val="28"/>
              </w:rPr>
              <w:t>Nyilatkozatok adatlap</w:t>
            </w:r>
          </w:p>
          <w:p w:rsidR="00737184" w:rsidRPr="00A71A62">
            <w:pPr>
              <w:overflowPunct w:val="0"/>
              <w:autoSpaceDE w:val="0"/>
              <w:autoSpaceDN w:val="0"/>
              <w:adjustRightInd w:val="0"/>
              <w:spacing w:before="180" w:after="60"/>
              <w:textAlignment w:val="baseline"/>
              <w:rPr>
                <w:sz w:val="14"/>
              </w:rPr>
            </w:pPr>
            <w:r w:rsidRPr="00A71A62">
              <w:rPr>
                <w:sz w:val="18"/>
              </w:rPr>
              <w:t>Érkezett: ……………………………..</w:t>
            </w:r>
          </w:p>
          <w:p w:rsidR="00737184" w:rsidRPr="00A71A62">
            <w:pPr>
              <w:overflowPunct w:val="0"/>
              <w:autoSpaceDE w:val="0"/>
              <w:autoSpaceDN w:val="0"/>
              <w:adjustRightInd w:val="0"/>
              <w:textAlignment w:val="baseline"/>
              <w:rPr>
                <w:sz w:val="14"/>
              </w:rPr>
            </w:pPr>
            <w:r w:rsidRPr="00A71A62">
              <w:rPr>
                <w:sz w:val="18"/>
              </w:rPr>
              <w:t>Iktató szám:…………………………..</w:t>
            </w:r>
          </w:p>
        </w:tc>
        <w:tc>
          <w:tcPr>
            <w:tcW w:w="3827" w:type="dxa"/>
            <w:shd w:val="pct20" w:color="auto" w:fill="auto"/>
          </w:tcPr>
          <w:p w:rsidR="00737184" w:rsidRPr="00A71A62">
            <w:pPr>
              <w:overflowPunct w:val="0"/>
              <w:autoSpaceDE w:val="0"/>
              <w:autoSpaceDN w:val="0"/>
              <w:adjustRightInd w:val="0"/>
              <w:spacing w:before="120"/>
              <w:textAlignment w:val="baseline"/>
              <w:rPr>
                <w:sz w:val="14"/>
              </w:rPr>
            </w:pPr>
            <w:r w:rsidRPr="00A71A62">
              <w:rPr>
                <w:sz w:val="14"/>
              </w:rPr>
              <w:t xml:space="preserve">Nyilvántartási szám:                                           </w:t>
            </w:r>
          </w:p>
          <w:p w:rsidR="00737184" w:rsidRPr="00A71A62">
            <w:pPr>
              <w:overflowPunct w:val="0"/>
              <w:autoSpaceDE w:val="0"/>
              <w:autoSpaceDN w:val="0"/>
              <w:adjustRightInd w:val="0"/>
              <w:spacing w:before="120"/>
              <w:textAlignment w:val="baseline"/>
              <w:rPr>
                <w:color w:val="000000"/>
                <w:sz w:val="14"/>
              </w:rPr>
            </w:pPr>
            <w:r w:rsidRPr="00A71A62">
              <w:rPr>
                <w:sz w:val="14"/>
              </w:rPr>
              <w:t>Üzleti partner azonosító (fogyasztó):</w:t>
            </w:r>
            <w:r w:rsidRPr="00A71A62" w:rsidR="0079794E">
              <w:rPr>
                <w:sz w:val="18"/>
              </w:rPr>
              <w:t xml:space="preserve"> </w:t>
            </w:r>
          </w:p>
          <w:p w:rsidR="00737184" w:rsidRPr="00A71A62">
            <w:pPr>
              <w:overflowPunct w:val="0"/>
              <w:autoSpaceDE w:val="0"/>
              <w:autoSpaceDN w:val="0"/>
              <w:adjustRightInd w:val="0"/>
              <w:spacing w:before="120"/>
              <w:textAlignment w:val="baseline"/>
              <w:rPr>
                <w:sz w:val="14"/>
              </w:rPr>
            </w:pPr>
            <w:r w:rsidRPr="00A71A62">
              <w:rPr>
                <w:sz w:val="14"/>
              </w:rPr>
              <w:t xml:space="preserve">Ügyfélkapcsolat / ügy száma:  </w:t>
            </w:r>
            <w:r w:rsidRPr="00A71A62" w:rsidR="005D4C91">
              <w:rPr>
                <w:sz w:val="14"/>
              </w:rPr>
              <w:t xml:space="preserve">          </w:t>
            </w:r>
          </w:p>
          <w:p w:rsidR="00737184" w:rsidRPr="00A71A62" w:rsidP="006C46A0">
            <w:pPr>
              <w:overflowPunct w:val="0"/>
              <w:autoSpaceDE w:val="0"/>
              <w:autoSpaceDN w:val="0"/>
              <w:adjustRightInd w:val="0"/>
              <w:spacing w:before="120"/>
              <w:textAlignment w:val="baseline"/>
              <w:rPr>
                <w:sz w:val="14"/>
              </w:rPr>
            </w:pPr>
            <w:r w:rsidRPr="00A71A62">
              <w:rPr>
                <w:sz w:val="14"/>
              </w:rPr>
              <w:t>F</w:t>
            </w:r>
            <w:r w:rsidRPr="00A71A62" w:rsidR="009B1C09">
              <w:rPr>
                <w:sz w:val="14"/>
              </w:rPr>
              <w:t>elhasználási</w:t>
            </w:r>
            <w:r w:rsidRPr="00A71A62">
              <w:rPr>
                <w:sz w:val="14"/>
              </w:rPr>
              <w:t xml:space="preserve"> hely / bekötés azon</w:t>
            </w:r>
            <w:r w:rsidRPr="00A71A62" w:rsidR="005D4C91">
              <w:rPr>
                <w:sz w:val="14"/>
              </w:rPr>
              <w:t>.</w:t>
            </w:r>
            <w:r w:rsidRPr="00A71A62">
              <w:rPr>
                <w:sz w:val="14"/>
              </w:rPr>
              <w:t xml:space="preserve">:  </w:t>
            </w:r>
            <w:r w:rsidRPr="00A71A62" w:rsidR="005D4C91">
              <w:rPr>
                <w:sz w:val="14"/>
              </w:rPr>
              <w:t xml:space="preserve">  </w:t>
            </w:r>
          </w:p>
        </w:tc>
      </w:tr>
    </w:tbl>
    <w:p w:rsidR="00737184" w:rsidRPr="00A71A62">
      <w:pPr>
        <w:overflowPunct w:val="0"/>
        <w:autoSpaceDE w:val="0"/>
        <w:autoSpaceDN w:val="0"/>
        <w:adjustRightInd w:val="0"/>
        <w:spacing w:after="120"/>
        <w:jc w:val="both"/>
        <w:textAlignment w:val="baseline"/>
      </w:pPr>
    </w:p>
    <w:p w:rsidR="00737184" w:rsidRPr="00A71A62">
      <w:pPr>
        <w:overflowPunct w:val="0"/>
        <w:autoSpaceDE w:val="0"/>
        <w:autoSpaceDN w:val="0"/>
        <w:adjustRightInd w:val="0"/>
        <w:spacing w:after="120"/>
        <w:jc w:val="both"/>
        <w:textAlignment w:val="baseline"/>
      </w:pPr>
      <w:r w:rsidRPr="00A71A62">
        <w:t>1. F</w:t>
      </w:r>
      <w:r w:rsidRPr="00A71A62" w:rsidR="009B1C09">
        <w:t>elhasználási</w:t>
      </w:r>
      <w:r w:rsidRPr="00A71A62">
        <w:t xml:space="preserve"> hely adatai:</w:t>
      </w: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3686"/>
        <w:gridCol w:w="7087"/>
      </w:tblGrid>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Fogyasztó neve:</w:t>
            </w:r>
          </w:p>
        </w:tc>
        <w:tc>
          <w:tcPr>
            <w:tcW w:w="7087" w:type="dxa"/>
          </w:tcPr>
          <w:p w:rsidR="00737184" w:rsidRPr="00A71A62">
            <w:pPr>
              <w:overflowPunct w:val="0"/>
              <w:autoSpaceDE w:val="0"/>
              <w:autoSpaceDN w:val="0"/>
              <w:adjustRightInd w:val="0"/>
              <w:spacing w:before="40" w:after="40"/>
              <w:jc w:val="both"/>
              <w:textAlignment w:val="baseline"/>
              <w:rPr>
                <w:sz w:val="18"/>
              </w:rPr>
            </w:pPr>
            <w:r w:rsidRPr="00A71A62">
              <w:rPr>
                <w:rFonts w:eastAsia="Arial"/>
                <w:color w:val="0000FF"/>
                <w:sz w:val="18"/>
              </w:rPr>
              <w:t>{d.Project</w:t>
            </w:r>
            <w:r w:rsidRPr="00A71A62" w:rsidR="00F00954">
              <w:rPr>
                <w:rFonts w:eastAsia="Arial"/>
                <w:color w:val="0000FF"/>
                <w:sz w:val="18"/>
              </w:rPr>
              <w:t>.Nev</w:t>
            </w:r>
            <w:r w:rsidRPr="00A71A62" w:rsidR="00532CB8">
              <w:rPr>
                <w:rFonts w:eastAsia="Arial"/>
                <w:color w:val="0000FF"/>
                <w:sz w:val="18"/>
              </w:rPr>
              <w:t>}</w:t>
            </w:r>
          </w:p>
        </w:tc>
      </w:tr>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w:t>
            </w:r>
            <w:r w:rsidRPr="00A71A62" w:rsidR="009B1C09">
              <w:rPr>
                <w:sz w:val="18"/>
              </w:rPr>
              <w:t xml:space="preserve">elhasználási </w:t>
            </w:r>
            <w:r w:rsidRPr="00A71A62">
              <w:rPr>
                <w:sz w:val="18"/>
              </w:rPr>
              <w:t>hely. címe</w:t>
            </w:r>
            <w:r w:rsidRPr="00A71A62" w:rsidR="00FA0CE4">
              <w:rPr>
                <w:sz w:val="18"/>
              </w:rPr>
              <w:t xml:space="preserve"> </w:t>
            </w:r>
            <w:r w:rsidRPr="00A71A62">
              <w:rPr>
                <w:sz w:val="18"/>
              </w:rPr>
              <w:t>/</w:t>
            </w:r>
            <w:r w:rsidRPr="00A71A62" w:rsidR="00FA0CE4">
              <w:rPr>
                <w:sz w:val="18"/>
              </w:rPr>
              <w:t xml:space="preserve"> </w:t>
            </w:r>
            <w:r w:rsidRPr="00A71A62">
              <w:rPr>
                <w:sz w:val="18"/>
              </w:rPr>
              <w:t>rendeltetése:</w:t>
            </w:r>
          </w:p>
        </w:tc>
        <w:tc>
          <w:tcPr>
            <w:tcW w:w="7087" w:type="dxa"/>
          </w:tcPr>
          <w:p w:rsidR="00737184" w:rsidRPr="00A71A62" w:rsidP="00532CB8">
            <w:pPr>
              <w:overflowPunct w:val="0"/>
              <w:autoSpaceDE w:val="0"/>
              <w:autoSpaceDN w:val="0"/>
              <w:adjustRightInd w:val="0"/>
              <w:spacing w:before="40" w:after="40"/>
              <w:jc w:val="both"/>
              <w:textAlignment w:val="baseline"/>
              <w:rPr>
                <w:sz w:val="18"/>
              </w:rPr>
            </w:pPr>
            <w:r w:rsidRPr="00A71A62">
              <w:rPr>
                <w:rFonts w:eastAsia="Arial"/>
                <w:color w:val="0000FF"/>
                <w:szCs w:val="22"/>
              </w:rPr>
              <w:t>{</w:t>
            </w:r>
            <w:r w:rsidRPr="00A71A62">
              <w:rPr>
                <w:rFonts w:eastAsia="Arial"/>
                <w:color w:val="0000FF"/>
                <w:sz w:val="18"/>
              </w:rPr>
              <w:t>d.Project.FelhasznalasiCim}</w:t>
            </w:r>
          </w:p>
        </w:tc>
      </w:tr>
    </w:tbl>
    <w:p w:rsidR="00737184" w:rsidRPr="00A71A62">
      <w:pPr>
        <w:keepNext/>
        <w:overflowPunct w:val="0"/>
        <w:autoSpaceDE w:val="0"/>
        <w:autoSpaceDN w:val="0"/>
        <w:adjustRightInd w:val="0"/>
        <w:jc w:val="both"/>
        <w:textAlignment w:val="baseline"/>
      </w:pPr>
    </w:p>
    <w:p w:rsidR="00720181" w:rsidRPr="00A71A62" w:rsidP="00720181">
      <w:pPr>
        <w:keepNext/>
        <w:overflowPunct w:val="0"/>
        <w:autoSpaceDE w:val="0"/>
        <w:autoSpaceDN w:val="0"/>
        <w:adjustRightInd w:val="0"/>
        <w:jc w:val="both"/>
        <w:textAlignment w:val="baseline"/>
      </w:pPr>
      <w:r w:rsidRPr="00A71A62">
        <w:t>2. Vezetékjogi nyilatkozat:</w:t>
      </w:r>
    </w:p>
    <w:p w:rsidR="00720181" w:rsidRPr="00A71A62" w:rsidP="00720181">
      <w:pPr>
        <w:widowControl w:val="0"/>
        <w:tabs>
          <w:tab w:val="left" w:leader="dot" w:pos="10722"/>
        </w:tabs>
        <w:autoSpaceDE w:val="0"/>
        <w:autoSpaceDN w:val="0"/>
        <w:spacing w:before="1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Alulírott:</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{d.Project.Nev}</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30"/>
          <w:sz w:val="14"/>
        </w:rPr>
        <w:t xml:space="preserve">  </w:t>
      </w: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pacing w:val="-2"/>
          <w:sz w:val="14"/>
        </w:rPr>
        <w:t>neve:</w:t>
      </w:r>
      <w:r w:rsidRPr="00A71A62">
        <w:rPr>
          <w:rFonts w:ascii="Microsoft Sans Serif" w:eastAsia="Microsoft Sans Serif" w:hAnsi="Microsoft Sans Serif" w:cs="Microsoft Sans Serif"/>
          <w:spacing w:val="-5"/>
          <w:sz w:val="14"/>
        </w:rPr>
        <w:t>,,,</w:t>
      </w:r>
      <w:r w:rsidRPr="00A71A62">
        <w:rPr>
          <w:rFonts w:ascii="Microsoft Sans Serif" w:eastAsia="Arial" w:hAnsi="Microsoft Sans Serif" w:cs="Microsoft Sans Serif"/>
          <w:color w:val="0000FF"/>
          <w:szCs w:val="22"/>
        </w:rPr>
        <w:t xml:space="preserve"> {d.Project.AnyjaNeve}</w:t>
      </w:r>
    </w:p>
    <w:p w:rsidR="00720181" w:rsidRPr="00A71A62" w:rsidP="00720181">
      <w:pPr>
        <w:widowControl w:val="0"/>
        <w:tabs>
          <w:tab w:val="left" w:leader="dot" w:pos="10839"/>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9"/>
          <w:w w:val="115"/>
          <w:sz w:val="14"/>
        </w:rPr>
        <w:t xml:space="preserve">  </w:t>
      </w:r>
      <w:r w:rsidRPr="00A71A62">
        <w:rPr>
          <w:rFonts w:ascii="Microsoft Sans Serif" w:eastAsia="Microsoft Sans Serif" w:hAnsi="Microsoft Sans Serif" w:cs="Microsoft Sans Serif"/>
          <w:w w:val="115"/>
          <w:sz w:val="14"/>
        </w:rPr>
        <w:t>hely:</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40"/>
          <w:sz w:val="14"/>
        </w:rPr>
        <w:t>……</w:t>
      </w:r>
      <w:r w:rsidRPr="00A71A62">
        <w:rPr>
          <w:rFonts w:ascii="Microsoft Sans Serif" w:eastAsia="Arial" w:hAnsi="Microsoft Sans Serif" w:cs="Microsoft Sans Serif"/>
          <w:color w:val="0000FF"/>
          <w:szCs w:val="22"/>
        </w:rPr>
        <w:t>{d.Project.SzuletesiHely}</w:t>
      </w:r>
      <w:r w:rsidRPr="00A71A62">
        <w:rPr>
          <w:rFonts w:ascii="Microsoft Sans Serif" w:eastAsia="Microsoft Sans Serif" w:hAnsi="Microsoft Sans Serif" w:cs="Microsoft Sans Serif"/>
          <w:w w:val="140"/>
          <w:sz w:val="14"/>
        </w:rPr>
        <w:t>……..………….....,</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6"/>
          <w:w w:val="115"/>
          <w:sz w:val="14"/>
        </w:rPr>
        <w:t xml:space="preserve">  </w:t>
      </w:r>
      <w:r w:rsidRPr="00A71A62">
        <w:rPr>
          <w:rFonts w:ascii="Microsoft Sans Serif" w:eastAsia="Microsoft Sans Serif" w:hAnsi="Microsoft Sans Serif" w:cs="Microsoft Sans Serif"/>
          <w:spacing w:val="-4"/>
          <w:w w:val="115"/>
          <w:sz w:val="14"/>
        </w:rPr>
        <w:t>idő:</w:t>
      </w:r>
      <w:r w:rsidRPr="00A71A62">
        <w:rPr>
          <w:rFonts w:ascii="Microsoft Sans Serif" w:eastAsia="Arial" w:hAnsi="Microsoft Sans Serif" w:cs="Microsoft Sans Serif"/>
          <w:color w:val="0000FF"/>
          <w:szCs w:val="22"/>
        </w:rPr>
        <w:t xml:space="preserve"> {d.Project.SzuletesiIdo}</w:t>
      </w:r>
      <w:r w:rsidRPr="00A71A62">
        <w:rPr>
          <w:rFonts w:ascii="Microsoft Sans Serif" w:eastAsia="Microsoft Sans Serif" w:hAnsi="Microsoft Sans Serif" w:cs="Microsoft Sans Serif"/>
          <w:spacing w:val="-10"/>
          <w:w w:val="115"/>
          <w:sz w:val="14"/>
        </w:rPr>
        <w:t>,</w:t>
      </w:r>
    </w:p>
    <w:p w:rsidR="00720181" w:rsidRPr="00A71A62" w:rsidP="00720181">
      <w:pPr>
        <w:widowControl w:val="0"/>
        <w:tabs>
          <w:tab w:val="left" w:leader="dot" w:pos="4608"/>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cégnél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adószám</w:t>
      </w:r>
      <w:r w:rsidRPr="00A71A62">
        <w:rPr>
          <w:rFonts w:ascii="Microsoft Sans Serif" w:eastAsia="Microsoft Sans Serif" w:hAnsi="Microsoft Sans Serif" w:cs="Microsoft Sans Serif"/>
          <w:sz w:val="14"/>
        </w:rPr>
        <w:tab/>
        <w: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alább megjelölt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ingatlan telekkönyvi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tulajdonosa</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pacing w:val="-2"/>
          <w:sz w:val="14"/>
        </w:rPr>
        <w:t>hozzájárulok</w:t>
      </w:r>
    </w:p>
    <w:p w:rsidR="00720181" w:rsidRPr="00A71A62" w:rsidP="00720181">
      <w:pPr>
        <w:widowControl w:val="0"/>
        <w:autoSpaceDE w:val="0"/>
        <w:autoSpaceDN w:val="0"/>
        <w:spacing w:before="4"/>
        <w:ind w:left="118" w:right="225"/>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ahhoz,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hogy</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MVM</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Démász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Áramhálózati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Kft.</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műszaki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szükségszerűség</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vagy</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típusterv</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megoldásaitól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eltérő</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műszaki megoldással</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ingatlanomon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oszlopot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helyezzen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el,</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szabadvezetéket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átvezessen,</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földkábelt</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fektessen.</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w:t>
      </w:r>
    </w:p>
    <w:p w:rsidR="00720181" w:rsidRPr="00A71A62" w:rsidP="00720181">
      <w:pPr>
        <w:widowControl w:val="0"/>
        <w:tabs>
          <w:tab w:val="left" w:leader="dot" w:pos="9662"/>
        </w:tabs>
        <w:autoSpaceDE w:val="0"/>
        <w:autoSpaceDN w:val="0"/>
        <w:spacing w:before="68"/>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ingatlan</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pontos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címe:</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{d.Project.IranyitoSzam}</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irányító</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4"/>
          <w:sz w:val="14"/>
        </w:rPr>
        <w:t>szám</w:t>
      </w:r>
      <w:r w:rsidRPr="00A71A62">
        <w:rPr>
          <w:rFonts w:ascii="Microsoft Sans Serif" w:eastAsia="Arial" w:hAnsi="Microsoft Sans Serif" w:cs="Microsoft Sans Serif"/>
          <w:color w:val="0000FF"/>
          <w:szCs w:val="22"/>
        </w:rPr>
        <w:t>{d.Project.Varos}</w:t>
      </w:r>
      <w:r w:rsidRPr="00A71A62">
        <w:rPr>
          <w:rFonts w:ascii="Microsoft Sans Serif" w:eastAsia="Microsoft Sans Serif" w:hAnsi="Microsoft Sans Serif" w:cs="Microsoft Sans Serif"/>
          <w:sz w:val="14"/>
        </w:rPr>
        <w:t>város,</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pacing w:val="-2"/>
          <w:sz w:val="14"/>
        </w:rPr>
        <w:t>község</w:t>
      </w:r>
    </w:p>
    <w:p w:rsidR="00720181" w:rsidRPr="00A71A62" w:rsidP="00720181">
      <w:pPr>
        <w:widowControl w:val="0"/>
        <w:tabs>
          <w:tab w:val="left" w:leader="dot" w:pos="9571"/>
        </w:tabs>
        <w:autoSpaceDE w:val="0"/>
        <w:autoSpaceDN w:val="0"/>
        <w:spacing w:before="105"/>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{d.Project.Utca}</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út,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utca,</w:t>
      </w:r>
      <w:r w:rsidRPr="00A71A62">
        <w:rPr>
          <w:rFonts w:ascii="Microsoft Sans Serif" w:eastAsia="Microsoft Sans Serif" w:hAnsi="Microsoft Sans Serif" w:cs="Microsoft Sans Serif"/>
          <w:spacing w:val="20"/>
          <w:sz w:val="14"/>
        </w:rPr>
        <w:t xml:space="preserve"> </w:t>
      </w:r>
      <w:r w:rsidRPr="00A71A62">
        <w:rPr>
          <w:rFonts w:ascii="Microsoft Sans Serif" w:eastAsia="Microsoft Sans Serif" w:hAnsi="Microsoft Sans Serif" w:cs="Microsoft Sans Serif"/>
          <w:spacing w:val="-2"/>
          <w:sz w:val="14"/>
        </w:rPr>
        <w:t>tér</w:t>
      </w:r>
      <w:r w:rsidRPr="00A71A62">
        <w:rPr>
          <w:rFonts w:ascii="Microsoft Sans Serif" w:eastAsia="Microsoft Sans Serif" w:hAnsi="Microsoft Sans Serif" w:cs="Microsoft Sans Serif"/>
          <w:spacing w:val="24"/>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{d.Project.Hazszam}</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8"/>
          <w:sz w:val="14"/>
        </w:rPr>
        <w:t xml:space="preserve"> </w:t>
      </w:r>
      <w:r w:rsidRPr="00A71A62">
        <w:rPr>
          <w:rFonts w:ascii="Microsoft Sans Serif" w:eastAsia="Microsoft Sans Serif" w:hAnsi="Microsoft Sans Serif" w:cs="Microsoft Sans Serif"/>
          <w:spacing w:val="-2"/>
          <w:sz w:val="14"/>
        </w:rPr>
        <w:t>házszám</w:t>
      </w:r>
      <w:r w:rsidRPr="00A71A62">
        <w:rPr>
          <w:rFonts w:ascii="Microsoft Sans Serif" w:eastAsia="Arial" w:hAnsi="Microsoft Sans Serif" w:cs="Microsoft Sans Serif"/>
          <w:color w:val="0000FF"/>
          <w:szCs w:val="22"/>
        </w:rPr>
        <w:t>{d.Project.HelyrajziSzam}</w:t>
      </w:r>
      <w:r w:rsidRPr="00A71A62">
        <w:rPr>
          <w:rFonts w:ascii="Microsoft Sans Serif" w:eastAsia="Microsoft Sans Serif" w:hAnsi="Microsoft Sans Serif" w:cs="Microsoft Sans Serif"/>
          <w:sz w:val="14"/>
        </w:rPr>
        <w:t>helyrajzi</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szám.</w:t>
      </w:r>
    </w:p>
    <w:p w:rsidR="00720181" w:rsidRPr="00A71A62" w:rsidP="00720181">
      <w:pPr>
        <w:widowControl w:val="0"/>
        <w:autoSpaceDE w:val="0"/>
        <w:autoSpaceDN w:val="0"/>
        <w:spacing w:before="42"/>
        <w:rPr>
          <w:rFonts w:ascii="Microsoft Sans Serif" w:eastAsia="Microsoft Sans Serif" w:hAnsi="Microsoft Sans Serif" w:cs="Microsoft Sans Serif"/>
          <w:sz w:val="14"/>
        </w:rPr>
      </w:pPr>
    </w:p>
    <w:p w:rsidR="00720181" w:rsidRPr="00A71A62" w:rsidP="00720181">
      <w:pPr>
        <w:widowControl w:val="0"/>
        <w:tabs>
          <w:tab w:val="left" w:leader="dot" w:pos="7686"/>
        </w:tabs>
        <w:autoSpaceDE w:val="0"/>
        <w:autoSpaceDN w:val="0"/>
        <w:ind w:left="118"/>
        <w:jc w:val="both"/>
        <w:rPr>
          <w:rFonts w:ascii="Microsoft Sans Serif" w:eastAsia="Microsoft Sans Serif" w:hAnsi="Microsoft Sans Serif" w:cs="Microsoft Sans Serif"/>
          <w:spacing w:val="-5"/>
          <w:sz w:val="14"/>
        </w:rPr>
      </w:pPr>
      <w:r w:rsidRPr="00A71A62">
        <w:rPr>
          <w:noProof/>
          <w:sz w:val="22"/>
          <w:szCs w:val="24"/>
        </w:rPr>
        <w:drawing>
          <ns3:anchor distT="0" distB="0" distL="0" distR="0" simplePos="0" relativeHeight="251666432" behindDoc="1" locked="0" layoutInCell="1" allowOverlap="1">
            <ns3:simplePos x="0" y="0"/>
            <ns3:positionH relativeFrom="page">
              <ns3:posOffset>4791075</ns3:posOffset>
            </ns3:positionH>
            <ns3:positionV relativeFrom="paragraph">
              <ns3:posOffset>5080</ns3:posOffset>
            </ns3:positionV>
            <ns3:extent cx="1038225" cy="723900"/>
            <ns3:effectExtent l="0" t="0" r="9525" b="0"/>
            <ns3:wrapNone/>
            <ns3:docPr id="28" name="Kép 28"/>
            <ns3:cNvGraphicFramePr>
              <ns4:graphicFrameLocks noChangeAspect="1"/>
            </ns3:cNvGraphicFramePr>
            <ns4:graphic>
              <ns4:graphicData uri="http://schemas.openxmlformats.org/drawingml/2006/picture">
                <ns5:pic>
                  <ns5:nvPicPr>
                    <ns5:cNvPr id="28"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rFonts w:ascii="Microsoft Sans Serif" w:eastAsia="Microsoft Sans Serif" w:hAnsi="Microsoft Sans Serif" w:cs="Microsoft Sans Serif"/>
          <w:spacing w:val="-2"/>
          <w:sz w:val="14"/>
        </w:rPr>
        <w:t>Kelt:</w:t>
      </w:r>
      <w:r w:rsidRPr="00A71A62">
        <w:rPr>
          <w:rFonts w:ascii="Microsoft Sans Serif" w:eastAsia="Microsoft Sans Serif" w:hAnsi="Microsoft Sans Serif" w:cs="Microsoft Sans Serif"/>
          <w:spacing w:val="21"/>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{d.Project.Varos}</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17"/>
          <w:sz w:val="14"/>
        </w:rPr>
        <w:t xml:space="preserve"> </w:t>
      </w:r>
      <w:r w:rsidR="009D56B4">
        <w:rPr>
          <w:sz w:val="18"/>
          <w:szCs w:val="24"/>
        </w:rPr>
        <w:t>{d.</w:t>
      </w:r>
      <w:r w:rsidRPr="00D70FBE" w:rsidR="009D56B4">
        <w:rPr>
          <w:sz w:val="18"/>
          <w:szCs w:val="24"/>
        </w:rPr>
        <w:t>Project.Datum</w:t>
      </w:r>
      <w:r w:rsidR="009D56B4">
        <w:rPr>
          <w:sz w:val="18"/>
          <w:szCs w:val="24"/>
        </w:rPr>
        <w:t>}</w:t>
      </w: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pacing w:val="-2"/>
          <w:sz w:val="10"/>
          <w:szCs w:val="22"/>
        </w:rPr>
      </w:pP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z w:val="10"/>
          <w:szCs w:val="22"/>
        </w:rPr>
      </w:pPr>
      <w:r w:rsidRPr="00A71A62">
        <w:rPr>
          <w:rFonts w:ascii="Microsoft Sans Serif" w:eastAsia="Microsoft Sans Serif" w:hAnsi="Microsoft Sans Serif" w:cs="Microsoft Sans Serif"/>
          <w:spacing w:val="-2"/>
          <w:sz w:val="10"/>
          <w:szCs w:val="22"/>
        </w:rPr>
        <w:t>...........................................................................</w:t>
      </w:r>
    </w:p>
    <w:p w:rsidR="00720181" w:rsidRPr="00A71A62" w:rsidP="00720181">
      <w:pPr>
        <w:widowControl w:val="0"/>
        <w:autoSpaceDE w:val="0"/>
        <w:autoSpaceDN w:val="0"/>
        <w:spacing w:before="4"/>
        <w:ind w:left="4991" w:right="1"/>
        <w:jc w:val="center"/>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ingatlantulajdonos</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aláírása</w:t>
      </w:r>
    </w:p>
    <w:p w:rsidR="00720181" w:rsidRPr="00A71A62" w:rsidP="00720181">
      <w:pPr>
        <w:widowControl w:val="0"/>
        <w:autoSpaceDE w:val="0"/>
        <w:autoSpaceDN w:val="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Előttünk,</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tanúk</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előtt:</w:t>
      </w:r>
    </w:p>
    <w:p w:rsidR="00720181" w:rsidRPr="00A71A62" w:rsidP="00720181">
      <w:pPr>
        <w:widowControl w:val="0"/>
        <w:autoSpaceDE w:val="0"/>
        <w:autoSpaceDN w:val="0"/>
        <w:rPr>
          <w:rFonts w:ascii="Microsoft Sans Serif" w:eastAsia="Microsoft Sans Serif" w:hAnsi="Microsoft Sans Serif" w:cs="Microsoft Sans Serif"/>
          <w:sz w:val="14"/>
        </w:rPr>
      </w:pPr>
      <w:r w:rsidRPr="00A71A62">
        <w:rPr>
          <w:noProof/>
          <w:sz w:val="22"/>
          <w:szCs w:val="24"/>
        </w:rPr>
        <w:drawing>
          <ns3:anchor distT="0" distB="0" distL="0" distR="0" simplePos="0" relativeHeight="251678720" behindDoc="1" locked="0" layoutInCell="1" allowOverlap="1">
            <ns3:simplePos x="0" y="0"/>
            <ns3:positionH relativeFrom="page">
              <ns3:posOffset>4817534</ns3:posOffset>
            </ns3:positionH>
            <ns3:positionV relativeFrom="paragraph">
              <ns3:posOffset>31962</ns3:posOffset>
            </ns3:positionV>
            <ns3:extent cx="1038225" cy="723900"/>
            <ns3:effectExtent l="0" t="0" r="9525" b="0"/>
            <ns3:wrapNone/>
            <ns3:docPr id="52" name="Kép 52"/>
            <ns3:cNvGraphicFramePr>
              <ns4:graphicFrameLocks noChangeAspect="1"/>
            </ns3:cNvGraphicFramePr>
            <ns4:graphic>
              <ns4:graphicData uri="http://schemas.openxmlformats.org/drawingml/2006/picture">
                <ns5:pic>
                  <ns5:nvPicPr>
                    <ns5:cNvPr id="52"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noProof/>
          <w:sz w:val="22"/>
          <w:szCs w:val="24"/>
        </w:rPr>
        <w:drawing>
          <ns3:anchor distT="0" distB="0" distL="114300" distR="114300" simplePos="0" relativeHeight="251667456" behindDoc="1" locked="0" layoutInCell="1" allowOverlap="1">
            <ns3:simplePos x="0" y="0"/>
            <ns3:positionH relativeFrom="column">
              <ns3:posOffset>812800</ns3:posOffset>
            </ns3:positionH>
            <ns3:positionV relativeFrom="paragraph">
              <ns3:posOffset>44450</ns3:posOffset>
            </ns3:positionV>
            <ns3:extent cx="1485900" cy="445770"/>
            <ns3:effectExtent l="0" t="0" r="0" b="0"/>
            <ns3:wrapNone/>
            <ns3:docPr id="25" name="Kép 25" descr="signature"/>
            <ns3:cNvGraphicFramePr>
              <ns4:graphicFrameLocks noChangeAspect="1"/>
            </ns3:cNvGraphicFramePr>
            <ns4:graphic>
              <ns4:graphicData uri="http://schemas.openxmlformats.org/drawingml/2006/picture">
                <ns5:pic>
                  <ns5:nvPicPr>
                    <ns5:cNvPr id="25" name="Kép 35" descr="signature"/>
                    <ns5:cNvPicPr>
                      <ns4:picLocks noChangeAspect="1" noChangeArrowheads="1"/>
                    </ns5:cNvPicPr>
                  </ns5:nvPicPr>
                  <ns5:blipFill>
                    <ns4:blip ns2:embed="rId22" cstate="print">
                      <ns4:extLst>
                        <ns4:ext uri="{28A0092B-C50C-407E-A947-70E740481C1C}">
                          <ns6:useLocalDpi val="0"/>
                        </ns4:ext>
                      </ns4:extLst>
                    </ns4:blip>
                    <ns4:stretch>
                      <ns4:fillRect/>
                    </ns4:stretch>
                  </ns5:blipFill>
                  <ns5:spPr bwMode="auto">
                    <ns4:xfrm>
                      <ns4:off x="0" y="0"/>
                      <ns4:ext cx="1485900" cy="445770"/>
                    </ns4:xfrm>
                    <ns4:prstGeom prst="rect">
                      <ns4:avLst/>
                    </ns4:prstGeom>
                    <ns4:noFill/>
                  </ns5:spPr>
                </ns5:pic>
              </ns4:graphicData>
            </ns4:graphic>
            <ns7:sizeRelH relativeFrom="margin">
              <ns7:pctWidth>0</ns7:pctWidth>
            </ns7:sizeRelH>
            <ns7:sizeRelV relativeFrom="margin">
              <ns7:pctHeight>0</ns7:pctHeight>
            </ns7:sizeRelV>
          </ns3:anchor>
        </w:drawing>
      </w:r>
    </w:p>
    <w:p w:rsidR="00720181" w:rsidRPr="00A71A62" w:rsidP="00720181">
      <w:pPr>
        <w:widowControl w:val="0"/>
        <w:tabs>
          <w:tab w:val="left" w:pos="6356"/>
        </w:tabs>
        <w:autoSpaceDE w:val="0"/>
        <w:autoSpaceDN w:val="0"/>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Név</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r w:rsidRPr="00A71A62">
        <w:rPr>
          <w:rFonts w:ascii="Microsoft Sans Serif" w:eastAsia="Microsoft Sans Serif" w:hAnsi="Microsoft Sans Serif" w:cs="Microsoft Sans Serif"/>
          <w:sz w:val="14"/>
        </w:rPr>
        <w:tab/>
        <w:t>Név</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Lakcím: 5820 Mezőhegyes, Kamaráspuszta major 22 2/a.</w:t>
      </w:r>
      <w:r w:rsidRPr="00A71A62">
        <w:rPr>
          <w:rFonts w:ascii="Microsoft Sans Serif" w:eastAsia="Microsoft Sans Serif" w:hAnsi="Microsoft Sans Serif" w:cs="Microsoft Sans Serif"/>
          <w:sz w:val="14"/>
        </w:rPr>
        <w:tab/>
        <w:t xml:space="preserve">Lakcím: </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4"/>
          <w:sz w:val="14"/>
        </w:rPr>
        <w:t xml:space="preserve"> Varga Anikó</w:t>
      </w:r>
      <w:r w:rsidRPr="00A71A62">
        <w:rPr>
          <w:rFonts w:ascii="Microsoft Sans Serif" w:eastAsia="Microsoft Sans Serif" w:hAnsi="Microsoft Sans Serif" w:cs="Microsoft Sans Serif"/>
          <w:sz w:val="14"/>
        </w:rPr>
        <w:tab/>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3"/>
          <w:sz w:val="14"/>
        </w:rPr>
        <w:t xml:space="preserve"> </w:t>
      </w:r>
    </w:p>
    <w:p w:rsidR="00720181" w:rsidRPr="00A71A62" w:rsidP="00720181">
      <w:pPr>
        <w:widowControl w:val="0"/>
        <w:tabs>
          <w:tab w:val="left" w:pos="6356"/>
        </w:tabs>
        <w:autoSpaceDE w:val="0"/>
        <w:autoSpaceDN w:val="0"/>
        <w:spacing w:before="125"/>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Születési</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hely</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1"/>
          <w:sz w:val="14"/>
        </w:rPr>
        <w:t xml:space="preserve"> Szentes, 1988.02.06.</w:t>
      </w:r>
      <w:r w:rsidRPr="00A71A62">
        <w:rPr>
          <w:rFonts w:ascii="Microsoft Sans Serif" w:eastAsia="Microsoft Sans Serif" w:hAnsi="Microsoft Sans Serif" w:cs="Microsoft Sans Serif"/>
          <w:sz w:val="14"/>
        </w:rPr>
        <w:tab/>
        <w:t>Születési</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helye,</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9"/>
          <w:sz w:val="14"/>
        </w:rPr>
        <w:t xml:space="preserve"> </w:t>
      </w:r>
    </w:p>
    <w:p w:rsidR="00E450F8" w:rsidRPr="00A71A62" w:rsidP="00E450F8">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pPr>
      <w:r w:rsidRPr="00A71A62">
        <w:t>3.</w:t>
      </w:r>
      <w:r w:rsidRPr="00A71A62" w:rsidR="00DB1729">
        <w:t xml:space="preserve"> </w:t>
      </w:r>
      <w:r w:rsidRPr="00A71A62">
        <w:t>F</w:t>
      </w:r>
      <w:r w:rsidRPr="00A71A62" w:rsidR="009B1C09">
        <w:t>elhasználó</w:t>
      </w:r>
      <w:r w:rsidRPr="00A71A62">
        <w:t>i tulajdonú, méretlen vezeték (összekötő berendezés) használati nyilatkozat:</w:t>
      </w:r>
    </w:p>
    <w:p w:rsidR="002965A9"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Hozzájárulunk az igénybejelentésen feltüntetett villamos teljesítmény-igény méretlen f</w:t>
      </w:r>
      <w:r w:rsidRPr="00A71A62" w:rsidR="009B1C09">
        <w:rPr>
          <w:sz w:val="18"/>
        </w:rPr>
        <w:t>elhasználói</w:t>
      </w:r>
      <w:r w:rsidRPr="00A71A62">
        <w:rPr>
          <w:sz w:val="18"/>
        </w:rPr>
        <w:t xml:space="preserve"> vezetékhálózatunkon keresztül történő kielégítéséhez.</w:t>
      </w:r>
    </w:p>
    <w:p w:rsidR="00737184"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 xml:space="preserve">Név: </w:t>
      </w:r>
      <w:r w:rsidRPr="00A71A62">
        <w:rPr>
          <w:sz w:val="18"/>
        </w:rPr>
        <w:tab/>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Lakcím: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Anyja neve: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Születési hely és idő: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Adószám (csak cégnél)</w:t>
      </w:r>
      <w:r w:rsidRPr="00A71A62" w:rsidR="00DB1729">
        <w:rPr>
          <w:sz w:val="18"/>
        </w:rPr>
        <w:t>:</w:t>
      </w:r>
      <w:r w:rsidRPr="00A71A62">
        <w:rPr>
          <w:sz w:val="18"/>
        </w:rPr>
        <w:t xml:space="preserve"> </w:t>
      </w:r>
      <w:r w:rsidRPr="00A71A62">
        <w:rPr>
          <w:sz w:val="18"/>
        </w:rPr>
        <w:tab/>
      </w:r>
    </w:p>
    <w:p w:rsidR="00737184" w:rsidRPr="00A71A62">
      <w:pPr>
        <w:overflowPunct w:val="0"/>
        <w:autoSpaceDE w:val="0"/>
        <w:autoSpaceDN w:val="0"/>
        <w:adjustRightInd w:val="0"/>
        <w:jc w:val="both"/>
        <w:textAlignment w:val="baseline"/>
        <w:rPr>
          <w:sz w:val="18"/>
        </w:rPr>
      </w:pPr>
    </w:p>
    <w:p w:rsidR="00737184" w:rsidRPr="00A71A62">
      <w:pPr>
        <w:overflowPunct w:val="0"/>
        <w:autoSpaceDE w:val="0"/>
        <w:autoSpaceDN w:val="0"/>
        <w:adjustRightInd w:val="0"/>
        <w:jc w:val="both"/>
        <w:textAlignment w:val="baseline"/>
        <w:rPr>
          <w:sz w:val="18"/>
        </w:rPr>
      </w:pPr>
      <w:r w:rsidRPr="00A71A62">
        <w:rPr>
          <w:sz w:val="18"/>
        </w:rPr>
        <w:t>Kelt: ..................................................., ............. év .............................hónap ..............nap</w:t>
      </w:r>
    </w:p>
    <w:p w:rsidR="00737184" w:rsidRPr="00A71A62">
      <w:pPr>
        <w:overflowPunct w:val="0"/>
        <w:autoSpaceDE w:val="0"/>
        <w:autoSpaceDN w:val="0"/>
        <w:adjustRightInd w:val="0"/>
        <w:jc w:val="both"/>
        <w:textAlignment w:val="baseline"/>
        <w:rPr>
          <w:sz w:val="18"/>
        </w:rPr>
      </w:pPr>
    </w:p>
    <w:p w:rsidR="00737184" w:rsidRPr="00A71A62">
      <w:pPr>
        <w:tabs>
          <w:tab w:val="center" w:pos="7938"/>
        </w:tabs>
        <w:overflowPunct w:val="0"/>
        <w:autoSpaceDE w:val="0"/>
        <w:autoSpaceDN w:val="0"/>
        <w:adjustRightInd w:val="0"/>
        <w:jc w:val="both"/>
        <w:textAlignment w:val="baseline"/>
        <w:rPr>
          <w:sz w:val="18"/>
        </w:rPr>
      </w:pPr>
      <w:r w:rsidRPr="00A71A62">
        <w:rPr>
          <w:sz w:val="18"/>
        </w:rPr>
        <w:tab/>
        <w:t>...........................................................................</w:t>
      </w:r>
    </w:p>
    <w:p w:rsidR="0005488E" w:rsidP="0005488E">
      <w:pPr>
        <w:jc w:val="both"/>
        <w:rPr>
          <w:rFonts w:eastAsia="Calibri"/>
          <w:sz w:val="16"/>
          <w:szCs w:val="18"/>
          <w:lang w:eastAsia="en-US"/>
        </w:rPr>
      </w:pPr>
      <w:ins w:id="3" w:author="Tóth Huba" w:date="2020-12-17T14:21:00Z">
        <w:r w:rsidRPr="00A71A62">
          <w:rPr>
            <w:rFonts w:eastAsia="Calibri"/>
            <w:sz w:val="16"/>
            <w:szCs w:val="18"/>
            <w:lang w:eastAsia="en-US"/>
          </w:rPr>
          <w: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w:t>
        </w:r>
      </w:ins>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RPr="00A71A62" w:rsidP="0005488E">
      <w:pPr>
        <w:jc w:val="both"/>
        <w:rPr>
          <w:ins w:id="4" w:author="Tóth Huba" w:date="2020-12-17T14:21:00Z"/>
          <w:rFonts w:eastAsia="Calibri"/>
          <w:sz w:val="16"/>
          <w:szCs w:val="18"/>
          <w:lang w:eastAsia="en-US"/>
        </w:rPr>
      </w:pPr>
    </w:p>
    <w:tbl>
      <w:tblPr>
        <w:tblW w:w="10773" w:type="dxa"/>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2410"/>
        <w:gridCol w:w="4819"/>
        <w:gridCol w:w="1418"/>
        <w:gridCol w:w="2126"/>
      </w:tblGrid>
      <w:tr w:rsidTr="00532CB8">
        <w:tblPrEx>
          <w:tblW w:w="10773" w:type="dxa"/>
          <w:tblInd w:w="70" w:type="dxa"/>
          <w:tblLayout w:type="fixed"/>
          <w:tblLook w:val="0000"/>
        </w:tblPrEx>
        <w:trPr>
          <w:cantSplit/>
          <w:trHeight w:val="340"/>
        </w:trPr>
        <w:tc>
          <w:tcPr>
            <w:tcW w:w="2410"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Felhasználási hely címe:</w:t>
            </w:r>
          </w:p>
        </w:tc>
        <w:tc>
          <w:tcPr>
            <w:tcW w:w="4819" w:type="dxa"/>
            <w:vAlign w:val="center"/>
          </w:tcPr>
          <w:p w:rsidR="0089540F" w:rsidRPr="00A71A62" w:rsidP="003332ED">
            <w:pPr>
              <w:overflowPunct w:val="0"/>
              <w:autoSpaceDE w:val="0"/>
              <w:autoSpaceDN w:val="0"/>
              <w:adjustRightInd w:val="0"/>
              <w:spacing w:before="40" w:after="40"/>
              <w:textAlignment w:val="baseline"/>
              <w:rPr>
                <w:sz w:val="18"/>
              </w:rPr>
            </w:pPr>
            <w:r w:rsidRPr="00A71A62">
              <w:rPr>
                <w:rFonts w:eastAsia="Arial"/>
                <w:color w:val="0000FF"/>
                <w:szCs w:val="22"/>
              </w:rPr>
              <w:t>{</w:t>
            </w:r>
            <w:r w:rsidRPr="00A71A62">
              <w:rPr>
                <w:rFonts w:eastAsia="Arial"/>
                <w:color w:val="0000FF"/>
                <w:sz w:val="18"/>
              </w:rPr>
              <w:t>d.Project.FelhasznalasiCim}</w:t>
            </w:r>
          </w:p>
        </w:tc>
        <w:tc>
          <w:tcPr>
            <w:tcW w:w="1418"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Azonosítója:</w:t>
            </w:r>
          </w:p>
        </w:tc>
        <w:tc>
          <w:tcPr>
            <w:tcW w:w="2126" w:type="dxa"/>
          </w:tcPr>
          <w:p w:rsidR="0089540F" w:rsidRPr="00A71A62" w:rsidP="0054252D">
            <w:pPr>
              <w:overflowPunct w:val="0"/>
              <w:autoSpaceDE w:val="0"/>
              <w:autoSpaceDN w:val="0"/>
              <w:adjustRightInd w:val="0"/>
              <w:spacing w:before="40" w:after="40"/>
              <w:jc w:val="both"/>
              <w:textAlignment w:val="baseline"/>
              <w:rPr>
                <w:sz w:val="18"/>
              </w:rPr>
            </w:pPr>
            <w:r w:rsidRPr="00A71A62">
              <w:rPr>
                <w:color w:val="0000FF"/>
                <w:szCs w:val="22"/>
              </w:rPr>
              <w:t>{d.Project.Fha}</w:t>
            </w:r>
          </w:p>
        </w:tc>
      </w:tr>
    </w:tbl>
    <w:p w:rsidR="0089540F" w:rsidRPr="00A71A62">
      <w:pPr>
        <w:keepNext/>
        <w:overflowPunct w:val="0"/>
        <w:autoSpaceDE w:val="0"/>
        <w:autoSpaceDN w:val="0"/>
        <w:adjustRightInd w:val="0"/>
        <w:spacing w:after="60"/>
        <w:jc w:val="both"/>
        <w:textAlignment w:val="baseline"/>
        <w:rPr>
          <w:sz w:val="6"/>
          <w:szCs w:val="8"/>
        </w:rPr>
      </w:pPr>
    </w:p>
    <w:p w:rsidR="000D3B22" w:rsidRPr="00A71A62">
      <w:pPr>
        <w:keepNext/>
        <w:overflowPunct w:val="0"/>
        <w:autoSpaceDE w:val="0"/>
        <w:autoSpaceDN w:val="0"/>
        <w:adjustRightInd w:val="0"/>
        <w:spacing w:after="60"/>
        <w:jc w:val="both"/>
        <w:textAlignment w:val="baseline"/>
      </w:pPr>
    </w:p>
    <w:p w:rsidR="000D3B22" w:rsidRPr="00A71A62">
      <w:pPr>
        <w:keepNext/>
        <w:overflowPunct w:val="0"/>
        <w:autoSpaceDE w:val="0"/>
        <w:autoSpaceDN w:val="0"/>
        <w:adjustRightInd w:val="0"/>
        <w:spacing w:after="60"/>
        <w:jc w:val="both"/>
        <w:textAlignment w:val="baseline"/>
      </w:pPr>
    </w:p>
    <w:p w:rsidR="00737184" w:rsidRPr="00A71A62">
      <w:pPr>
        <w:keepNext/>
        <w:overflowPunct w:val="0"/>
        <w:autoSpaceDE w:val="0"/>
        <w:autoSpaceDN w:val="0"/>
        <w:adjustRightInd w:val="0"/>
        <w:spacing w:after="60"/>
        <w:jc w:val="both"/>
        <w:textAlignment w:val="baseline"/>
        <w:rPr>
          <w:sz w:val="16"/>
        </w:rPr>
      </w:pPr>
      <w:r w:rsidRPr="00A71A62">
        <w:rPr>
          <w:sz w:val="18"/>
        </w:rPr>
        <w:t>4. Kivitelezői nyilatkozat a fogyasztásmérőszekrényről:</w:t>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fogyasztásmérőszekrény villamos szerelési munkálatait és annak érintésvédelmét kifogástalanul, az érvényben lévő létesítési és biztonsági szabványoknak megfelelően készítettem el.</w:t>
      </w:r>
    </w:p>
    <w:p w:rsidR="00A715EA" w:rsidRPr="00A71A62">
      <w:pPr>
        <w:tabs>
          <w:tab w:val="right" w:leader="dot" w:pos="10632"/>
        </w:tabs>
        <w:overflowPunct w:val="0"/>
        <w:autoSpaceDE w:val="0"/>
        <w:autoSpaceDN w:val="0"/>
        <w:adjustRightInd w:val="0"/>
        <w:spacing w:before="60" w:after="40"/>
        <w:jc w:val="both"/>
        <w:textAlignment w:val="baseline"/>
        <w:rPr>
          <w:color w:val="0000FF"/>
          <w:sz w:val="16"/>
        </w:rPr>
      </w:pPr>
      <w:r w:rsidRPr="00A71A62">
        <w:rPr>
          <w:sz w:val="16"/>
        </w:rPr>
        <w:t xml:space="preserve">- mérőszekrény típusa, speciális adatai: </w:t>
      </w:r>
      <w:r w:rsidRPr="00A71A62" w:rsidR="00C8006C">
        <w:rPr>
          <w:color w:val="0000FF"/>
          <w:sz w:val="16"/>
        </w:rPr>
        <w:t>{d.Project.</w:t>
      </w:r>
      <w:r w:rsidRPr="00A71A62" w:rsidR="00C8006C">
        <w:rPr>
          <w:color w:val="0000FF"/>
          <w:sz w:val="18"/>
          <w:szCs w:val="22"/>
        </w:rPr>
        <w:t xml:space="preserve"> JelenlegiMeroszekreny</w:t>
      </w:r>
      <w:r w:rsidRPr="00A71A62" w:rsidR="00C8006C">
        <w:rPr>
          <w:color w:val="0000FF"/>
          <w:sz w:val="16"/>
        </w:rPr>
        <w:t>}</w:t>
      </w:r>
      <w:r w:rsidRPr="00A71A62">
        <w:rPr>
          <w:color w:val="0000FF"/>
          <w:sz w:val="16"/>
        </w:rPr>
        <w:t>,{</w:t>
      </w:r>
      <w:r w:rsidRPr="00A71A62">
        <w:rPr>
          <w:color w:val="0000FF"/>
          <w:sz w:val="2"/>
          <w:szCs w:val="2"/>
        </w:rPr>
        <w:t>d.Project. MerooraHelyeJelenleg</w:t>
      </w:r>
      <w:r w:rsidRPr="00A71A62">
        <w:rPr>
          <w:color w:val="0000FF"/>
          <w:sz w:val="16"/>
        </w:rPr>
        <w:t>}</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az alkalmazott érintésvédelem: .</w:t>
      </w:r>
      <w:r w:rsidRPr="00A71A62" w:rsidR="00C8006C">
        <w:rPr>
          <w:color w:val="0000FF"/>
          <w:sz w:val="16"/>
        </w:rPr>
        <w:t>Nullázás</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5648" behindDoc="1" locked="0" layoutInCell="1" allowOverlap="1">
            <ns3:simplePos x="0" y="0"/>
            <ns3:positionH relativeFrom="page">
              <ns3:posOffset>5845175</ns3:posOffset>
            </ns3:positionH>
            <ns3:positionV relativeFrom="paragraph">
              <ns3:posOffset>55245</ns3:posOffset>
            </ns3:positionV>
            <ns3:extent cx="1038225" cy="723900"/>
            <ns3:effectExtent l="0" t="0" r="9525" b="0"/>
            <ns3:wrapNone/>
            <ns3:docPr id="53" name="Kép 53"/>
            <ns3:cNvGraphicFramePr>
              <ns4:graphicFrameLocks noChangeAspect="1"/>
            </ns3:cNvGraphicFramePr>
            <ns4:graphic>
              <ns4:graphicData uri="http://schemas.openxmlformats.org/drawingml/2006/picture">
                <ns5:pic>
                  <ns5:nvPicPr>
                    <ns5:cNvPr id="53"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neve: ..............................</w:t>
      </w:r>
      <w:r w:rsidRPr="00A71A62" w:rsidR="00DB1729">
        <w:rPr>
          <w:sz w:val="16"/>
        </w:rPr>
        <w:t xml:space="preserve">.............................. </w:t>
      </w:r>
      <w:r w:rsidRPr="00A71A62" w:rsidR="00B2048E">
        <w:rPr>
          <w:sz w:val="16"/>
        </w:rPr>
        <w:t>...........................</w:t>
      </w:r>
      <w:r w:rsidRPr="00A71A62" w:rsidR="00DB1729">
        <w:rPr>
          <w:sz w:val="16"/>
        </w:rPr>
        <w:t xml:space="preserve"> </w:t>
      </w:r>
      <w:r w:rsidRPr="00A71A62" w:rsidR="00B2048E">
        <w:rPr>
          <w:sz w:val="16"/>
        </w:rPr>
        <w:t>anyja neve:</w:t>
      </w:r>
      <w:r w:rsidRPr="00A71A62" w:rsidR="00B2048E">
        <w:rPr>
          <w:sz w:val="16"/>
        </w:rPr>
        <w:tab/>
      </w:r>
    </w:p>
    <w:p w:rsidR="006C46A0" w:rsidRPr="00A71A62" w:rsidP="006C46A0">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általam létesített berendezés károsodás nélkül fázisonként </w:t>
      </w:r>
      <w:r w:rsidRPr="00A71A62" w:rsidR="00EB1F5F">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9D56B4">
        <w:rPr>
          <w:sz w:val="16"/>
        </w:rPr>
        <w:t xml:space="preserve"> V</w:t>
      </w:r>
      <w:r w:rsidRPr="00A71A62">
        <w:rPr>
          <w:sz w:val="16"/>
        </w:rPr>
        <w:t xml:space="preserve"> 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3840" behindDoc="0" locked="0" layoutInCell="1" allowOverlap="1">
            <ns3:simplePos x="0" y="0"/>
            <ns3:positionH relativeFrom="column">
              <ns3:posOffset>1096010</ns3:posOffset>
            </ns3:positionH>
            <ns3:positionV relativeFrom="paragraph">
              <ns3:posOffset>19685</ns3:posOffset>
            </ns3:positionV>
            <ns3:extent cx="1609725" cy="647700"/>
            <ns3:effectExtent l="0" t="0" r="9525" b="0"/>
            <ns3:wrapNone/>
            <ns3:docPr id="61" name="Kép 61"/>
            <ns3:cNvGraphicFramePr>
              <ns4:graphicFrameLocks noChangeAspect="1"/>
            </ns3:cNvGraphicFramePr>
            <ns4:graphic>
              <ns4:graphicData uri="http://schemas.openxmlformats.org/drawingml/2006/picture">
                <ns5:pic>
                  <ns5:nvPicPr>
                    <ns5:cNvPr id="61"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születési helye</w:t>
      </w:r>
      <w:r w:rsidRPr="00A71A62" w:rsidR="00E8687B">
        <w:rPr>
          <w:sz w:val="16"/>
        </w:rPr>
        <w:t xml:space="preserve">: </w:t>
      </w:r>
      <w:r w:rsidRPr="00A71A62" w:rsidR="00B2048E">
        <w:rPr>
          <w:sz w:val="16"/>
        </w:rPr>
        <w:t>............</w:t>
      </w:r>
      <w:r w:rsidRPr="00A71A62" w:rsidR="00835FCB">
        <w:rPr>
          <w:bCs/>
          <w:noProof/>
          <w:sz w:val="16"/>
        </w:rPr>
        <w:t xml:space="preserve"> </w:t>
      </w:r>
      <w:r w:rsidRPr="00A71A62" w:rsidR="00B2048E">
        <w:rPr>
          <w:sz w:val="16"/>
        </w:rPr>
        <w:t>..................</w:t>
      </w:r>
      <w:r w:rsidRPr="00507139" w:rsidR="00507139">
        <w:rPr>
          <w:bCs/>
          <w:noProof/>
          <w:color w:val="000000"/>
          <w:spacing w:val="-6"/>
          <w:sz w:val="18"/>
          <w:szCs w:val="22"/>
        </w:rPr>
        <w:t xml:space="preserve"> </w:t>
      </w:r>
      <w:r w:rsidRPr="00A71A62" w:rsidR="00B2048E">
        <w:rPr>
          <w:sz w:val="16"/>
        </w:rPr>
        <w:t>.......................................................... születési ideje</w:t>
      </w:r>
      <w:r w:rsidRPr="00A71A62" w:rsidR="00E8687B">
        <w:rPr>
          <w:sz w:val="16"/>
        </w:rPr>
        <w:t>:</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1249A3" w:rsidR="001249A3">
        <w:rPr>
          <w:bCs/>
          <w:noProof/>
          <w:sz w:val="18"/>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 .........................................................</w:t>
      </w:r>
      <w:r w:rsidRPr="00A71A62" w:rsidR="00DB1729">
        <w:rPr>
          <w:sz w:val="16"/>
        </w:rPr>
        <w:t>.....</w:t>
      </w:r>
      <w:r w:rsidRPr="00A71A62">
        <w:rPr>
          <w:sz w:val="16"/>
        </w:rPr>
        <w:t>........... szakképesítő irat száma:</w:t>
      </w:r>
      <w:r w:rsidRPr="00A71A62">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4864" behindDoc="0" locked="0" layoutInCell="1" allowOverlap="1">
            <ns3:simplePos x="0" y="0"/>
            <ns3:positionH relativeFrom="column">
              <ns3:posOffset>4493260</ns3:posOffset>
            </ns3:positionH>
            <ns3:positionV relativeFrom="paragraph">
              <ns3:posOffset>17145</ns3:posOffset>
            </ns3:positionV>
            <ns3:extent cx="1609725" cy="647700"/>
            <ns3:effectExtent l="0" t="0" r="9525" b="0"/>
            <ns3:wrapNone/>
            <ns3:docPr id="62" name="Kép 62"/>
            <ns3:cNvGraphicFramePr>
              <ns4:graphicFrameLocks noChangeAspect="1"/>
            </ns3:cNvGraphicFramePr>
            <ns4:graphic>
              <ns4:graphicData uri="http://schemas.openxmlformats.org/drawingml/2006/picture">
                <ns5:pic>
                  <ns5:nvPicPr>
                    <ns5:cNvPr id="62"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adószáma:</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p>
    <w:p w:rsidR="00737184" w:rsidRPr="00A71A62">
      <w:pPr>
        <w:overflowPunct w:val="0"/>
        <w:autoSpaceDE w:val="0"/>
        <w:autoSpaceDN w:val="0"/>
        <w:adjustRightInd w:val="0"/>
        <w:jc w:val="both"/>
        <w:textAlignment w:val="baseline"/>
        <w:rPr>
          <w:sz w:val="16"/>
        </w:rPr>
      </w:pPr>
    </w:p>
    <w:p w:rsidR="00737184" w:rsidRPr="00A71A62">
      <w:pPr>
        <w:tabs>
          <w:tab w:val="center" w:pos="7938"/>
        </w:tabs>
        <w:overflowPunct w:val="0"/>
        <w:autoSpaceDE w:val="0"/>
        <w:autoSpaceDN w:val="0"/>
        <w:adjustRightInd w:val="0"/>
        <w:jc w:val="both"/>
        <w:textAlignment w:val="baseline"/>
        <w:rPr>
          <w:sz w:val="16"/>
        </w:rPr>
      </w:pP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737184" w:rsidRPr="00A71A62" w:rsidP="001249A3">
      <w:pPr>
        <w:keepNext/>
        <w:tabs>
          <w:tab w:val="left" w:pos="8267"/>
        </w:tabs>
        <w:overflowPunct w:val="0"/>
        <w:autoSpaceDE w:val="0"/>
        <w:autoSpaceDN w:val="0"/>
        <w:adjustRightInd w:val="0"/>
        <w:spacing w:after="60"/>
        <w:jc w:val="both"/>
        <w:textAlignment w:val="baseline"/>
        <w:rPr>
          <w:sz w:val="16"/>
        </w:rPr>
      </w:pPr>
      <w:r w:rsidRPr="00A71A62">
        <w:rPr>
          <w:sz w:val="18"/>
        </w:rPr>
        <w:t>5. Kivitelezői nyilatkozat a csatlakozóvezetékről: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csatlakozóvezeték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5888" behindDoc="0" locked="0" layoutInCell="1" allowOverlap="1">
            <ns3:simplePos x="0" y="0"/>
            <ns3:positionH relativeFrom="column">
              <ns3:posOffset>1094740</ns3:posOffset>
            </ns3:positionH>
            <ns3:positionV relativeFrom="paragraph">
              <ns3:posOffset>123825</ns3:posOffset>
            </ns3:positionV>
            <ns3:extent cx="1609725" cy="647700"/>
            <ns3:effectExtent l="0" t="0" r="9525" b="0"/>
            <ns3:wrapNone/>
            <ns3:docPr id="63" name="Kép 63"/>
            <ns3:cNvGraphicFramePr>
              <ns4:graphicFrameLocks noChangeAspect="1"/>
            </ns3:cNvGraphicFramePr>
            <ns4:graphic>
              <ns4:graphicData uri="http://schemas.openxmlformats.org/drawingml/2006/picture">
                <ns5:pic>
                  <ns5:nvPicPr>
                    <ns5:cNvPr id="63"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1C1CE3">
        <w:rPr>
          <w:noProof/>
          <w:sz w:val="22"/>
          <w:szCs w:val="24"/>
        </w:rPr>
        <w:drawing>
          <ns3:anchor distT="0" distB="0" distL="0" distR="0" simplePos="0" relativeHeight="251676672" behindDoc="1" locked="0" layoutInCell="1" allowOverlap="1">
            <ns3:simplePos x="0" y="0"/>
            <ns3:positionH relativeFrom="page">
              <ns3:posOffset>5826125</ns3:posOffset>
            </ns3:positionH>
            <ns3:positionV relativeFrom="paragraph">
              <ns3:posOffset>46355</ns3:posOffset>
            </ns3:positionV>
            <ns3:extent cx="1038225" cy="723900"/>
            <ns3:effectExtent l="0" t="0" r="9525" b="0"/>
            <ns3:wrapNone/>
            <ns3:docPr id="54" name="Kép 54"/>
            <ns3:cNvGraphicFramePr>
              <ns4:graphicFrameLocks noChangeAspect="1"/>
            </ns3:cNvGraphicFramePr>
            <ns4:graphic>
              <ns4:graphicData uri="http://schemas.openxmlformats.org/drawingml/2006/picture">
                <ns5:pic>
                  <ns5:nvPicPr>
                    <ns5:cNvPr id="54"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legfeljebb</w:t>
      </w:r>
      <w:r w:rsidR="00FB1A00">
        <w:rPr>
          <w:sz w:val="16"/>
        </w:rPr>
        <w:t xml:space="preserve">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FB1A00">
        <w:rPr>
          <w:sz w:val="16"/>
        </w:rPr>
        <w:t xml:space="preserve"> 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 xml:space="preserve"> születési ideje</w:t>
      </w:r>
      <w:r w:rsidRPr="00A71A62" w:rsidR="00E8687B">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A71A62" w:rsidR="00835FCB">
        <w:rPr>
          <w:bCs/>
          <w:noProof/>
          <w:sz w:val="16"/>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6912" behindDoc="0" locked="0" layoutInCell="1" allowOverlap="1">
            <ns3:simplePos x="0" y="0"/>
            <ns3:positionH relativeFrom="column">
              <ns3:posOffset>4057015</ns3:posOffset>
            </ns3:positionH>
            <ns3:positionV relativeFrom="paragraph">
              <ns3:posOffset>108585</ns3:posOffset>
            </ns3:positionV>
            <ns3:extent cx="1609725" cy="647700"/>
            <ns3:effectExtent l="0" t="0" r="9525" b="0"/>
            <ns3:wrapNone/>
            <ns3:docPr id="1440865728" name="Kép 1440865728"/>
            <ns3:cNvGraphicFramePr>
              <ns4:graphicFrameLocks noChangeAspect="1"/>
            </ns3:cNvGraphicFramePr>
            <ns4:graphic>
              <ns4:graphicData uri="http://schemas.openxmlformats.org/drawingml/2006/picture">
                <ns5:pic>
                  <ns5:nvPicPr>
                    <ns5:cNvPr id="1440865728"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nyilatkozattétel jogcíme: ...........................................</w:t>
      </w:r>
      <w:r w:rsidRPr="00A71A62" w:rsidR="00DB1729">
        <w:rPr>
          <w:sz w:val="16"/>
        </w:rPr>
        <w:t>...</w:t>
      </w:r>
      <w:r w:rsidRPr="00A71A62" w:rsidR="00B2048E">
        <w:rPr>
          <w:sz w:val="16"/>
        </w:rPr>
        <w:t>.......................... szakképesítő irat száma:</w:t>
      </w:r>
      <w:r w:rsidRPr="00A71A62" w:rsidR="00E8687B">
        <w:rPr>
          <w:sz w:val="16"/>
        </w:rPr>
        <w:t xml:space="preserve"> </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1249A3" w:rsidR="001249A3">
        <w:rPr>
          <w:bCs/>
          <w:noProof/>
          <w:sz w:val="18"/>
        </w:rPr>
        <w:t xml:space="preserve"> </w:t>
      </w:r>
      <w:r w:rsidRPr="00A71A62">
        <w:rPr>
          <w:sz w:val="16"/>
        </w:rPr>
        <w:tab/>
      </w:r>
    </w:p>
    <w:p w:rsidR="00737184" w:rsidRPr="00A71A62" w:rsidP="00A715EA">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353"/>
        </w:tabs>
        <w:overflowPunct w:val="0"/>
        <w:autoSpaceDE w:val="0"/>
        <w:autoSpaceDN w:val="0"/>
        <w:adjustRightInd w:val="0"/>
        <w:spacing w:after="60"/>
        <w:jc w:val="both"/>
        <w:textAlignment w:val="baseline"/>
        <w:rPr>
          <w:sz w:val="18"/>
        </w:rPr>
      </w:pPr>
    </w:p>
    <w:p w:rsidR="00BB3EF3" w:rsidP="001249A3">
      <w:pPr>
        <w:keepNext/>
        <w:tabs>
          <w:tab w:val="left" w:pos="8353"/>
        </w:tabs>
        <w:overflowPunct w:val="0"/>
        <w:autoSpaceDE w:val="0"/>
        <w:autoSpaceDN w:val="0"/>
        <w:adjustRightInd w:val="0"/>
        <w:spacing w:after="60"/>
        <w:jc w:val="both"/>
        <w:textAlignment w:val="baseline"/>
        <w:rPr>
          <w:sz w:val="18"/>
        </w:rPr>
      </w:pPr>
    </w:p>
    <w:p w:rsidR="00737184" w:rsidRPr="00A71A62" w:rsidP="001249A3">
      <w:pPr>
        <w:keepNext/>
        <w:tabs>
          <w:tab w:val="left" w:pos="8353"/>
        </w:tabs>
        <w:overflowPunct w:val="0"/>
        <w:autoSpaceDE w:val="0"/>
        <w:autoSpaceDN w:val="0"/>
        <w:adjustRightInd w:val="0"/>
        <w:spacing w:after="60"/>
        <w:jc w:val="both"/>
        <w:textAlignment w:val="baseline"/>
        <w:rPr>
          <w:sz w:val="18"/>
        </w:rPr>
      </w:pPr>
      <w:r w:rsidRPr="00A71A62">
        <w:rPr>
          <w:sz w:val="18"/>
        </w:rPr>
        <w:t>6. Kivitelezői nyilatkozat a mért fővezetékről és f</w:t>
      </w:r>
      <w:r w:rsidRPr="00A71A62" w:rsidR="009B1C09">
        <w:rPr>
          <w:sz w:val="18"/>
        </w:rPr>
        <w:t>elhasználói</w:t>
      </w:r>
      <w:r w:rsidRPr="00A71A62">
        <w:rPr>
          <w:sz w:val="18"/>
        </w:rPr>
        <w:t xml:space="preserve"> főelosztóról: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mért fővezeték és a f</w:t>
      </w:r>
      <w:r w:rsidRPr="00A71A62" w:rsidR="009B1C09">
        <w:rPr>
          <w:sz w:val="16"/>
        </w:rPr>
        <w:t>elhasználói</w:t>
      </w:r>
      <w:r w:rsidRPr="00A71A62">
        <w:rPr>
          <w:sz w:val="16"/>
        </w:rPr>
        <w:t xml:space="preserve"> főelosztóró</w:t>
      </w:r>
      <w:r w:rsidRPr="00A71A62" w:rsidR="002F60C6">
        <w:rPr>
          <w:sz w:val="16"/>
        </w:rPr>
        <w:t>l</w:t>
      </w:r>
      <w:r w:rsidRPr="00A71A62">
        <w:rPr>
          <w:sz w:val="16"/>
        </w:rPr>
        <w:t xml:space="preserve">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3600" behindDoc="1" locked="0" layoutInCell="1" allowOverlap="1">
            <ns3:simplePos x="0" y="0"/>
            <ns3:positionH relativeFrom="margin">
              <ns3:posOffset>1133475</ns3:posOffset>
            </ns3:positionH>
            <ns3:positionV relativeFrom="paragraph">
              <ns3:posOffset>7620</ns3:posOffset>
            </ns3:positionV>
            <ns3:extent cx="1676400" cy="1168866"/>
            <ns3:effectExtent l="0" t="0" r="0" b="0"/>
            <ns3:wrapNone/>
            <ns3:docPr id="30" name="Kép 30"/>
            <ns3:cNvGraphicFramePr>
              <ns4:graphicFrameLocks noChangeAspect="1"/>
            </ns3:cNvGraphicFramePr>
            <ns4:graphic>
              <ns4:graphicData uri="http://schemas.openxmlformats.org/drawingml/2006/picture">
                <ns5:pic>
                  <ns5:nvPicPr>
                    <ns5:cNvPr id="30"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 xml:space="preserve">A </w:t>
      </w:r>
      <w:r w:rsidR="00FB1A00">
        <w:rPr>
          <w:sz w:val="16"/>
        </w:rPr>
        <w:t>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sidR="00D05FD4">
        <w:rPr>
          <w:sz w:val="16"/>
        </w:rPr>
        <w:t xml:space="preserve">   Oravecz Zsuzsanna</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születési ideje</w:t>
      </w:r>
      <w:r w:rsidRPr="00A71A62" w:rsidR="00E8687B">
        <w:rPr>
          <w:sz w:val="16"/>
        </w:rPr>
        <w:t>:</w:t>
      </w:r>
      <w:r w:rsidRPr="00A71A62" w:rsidR="00D05FD4">
        <w:rPr>
          <w:sz w:val="16"/>
        </w:rPr>
        <w:t>1971 01. 11.</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4624" behindDoc="1" locked="0" layoutInCell="1" allowOverlap="1">
            <ns3:simplePos x="0" y="0"/>
            <ns3:positionH relativeFrom="margin">
              <ns3:posOffset>4260850</ns3:posOffset>
            </ns3:positionH>
            <ns3:positionV relativeFrom="paragraph">
              <ns3:posOffset>118745</ns3:posOffset>
            </ns3:positionV>
            <ns3:extent cx="1676400" cy="1168866"/>
            <ns3:effectExtent l="0" t="0" r="0" b="0"/>
            <ns3:wrapNone/>
            <ns3:docPr id="31" name="Kép 31"/>
            <ns3:cNvGraphicFramePr>
              <ns4:graphicFrameLocks noChangeAspect="1"/>
            </ns3:cNvGraphicFramePr>
            <ns4:graphic>
              <ns4:graphicData uri="http://schemas.openxmlformats.org/drawingml/2006/picture">
                <ns5:pic>
                  <ns5:nvPicPr>
                    <ns5:cNvPr id="31"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címe:</w:t>
      </w:r>
      <w:r w:rsidRPr="00A71A62" w:rsidR="00835FCB">
        <w:rPr>
          <w:bCs/>
          <w:noProof/>
          <w:sz w:val="16"/>
        </w:rPr>
        <w:t xml:space="preserve"> </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w:t>
      </w:r>
      <w:r>
        <w:rPr>
          <w:sz w:val="16"/>
        </w:rPr>
        <w:footnoteReference w:customMarkFollows="1" w:id="2"/>
        <w:t xml:space="preserve">*: </w:t>
      </w:r>
      <w:r w:rsidRPr="00A71A62" w:rsidR="00DB1729">
        <w:rPr>
          <w:sz w:val="16"/>
        </w:rPr>
        <w:t>….</w:t>
      </w:r>
      <w:r w:rsidRPr="00A71A62">
        <w:rPr>
          <w:sz w:val="16"/>
        </w:rPr>
        <w:t>.................................................................... szakképesítő irat száma:</w:t>
      </w:r>
      <w:r w:rsidRPr="00A71A62" w:rsidR="00E8687B">
        <w:rPr>
          <w:sz w:val="16"/>
        </w:rPr>
        <w:t xml:space="preserve"> </w:t>
      </w:r>
      <w:r w:rsidRPr="00A71A62" w:rsidR="00D05FD4">
        <w:rPr>
          <w:sz w:val="16"/>
        </w:rPr>
        <w:t>Vetr.:08371</w:t>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A71A62">
        <w:rPr>
          <w:sz w:val="16"/>
        </w:rPr>
        <w:tab/>
      </w:r>
    </w:p>
    <w:p w:rsidR="00737184" w:rsidRPr="00A71A62" w:rsidP="00C8006C">
      <w:pPr>
        <w:tabs>
          <w:tab w:val="right" w:leader="dot" w:pos="10632"/>
        </w:tabs>
        <w:overflowPunct w:val="0"/>
        <w:autoSpaceDE w:val="0"/>
        <w:autoSpaceDN w:val="0"/>
        <w:adjustRightInd w:val="0"/>
        <w:spacing w:before="60" w:after="40"/>
        <w:jc w:val="both"/>
        <w:textAlignment w:val="baseline"/>
        <w:rPr>
          <w:sz w:val="14"/>
          <w:szCs w:val="18"/>
        </w:rPr>
      </w:pPr>
      <w:r w:rsidRPr="00A71A62">
        <w:rPr>
          <w:sz w:val="16"/>
        </w:rPr>
        <w:t>Kelt: .</w:t>
      </w:r>
      <w:r w:rsidRPr="00A71A62" w:rsidR="00C8006C">
        <w:rPr>
          <w:color w:val="0000FF"/>
          <w:sz w:val="16"/>
        </w:rPr>
        <w:t xml:space="preserve"> </w:t>
      </w:r>
      <w:r w:rsidRPr="00A71A62" w:rsidR="00C8006C">
        <w:rPr>
          <w:color w:val="0000FF"/>
          <w:sz w:val="22"/>
          <w:szCs w:val="28"/>
        </w:rPr>
        <w:t>{d.Project. Varos}</w:t>
      </w:r>
      <w:r w:rsidRPr="00A71A62" w:rsidR="00C8006C">
        <w:rPr>
          <w:color w:val="0000FF"/>
          <w:sz w:val="16"/>
        </w:rPr>
        <w:t xml:space="preserve"> </w:t>
      </w:r>
      <w:r w:rsidRPr="00A71A62" w:rsidR="00C8006C">
        <w:rPr>
          <w:color w:val="0000FF"/>
          <w:sz w:val="22"/>
          <w:szCs w:val="28"/>
        </w:rPr>
        <w:t>{d.Project. Datum}</w:t>
      </w:r>
    </w:p>
    <w:p w:rsidR="00737184" w:rsidRPr="00A71A62">
      <w:pPr>
        <w:tabs>
          <w:tab w:val="center" w:pos="7938"/>
        </w:tabs>
        <w:overflowPunct w:val="0"/>
        <w:autoSpaceDE w:val="0"/>
        <w:autoSpaceDN w:val="0"/>
        <w:adjustRightInd w:val="0"/>
        <w:jc w:val="both"/>
        <w:textAlignment w:val="baseline"/>
        <w:rPr>
          <w:sz w:val="14"/>
          <w:szCs w:val="18"/>
        </w:rPr>
      </w:pPr>
      <w:r w:rsidRPr="00A71A62">
        <w:rPr>
          <w:sz w:val="14"/>
          <w:szCs w:val="18"/>
        </w:rPr>
        <w:tab/>
        <w:t>...........................................................................</w:t>
      </w:r>
    </w:p>
    <w:p w:rsidR="006866A3" w:rsidRPr="00A71A62">
      <w:pPr>
        <w:tabs>
          <w:tab w:val="center" w:pos="7938"/>
        </w:tabs>
        <w:overflowPunct w:val="0"/>
        <w:autoSpaceDE w:val="0"/>
        <w:autoSpaceDN w:val="0"/>
        <w:adjustRightInd w:val="0"/>
        <w:jc w:val="both"/>
        <w:textAlignment w:val="baseline"/>
        <w:rPr>
          <w:sz w:val="14"/>
          <w:szCs w:val="18"/>
        </w:rPr>
      </w:pPr>
    </w:p>
    <w:p w:rsidR="00CA6E98" w:rsidRPr="00A53FD8" w:rsidP="00A53FD8">
      <w:pPr>
        <w:tabs>
          <w:tab w:val="left" w:pos="4320"/>
          <w:tab w:val="right" w:pos="9000"/>
        </w:tabs>
        <w:overflowPunct w:val="0"/>
        <w:autoSpaceDE w:val="0"/>
        <w:autoSpaceDN w:val="0"/>
        <w:adjustRightInd w:val="0"/>
        <w:textAlignment w:val="baseline"/>
        <w:rPr>
          <w:sz w:val="16"/>
        </w:rPr>
      </w:pPr>
      <w:r w:rsidRPr="00A71A62">
        <w:rPr>
          <w:sz w:val="16"/>
        </w:rPr>
        <w:tab/>
      </w:r>
      <w:r w:rsidRPr="00A71A62">
        <w:rPr>
          <w:sz w:val="16"/>
        </w:rPr>
        <w:tab/>
        <w:t>kivitelező aláírása, bélyegző</w:t>
      </w: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8D35C1" w:rsidRPr="00A71A62" w:rsidP="008D35C1">
      <w:pPr>
        <w:tabs>
          <w:tab w:val="left" w:pos="4320"/>
          <w:tab w:val="right" w:pos="9000"/>
        </w:tabs>
        <w:rPr>
          <w:sz w:val="16"/>
        </w:rPr>
      </w:pPr>
      <w:r w:rsidRPr="00A71A62">
        <w:rPr>
          <w:sz w:val="18"/>
        </w:rPr>
        <w: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w:t>
      </w:r>
      <w:r w:rsidRPr="00A71A62">
        <w:rPr>
          <w:sz w:val="16"/>
        </w:rPr>
        <w:t xml:space="preserve"> </w:t>
      </w:r>
    </w:p>
    <w:p w:rsidR="008D35C1" w:rsidRPr="00A71A62" w:rsidP="008D35C1">
      <w:pPr>
        <w:tabs>
          <w:tab w:val="left" w:pos="4320"/>
          <w:tab w:val="right" w:pos="9000"/>
        </w:tabs>
        <w:rPr>
          <w:sz w:val="16"/>
        </w:rPr>
      </w:pPr>
      <w:r w:rsidRPr="00A71A62">
        <w:rPr>
          <w:sz w:val="16"/>
        </w:rPr>
        <w: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w:t>
      </w:r>
    </w:p>
    <w:p w:rsidR="008D35C1" w:rsidRPr="00A71A62" w:rsidP="008D35C1">
      <w:pPr>
        <w:tabs>
          <w:tab w:val="left" w:pos="4320"/>
          <w:tab w:val="right" w:pos="9000"/>
        </w:tabs>
        <w:rPr>
          <w:color w:val="0000FF"/>
          <w:sz w:val="22"/>
          <w:szCs w:val="28"/>
        </w:rPr>
      </w:pPr>
      <w:r w:rsidRPr="00A71A62">
        <w:rPr>
          <w:rFonts w:ascii="Arial" w:hAnsi="Arial" w:cs="Arial"/>
          <w:noProof/>
          <w:sz w:val="14"/>
          <w:szCs w:val="18"/>
        </w:rPr>
        <w:drawing>
          <ns3:anchor distT="0" distB="0" distL="114300" distR="114300" simplePos="0" relativeHeight="251668480" behindDoc="1" locked="0" layoutInCell="1" allowOverlap="1">
            <ns3:simplePos x="0" y="0"/>
            <ns3:positionH relativeFrom="page">
              <ns3:align>left</ns3:align>
            </ns3:positionH>
            <ns3:positionV relativeFrom="paragraph">
              <ns3:posOffset>557543</ns3:posOffset>
            </ns3:positionV>
            <ns3:extent cx="1958340" cy="1236345"/>
            <ns3:effectExtent l="0" t="0" r="3810" b="1905"/>
            <ns3:wrapNone/>
            <ns3:docPr id="3" name="Kép 3"/>
            <ns3:cNvGraphicFramePr>
              <ns4:graphicFrameLocks noChangeAspect="1"/>
            </ns3:cNvGraphicFramePr>
            <ns4:graphic>
              <ns4:graphicData uri="http://schemas.openxmlformats.org/drawingml/2006/picture">
                <ns5:pic>
                  <ns5:nvPicPr>
                    <ns5:cNvPr id="3" name="HZ aláírással.png"/>
                    <ns5:cNvPicPr/>
                  </ns5:nvPicPr>
                  <ns5:blipFill>
                    <ns4:blip ns2:embed="rId23" cstate="print">
                      <ns4:extLst>
                        <ns4:ext uri="{28A0092B-C50C-407E-A947-70E740481C1C}">
                          <ns6:useLocalDpi val="0"/>
                        </ns4:ext>
                      </ns4:extLst>
                    </ns4:blip>
                    <ns4:stretch>
                      <ns4:fillRect/>
                    </ns4:stretch>
                  </ns5:blipFill>
                  <ns5:spPr>
                    <ns4:xfrm>
                      <ns4:off x="0" y="0"/>
                      <ns4:ext cx="1958340" cy="1236345"/>
                    </ns4:xfrm>
                    <ns4:prstGeom prst="rect">
                      <ns4:avLst/>
                    </ns4:prstGeom>
                  </ns5:spPr>
                </ns5:pic>
              </ns4:graphicData>
            </ns4:graphic>
            <ns7:sizeRelH relativeFrom="page">
              <ns7:pctWidth>0</ns7:pctWidth>
            </ns7:sizeRelH>
            <ns7:sizeRelV relativeFrom="page">
              <ns7:pctHeight>0</ns7:pctHeight>
            </ns7:sizeRelV>
          </ns3:anchor>
        </w:drawing>
      </w:r>
      <w:r w:rsidRPr="00A71A62">
        <w:rPr>
          <w:sz w:val="16"/>
        </w:rPr>
        <w:t xml:space="preserve">- kivitelező neve: ..........Hajdu Zoltan...................................................................anyja neve: ........Oravecz Zsuzsanna........................ </w:t>
      </w:r>
      <w:r w:rsidRPr="00A71A62">
        <w:rPr>
          <w:sz w:val="16"/>
        </w:rPr>
        <w:br/>
        <w:t xml:space="preserve">- születési helye: .....Medgyesegyháza...............................................születési ideje: ........1971.01.11........................ </w:t>
      </w:r>
      <w:r w:rsidRPr="00A71A62">
        <w:rPr>
          <w:sz w:val="16"/>
        </w:rPr>
        <w:br/>
        <w:t xml:space="preserve">- kivitelező címe: ...5820 Mezőhegyes, Tavasz utca 4....................................................................................................................... </w:t>
      </w:r>
      <w:r w:rsidRPr="00A71A62">
        <w:rPr>
          <w:sz w:val="16"/>
        </w:rPr>
        <w:br/>
        <w:t xml:space="preserve">- nyilatkozattétel jogcíme*: …regisztrált villanyszerelő........................... szakképesítő irat száma: ...VETr 08371.............. </w:t>
      </w:r>
      <w:r w:rsidRPr="00A71A62">
        <w:rPr>
          <w:sz w:val="16"/>
        </w:rPr>
        <w:br/>
        <w:t>- adószáma: ........69524385-2-24........................................................................................................</w:t>
      </w:r>
      <w:r w:rsidRPr="00A71A62">
        <w:rPr>
          <w:sz w:val="16"/>
        </w:rPr>
        <w:br/>
        <w:t xml:space="preserve">Kelt: </w:t>
      </w:r>
      <w:r w:rsidRPr="00A71A62">
        <w:rPr>
          <w:color w:val="0000FF"/>
          <w:sz w:val="22"/>
          <w:szCs w:val="28"/>
        </w:rPr>
        <w:t>{d.Project.</w:t>
      </w:r>
      <w:r w:rsidRPr="00A71A62">
        <w:rPr>
          <w:rFonts w:asciiTheme="minorHAnsi" w:hAnsiTheme="minorHAnsi" w:cstheme="minorBidi"/>
          <w:color w:val="0000FF"/>
          <w:sz w:val="22"/>
          <w:szCs w:val="28"/>
        </w:rPr>
        <w:t xml:space="preserve"> Varos</w:t>
      </w:r>
      <w:r w:rsidRPr="00A71A62">
        <w:rPr>
          <w:color w:val="0000FF"/>
          <w:sz w:val="22"/>
          <w:szCs w:val="28"/>
        </w:rPr>
        <w:t>}</w:t>
      </w:r>
      <w:r w:rsidRPr="00A71A62">
        <w:rPr>
          <w:color w:val="0000FF"/>
          <w:sz w:val="16"/>
        </w:rPr>
        <w:t xml:space="preserve"> </w:t>
      </w:r>
      <w:r w:rsidRPr="00A71A62">
        <w:rPr>
          <w:color w:val="0000FF"/>
          <w:sz w:val="22"/>
          <w:szCs w:val="28"/>
        </w:rPr>
        <w:t>{d.Project.</w:t>
      </w:r>
      <w:r w:rsidRPr="00A71A62">
        <w:rPr>
          <w:rFonts w:asciiTheme="minorHAnsi" w:hAnsiTheme="minorHAnsi" w:cstheme="minorBidi"/>
          <w:color w:val="0000FF"/>
          <w:sz w:val="22"/>
          <w:szCs w:val="28"/>
        </w:rPr>
        <w:t xml:space="preserve"> Datum</w:t>
      </w:r>
      <w:r w:rsidRPr="00A71A62">
        <w:rPr>
          <w:color w:val="0000FF"/>
          <w:sz w:val="22"/>
          <w:szCs w:val="28"/>
        </w:rPr>
        <w:t>}</w:t>
      </w:r>
    </w:p>
    <w:p w:rsidR="008D35C1" w:rsidRPr="00A71A62" w:rsidP="008D35C1">
      <w:pPr>
        <w:tabs>
          <w:tab w:val="left" w:pos="4320"/>
          <w:tab w:val="right" w:pos="9000"/>
        </w:tabs>
        <w:rPr>
          <w:color w:val="0000FF"/>
          <w:sz w:val="22"/>
          <w:szCs w:val="28"/>
        </w:rPr>
      </w:pPr>
    </w:p>
    <w:p w:rsidR="008D35C1" w:rsidRPr="00A71A62" w:rsidP="008D35C1">
      <w:pPr>
        <w:tabs>
          <w:tab w:val="left" w:pos="4320"/>
          <w:tab w:val="right" w:pos="9000"/>
        </w:tabs>
        <w:rPr>
          <w:sz w:val="16"/>
        </w:rPr>
      </w:pPr>
    </w:p>
    <w:p w:rsidR="008D35C1" w:rsidRPr="00A71A62" w:rsidP="008D35C1">
      <w:pPr>
        <w:tabs>
          <w:tab w:val="left" w:pos="4320"/>
          <w:tab w:val="right" w:pos="9000"/>
        </w:tabs>
        <w:rPr>
          <w:sz w:val="16"/>
        </w:rPr>
      </w:pPr>
    </w:p>
    <w:p w:rsidR="008D35C1" w:rsidRPr="00A71A62" w:rsidP="006064D0">
      <w:pPr>
        <w:tabs>
          <w:tab w:val="left" w:pos="1900"/>
        </w:tabs>
        <w:rPr>
          <w:sz w:val="16"/>
        </w:rPr>
      </w:pPr>
      <w:r w:rsidRPr="00A71A62">
        <w:rPr>
          <w:sz w:val="16"/>
        </w:rPr>
        <w:tab/>
      </w:r>
    </w:p>
    <w:p w:rsidR="008D35C1" w:rsidRPr="00A71A62" w:rsidP="008D35C1">
      <w:pPr>
        <w:tabs>
          <w:tab w:val="left" w:pos="4320"/>
          <w:tab w:val="right" w:pos="9000"/>
        </w:tabs>
        <w:rPr>
          <w:sz w:val="16"/>
        </w:rPr>
      </w:pPr>
      <w:r w:rsidRPr="00A71A62">
        <w:rPr>
          <w:sz w:val="16"/>
        </w:rPr>
        <w:t xml:space="preserve">........................................................................... kivitelező aláírása, bélyegző </w:t>
      </w:r>
    </w:p>
    <w:p w:rsidR="008D35C1" w:rsidRPr="00A71A62" w:rsidP="008D35C1">
      <w:pPr>
        <w:tabs>
          <w:tab w:val="left" w:pos="4320"/>
          <w:tab w:val="right" w:pos="9000"/>
        </w:tabs>
        <w:rPr>
          <w:sz w:val="16"/>
        </w:rPr>
      </w:pPr>
    </w:p>
    <w:p w:rsidR="005530C6" w:rsidRPr="00B71BF4" w:rsidP="00B71BF4">
      <w:pPr>
        <w:tabs>
          <w:tab w:val="left" w:pos="4320"/>
          <w:tab w:val="right" w:pos="9000"/>
        </w:tabs>
        <w:rPr>
          <w:rFonts w:ascii="Arial" w:hAnsi="Arial" w:cs="Arial"/>
          <w:sz w:val="18"/>
        </w:rPr>
        <w:sectPr w:rsidSect="00B94C3E">
          <w:headerReference w:type="default" ns2:id="rId24"/>
          <w:footerReference w:type="default" ns2:id="rId25"/>
          <w:pgSz w:w="11910" w:h="16840"/>
          <w:pgMar w:top="1120" w:right="500" w:bottom="1080" w:left="280" w:header="461" w:footer="899" w:gutter="0"/>
          <w:pgNumType w:start="1"/>
          <w:cols w:space="708"/>
        </w:sectPr>
      </w:pPr>
      <w:r w:rsidRPr="00A71A62">
        <w:rPr>
          <w:sz w:val="16"/>
        </w:rPr>
        <w:t>* Megjegyzés: A 7. pont kitöltése abban az esetben szükséges, amennyiben új légvezetékes csatlakozóvezeték kiépítése történik, valamint légvezetékes csatlakozóvezeték cseréje szükséges vagy beavatkozás történik a 7. pontot érintő berendezéseken.</w:t>
      </w:r>
      <w:bookmarkStart w:id="11" w:name="_GoBack"/>
      <w:bookmarkEnd w:id="11"/>
    </w:p>
    <w:p w:rsidR="003715FA">
      <w:pPr>
        <w:widowControl w:val="0"/>
        <w:autoSpaceDE w:val="0"/>
        <w:autoSpaceDN w:val="0"/>
        <w:ind w:left="165"/>
        <w:rPr>
          <w:rFonts w:ascii="Times New Roman" w:eastAsia="Arial" w:hAnsi="Arial" w:cs="Arial"/>
          <w:sz w:val="20"/>
          <w:szCs w:val="22"/>
          <w:lang w:val="hu-HU" w:eastAsia="en-US" w:bidi="ar-SA"/>
        </w:rPr>
      </w:pPr>
      <w:r>
        <w:rPr>
          <w:rFonts w:ascii="Times New Roman"/>
          <w:noProof/>
          <w:sz w:val="20"/>
          <w:lang w:eastAsia="hu-HU"/>
        </w:rPr>
        <w:drawing>
          <ns3:inline distT="0" distB="0" distL="0" distR="0">
            <ns3:extent cx="1000546" cy="480059"/>
            <ns3:effectExtent l="0" t="0" r="0" b="0"/>
            <ns3:docPr id="1152604726" name="Image 3"/>
            <ns3:cNvGraphicFramePr/>
            <ns4:graphic>
              <ns4:graphicData uri="http://schemas.openxmlformats.org/drawingml/2006/picture">
                <ns5:pic>
                  <ns5:nvPicPr>
                    <ns5:cNvPr id="1152604726" name="Image 3"/>
                    <ns5:cNvPicPr/>
                  </ns5:nvPicPr>
                  <ns5:blipFill>
                    <ns4:blip ns2:embed="rId26" cstate="print"/>
                    <ns4:stretch>
                      <ns4:fillRect/>
                    </ns4:stretch>
                  </ns5:blipFill>
                  <ns5:spPr>
                    <ns4:xfrm>
                      <ns4:off x="0" y="0"/>
                      <ns4:ext cx="1000546" cy="480059"/>
                    </ns4:xfrm>
                    <ns4:prstGeom prst="rect">
                      <ns4:avLst/>
                    </ns4:prstGeom>
                  </ns5:spPr>
                </ns5:pic>
              </ns4:graphicData>
            </ns4:graphic>
          </ns3:inline>
        </w:drawing>
      </w:r>
    </w:p>
    <w:p w:rsidR="003715FA">
      <w:pPr>
        <w:pStyle w:val="Heading1"/>
        <w:widowControl w:val="0"/>
        <w:autoSpaceDE w:val="0"/>
        <w:autoSpaceDN w:val="0"/>
        <w:spacing w:before="247" w:line="344" w:lineRule="exact"/>
        <w:ind w:left="143" w:firstLine="0"/>
        <w:rPr>
          <w:rFonts w:ascii="Arial" w:eastAsia="Arial" w:hAnsi="Arial" w:cs="Arial"/>
          <w:b/>
          <w:bCs/>
          <w:sz w:val="30"/>
          <w:szCs w:val="30"/>
          <w:lang w:val="hu-HU" w:eastAsia="en-US" w:bidi="ar-SA"/>
        </w:rPr>
      </w:pPr>
      <w:r>
        <w:rPr>
          <w:rFonts w:ascii="Arial" w:eastAsia="Arial" w:hAnsi="Arial" w:cs="Arial"/>
          <w:b/>
          <w:bCs/>
          <w:spacing w:val="-12"/>
          <w:sz w:val="30"/>
          <w:szCs w:val="30"/>
          <w:lang w:val="hu-HU" w:eastAsia="en-US" w:bidi="ar-SA"/>
        </w:rPr>
        <w:t>ÁRAMHÁLÓZATI</w:t>
      </w:r>
      <w:r>
        <w:rPr>
          <w:rFonts w:ascii="Arial" w:eastAsia="Arial" w:hAnsi="Arial" w:cs="Arial"/>
          <w:b/>
          <w:bCs/>
          <w:sz w:val="30"/>
          <w:szCs w:val="30"/>
          <w:lang w:val="hu-HU" w:eastAsia="en-US" w:bidi="ar-SA"/>
        </w:rPr>
        <w:t xml:space="preserve"> </w:t>
      </w:r>
      <w:r>
        <w:rPr>
          <w:rFonts w:ascii="Arial" w:eastAsia="Arial" w:hAnsi="Arial" w:cs="Arial"/>
          <w:b/>
          <w:bCs/>
          <w:spacing w:val="-12"/>
          <w:sz w:val="30"/>
          <w:szCs w:val="30"/>
          <w:lang w:val="hu-HU" w:eastAsia="en-US" w:bidi="ar-SA"/>
        </w:rPr>
        <w:t>TELJESÍTMÉNYIGÉNY</w:t>
      </w:r>
      <w:r>
        <w:rPr>
          <w:rFonts w:ascii="Arial" w:eastAsia="Arial" w:hAnsi="Arial" w:cs="Arial"/>
          <w:b/>
          <w:bCs/>
          <w:spacing w:val="-6"/>
          <w:sz w:val="30"/>
          <w:szCs w:val="30"/>
          <w:lang w:val="hu-HU" w:eastAsia="en-US" w:bidi="ar-SA"/>
        </w:rPr>
        <w:t xml:space="preserve"> </w:t>
      </w:r>
      <w:r>
        <w:rPr>
          <w:rFonts w:ascii="Arial" w:eastAsia="Arial" w:hAnsi="Arial" w:cs="Arial"/>
          <w:b/>
          <w:bCs/>
          <w:spacing w:val="-12"/>
          <w:sz w:val="30"/>
          <w:szCs w:val="30"/>
          <w:lang w:val="hu-HU" w:eastAsia="en-US" w:bidi="ar-SA"/>
        </w:rPr>
        <w:t>BEJELENTÉSE</w:t>
      </w:r>
    </w:p>
    <w:p w:rsidR="003715FA">
      <w:pPr>
        <w:widowControl w:val="0"/>
        <w:autoSpaceDE w:val="0"/>
        <w:autoSpaceDN w:val="0"/>
        <w:spacing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nyomtatott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nagybetűkkel</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töltse</w:t>
      </w:r>
      <w:r>
        <w:rPr>
          <w:rFonts w:ascii="Arial" w:eastAsia="Arial" w:hAnsi="Arial" w:cs="Arial"/>
          <w:spacing w:val="-10"/>
          <w:sz w:val="22"/>
          <w:szCs w:val="22"/>
          <w:lang w:val="hu-HU" w:eastAsia="en-US" w:bidi="ar-SA"/>
        </w:rPr>
        <w:t xml:space="preserve"> </w:t>
      </w:r>
      <w:r>
        <w:rPr>
          <w:rFonts w:ascii="Arial" w:eastAsia="Arial" w:hAnsi="Arial" w:cs="Arial"/>
          <w:spacing w:val="-5"/>
          <w:sz w:val="22"/>
          <w:szCs w:val="22"/>
          <w:lang w:val="hu-HU" w:eastAsia="en-US" w:bidi="ar-SA"/>
        </w:rPr>
        <w:t>ki.</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spacing w:before="1"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Felhasználó</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azonosítója:</w:t>
      </w:r>
      <w:r w:rsidR="00A451FF">
        <w:rPr>
          <w:rFonts w:ascii="Arial" w:eastAsia="Arial" w:hAnsi="Arial" w:cs="Arial"/>
          <w:spacing w:val="-2"/>
          <w:sz w:val="22"/>
          <w:szCs w:val="22"/>
          <w:lang w:val="hu-HU" w:eastAsia="en-US" w:bidi="ar-SA"/>
        </w:rPr>
        <w:t xml:space="preserve">     </w:t>
      </w:r>
      <w:r w:rsidRPr="00A451FF" w:rsidR="00A451FF">
        <w:rPr>
          <w:rFonts w:ascii="Arial" w:eastAsia="Arial" w:hAnsi="Arial" w:cs="Arial"/>
          <w:color w:val="0070C0"/>
          <w:spacing w:val="-2"/>
          <w:sz w:val="28"/>
          <w:szCs w:val="28"/>
          <w:lang w:val="hu-HU" w:eastAsia="en-US" w:bidi="ar-SA"/>
        </w:rPr>
        <w:t>{</w:t>
      </w:r>
      <w:r w:rsidR="00AD1620">
        <w:rPr>
          <w:rFonts w:ascii="Arial" w:eastAsia="Arial" w:hAnsi="Arial" w:cs="Arial"/>
          <w:color w:val="0070C0"/>
          <w:spacing w:val="-2"/>
          <w:sz w:val="28"/>
          <w:szCs w:val="28"/>
          <w:lang w:val="hu-HU" w:eastAsia="en-US" w:bidi="ar-SA"/>
        </w:rPr>
        <w:t>d.</w:t>
      </w:r>
      <w:r w:rsidRPr="00A451FF" w:rsidR="00A451FF">
        <w:rPr>
          <w:rFonts w:ascii="Arial" w:eastAsia="Arial" w:hAnsi="Arial" w:cs="Arial"/>
          <w:color w:val="0070C0"/>
          <w:spacing w:val="-2"/>
          <w:sz w:val="28"/>
          <w:szCs w:val="28"/>
          <w:lang w:val="hu-HU" w:eastAsia="en-US" w:bidi="ar-SA"/>
        </w:rPr>
        <w:t>Project.Fha</w:t>
      </w:r>
      <w:r w:rsidRPr="00A451FF" w:rsidR="00A451FF">
        <w:rPr>
          <w:rFonts w:ascii="Arial" w:eastAsia="Arial" w:hAnsi="Arial" w:cs="Arial"/>
          <w:color w:val="0070C0"/>
          <w:spacing w:val="-2"/>
          <w:sz w:val="28"/>
          <w:szCs w:val="28"/>
          <w:lang w:val="hu-HU" w:eastAsia="en-US" w:bidi="ar-SA"/>
        </w:rPr>
        <w:t>}</w:t>
      </w:r>
    </w:p>
    <w:p w:rsidR="003715FA">
      <w:pPr>
        <w:widowControl w:val="0"/>
        <w:autoSpaceDE w:val="0"/>
        <w:autoSpaceDN w:val="0"/>
        <w:spacing w:line="480" w:lineRule="auto"/>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elosztói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azonosítót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adjon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hálózatcsatlakozási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vagy</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hálózathasználati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 xml:space="preserve">szerződésről.) Mérési pont azonosítója: </w:t>
      </w:r>
      <w:r>
        <w:rPr>
          <w:rFonts w:ascii="Arial" w:eastAsia="Arial" w:hAnsi="Arial" w:cs="Arial"/>
          <w:sz w:val="22"/>
          <w:szCs w:val="22"/>
          <w:lang w:val="hu-HU" w:eastAsia="en-US" w:bidi="ar-SA"/>
        </w:rPr>
        <w:t>HU000</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p>
    <w:p w:rsidR="003715FA">
      <w:pPr>
        <w:pStyle w:val="Heading3"/>
        <w:keepNext w:val="0"/>
        <w:keepLines w:val="0"/>
        <w:widowControl w:val="0"/>
        <w:numPr>
          <w:ilvl w:val="0"/>
          <w:numId w:val="15"/>
        </w:numPr>
        <w:tabs>
          <w:tab w:val="left" w:pos="575"/>
        </w:tabs>
        <w:autoSpaceDE w:val="0"/>
        <w:autoSpaceDN w:val="0"/>
        <w:spacing w:before="66" w:after="0" w:line="298" w:lineRule="exact"/>
        <w:ind w:left="575" w:hanging="432"/>
        <w:jc w:val="left"/>
        <w:rPr>
          <w:rFonts w:ascii="Arial" w:eastAsia="Arial" w:hAnsi="Arial" w:cs="Arial"/>
          <w:b/>
          <w:bCs/>
          <w:i w:val="0"/>
          <w:iCs w:val="0"/>
          <w:sz w:val="25"/>
          <w:szCs w:val="25"/>
          <w:lang w:val="hu-HU" w:eastAsia="en-US" w:bidi="ar-SA"/>
        </w:rPr>
      </w:pPr>
      <w:r>
        <w:rPr>
          <w:rFonts w:ascii="Arial" w:eastAsia="Arial" w:hAnsi="Arial" w:cs="Arial"/>
          <w:b/>
          <w:bCs/>
          <w:i w:val="0"/>
          <w:iCs w:val="0"/>
          <w:sz w:val="25"/>
          <w:szCs w:val="25"/>
          <w:lang w:val="hu-HU" w:eastAsia="en-US" w:bidi="ar-SA"/>
        </w:rPr>
        <w:t>Igénybejelentő</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adatai</w:t>
      </w:r>
      <w:r>
        <w:rPr>
          <w:rFonts w:ascii="Arial" w:eastAsia="Arial" w:hAnsi="Arial" w:cs="Arial"/>
          <w:b/>
          <w:bCs/>
          <w:i w:val="0"/>
          <w:iCs w:val="0"/>
          <w:spacing w:val="-10"/>
          <w:sz w:val="25"/>
          <w:szCs w:val="25"/>
          <w:lang w:val="hu-HU" w:eastAsia="en-US" w:bidi="ar-SA"/>
        </w:rPr>
        <w:t xml:space="preserve"> </w:t>
      </w:r>
      <w:r>
        <w:rPr>
          <w:rFonts w:ascii="Arial" w:eastAsia="Arial" w:hAnsi="Arial" w:cs="Arial"/>
          <w:b/>
          <w:bCs/>
          <w:i w:val="0"/>
          <w:iCs w:val="0"/>
          <w:sz w:val="25"/>
          <w:szCs w:val="25"/>
          <w:lang w:val="hu-HU" w:eastAsia="en-US" w:bidi="ar-SA"/>
        </w:rPr>
        <w:t>(Válasszon,</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hogy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magánszemély</w:t>
      </w:r>
      <w:r>
        <w:rPr>
          <w:rFonts w:ascii="Arial" w:eastAsia="Arial" w:hAnsi="Arial" w:cs="Arial"/>
          <w:b/>
          <w:bCs/>
          <w:i w:val="0"/>
          <w:iCs w:val="0"/>
          <w:spacing w:val="-11"/>
          <w:sz w:val="25"/>
          <w:szCs w:val="25"/>
          <w:lang w:val="hu-HU" w:eastAsia="en-US" w:bidi="ar-SA"/>
        </w:rPr>
        <w:t xml:space="preserve"> </w:t>
      </w:r>
      <w:r>
        <w:rPr>
          <w:rFonts w:ascii="Arial" w:eastAsia="Arial" w:hAnsi="Arial" w:cs="Arial"/>
          <w:b/>
          <w:bCs/>
          <w:i w:val="0"/>
          <w:iCs w:val="0"/>
          <w:sz w:val="25"/>
          <w:szCs w:val="25"/>
          <w:lang w:val="hu-HU" w:eastAsia="en-US" w:bidi="ar-SA"/>
        </w:rPr>
        <w:t>vagy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jogi</w:t>
      </w:r>
      <w:r>
        <w:rPr>
          <w:rFonts w:ascii="Arial" w:eastAsia="Arial" w:hAnsi="Arial" w:cs="Arial"/>
          <w:b/>
          <w:bCs/>
          <w:i w:val="0"/>
          <w:iCs w:val="0"/>
          <w:spacing w:val="-13"/>
          <w:sz w:val="25"/>
          <w:szCs w:val="25"/>
          <w:lang w:val="hu-HU" w:eastAsia="en-US" w:bidi="ar-SA"/>
        </w:rPr>
        <w:t xml:space="preserve"> </w:t>
      </w:r>
      <w:r>
        <w:rPr>
          <w:rFonts w:ascii="Arial" w:eastAsia="Arial" w:hAnsi="Arial" w:cs="Arial"/>
          <w:b/>
          <w:bCs/>
          <w:i w:val="0"/>
          <w:iCs w:val="0"/>
          <w:spacing w:val="-2"/>
          <w:sz w:val="25"/>
          <w:szCs w:val="25"/>
          <w:lang w:val="hu-HU" w:eastAsia="en-US" w:bidi="ar-SA"/>
        </w:rPr>
        <w:t>személy!)</w:t>
      </w:r>
    </w:p>
    <w:p w:rsidR="003715FA">
      <w:pPr>
        <w:pStyle w:val="Heading4"/>
        <w:keepNext w:val="0"/>
        <w:widowControl w:val="0"/>
        <w:numPr>
          <w:ilvl w:val="1"/>
          <w:numId w:val="15"/>
        </w:numPr>
        <w:tabs>
          <w:tab w:val="left" w:pos="710"/>
        </w:tabs>
        <w:autoSpaceDE w:val="0"/>
        <w:autoSpaceDN w:val="0"/>
        <w:spacing w:line="252" w:lineRule="exact"/>
        <w:ind w:left="710" w:hanging="567"/>
        <w:jc w:val="left"/>
        <w:rPr>
          <w:rFonts w:ascii="Arial" w:eastAsia="Arial" w:hAnsi="Arial" w:cs="Arial"/>
          <w:b/>
          <w:bCs/>
          <w:sz w:val="22"/>
          <w:szCs w:val="22"/>
          <w:lang w:val="hu-HU" w:eastAsia="en-US" w:bidi="ar-SA"/>
        </w:rPr>
      </w:pPr>
      <w:r>
        <w:rPr>
          <w:rFonts w:ascii="Arial" w:eastAsia="Arial" w:hAnsi="Arial" w:cs="Arial"/>
          <w:b/>
          <w:bCs/>
          <w:spacing w:val="-2"/>
          <w:sz w:val="22"/>
          <w:szCs w:val="22"/>
          <w:lang w:val="hu-HU" w:eastAsia="en-US" w:bidi="ar-SA"/>
        </w:rPr>
        <w:t>Magánszemély</w:t>
      </w:r>
    </w:p>
    <w:p w:rsidR="003715FA">
      <w:pPr>
        <w:widowControl w:val="0"/>
        <w:autoSpaceDE w:val="0"/>
        <w:autoSpaceDN w:val="0"/>
        <w:rPr>
          <w:rFonts w:ascii="Arial" w:eastAsia="Arial" w:hAnsi="Arial" w:cs="Arial"/>
          <w:b/>
          <w:sz w:val="22"/>
          <w:szCs w:val="22"/>
          <w:lang w:val="hu-HU" w:eastAsia="en-US" w:bidi="ar-SA"/>
        </w:rPr>
      </w:pPr>
    </w:p>
    <w:p w:rsidR="003715FA" w:rsidRPr="00574D85" w:rsidP="00574D85">
      <w:pPr>
        <w:widowControl w:val="0"/>
        <w:tabs>
          <w:tab w:val="left" w:pos="4963"/>
        </w:tabs>
        <w:autoSpaceDE w:val="0"/>
        <w:autoSpaceDN w:val="0"/>
        <w:spacing w:before="1"/>
        <w:ind w:left="143"/>
        <w:rPr>
          <w:rFonts w:ascii="Arial" w:eastAsia="Arial" w:hAnsi="Arial" w:cs="Arial"/>
          <w:color w:val="0070C0"/>
          <w:sz w:val="22"/>
          <w:szCs w:val="22"/>
          <w:lang w:val="hu-HU" w:eastAsia="en-US" w:bidi="ar-SA"/>
        </w:rPr>
      </w:pP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pacing w:val="-23"/>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sidRPr="00574D85" w:rsidR="00574D85">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574D85">
        <w:rPr>
          <w:rFonts w:ascii="Arial" w:eastAsia="Arial" w:hAnsi="Arial" w:cs="Arial"/>
          <w:color w:val="0070C0"/>
          <w:spacing w:val="-5"/>
          <w:sz w:val="22"/>
          <w:szCs w:val="22"/>
          <w:lang w:val="hu-HU" w:eastAsia="en-US" w:bidi="ar-SA"/>
        </w:rPr>
        <w:t>Project</w:t>
      </w:r>
      <w:r w:rsidRPr="00574D85" w:rsidR="00574D85">
        <w:rPr>
          <w:rFonts w:ascii="Arial" w:eastAsia="Arial" w:hAnsi="Arial" w:cs="Arial"/>
          <w:color w:val="0070C0"/>
          <w:spacing w:val="-5"/>
          <w:sz w:val="22"/>
          <w:szCs w:val="22"/>
          <w:lang w:val="hu-HU" w:eastAsia="en-US" w:bidi="ar-SA"/>
        </w:rPr>
        <w:t>.Nev</w:t>
      </w:r>
      <w:r w:rsidRPr="00574D85" w:rsidR="00574D85">
        <w:rPr>
          <w:rFonts w:ascii="Arial" w:eastAsia="Arial" w:hAnsi="Arial" w:cs="Arial"/>
          <w:color w:val="0070C0"/>
          <w:spacing w:val="-5"/>
          <w:sz w:val="22"/>
          <w:szCs w:val="22"/>
          <w:lang w:val="hu-HU" w:eastAsia="en-US" w:bidi="ar-SA"/>
        </w:rPr>
        <w:t>}</w:t>
      </w:r>
      <w:r w:rsidR="00574D85">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Születési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45"/>
          <w:sz w:val="22"/>
          <w:szCs w:val="22"/>
          <w:lang w:val="hu-HU" w:eastAsia="en-US" w:bidi="ar-SA"/>
        </w:rPr>
        <w:t xml:space="preserve"> </w:t>
      </w:r>
      <w:r w:rsidR="00574D85">
        <w:rPr>
          <w:rFonts w:ascii="Arial" w:eastAsia="Arial" w:hAnsi="Arial" w:cs="Arial"/>
          <w:spacing w:val="45"/>
          <w:sz w:val="22"/>
          <w:szCs w:val="22"/>
          <w:lang w:val="hu-HU" w:eastAsia="en-US" w:bidi="ar-SA"/>
        </w:rPr>
        <w:t xml:space="preserve"> </w:t>
      </w:r>
      <w:r w:rsidRPr="00574D85" w:rsidR="00574D85">
        <w:rPr>
          <w:rFonts w:ascii="Arial" w:eastAsia="Arial" w:hAnsi="Arial" w:cs="Arial"/>
          <w:color w:val="0070C0"/>
          <w:spacing w:val="45"/>
          <w:sz w:val="22"/>
          <w:szCs w:val="22"/>
          <w:lang w:val="hu-HU" w:eastAsia="en-US" w:bidi="ar-SA"/>
        </w:rPr>
        <w:t>{</w:t>
      </w:r>
      <w:r w:rsidR="00AC5E1D">
        <w:rPr>
          <w:rFonts w:ascii="Arial" w:eastAsia="Arial" w:hAnsi="Arial" w:cs="Arial"/>
          <w:color w:val="0070C0"/>
          <w:spacing w:val="45"/>
          <w:sz w:val="22"/>
          <w:szCs w:val="22"/>
          <w:lang w:val="hu-HU" w:eastAsia="en-US" w:bidi="ar-SA"/>
        </w:rPr>
        <w:t>d.</w:t>
      </w:r>
      <w:r w:rsidRPr="00574D85" w:rsidR="00574D85">
        <w:rPr>
          <w:rFonts w:ascii="Arial" w:eastAsia="Arial" w:hAnsi="Arial" w:cs="Arial"/>
          <w:color w:val="0070C0"/>
          <w:spacing w:val="-2"/>
          <w:sz w:val="22"/>
          <w:szCs w:val="22"/>
          <w:lang w:val="hu-HU" w:eastAsia="en-US" w:bidi="ar-SA"/>
        </w:rPr>
        <w:t>Project.SzuletesiNev</w:t>
      </w:r>
      <w:r w:rsidRPr="00574D85" w:rsidR="00574D85">
        <w:rPr>
          <w:rFonts w:ascii="Arial" w:eastAsia="Arial" w:hAnsi="Arial" w:cs="Arial"/>
          <w:color w:val="0070C0"/>
          <w:spacing w:val="-2"/>
          <w:sz w:val="22"/>
          <w:szCs w:val="22"/>
          <w:lang w:val="hu-HU" w:eastAsia="en-US" w:bidi="ar-SA"/>
        </w:rPr>
        <w:t>}</w:t>
      </w:r>
    </w:p>
    <w:p w:rsidR="003715FA" w:rsidRPr="00574D85">
      <w:pPr>
        <w:widowControl w:val="0"/>
        <w:tabs>
          <w:tab w:val="left" w:pos="4963"/>
        </w:tabs>
        <w:autoSpaceDE w:val="0"/>
        <w:autoSpaceDN w:val="0"/>
        <w:ind w:left="143"/>
        <w:rPr>
          <w:rFonts w:ascii="Arial" w:eastAsia="Arial" w:hAnsi="Arial" w:cs="Arial"/>
          <w:b/>
          <w:sz w:val="22"/>
          <w:szCs w:val="22"/>
          <w:lang w:val="hu-HU" w:eastAsia="en-US" w:bidi="ar-SA"/>
        </w:rPr>
      </w:pPr>
      <w:r>
        <w:rPr>
          <w:rFonts w:ascii="Arial" w:eastAsia="Arial" w:hAnsi="Arial" w:cs="Arial"/>
          <w:sz w:val="22"/>
          <w:szCs w:val="22"/>
          <w:lang w:val="hu-HU" w:eastAsia="en-US" w:bidi="ar-SA"/>
        </w:rPr>
        <w:t>Anyja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31"/>
          <w:sz w:val="22"/>
          <w:szCs w:val="22"/>
          <w:lang w:val="hu-HU" w:eastAsia="en-US" w:bidi="ar-SA"/>
        </w:rPr>
        <w:t xml:space="preserve"> </w:t>
      </w:r>
      <w:r w:rsidRPr="00574D85" w:rsidR="00574D85">
        <w:rPr>
          <w:rFonts w:ascii="Arial" w:eastAsia="Arial" w:hAnsi="Arial" w:cs="Arial"/>
          <w:color w:val="0070C0"/>
          <w:spacing w:val="31"/>
          <w:sz w:val="20"/>
          <w:szCs w:val="20"/>
          <w:lang w:val="hu-HU" w:eastAsia="en-US" w:bidi="ar-SA"/>
        </w:rPr>
        <w:t>{</w:t>
      </w:r>
      <w:r w:rsidR="00AC5E1D">
        <w:rPr>
          <w:rFonts w:ascii="Arial" w:eastAsia="Arial" w:hAnsi="Arial" w:cs="Arial"/>
          <w:color w:val="0070C0"/>
          <w:spacing w:val="31"/>
          <w:sz w:val="20"/>
          <w:szCs w:val="20"/>
          <w:lang w:val="hu-HU" w:eastAsia="en-US" w:bidi="ar-SA"/>
        </w:rPr>
        <w:t>d</w:t>
      </w:r>
      <w:r w:rsidR="00AC5E1D">
        <w:rPr>
          <w:rFonts w:ascii="Arial" w:eastAsia="Arial" w:hAnsi="Arial" w:cs="Arial"/>
          <w:color w:val="0070C0"/>
          <w:spacing w:val="31"/>
          <w:sz w:val="20"/>
          <w:szCs w:val="20"/>
          <w:lang w:val="hu-HU" w:eastAsia="en-US" w:bidi="ar-SA"/>
        </w:rPr>
        <w:t>.</w:t>
      </w:r>
      <w:r w:rsidRPr="00574D85" w:rsidR="00574D85">
        <w:rPr>
          <w:rFonts w:ascii="Arial" w:eastAsia="Arial" w:hAnsi="Arial" w:cs="Arial"/>
          <w:color w:val="0070C0"/>
          <w:spacing w:val="31"/>
          <w:sz w:val="10"/>
          <w:szCs w:val="10"/>
          <w:lang w:val="hu-HU" w:eastAsia="en-US" w:bidi="ar-SA"/>
        </w:rPr>
        <w:t>Project</w:t>
      </w:r>
      <w:r w:rsidRPr="00574D85" w:rsidR="00574D85">
        <w:rPr>
          <w:rFonts w:ascii="Arial" w:eastAsia="Arial" w:hAnsi="Arial" w:cs="Arial"/>
          <w:color w:val="0070C0"/>
          <w:spacing w:val="31"/>
          <w:sz w:val="10"/>
          <w:szCs w:val="10"/>
          <w:lang w:val="hu-HU" w:eastAsia="en-US" w:bidi="ar-SA"/>
        </w:rPr>
        <w:t>.AnyjaNeve</w:t>
      </w:r>
      <w:r w:rsidRPr="00574D85" w:rsidR="00574D85">
        <w:rPr>
          <w:rFonts w:ascii="Arial" w:eastAsia="Arial" w:hAnsi="Arial" w:cs="Arial"/>
          <w:color w:val="0070C0"/>
          <w:spacing w:val="31"/>
          <w:sz w:val="20"/>
          <w:szCs w:val="20"/>
          <w:lang w:val="hu-HU" w:eastAsia="en-US" w:bidi="ar-SA"/>
        </w:rPr>
        <w:t>}</w:t>
      </w:r>
      <w:r>
        <w:rPr>
          <w:rFonts w:ascii="Arial" w:eastAsia="Arial" w:hAnsi="Arial" w:cs="Arial"/>
          <w:sz w:val="22"/>
          <w:szCs w:val="22"/>
          <w:lang w:val="hu-HU" w:eastAsia="en-US" w:bidi="ar-SA"/>
        </w:rPr>
        <w:t>Születési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helye,</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ideje</w:t>
      </w:r>
      <w:r>
        <w:rPr>
          <w:rFonts w:ascii="Arial" w:eastAsia="Arial" w:hAnsi="Arial" w:cs="Arial"/>
          <w:sz w:val="22"/>
          <w:szCs w:val="22"/>
          <w:vertAlign w:val="superscript"/>
          <w:lang w:val="hu-HU" w:eastAsia="en-US" w:bidi="ar-SA"/>
        </w:rPr>
        <w:t>1</w:t>
      </w:r>
      <w:r w:rsidRPr="00574D85">
        <w:rPr>
          <w:rFonts w:ascii="Arial" w:eastAsia="Arial" w:hAnsi="Arial" w:cs="Arial"/>
          <w:color w:val="0070C0"/>
          <w:sz w:val="22"/>
          <w:szCs w:val="22"/>
          <w:lang w:val="hu-HU" w:eastAsia="en-US" w:bidi="ar-SA"/>
        </w:rPr>
        <w:t>:</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Project.SzuletesiHely</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Project.SzuletesiIdo</w:t>
      </w:r>
      <w:r w:rsidRPr="00574D85" w:rsidR="00574D85">
        <w:rPr>
          <w:rFonts w:ascii="Arial" w:eastAsia="Arial" w:hAnsi="Arial" w:cs="Arial"/>
          <w:color w:val="0070C0"/>
          <w:spacing w:val="32"/>
          <w:sz w:val="20"/>
          <w:szCs w:val="20"/>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Állandó</w:t>
      </w:r>
      <w:r>
        <w:rPr>
          <w:rFonts w:ascii="Arial" w:eastAsia="Arial" w:hAnsi="Arial" w:cs="Arial"/>
          <w:spacing w:val="55"/>
          <w:sz w:val="22"/>
          <w:szCs w:val="22"/>
          <w:lang w:val="hu-HU" w:eastAsia="en-US" w:bidi="ar-SA"/>
        </w:rPr>
        <w:t xml:space="preserve"> </w:t>
      </w:r>
      <w:r>
        <w:rPr>
          <w:rFonts w:ascii="Arial" w:eastAsia="Arial" w:hAnsi="Arial" w:cs="Arial"/>
          <w:sz w:val="22"/>
          <w:szCs w:val="22"/>
          <w:lang w:val="hu-HU" w:eastAsia="en-US" w:bidi="ar-SA"/>
        </w:rPr>
        <w:t>lakcíme</w:t>
      </w:r>
      <w:r>
        <w:rPr>
          <w:rFonts w:ascii="Arial" w:eastAsia="Arial" w:hAnsi="Arial" w:cs="Arial"/>
          <w:sz w:val="22"/>
          <w:szCs w:val="22"/>
          <w:vertAlign w:val="superscript"/>
          <w:lang w:val="hu-HU" w:eastAsia="en-US" w:bidi="ar-SA"/>
        </w:rPr>
        <w:t>1,</w:t>
      </w:r>
      <w:r>
        <w:rPr>
          <w:rFonts w:ascii="Arial" w:eastAsia="Arial" w:hAnsi="Arial" w:cs="Arial"/>
          <w:spacing w:val="12"/>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79"/>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9"/>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pacing w:val="57"/>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Telefonszáma</w:t>
      </w:r>
      <w:r>
        <w:rPr>
          <w:rFonts w:ascii="Arial" w:eastAsia="Arial" w:hAnsi="Arial" w:cs="Arial"/>
          <w:sz w:val="22"/>
          <w:szCs w:val="22"/>
          <w:vertAlign w:val="superscript"/>
          <w:lang w:val="hu-HU" w:eastAsia="en-US" w:bidi="ar-SA"/>
        </w:rPr>
        <w:t>3</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4"/>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Pr="004C6C63" w:rsidR="004C6C63">
        <w:rPr>
          <w:rFonts w:ascii="Arial" w:eastAsia="Arial" w:hAnsi="Arial" w:cs="Arial"/>
          <w:color w:val="0070C0"/>
          <w:sz w:val="26"/>
          <w:szCs w:val="26"/>
          <w:lang w:val="hu-HU" w:eastAsia="en-US" w:bidi="ar-SA"/>
        </w:rPr>
        <w:t>Person</w:t>
      </w:r>
      <w:r w:rsidRPr="004C6C63" w:rsidR="004C6C63">
        <w:rPr>
          <w:rFonts w:ascii="Arial" w:eastAsia="Arial" w:hAnsi="Arial" w:cs="Arial"/>
          <w:color w:val="0070C0"/>
          <w:sz w:val="26"/>
          <w:szCs w:val="26"/>
          <w:lang w:val="hu-HU" w:eastAsia="en-US" w:bidi="ar-SA"/>
        </w:rPr>
        <w:t>.Phone</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E-mail-címe</w:t>
      </w:r>
      <w:r>
        <w:rPr>
          <w:rFonts w:ascii="Arial" w:eastAsia="Arial" w:hAnsi="Arial" w:cs="Arial"/>
          <w:sz w:val="22"/>
          <w:szCs w:val="22"/>
          <w:vertAlign w:val="superscript"/>
          <w:lang w:val="hu-HU" w:eastAsia="en-US" w:bidi="ar-SA"/>
        </w:rPr>
        <w:t>3</w:t>
      </w:r>
      <w:r>
        <w:rPr>
          <w:rFonts w:ascii="Arial" w:eastAsia="Arial" w:hAnsi="Arial" w:cs="Arial"/>
          <w:spacing w:val="-11"/>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25"/>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4C6C63"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22"/>
          <w:szCs w:val="22"/>
          <w:lang w:val="hu-HU" w:eastAsia="en-US" w:bidi="ar-SA"/>
        </w:rPr>
        <w:t>E-mail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pacing w:val="-23"/>
          <w:sz w:val="22"/>
          <w:szCs w:val="22"/>
          <w:lang w:val="hu-HU" w:eastAsia="en-US" w:bidi="ar-SA"/>
        </w:rPr>
        <w:t xml:space="preserve"> </w:t>
      </w:r>
      <w:r>
        <w:rPr>
          <w:rFonts w:ascii="Arial" w:eastAsia="Arial" w:hAnsi="Arial" w:cs="Arial"/>
          <w:sz w:val="22"/>
          <w:szCs w:val="22"/>
          <w:lang w:val="hu-HU" w:eastAsia="en-US" w:bidi="ar-SA"/>
        </w:rPr>
        <w:t>e-számla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küldéséhez:</w:t>
      </w:r>
      <w:r>
        <w:rPr>
          <w:rFonts w:ascii="Arial" w:eastAsia="Arial" w:hAnsi="Arial" w:cs="Arial"/>
          <w:spacing w:val="53"/>
          <w:sz w:val="22"/>
          <w:szCs w:val="22"/>
          <w:lang w:val="hu-HU" w:eastAsia="en-US" w:bidi="ar-SA"/>
        </w:rPr>
        <w:t xml:space="preserve"> </w:t>
      </w:r>
      <w:r w:rsidRP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Pr>
          <w:rFonts w:ascii="Arial" w:eastAsia="Arial" w:hAnsi="Arial" w:cs="Arial"/>
          <w:color w:val="0070C0"/>
          <w:sz w:val="26"/>
          <w:szCs w:val="26"/>
          <w:lang w:val="hu-HU" w:eastAsia="en-US" w:bidi="ar-SA"/>
        </w:rPr>
        <w:t>}</w:t>
      </w:r>
      <w:r w:rsidRPr="004C6C63">
        <w:rPr>
          <w:rFonts w:ascii="Arial" w:eastAsia="Arial" w:hAnsi="Arial" w:cs="Arial"/>
          <w:color w:val="0070C0"/>
          <w:sz w:val="18"/>
          <w:szCs w:val="22"/>
          <w:lang w:val="hu-HU" w:eastAsia="en-US" w:bidi="ar-SA"/>
        </w:rPr>
        <w:t xml:space="preserve"> </w:t>
      </w:r>
    </w:p>
    <w:p w:rsidR="003715FA"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(amennyiben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megadja</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email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címét,</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azzal</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hozzájárul,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számláit</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elektronikus</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úton</w:t>
      </w:r>
      <w:r>
        <w:rPr>
          <w:rFonts w:ascii="Arial" w:eastAsia="Arial" w:hAnsi="Arial" w:cs="Arial"/>
          <w:spacing w:val="-12"/>
          <w:sz w:val="18"/>
          <w:szCs w:val="22"/>
          <w:lang w:val="hu-HU" w:eastAsia="en-US" w:bidi="ar-SA"/>
        </w:rPr>
        <w:t xml:space="preserve"> </w:t>
      </w:r>
      <w:r>
        <w:rPr>
          <w:rFonts w:ascii="Arial" w:eastAsia="Arial" w:hAnsi="Arial" w:cs="Arial"/>
          <w:spacing w:val="-2"/>
          <w:sz w:val="18"/>
          <w:szCs w:val="22"/>
          <w:lang w:val="hu-HU" w:eastAsia="en-US" w:bidi="ar-SA"/>
        </w:rPr>
        <w:t>küldjük)</w:t>
      </w:r>
    </w:p>
    <w:p w:rsidR="003715FA">
      <w:pPr>
        <w:widowControl w:val="0"/>
        <w:autoSpaceDE w:val="0"/>
        <w:autoSpaceDN w:val="0"/>
        <w:spacing w:before="48"/>
        <w:rPr>
          <w:rFonts w:ascii="Arial" w:eastAsia="Arial" w:hAnsi="Arial" w:cs="Arial"/>
          <w:sz w:val="18"/>
          <w:szCs w:val="22"/>
          <w:lang w:val="hu-HU" w:eastAsia="en-US" w:bidi="ar-SA"/>
        </w:rPr>
      </w:pPr>
    </w:p>
    <w:p w:rsidR="00A742BE" w:rsidP="00A742BE">
      <w:pPr>
        <w:widowControl w:val="0"/>
        <w:autoSpaceDE w:val="0"/>
        <w:autoSpaceDN w:val="0"/>
        <w:spacing w:line="252" w:lineRule="exact"/>
        <w:ind w:left="143"/>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Egyéni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vállalkozó</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adószáma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15"/>
          <w:sz w:val="22"/>
          <w:szCs w:val="22"/>
          <w:lang w:val="hu-HU" w:eastAsia="en-US" w:bidi="ar-SA"/>
        </w:rPr>
        <w:t xml:space="preserve"> </w:t>
      </w:r>
      <w:r w:rsidRPr="00A742BE">
        <w:rPr>
          <w:rFonts w:ascii="Arial" w:eastAsia="Arial" w:hAnsi="Arial" w:cs="Arial"/>
          <w:color w:val="0070C0"/>
          <w:spacing w:val="13"/>
          <w:sz w:val="18"/>
          <w:szCs w:val="18"/>
          <w:lang w:val="hu-HU" w:eastAsia="en-US" w:bidi="ar-SA"/>
        </w:rPr>
        <w:t>{</w:t>
      </w:r>
      <w:r w:rsidR="00AC5E1D">
        <w:rPr>
          <w:rFonts w:ascii="Arial" w:eastAsia="Arial" w:hAnsi="Arial" w:cs="Arial"/>
          <w:color w:val="0070C0"/>
          <w:spacing w:val="13"/>
          <w:sz w:val="18"/>
          <w:szCs w:val="18"/>
          <w:lang w:val="hu-HU" w:eastAsia="en-US" w:bidi="ar-SA"/>
        </w:rPr>
        <w:t>d</w:t>
      </w:r>
      <w:r w:rsidR="00AC5E1D">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r>
        <w:rPr>
          <w:rFonts w:ascii="Arial" w:eastAsia="Arial" w:hAnsi="Arial" w:cs="Arial"/>
          <w:spacing w:val="-34"/>
          <w:sz w:val="22"/>
          <w:szCs w:val="22"/>
          <w:lang w:val="hu-HU" w:eastAsia="en-US" w:bidi="ar-SA"/>
        </w:rPr>
        <w:t xml:space="preserve"> </w:t>
      </w:r>
      <w:r>
        <w:rPr>
          <w:rFonts w:ascii="Arial" w:eastAsia="Arial" w:hAnsi="Arial" w:cs="Arial"/>
          <w:sz w:val="22"/>
          <w:szCs w:val="22"/>
          <w:lang w:val="hu-HU" w:eastAsia="en-US" w:bidi="ar-SA"/>
        </w:rPr>
        <w:t>nyilvántartási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3715FA" w:rsidP="00A742BE">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(ha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helyen</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egyéni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vállalkozóként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üzleti</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tevékenységet</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végez)</w:t>
      </w:r>
    </w:p>
    <w:p w:rsidR="003715FA">
      <w:pPr>
        <w:widowControl w:val="0"/>
        <w:autoSpaceDE w:val="0"/>
        <w:autoSpaceDN w:val="0"/>
        <w:spacing w:before="36"/>
        <w:rPr>
          <w:rFonts w:ascii="Arial" w:eastAsia="Arial" w:hAnsi="Arial" w:cs="Arial"/>
          <w:sz w:val="18"/>
          <w:szCs w:val="22"/>
          <w:lang w:val="hu-HU" w:eastAsia="en-US" w:bidi="ar-SA"/>
        </w:rPr>
      </w:pPr>
    </w:p>
    <w:p w:rsidR="003715FA">
      <w:pPr>
        <w:pStyle w:val="Heading4"/>
        <w:keepNext w:val="0"/>
        <w:widowControl w:val="0"/>
        <w:numPr>
          <w:ilvl w:val="1"/>
          <w:numId w:val="15"/>
        </w:numPr>
        <w:tabs>
          <w:tab w:val="left" w:pos="710"/>
        </w:tabs>
        <w:autoSpaceDE w:val="0"/>
        <w:autoSpaceDN w:val="0"/>
        <w:ind w:left="710" w:hanging="567"/>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2"/>
          <w:sz w:val="22"/>
          <w:szCs w:val="22"/>
          <w:lang w:val="hu-HU" w:eastAsia="en-US" w:bidi="ar-SA"/>
        </w:rPr>
        <w:t xml:space="preserve"> személy</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Cég</w:t>
      </w:r>
      <w:r>
        <w:rPr>
          <w:rFonts w:ascii="Arial" w:eastAsia="Arial" w:hAnsi="Arial" w:cs="Arial"/>
          <w:spacing w:val="73"/>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1"/>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rPr>
          <w:rFonts w:ascii="Arial" w:eastAsia="Arial" w:hAnsi="Arial" w:cs="Arial"/>
          <w:color w:val="0070C0"/>
          <w:spacing w:val="-2"/>
          <w:sz w:val="22"/>
          <w:szCs w:val="22"/>
          <w:lang w:val="hu-HU" w:eastAsia="en-US" w:bidi="ar-SA"/>
        </w:rPr>
      </w:pPr>
      <w:r>
        <w:rPr>
          <w:rFonts w:ascii="Arial" w:eastAsia="Arial" w:hAnsi="Arial" w:cs="Arial"/>
          <w:sz w:val="22"/>
          <w:szCs w:val="22"/>
          <w:lang w:val="hu-HU" w:eastAsia="en-US" w:bidi="ar-SA"/>
        </w:rPr>
        <w:t>Székhely</w:t>
      </w:r>
      <w:r>
        <w:rPr>
          <w:rFonts w:ascii="Arial" w:eastAsia="Arial" w:hAnsi="Arial" w:cs="Arial"/>
          <w:spacing w:val="62"/>
          <w:w w:val="150"/>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8"/>
          <w:w w:val="150"/>
          <w:sz w:val="22"/>
          <w:szCs w:val="22"/>
          <w:lang w:val="hu-HU" w:eastAsia="en-US" w:bidi="ar-SA"/>
        </w:rPr>
        <w:t xml:space="preserve"> </w:t>
      </w:r>
    </w:p>
    <w:p w:rsidR="00A742BE" w:rsidP="00A742BE">
      <w:pPr>
        <w:widowControl w:val="0"/>
        <w:autoSpaceDE w:val="0"/>
        <w:autoSpaceDN w:val="0"/>
        <w:ind w:left="143"/>
        <w:rPr>
          <w:rFonts w:ascii="Arial" w:eastAsia="Arial" w:hAnsi="Arial" w:cs="Arial"/>
          <w:sz w:val="22"/>
          <w:szCs w:val="22"/>
          <w:lang w:val="hu-HU" w:eastAsia="en-US" w:bidi="ar-SA"/>
        </w:rPr>
      </w:pP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7"/>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z w:val="22"/>
          <w:szCs w:val="22"/>
          <w:lang w:val="hu-HU" w:eastAsia="en-US" w:bidi="ar-SA"/>
        </w:rPr>
        <w:t>:</w:t>
      </w:r>
      <w:r>
        <w:rPr>
          <w:rFonts w:ascii="Arial" w:eastAsia="Arial" w:hAnsi="Arial" w:cs="Arial"/>
          <w:spacing w:val="59"/>
          <w:w w:val="15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jc w:val="both"/>
        <w:rPr>
          <w:rFonts w:ascii="Arial" w:eastAsia="Arial" w:hAnsi="Arial" w:cs="Arial"/>
          <w:sz w:val="22"/>
          <w:szCs w:val="22"/>
          <w:lang w:val="hu-HU" w:eastAsia="en-US" w:bidi="ar-SA"/>
        </w:rPr>
      </w:pPr>
      <w:r>
        <w:rPr>
          <w:rFonts w:ascii="Arial" w:eastAsia="Arial" w:hAnsi="Arial" w:cs="Arial"/>
          <w:sz w:val="22"/>
          <w:szCs w:val="22"/>
          <w:lang w:val="hu-HU" w:eastAsia="en-US" w:bidi="ar-SA"/>
        </w:rPr>
        <w:t>Számlavezető pénzintézet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számlaszámuk</w:t>
      </w:r>
      <w:r>
        <w:rPr>
          <w:rFonts w:ascii="Arial" w:eastAsia="Arial" w:hAnsi="Arial" w:cs="Arial"/>
          <w:sz w:val="22"/>
          <w:szCs w:val="22"/>
          <w:lang w:val="hu-HU" w:eastAsia="en-US" w:bidi="ar-SA"/>
        </w:rPr>
        <w:t>:</w:t>
      </w:r>
      <w:r>
        <w:rPr>
          <w:rFonts w:ascii="Arial" w:eastAsia="Arial" w:hAnsi="Arial" w:cs="Arial"/>
          <w:spacing w:val="2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Adószáma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13"/>
          <w:sz w:val="22"/>
          <w:szCs w:val="22"/>
          <w:lang w:val="hu-HU" w:eastAsia="en-US" w:bidi="ar-SA"/>
        </w:rPr>
        <w:t xml:space="preserve"> </w:t>
      </w:r>
      <w:r w:rsidRPr="00A742BE">
        <w:rPr>
          <w:rFonts w:ascii="Arial" w:eastAsia="Arial" w:hAnsi="Arial" w:cs="Arial"/>
          <w:color w:val="0070C0"/>
          <w:spacing w:val="13"/>
          <w:sz w:val="22"/>
          <w:szCs w:val="22"/>
          <w:lang w:val="hu-HU" w:eastAsia="en-US" w:bidi="ar-SA"/>
        </w:rPr>
        <w:t>{</w:t>
      </w:r>
      <w:r w:rsidR="00AC5E1D">
        <w:rPr>
          <w:rFonts w:ascii="Arial" w:eastAsia="Arial" w:hAnsi="Arial" w:cs="Arial"/>
          <w:color w:val="0070C0"/>
          <w:spacing w:val="13"/>
          <w:sz w:val="22"/>
          <w:szCs w:val="22"/>
          <w:lang w:val="hu-HU" w:eastAsia="en-US" w:bidi="ar-SA"/>
        </w:rPr>
        <w:t>d</w:t>
      </w:r>
      <w:r w:rsidR="00AC5E1D">
        <w:rPr>
          <w:rFonts w:ascii="Arial" w:eastAsia="Arial" w:hAnsi="Arial" w:cs="Arial"/>
          <w:color w:val="0070C0"/>
          <w:spacing w:val="13"/>
          <w:sz w:val="22"/>
          <w:szCs w:val="22"/>
          <w:lang w:val="hu-HU" w:eastAsia="en-US" w:bidi="ar-SA"/>
        </w:rPr>
        <w:t>.</w:t>
      </w:r>
      <w:r w:rsidRPr="00A742BE">
        <w:rPr>
          <w:rFonts w:ascii="Arial" w:eastAsia="Arial" w:hAnsi="Arial" w:cs="Arial"/>
          <w:color w:val="0070C0"/>
          <w:spacing w:val="-2"/>
          <w:sz w:val="22"/>
          <w:szCs w:val="22"/>
          <w:lang w:val="hu-HU" w:eastAsia="en-US" w:bidi="ar-SA"/>
        </w:rPr>
        <w:t>Project</w:t>
      </w:r>
      <w:r w:rsidRPr="00A742BE">
        <w:rPr>
          <w:rFonts w:ascii="Arial" w:eastAsia="Arial" w:hAnsi="Arial" w:cs="Arial"/>
          <w:color w:val="0070C0"/>
          <w:spacing w:val="-2"/>
          <w:sz w:val="22"/>
          <w:szCs w:val="22"/>
          <w:lang w:val="hu-HU" w:eastAsia="en-US" w:bidi="ar-SA"/>
        </w:rPr>
        <w:t>.Adoszam</w:t>
      </w:r>
      <w:r w:rsidRPr="00A742BE">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t>Cégjegyzék</w:t>
      </w:r>
      <w:r w:rsidR="00C400B7">
        <w:rPr>
          <w:rFonts w:ascii="Arial" w:eastAsia="Arial" w:hAnsi="Arial" w:cs="Arial"/>
          <w:spacing w:val="-9"/>
          <w:sz w:val="22"/>
          <w:szCs w:val="22"/>
          <w:lang w:val="hu-HU" w:eastAsia="en-US" w:bidi="ar-SA"/>
        </w:rPr>
        <w:t xml:space="preserve"> </w:t>
      </w:r>
      <w:r w:rsidR="00C400B7">
        <w:rPr>
          <w:rFonts w:ascii="Arial" w:eastAsia="Arial" w:hAnsi="Arial" w:cs="Arial"/>
          <w:sz w:val="22"/>
          <w:szCs w:val="22"/>
          <w:lang w:val="hu-HU" w:eastAsia="en-US" w:bidi="ar-SA"/>
        </w:rPr>
        <w:t>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4"/>
          <w:sz w:val="22"/>
          <w:szCs w:val="22"/>
          <w:lang w:val="hu-HU" w:eastAsia="en-US" w:bidi="ar-SA"/>
        </w:rPr>
        <w:t xml:space="preserve"> </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 címe</w:t>
      </w:r>
      <w:r w:rsidR="00C400B7">
        <w:rPr>
          <w:rFonts w:ascii="Arial" w:eastAsia="Arial" w:hAnsi="Arial" w:cs="Arial"/>
          <w:spacing w:val="-17"/>
          <w:sz w:val="22"/>
          <w:szCs w:val="22"/>
          <w:lang w:val="hu-HU" w:eastAsia="en-US" w:bidi="ar-SA"/>
        </w:rPr>
        <w:t xml:space="preserve"> </w:t>
      </w:r>
      <w:r w:rsidR="00C400B7">
        <w:rPr>
          <w:rFonts w:ascii="Arial" w:eastAsia="Arial" w:hAnsi="Arial" w:cs="Arial"/>
          <w:sz w:val="22"/>
          <w:szCs w:val="22"/>
          <w:lang w:val="hu-HU" w:eastAsia="en-US" w:bidi="ar-SA"/>
        </w:rPr>
        <w:t>e-számla küldéséhez (kötelező adat)</w:t>
      </w:r>
      <w:r w:rsidR="00C400B7">
        <w:rPr>
          <w:rFonts w:ascii="Arial" w:eastAsia="Arial" w:hAnsi="Arial" w:cs="Arial"/>
          <w:sz w:val="22"/>
          <w:szCs w:val="22"/>
          <w:lang w:val="hu-HU" w:eastAsia="en-US" w:bidi="ar-SA"/>
        </w:rPr>
        <w:t>:</w:t>
      </w:r>
      <w:r w:rsidR="00C400B7">
        <w:rPr>
          <w:rFonts w:ascii="Arial" w:eastAsia="Arial" w:hAnsi="Arial" w:cs="Arial"/>
          <w:spacing w:val="40"/>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z w:val="22"/>
          <w:szCs w:val="22"/>
          <w:lang w:val="hu-HU" w:eastAsia="en-US" w:bidi="ar-SA"/>
        </w:rPr>
        <w:t xml:space="preserve">.................................................................... </w:t>
      </w:r>
      <w:r>
        <w:rPr>
          <w:rFonts w:ascii="Arial" w:eastAsia="Arial" w:hAnsi="Arial" w:cs="Arial"/>
          <w:sz w:val="22"/>
          <w:szCs w:val="22"/>
          <w:lang w:val="hu-HU" w:eastAsia="en-US" w:bidi="ar-SA"/>
        </w:rPr>
        <w:t xml:space="preserve"> </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tabs>
          <w:tab w:val="left" w:pos="4820"/>
        </w:tabs>
        <w:autoSpaceDE w:val="0"/>
        <w:autoSpaceDN w:val="0"/>
        <w:ind w:right="177"/>
        <w:rPr>
          <w:rFonts w:ascii="Arial" w:eastAsia="Arial" w:hAnsi="Arial" w:cs="Arial"/>
          <w:spacing w:val="-2"/>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Kapcsolattartó</w:t>
      </w:r>
      <w:r w:rsidR="00C400B7">
        <w:rPr>
          <w:rFonts w:ascii="Arial" w:eastAsia="Arial" w:hAnsi="Arial" w:cs="Arial"/>
          <w:spacing w:val="32"/>
          <w:sz w:val="22"/>
          <w:szCs w:val="22"/>
          <w:lang w:val="hu-HU" w:eastAsia="en-US" w:bidi="ar-SA"/>
        </w:rPr>
        <w:t xml:space="preserve"> </w:t>
      </w:r>
      <w:r w:rsidR="00C400B7">
        <w:rPr>
          <w:rFonts w:ascii="Arial" w:eastAsia="Arial" w:hAnsi="Arial" w:cs="Arial"/>
          <w:sz w:val="22"/>
          <w:szCs w:val="22"/>
          <w:lang w:val="hu-HU" w:eastAsia="en-US" w:bidi="ar-SA"/>
        </w:rPr>
        <w:t>neve</w:t>
      </w:r>
      <w:r w:rsidR="00C400B7">
        <w:rPr>
          <w:rFonts w:ascii="Arial" w:eastAsia="Arial" w:hAnsi="Arial" w:cs="Arial"/>
          <w:sz w:val="22"/>
          <w:szCs w:val="22"/>
          <w:vertAlign w:val="superscript"/>
          <w:lang w:val="hu-HU" w:eastAsia="en-US" w:bidi="ar-SA"/>
        </w:rPr>
        <w:t>1a,</w:t>
      </w:r>
      <w:r w:rsidR="00C400B7">
        <w:rPr>
          <w:rFonts w:ascii="Arial" w:eastAsia="Arial" w:hAnsi="Arial" w:cs="Arial"/>
          <w:sz w:val="22"/>
          <w:szCs w:val="22"/>
          <w:lang w:val="hu-HU" w:eastAsia="en-US" w:bidi="ar-SA"/>
        </w:rPr>
        <w:t xml:space="preserve"> </w:t>
      </w:r>
      <w:r w:rsidR="00C400B7">
        <w:rPr>
          <w:rFonts w:ascii="Arial" w:eastAsia="Arial" w:hAnsi="Arial" w:cs="Arial"/>
          <w:sz w:val="22"/>
          <w:szCs w:val="22"/>
          <w:vertAlign w:val="superscript"/>
          <w:lang w:val="hu-HU" w:eastAsia="en-US" w:bidi="ar-SA"/>
        </w:rPr>
        <w:t>2,</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69"/>
          <w:w w:val="150"/>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autoSpaceDE w:val="0"/>
        <w:autoSpaceDN w:val="0"/>
        <w:spacing w:before="1"/>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Értesítési</w:t>
      </w:r>
      <w:r w:rsidR="00C400B7">
        <w:rPr>
          <w:rFonts w:ascii="Arial" w:eastAsia="Arial" w:hAnsi="Arial" w:cs="Arial"/>
          <w:spacing w:val="-8"/>
          <w:sz w:val="22"/>
          <w:szCs w:val="22"/>
          <w:lang w:val="hu-HU" w:eastAsia="en-US" w:bidi="ar-SA"/>
        </w:rPr>
        <w:t xml:space="preserve"> </w:t>
      </w:r>
      <w:r w:rsidR="00C400B7">
        <w:rPr>
          <w:rFonts w:ascii="Arial" w:eastAsia="Arial" w:hAnsi="Arial" w:cs="Arial"/>
          <w:sz w:val="22"/>
          <w:szCs w:val="22"/>
          <w:lang w:val="hu-HU" w:eastAsia="en-US" w:bidi="ar-SA"/>
        </w:rPr>
        <w:t>címe</w:t>
      </w:r>
      <w:r w:rsidR="00C400B7">
        <w:rPr>
          <w:rFonts w:ascii="Arial" w:eastAsia="Arial" w:hAnsi="Arial" w:cs="Arial"/>
          <w:sz w:val="22"/>
          <w:szCs w:val="22"/>
          <w:vertAlign w:val="superscript"/>
          <w:lang w:val="hu-HU" w:eastAsia="en-US" w:bidi="ar-SA"/>
        </w:rPr>
        <w:t>1</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eltér</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székhely</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levelezési</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címtől)</w:t>
      </w:r>
      <w:r w:rsidR="00C400B7">
        <w:rPr>
          <w:rFonts w:ascii="Arial" w:eastAsia="Arial" w:hAnsi="Arial" w:cs="Arial"/>
          <w:sz w:val="22"/>
          <w:szCs w:val="22"/>
          <w:lang w:val="hu-HU" w:eastAsia="en-US" w:bidi="ar-SA"/>
        </w:rPr>
        <w:t>:</w:t>
      </w:r>
      <w:r w:rsidR="00C400B7">
        <w:rPr>
          <w:rFonts w:ascii="Arial" w:eastAsia="Arial" w:hAnsi="Arial" w:cs="Arial"/>
          <w:spacing w:val="34"/>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Telefonszáma</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38"/>
          <w:sz w:val="22"/>
          <w:szCs w:val="22"/>
          <w:lang w:val="hu-HU" w:eastAsia="en-US" w:bidi="ar-SA"/>
        </w:rPr>
        <w:t xml:space="preserve"> </w:t>
      </w:r>
    </w:p>
    <w:p w:rsidR="003715FA">
      <w:pPr>
        <w:widowControl w:val="0"/>
        <w:autoSpaceDE w:val="0"/>
        <w:autoSpaceDN w:val="0"/>
        <w:rPr>
          <w:rFonts w:ascii="Arial" w:eastAsia="Arial" w:hAnsi="Arial" w:cs="Arial"/>
          <w:sz w:val="22"/>
          <w:szCs w:val="22"/>
          <w:lang w:val="hu-HU" w:eastAsia="en-US" w:bidi="ar-SA"/>
        </w:rPr>
      </w:pPr>
    </w:p>
    <w:p w:rsidR="00997166" w:rsidP="00997166">
      <w:pPr>
        <w:widowControl w:val="0"/>
        <w:autoSpaceDE w:val="0"/>
        <w:autoSpaceDN w:val="0"/>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E-mail-címe</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71"/>
          <w:sz w:val="22"/>
          <w:szCs w:val="22"/>
          <w:lang w:val="hu-HU" w:eastAsia="en-US" w:bidi="ar-SA"/>
        </w:rPr>
        <w:t xml:space="preserve"> </w:t>
      </w:r>
      <w:r>
        <w:rPr>
          <w:rFonts w:ascii="Arial" w:eastAsia="Arial" w:hAnsi="Arial" w:cs="Arial"/>
          <w:color w:val="0070C0"/>
          <w:sz w:val="26"/>
          <w:szCs w:val="26"/>
          <w:lang w:val="hu-HU" w:eastAsia="en-US" w:bidi="ar-SA"/>
        </w:rPr>
        <w:t xml:space="preserve">                                                             </w:t>
      </w:r>
    </w:p>
    <w:p w:rsidR="00997166" w:rsidP="00997166">
      <w:pPr>
        <w:widowControl w:val="0"/>
        <w:autoSpaceDE w:val="0"/>
        <w:autoSpaceDN w:val="0"/>
        <w:rPr>
          <w:rFonts w:ascii="Arial" w:eastAsia="Arial" w:hAnsi="Arial" w:cs="Arial"/>
          <w:color w:val="0070C0"/>
          <w:sz w:val="26"/>
          <w:szCs w:val="26"/>
          <w:lang w:val="hu-HU" w:eastAsia="en-US" w:bidi="ar-SA"/>
        </w:rPr>
      </w:pPr>
    </w:p>
    <w:p w:rsidR="003715FA" w:rsidP="00997166">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Felhasználási</w:t>
      </w:r>
      <w:r>
        <w:rPr>
          <w:rFonts w:ascii="Arial" w:eastAsia="Arial" w:hAnsi="Arial" w:cs="Arial"/>
          <w:spacing w:val="-15"/>
          <w:sz w:val="22"/>
          <w:szCs w:val="22"/>
          <w:lang w:val="hu-HU" w:eastAsia="en-US" w:bidi="ar-SA"/>
        </w:rPr>
        <w:t xml:space="preserve"> </w:t>
      </w:r>
      <w:r>
        <w:rPr>
          <w:rFonts w:ascii="Arial" w:eastAsia="Arial" w:hAnsi="Arial" w:cs="Arial"/>
          <w:sz w:val="22"/>
          <w:szCs w:val="22"/>
          <w:lang w:val="hu-HU" w:eastAsia="en-US" w:bidi="ar-SA"/>
        </w:rPr>
        <w:t>hely</w:t>
      </w:r>
      <w:r>
        <w:rPr>
          <w:rFonts w:ascii="Arial" w:eastAsia="Arial" w:hAnsi="Arial" w:cs="Arial"/>
          <w:spacing w:val="-11"/>
          <w:sz w:val="22"/>
          <w:szCs w:val="22"/>
          <w:lang w:val="hu-HU" w:eastAsia="en-US" w:bidi="ar-SA"/>
        </w:rPr>
        <w:t xml:space="preserve"> </w:t>
      </w:r>
      <w:r>
        <w:rPr>
          <w:rFonts w:ascii="Arial" w:eastAsia="Arial" w:hAnsi="Arial" w:cs="Arial"/>
          <w:spacing w:val="-2"/>
          <w:sz w:val="22"/>
          <w:szCs w:val="22"/>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pacing w:val="-4"/>
          <w:sz w:val="22"/>
          <w:szCs w:val="22"/>
          <w:lang w:val="hu-HU" w:eastAsia="en-US" w:bidi="ar-SA"/>
        </w:rPr>
        <w:t>Címe</w:t>
      </w:r>
    </w:p>
    <w:p w:rsidR="003715FA">
      <w:pPr>
        <w:widowControl w:val="0"/>
        <w:autoSpaceDE w:val="0"/>
        <w:autoSpaceDN w:val="0"/>
        <w:spacing w:before="29"/>
        <w:rPr>
          <w:rFonts w:ascii="Arial" w:eastAsia="Arial" w:hAnsi="Arial" w:cs="Arial"/>
          <w:b/>
          <w:sz w:val="22"/>
          <w:szCs w:val="22"/>
          <w:lang w:val="hu-HU" w:eastAsia="en-US" w:bidi="ar-SA"/>
        </w:rPr>
      </w:pPr>
    </w:p>
    <w:p w:rsidR="003715FA" w:rsidRPr="00153C36" w:rsidP="00623D59">
      <w:pPr>
        <w:widowControl w:val="0"/>
        <w:tabs>
          <w:tab w:val="left" w:pos="4029"/>
          <w:tab w:val="left" w:pos="8711"/>
        </w:tabs>
        <w:autoSpaceDE w:val="0"/>
        <w:autoSpaceDN w:val="0"/>
        <w:spacing w:before="1" w:line="252" w:lineRule="exact"/>
        <w:rPr>
          <w:rFonts w:ascii="Arial" w:eastAsia="Arial" w:hAnsi="Arial" w:cs="Arial"/>
          <w:color w:val="0070C0"/>
          <w:sz w:val="22"/>
          <w:szCs w:val="22"/>
          <w:lang w:val="hu-HU" w:eastAsia="en-US" w:bidi="ar-SA"/>
        </w:rPr>
      </w:pPr>
      <w:r w:rsidRPr="00153C36">
        <w:rPr>
          <w:rFonts w:ascii="Arial" w:eastAsia="Arial" w:hAnsi="Arial" w:cs="Arial"/>
          <w:b/>
          <w:color w:val="0070C0"/>
          <w:spacing w:val="-2"/>
          <w:sz w:val="22"/>
          <w:szCs w:val="22"/>
          <w:lang w:val="hu-HU" w:eastAsia="en-US" w:bidi="ar-SA"/>
        </w:rPr>
        <w:t>{</w:t>
      </w:r>
      <w:r w:rsidR="00AC5E1D">
        <w:rPr>
          <w:rFonts w:ascii="Arial" w:eastAsia="Arial" w:hAnsi="Arial" w:cs="Arial"/>
          <w:b/>
          <w:color w:val="0070C0"/>
          <w:spacing w:val="-2"/>
          <w:sz w:val="22"/>
          <w:szCs w:val="22"/>
          <w:lang w:val="hu-HU" w:eastAsia="en-US" w:bidi="ar-SA"/>
        </w:rPr>
        <w:t>d</w:t>
      </w:r>
      <w:r w:rsidR="00AC5E1D">
        <w:rPr>
          <w:rFonts w:ascii="Arial" w:eastAsia="Arial" w:hAnsi="Arial" w:cs="Arial"/>
          <w:b/>
          <w:color w:val="0070C0"/>
          <w:spacing w:val="-2"/>
          <w:sz w:val="22"/>
          <w:szCs w:val="22"/>
          <w:lang w:val="hu-HU" w:eastAsia="en-US" w:bidi="ar-SA"/>
        </w:rPr>
        <w:t>.</w:t>
      </w:r>
      <w:r w:rsidRPr="00153C36">
        <w:rPr>
          <w:rFonts w:ascii="Arial" w:eastAsia="Arial" w:hAnsi="Arial" w:cs="Arial"/>
          <w:color w:val="0070C0"/>
          <w:spacing w:val="-2"/>
          <w:sz w:val="8"/>
          <w:szCs w:val="8"/>
          <w:lang w:val="hu-HU" w:eastAsia="en-US" w:bidi="ar-SA"/>
        </w:rPr>
        <w:t>Project</w:t>
      </w:r>
      <w:r w:rsidRPr="00153C36">
        <w:rPr>
          <w:rFonts w:ascii="Arial" w:eastAsia="Arial" w:hAnsi="Arial" w:cs="Arial"/>
          <w:color w:val="0070C0"/>
          <w:spacing w:val="-2"/>
          <w:sz w:val="8"/>
          <w:szCs w:val="8"/>
          <w:lang w:val="hu-HU" w:eastAsia="en-US" w:bidi="ar-SA"/>
        </w:rPr>
        <w:t>.IranyitoSzam</w:t>
      </w:r>
      <w:r w:rsidRPr="00153C36">
        <w:rPr>
          <w:rFonts w:ascii="Arial" w:eastAsia="Arial" w:hAnsi="Arial" w:cs="Arial"/>
          <w:color w:val="0070C0"/>
          <w:spacing w:val="-2"/>
          <w:sz w:val="22"/>
          <w:szCs w:val="22"/>
          <w:lang w:val="hu-HU" w:eastAsia="en-US" w:bidi="ar-SA"/>
        </w:rPr>
        <w:t xml:space="preserve">}           </w:t>
      </w:r>
      <w:r w:rsidR="00B0665F">
        <w:rPr>
          <w:rFonts w:ascii="Arial" w:eastAsia="Arial" w:hAnsi="Arial" w:cs="Arial"/>
          <w:color w:val="0070C0"/>
          <w:spacing w:val="-2"/>
          <w:sz w:val="22"/>
          <w:szCs w:val="22"/>
          <w:lang w:val="hu-HU" w:eastAsia="en-US" w:bidi="ar-SA"/>
        </w:rPr>
        <w:t xml:space="preserve">        </w:t>
      </w:r>
      <w:r w:rsidRPr="00153C36">
        <w:rPr>
          <w:rFonts w:ascii="Arial" w:eastAsia="Arial" w:hAnsi="Arial" w:cs="Arial"/>
          <w:color w:val="0070C0"/>
          <w:spacing w:val="-2"/>
          <w:sz w:val="22"/>
          <w:szCs w:val="22"/>
          <w:lang w:val="hu-HU" w:eastAsia="en-US" w:bidi="ar-SA"/>
        </w:rPr>
        <w:t xml:space="preserve">  {</w:t>
      </w:r>
      <w:r w:rsidR="00AC5E1D">
        <w:rPr>
          <w:rFonts w:ascii="Arial" w:eastAsia="Arial" w:hAnsi="Arial" w:cs="Arial"/>
          <w:color w:val="0070C0"/>
          <w:spacing w:val="-2"/>
          <w:sz w:val="22"/>
          <w:szCs w:val="22"/>
          <w:lang w:val="hu-HU" w:eastAsia="en-US" w:bidi="ar-SA"/>
        </w:rPr>
        <w:t>d.</w:t>
      </w:r>
      <w:r w:rsidRPr="00153C36">
        <w:rPr>
          <w:rFonts w:ascii="Arial" w:eastAsia="Arial" w:hAnsi="Arial" w:cs="Arial"/>
          <w:color w:val="0070C0"/>
          <w:spacing w:val="-2"/>
          <w:sz w:val="22"/>
          <w:szCs w:val="22"/>
          <w:lang w:val="hu-HU" w:eastAsia="en-US" w:bidi="ar-SA"/>
        </w:rPr>
        <w:t>Project.Varos</w:t>
      </w:r>
      <w:r w:rsidRPr="00153C36">
        <w:rPr>
          <w:rFonts w:ascii="Arial" w:eastAsia="Arial" w:hAnsi="Arial" w:cs="Arial"/>
          <w:color w:val="0070C0"/>
          <w:spacing w:val="-2"/>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Pr>
          <w:rFonts w:ascii="Arial" w:eastAsia="Arial" w:hAnsi="Arial" w:cs="Arial"/>
          <w:color w:val="0070C0"/>
          <w:sz w:val="22"/>
          <w:szCs w:val="22"/>
          <w:lang w:val="hu-HU" w:eastAsia="en-US" w:bidi="ar-SA"/>
        </w:rPr>
        <w:t xml:space="preserve">        {</w:t>
      </w:r>
      <w:r w:rsidR="00AC5E1D">
        <w:rPr>
          <w:rFonts w:ascii="Arial" w:eastAsia="Arial" w:hAnsi="Arial" w:cs="Arial"/>
          <w:color w:val="0070C0"/>
          <w:sz w:val="22"/>
          <w:szCs w:val="22"/>
          <w:lang w:val="hu-HU" w:eastAsia="en-US" w:bidi="ar-SA"/>
        </w:rPr>
        <w:t>d.</w:t>
      </w:r>
      <w:r w:rsidRPr="00153C36">
        <w:rPr>
          <w:rFonts w:ascii="Arial" w:eastAsia="Arial" w:hAnsi="Arial" w:cs="Arial"/>
          <w:color w:val="0070C0"/>
          <w:sz w:val="22"/>
          <w:szCs w:val="22"/>
          <w:lang w:val="hu-HU" w:eastAsia="en-US" w:bidi="ar-SA"/>
        </w:rPr>
        <w:t>Project.Utca</w:t>
      </w:r>
      <w:r w:rsidRPr="00153C36">
        <w:rPr>
          <w:rFonts w:ascii="Arial" w:eastAsia="Arial" w:hAnsi="Arial" w:cs="Arial"/>
          <w:color w:val="0070C0"/>
          <w:sz w:val="22"/>
          <w:szCs w:val="22"/>
          <w:lang w:val="hu-HU" w:eastAsia="en-US" w:bidi="ar-SA"/>
        </w:rPr>
        <w:t>}</w:t>
      </w:r>
      <w:r w:rsidRPr="00153C36" w:rsidR="00C400B7">
        <w:rPr>
          <w:rFonts w:ascii="Arial" w:eastAsia="Arial" w:hAnsi="Arial" w:cs="Arial"/>
          <w:color w:val="0070C0"/>
          <w:spacing w:val="46"/>
          <w:sz w:val="22"/>
          <w:szCs w:val="22"/>
          <w:lang w:val="hu-HU" w:eastAsia="en-US" w:bidi="ar-SA"/>
        </w:rPr>
        <w:t xml:space="preserve">  </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Project.Hazszam</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Project.EmeletAjto</w:t>
      </w:r>
      <w:r w:rsidRPr="00153C36">
        <w:rPr>
          <w:rFonts w:ascii="Arial" w:eastAsia="Arial" w:hAnsi="Arial" w:cs="Arial"/>
          <w:color w:val="0070C0"/>
          <w:spacing w:val="46"/>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sidR="00C400B7">
        <w:rPr>
          <w:rFonts w:ascii="Arial" w:eastAsia="Arial" w:hAnsi="Arial" w:cs="Arial"/>
          <w:color w:val="0070C0"/>
          <w:spacing w:val="-2"/>
          <w:sz w:val="22"/>
          <w:szCs w:val="22"/>
          <w:lang w:val="hu-HU" w:eastAsia="en-US" w:bidi="ar-SA"/>
        </w:rPr>
        <w:t>...</w:t>
      </w:r>
    </w:p>
    <w:p w:rsidR="003715FA" w:rsidP="00623D59">
      <w:pPr>
        <w:widowControl w:val="0"/>
        <w:tabs>
          <w:tab w:val="left" w:pos="2220"/>
          <w:tab w:val="left" w:pos="4757"/>
          <w:tab w:val="left" w:pos="6793"/>
          <w:tab w:val="left" w:pos="8838"/>
        </w:tabs>
        <w:autoSpaceDE w:val="0"/>
        <w:autoSpaceDN w:val="0"/>
        <w:spacing w:line="252" w:lineRule="exact"/>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Irsz</w:t>
      </w:r>
      <w:r>
        <w:rPr>
          <w:rFonts w:ascii="Arial" w:eastAsia="Arial" w:hAnsi="Arial" w:cs="Arial"/>
          <w:spacing w:val="-2"/>
          <w:sz w:val="22"/>
          <w:szCs w:val="22"/>
          <w:lang w:val="hu-HU" w:eastAsia="en-US" w:bidi="ar-SA"/>
        </w:rPr>
        <w:t>.</w:t>
      </w:r>
      <w:r w:rsidR="00623D59">
        <w:rPr>
          <w:rFonts w:ascii="Arial" w:eastAsia="Arial" w:hAnsi="Arial" w:cs="Arial"/>
          <w:sz w:val="22"/>
          <w:szCs w:val="22"/>
          <w:lang w:val="hu-HU" w:eastAsia="en-US" w:bidi="ar-SA"/>
        </w:rPr>
        <w:t xml:space="preserve">         </w:t>
      </w:r>
      <w:r w:rsidR="00623D59">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Település</w:t>
      </w:r>
      <w:r>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út/utca/</w:t>
      </w:r>
      <w:r>
        <w:rPr>
          <w:rFonts w:ascii="Arial" w:eastAsia="Arial" w:hAnsi="Arial" w:cs="Arial"/>
          <w:spacing w:val="-2"/>
          <w:sz w:val="22"/>
          <w:szCs w:val="22"/>
          <w:lang w:val="hu-HU" w:eastAsia="en-US" w:bidi="ar-SA"/>
        </w:rPr>
        <w:t>tér</w:t>
      </w:r>
      <w:r w:rsidR="00623D59">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házszám</w:t>
      </w:r>
      <w:r>
        <w:rPr>
          <w:rFonts w:ascii="Arial" w:eastAsia="Arial" w:hAnsi="Arial" w:cs="Arial"/>
          <w:spacing w:val="71"/>
          <w:w w:val="150"/>
          <w:sz w:val="22"/>
          <w:szCs w:val="22"/>
          <w:lang w:val="hu-HU" w:eastAsia="en-US" w:bidi="ar-SA"/>
        </w:rPr>
        <w:t xml:space="preserve"> </w:t>
      </w:r>
      <w:r>
        <w:rPr>
          <w:rFonts w:ascii="Arial" w:eastAsia="Arial" w:hAnsi="Arial" w:cs="Arial"/>
          <w:spacing w:val="-2"/>
          <w:sz w:val="22"/>
          <w:szCs w:val="22"/>
          <w:lang w:val="hu-HU" w:eastAsia="en-US" w:bidi="ar-SA"/>
        </w:rPr>
        <w:t>em./fsz.</w:t>
      </w:r>
      <w:r w:rsidR="00623D59">
        <w:rPr>
          <w:rFonts w:ascii="Arial" w:eastAsia="Arial" w:hAnsi="Arial" w:cs="Arial"/>
          <w:spacing w:val="-2"/>
          <w:sz w:val="22"/>
          <w:szCs w:val="22"/>
          <w:lang w:val="hu-HU" w:eastAsia="en-US" w:bidi="ar-SA"/>
        </w:rPr>
        <w:t xml:space="preserve">            </w:t>
      </w:r>
      <w:r>
        <w:rPr>
          <w:rFonts w:ascii="Arial" w:eastAsia="Arial" w:hAnsi="Arial" w:cs="Arial"/>
          <w:spacing w:val="-2"/>
          <w:sz w:val="22"/>
          <w:szCs w:val="22"/>
          <w:lang w:val="hu-HU" w:eastAsia="en-US" w:bidi="ar-SA"/>
        </w:rPr>
        <w:t>hrsz</w:t>
      </w:r>
      <w:r>
        <w:rPr>
          <w:rFonts w:ascii="Arial" w:eastAsia="Arial" w:hAnsi="Arial" w:cs="Arial"/>
          <w:spacing w:val="-2"/>
          <w:sz w:val="22"/>
          <w:szCs w:val="22"/>
          <w:lang w:val="hu-HU" w:eastAsia="en-US" w:bidi="ar-SA"/>
        </w:rPr>
        <w:t>.</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Felhasználási</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hely</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rendeltetése</w:t>
      </w:r>
    </w:p>
    <w:p w:rsidR="003715FA">
      <w:pPr>
        <w:widowControl w:val="0"/>
        <w:autoSpaceDE w:val="0"/>
        <w:autoSpaceDN w:val="0"/>
        <w:spacing w:before="2"/>
        <w:rPr>
          <w:rFonts w:ascii="Arial" w:eastAsia="Arial" w:hAnsi="Arial" w:cs="Arial"/>
          <w:b/>
          <w:sz w:val="7"/>
          <w:szCs w:val="22"/>
          <w:lang w:val="hu-HU" w:eastAsia="en-US" w:bidi="ar-SA"/>
        </w:rPr>
      </w:pPr>
    </w:p>
    <w:tbl>
      <w:tblPr>
        <w:tblStyle w:val="TableNormal00"/>
        <w:tblW w:w="0" w:type="auto"/>
        <w:tblInd w:w="101" w:type="dxa"/>
        <w:tblLayout w:type="fixed"/>
        <w:tblLook w:val="01E0"/>
      </w:tblPr>
      <w:tblGrid>
        <w:gridCol w:w="2702"/>
        <w:gridCol w:w="2916"/>
        <w:gridCol w:w="2307"/>
      </w:tblGrid>
      <w:tr>
        <w:tblPrEx>
          <w:tblW w:w="0" w:type="auto"/>
          <w:tblInd w:w="101" w:type="dxa"/>
          <w:tblLayout w:type="fixed"/>
          <w:tblLook w:val="01E0"/>
        </w:tblPrEx>
        <w:trPr>
          <w:trHeight w:val="266"/>
        </w:trPr>
        <w:tc>
          <w:tcPr>
            <w:tcW w:w="2702" w:type="dxa"/>
          </w:tcPr>
          <w:p w:rsidR="003715FA" w:rsidP="009A2079">
            <w:pPr>
              <w:tabs>
                <w:tab w:val="left" w:pos="320"/>
              </w:tabs>
              <w:spacing w:line="246" w:lineRule="exact"/>
              <w:ind w:left="49"/>
              <w:rPr>
                <w:rFonts w:ascii="Arial" w:eastAsia="Arial" w:hAnsi="Arial" w:cs="Arial"/>
                <w:lang w:val="hu-HU" w:bidi="ar-SA"/>
              </w:rPr>
            </w:pPr>
            <w:r>
              <w:rPr>
                <w:rFonts w:ascii="Arial" w:eastAsia="Arial" w:hAnsi="Arial" w:cs="Arial"/>
                <w:lang w:val="hu-HU" w:bidi="ar-SA"/>
              </w:rPr>
              <w:t>{d.Project.RendeltetesLakasHaz}</w:t>
            </w:r>
            <w:r w:rsidR="00C400B7">
              <w:rPr>
                <w:rFonts w:ascii="Arial" w:eastAsia="Arial" w:hAnsi="Arial" w:cs="Arial"/>
                <w:lang w:val="hu-HU" w:bidi="ar-SA"/>
              </w:rPr>
              <w:t>Lakás</w:t>
            </w:r>
            <w:r w:rsidR="00C400B7">
              <w:rPr>
                <w:rFonts w:ascii="Arial" w:eastAsia="Arial" w:hAnsi="Arial" w:cs="Arial"/>
                <w:spacing w:val="-3"/>
                <w:lang w:val="hu-HU" w:bidi="ar-SA"/>
              </w:rPr>
              <w:t xml:space="preserve"> </w:t>
            </w:r>
            <w:r w:rsidR="00C400B7">
              <w:rPr>
                <w:rFonts w:ascii="Arial" w:eastAsia="Arial" w:hAnsi="Arial" w:cs="Arial"/>
                <w:lang w:val="hu-HU" w:bidi="ar-SA"/>
              </w:rPr>
              <w:t>/</w:t>
            </w:r>
            <w:r w:rsidR="00C400B7">
              <w:rPr>
                <w:rFonts w:ascii="Arial" w:eastAsia="Arial" w:hAnsi="Arial" w:cs="Arial"/>
                <w:spacing w:val="1"/>
                <w:lang w:val="hu-HU" w:bidi="ar-SA"/>
              </w:rPr>
              <w:t xml:space="preserve"> </w:t>
            </w:r>
            <w:r w:rsidR="00C400B7">
              <w:rPr>
                <w:rFonts w:ascii="Arial" w:eastAsia="Arial" w:hAnsi="Arial" w:cs="Arial"/>
                <w:spacing w:val="-5"/>
                <w:lang w:val="hu-HU" w:bidi="ar-SA"/>
              </w:rPr>
              <w:t>ház</w:t>
            </w:r>
          </w:p>
        </w:tc>
        <w:tc>
          <w:tcPr>
            <w:tcW w:w="2916" w:type="dxa"/>
          </w:tcPr>
          <w:p w:rsidR="003715FA">
            <w:pPr>
              <w:numPr>
                <w:ilvl w:val="0"/>
                <w:numId w:val="16"/>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{d.Project.RendeltetesIrodaUzletRendelo}Iroda</w:t>
            </w:r>
            <w:r>
              <w:rPr>
                <w:rFonts w:ascii="Arial" w:eastAsia="Arial" w:hAnsi="Arial" w:cs="Arial"/>
                <w:spacing w:val="-4"/>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lang w:val="hu-HU" w:bidi="ar-SA"/>
              </w:rPr>
              <w:t>üzlet</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rendelő</w:t>
            </w:r>
          </w:p>
        </w:tc>
        <w:tc>
          <w:tcPr>
            <w:tcW w:w="2307" w:type="dxa"/>
          </w:tcPr>
          <w:p w:rsidR="003715FA">
            <w:pPr>
              <w:numPr>
                <w:ilvl w:val="0"/>
                <w:numId w:val="17"/>
              </w:numPr>
              <w:tabs>
                <w:tab w:val="left" w:pos="386"/>
              </w:tabs>
              <w:spacing w:line="246" w:lineRule="exact"/>
              <w:ind w:left="386" w:hanging="282"/>
              <w:rPr>
                <w:rFonts w:ascii="Arial" w:eastAsia="Arial" w:hAnsi="Arial" w:cs="Arial"/>
                <w:lang w:val="hu-HU" w:bidi="ar-SA"/>
              </w:rPr>
            </w:pPr>
            <w:r>
              <w:rPr>
                <w:rFonts w:ascii="Arial" w:eastAsia="Arial" w:hAnsi="Arial" w:cs="Arial"/>
                <w:lang w:val="hu-HU" w:bidi="ar-SA"/>
              </w:rPr>
              <w:t>{d.Project.RendeltetesIpariUzemiTerulet}Ipari</w:t>
            </w:r>
            <w:r>
              <w:rPr>
                <w:rFonts w:ascii="Arial" w:eastAsia="Arial" w:hAnsi="Arial" w:cs="Arial"/>
                <w:spacing w:val="-7"/>
                <w:lang w:val="hu-HU" w:bidi="ar-SA"/>
              </w:rPr>
              <w:t xml:space="preserve"> </w:t>
            </w:r>
            <w:r>
              <w:rPr>
                <w:rFonts w:ascii="Arial" w:eastAsia="Arial" w:hAnsi="Arial" w:cs="Arial"/>
                <w:lang w:val="hu-HU" w:bidi="ar-SA"/>
              </w:rPr>
              <w:t>/</w:t>
            </w:r>
            <w:r>
              <w:rPr>
                <w:rFonts w:ascii="Arial" w:eastAsia="Arial" w:hAnsi="Arial" w:cs="Arial"/>
                <w:spacing w:val="-2"/>
                <w:lang w:val="hu-HU" w:bidi="ar-SA"/>
              </w:rPr>
              <w:t xml:space="preserve"> </w:t>
            </w:r>
            <w:r>
              <w:rPr>
                <w:rFonts w:ascii="Arial" w:eastAsia="Arial" w:hAnsi="Arial" w:cs="Arial"/>
                <w:lang w:val="hu-HU" w:bidi="ar-SA"/>
              </w:rPr>
              <w:t>üzemi</w:t>
            </w:r>
            <w:r>
              <w:rPr>
                <w:rFonts w:ascii="Arial" w:eastAsia="Arial" w:hAnsi="Arial" w:cs="Arial"/>
                <w:spacing w:val="-6"/>
                <w:lang w:val="hu-HU" w:bidi="ar-SA"/>
              </w:rPr>
              <w:t xml:space="preserve"> </w:t>
            </w:r>
            <w:r>
              <w:rPr>
                <w:rFonts w:ascii="Arial" w:eastAsia="Arial" w:hAnsi="Arial" w:cs="Arial"/>
                <w:spacing w:val="-2"/>
                <w:lang w:val="hu-HU" w:bidi="ar-SA"/>
              </w:rPr>
              <w:t>terület</w:t>
            </w:r>
          </w:p>
        </w:tc>
      </w:tr>
      <w:tr>
        <w:tblPrEx>
          <w:tblW w:w="0" w:type="auto"/>
          <w:tblInd w:w="101" w:type="dxa"/>
          <w:tblLayout w:type="fixed"/>
          <w:tblLook w:val="01E0"/>
        </w:tblPrEx>
        <w:trPr>
          <w:trHeight w:val="285"/>
        </w:trPr>
        <w:tc>
          <w:tcPr>
            <w:tcW w:w="2702" w:type="dxa"/>
          </w:tcPr>
          <w:p w:rsidR="003715FA">
            <w:pPr>
              <w:numPr>
                <w:ilvl w:val="0"/>
                <w:numId w:val="18"/>
              </w:numPr>
              <w:tabs>
                <w:tab w:val="left" w:pos="332"/>
              </w:tabs>
              <w:spacing w:line="266" w:lineRule="exact"/>
              <w:ind w:left="332" w:hanging="282"/>
              <w:rPr>
                <w:rFonts w:ascii="Arial" w:eastAsia="Arial" w:hAnsi="Arial" w:cs="Arial"/>
                <w:lang w:val="hu-HU" w:bidi="ar-SA"/>
              </w:rPr>
            </w:pPr>
            <w:r>
              <w:rPr>
                <w:rFonts w:ascii="Arial" w:eastAsia="Arial" w:hAnsi="Arial" w:cs="Arial"/>
                <w:lang w:val="hu-HU" w:bidi="ar-SA"/>
              </w:rPr>
              <w:t>{d.Project.RendeltetesZartkertPinceTanya}Zártkert</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w:t>
            </w:r>
            <w:r>
              <w:rPr>
                <w:rFonts w:ascii="Arial" w:eastAsia="Arial" w:hAnsi="Arial" w:cs="Arial"/>
                <w:lang w:val="hu-HU" w:bidi="ar-SA"/>
              </w:rPr>
              <w:t>pince</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tanya</w:t>
            </w:r>
          </w:p>
        </w:tc>
        <w:tc>
          <w:tcPr>
            <w:tcW w:w="2916" w:type="dxa"/>
          </w:tcPr>
          <w:p w:rsidR="003715FA">
            <w:pPr>
              <w:numPr>
                <w:ilvl w:val="0"/>
                <w:numId w:val="19"/>
              </w:numPr>
              <w:tabs>
                <w:tab w:val="left" w:pos="464"/>
              </w:tabs>
              <w:spacing w:line="266" w:lineRule="exact"/>
              <w:ind w:left="464" w:hanging="282"/>
              <w:rPr>
                <w:rFonts w:ascii="Arial" w:eastAsia="Arial" w:hAnsi="Arial" w:cs="Arial"/>
                <w:lang w:val="hu-HU" w:bidi="ar-SA"/>
              </w:rPr>
            </w:pPr>
            <w:r>
              <w:rPr>
                <w:rFonts w:ascii="Arial" w:eastAsia="Arial" w:hAnsi="Arial" w:cs="Arial"/>
                <w:lang w:val="hu-HU" w:bidi="ar-SA"/>
              </w:rPr>
              <w:t>{d.Project.RendeltetesUduloNyaralo}Üdülő</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nyaraló</w:t>
            </w:r>
          </w:p>
        </w:tc>
        <w:tc>
          <w:tcPr>
            <w:tcW w:w="2307" w:type="dxa"/>
          </w:tcPr>
          <w:p w:rsidR="003715FA">
            <w:pPr>
              <w:numPr>
                <w:ilvl w:val="0"/>
                <w:numId w:val="20"/>
              </w:numPr>
              <w:tabs>
                <w:tab w:val="left" w:pos="384"/>
              </w:tabs>
              <w:spacing w:line="266" w:lineRule="exact"/>
              <w:ind w:left="384" w:hanging="280"/>
              <w:rPr>
                <w:rFonts w:ascii="Arial" w:eastAsia="Arial" w:hAnsi="Arial" w:cs="Arial"/>
                <w:lang w:val="hu-HU" w:bidi="ar-SA"/>
              </w:rPr>
            </w:pPr>
            <w:r>
              <w:rPr>
                <w:rFonts w:ascii="Arial" w:eastAsia="Arial" w:hAnsi="Arial" w:cs="Arial"/>
                <w:spacing w:val="-2"/>
                <w:lang w:val="hu-HU" w:bidi="ar-SA"/>
              </w:rPr>
              <w:t>{d.Project.RendeltetesGarazs}Garázs</w:t>
            </w:r>
          </w:p>
        </w:tc>
      </w:tr>
      <w:tr>
        <w:tblPrEx>
          <w:tblW w:w="0" w:type="auto"/>
          <w:tblInd w:w="101" w:type="dxa"/>
          <w:tblLayout w:type="fixed"/>
          <w:tblLook w:val="01E0"/>
        </w:tblPrEx>
        <w:trPr>
          <w:trHeight w:val="266"/>
        </w:trPr>
        <w:tc>
          <w:tcPr>
            <w:tcW w:w="2702" w:type="dxa"/>
          </w:tcPr>
          <w:p w:rsidR="003715FA">
            <w:pPr>
              <w:numPr>
                <w:ilvl w:val="0"/>
                <w:numId w:val="21"/>
              </w:numPr>
              <w:tabs>
                <w:tab w:val="left" w:pos="332"/>
              </w:tabs>
              <w:spacing w:line="246" w:lineRule="exact"/>
              <w:ind w:left="332" w:hanging="282"/>
              <w:rPr>
                <w:rFonts w:ascii="Arial" w:eastAsia="Arial" w:hAnsi="Arial" w:cs="Arial"/>
                <w:lang w:val="hu-HU" w:bidi="ar-SA"/>
              </w:rPr>
            </w:pPr>
            <w:r>
              <w:rPr>
                <w:rFonts w:ascii="Arial" w:eastAsia="Arial" w:hAnsi="Arial" w:cs="Arial"/>
                <w:lang w:val="hu-HU" w:bidi="ar-SA"/>
              </w:rPr>
              <w:t>{d.Project.RendeltetesTarsashaziKozosseg}Társasházi</w:t>
            </w:r>
            <w:r>
              <w:rPr>
                <w:rFonts w:ascii="Arial" w:eastAsia="Arial" w:hAnsi="Arial" w:cs="Arial"/>
                <w:spacing w:val="-11"/>
                <w:lang w:val="hu-HU" w:bidi="ar-SA"/>
              </w:rPr>
              <w:t xml:space="preserve"> </w:t>
            </w:r>
            <w:r>
              <w:rPr>
                <w:rFonts w:ascii="Arial" w:eastAsia="Arial" w:hAnsi="Arial" w:cs="Arial"/>
                <w:spacing w:val="-2"/>
                <w:lang w:val="hu-HU" w:bidi="ar-SA"/>
              </w:rPr>
              <w:t>közösség</w:t>
            </w:r>
          </w:p>
        </w:tc>
        <w:tc>
          <w:tcPr>
            <w:tcW w:w="2916" w:type="dxa"/>
          </w:tcPr>
          <w:p w:rsidR="003715FA">
            <w:pPr>
              <w:numPr>
                <w:ilvl w:val="0"/>
                <w:numId w:val="22"/>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{d.Project.RendeltetesEgyeb}Egyéb</w:t>
            </w:r>
            <w:r>
              <w:rPr>
                <w:rFonts w:ascii="Arial" w:eastAsia="Arial" w:hAnsi="Arial" w:cs="Arial"/>
                <w:lang w:val="hu-HU" w:bidi="ar-SA"/>
              </w:rPr>
              <w:t>:</w:t>
            </w:r>
            <w:r>
              <w:rPr>
                <w:rFonts w:ascii="Arial" w:eastAsia="Arial" w:hAnsi="Arial" w:cs="Arial"/>
                <w:spacing w:val="-5"/>
                <w:lang w:val="hu-HU" w:bidi="ar-SA"/>
              </w:rPr>
              <w:t xml:space="preserve"> </w:t>
            </w:r>
            <w:r>
              <w:rPr>
                <w:rFonts w:ascii="Arial" w:eastAsia="Arial" w:hAnsi="Arial" w:cs="Arial"/>
                <w:spacing w:val="-2"/>
                <w:lang w:val="hu-HU" w:bidi="ar-SA"/>
              </w:rPr>
              <w:t>…</w:t>
            </w:r>
            <w:r>
              <w:rPr>
                <w:rFonts w:ascii="Arial" w:eastAsia="Arial" w:hAnsi="Arial" w:cs="Arial"/>
                <w:spacing w:val="-2"/>
                <w:lang w:val="hu-HU" w:bidi="ar-SA"/>
              </w:rPr>
              <w:t>{d.Project.RendeltetesEgyebSzoveg}</w:t>
            </w:r>
          </w:p>
        </w:tc>
        <w:tc>
          <w:tcPr>
            <w:tcW w:w="2307" w:type="dxa"/>
          </w:tcPr>
          <w:p w:rsidR="003715FA">
            <w:pPr>
              <w:rPr>
                <w:rFonts w:ascii="Times New Roman" w:eastAsia="Arial" w:hAnsi="Arial" w:cs="Arial"/>
                <w:sz w:val="18"/>
                <w:lang w:val="hu-HU" w:bidi="ar-SA"/>
              </w:rPr>
            </w:pPr>
          </w:p>
        </w:tc>
      </w:tr>
    </w:tbl>
    <w:p w:rsidR="003715FA">
      <w:pPr>
        <w:widowControl w:val="0"/>
        <w:autoSpaceDE w:val="0"/>
        <w:autoSpaceDN w:val="0"/>
        <w:spacing w:before="76"/>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Csoportos</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mérőhely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esetén</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helyek</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{d.Project.RendeltetesCsoportosDb} db</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Igénybejelentő</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jogcíme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felhasználási</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helyen</w:t>
      </w:r>
    </w:p>
    <w:p w:rsidR="003715FA" w:rsidP="009A2079">
      <w:pPr>
        <w:pStyle w:val="ListParagraph"/>
        <w:widowControl w:val="0"/>
        <w:tabs>
          <w:tab w:val="left" w:pos="425"/>
          <w:tab w:val="left" w:pos="2978"/>
          <w:tab w:val="left" w:pos="5815"/>
        </w:tabs>
        <w:autoSpaceDE w:val="0"/>
        <w:autoSpaceDN w:val="0"/>
        <w:spacing w:before="63"/>
        <w:ind w:left="425" w:firstLine="0"/>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{d.Project.JogcimTulajdonos}</w:t>
      </w:r>
      <w:r w:rsidR="00C400B7">
        <w:rPr>
          <w:rFonts w:ascii="Arial" w:eastAsia="Arial" w:hAnsi="Arial" w:cs="Arial"/>
          <w:spacing w:val="-2"/>
          <w:sz w:val="22"/>
          <w:szCs w:val="22"/>
          <w:lang w:val="hu-HU" w:eastAsia="en-US" w:bidi="ar-SA"/>
        </w:rPr>
        <w:t>Tulajdonos</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{d.Project.JogcimBerlo}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Bérlő</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{d.Project.JogcimHaszonelvezo}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Haszonélvező</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{d.Project.JogcimKezelo}Kezelő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{d.Project.JogcimEgyeb}</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Egyéb</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{d.Project.JogcimEgyebSzoveg}</w:t>
      </w:r>
    </w:p>
    <w:p w:rsidR="003715FA">
      <w:pPr>
        <w:widowControl w:val="0"/>
        <w:autoSpaceDE w:val="0"/>
        <w:autoSpaceDN w:val="0"/>
        <w:spacing w:before="65"/>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before="1"/>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Teljesítményigény</w:t>
      </w:r>
      <w:r>
        <w:rPr>
          <w:rFonts w:ascii="Arial" w:eastAsia="Arial" w:hAnsi="Arial" w:cs="Arial"/>
          <w:b/>
          <w:bCs/>
          <w:spacing w:val="12"/>
          <w:sz w:val="26"/>
          <w:szCs w:val="26"/>
          <w:lang w:val="hu-HU" w:eastAsia="en-US" w:bidi="ar-SA"/>
        </w:rPr>
        <w:t xml:space="preserve"> </w:t>
      </w:r>
      <w:r>
        <w:rPr>
          <w:rFonts w:ascii="Arial" w:eastAsia="Arial" w:hAnsi="Arial" w:cs="Arial"/>
          <w:b/>
          <w:bCs/>
          <w:spacing w:val="-2"/>
          <w:sz w:val="26"/>
          <w:szCs w:val="26"/>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w:t>
      </w:r>
      <w:r>
        <w:rPr>
          <w:rFonts w:ascii="Arial" w:eastAsia="Arial" w:hAnsi="Arial" w:cs="Arial"/>
          <w:b/>
          <w:bCs/>
          <w:spacing w:val="-5"/>
          <w:sz w:val="22"/>
          <w:szCs w:val="22"/>
          <w:lang w:val="hu-HU" w:eastAsia="en-US" w:bidi="ar-SA"/>
        </w:rPr>
        <w:t xml:space="preserve"> </w:t>
      </w:r>
      <w:r>
        <w:rPr>
          <w:rFonts w:ascii="Arial" w:eastAsia="Arial" w:hAnsi="Arial" w:cs="Arial"/>
          <w:b/>
          <w:bCs/>
          <w:spacing w:val="-2"/>
          <w:sz w:val="22"/>
          <w:szCs w:val="22"/>
          <w:lang w:val="hu-HU" w:eastAsia="en-US" w:bidi="ar-SA"/>
        </w:rPr>
        <w:t>jellege</w:t>
      </w:r>
    </w:p>
    <w:p w:rsidR="003715FA">
      <w:pPr>
        <w:pStyle w:val="ListParagraph"/>
        <w:widowControl w:val="0"/>
        <w:numPr>
          <w:ilvl w:val="2"/>
          <w:numId w:val="15"/>
        </w:numPr>
        <w:tabs>
          <w:tab w:val="left" w:pos="425"/>
          <w:tab w:val="left" w:pos="2978"/>
          <w:tab w:val="left" w:pos="6526"/>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{d.Project.UjFogyaszto}Új</w:t>
      </w:r>
      <w:r>
        <w:rPr>
          <w:rFonts w:ascii="Arial" w:eastAsia="Arial" w:hAnsi="Arial" w:cs="Arial"/>
          <w:spacing w:val="-2"/>
          <w:sz w:val="22"/>
          <w:szCs w:val="22"/>
          <w:lang w:val="hu-HU" w:eastAsia="en-US" w:bidi="ar-SA"/>
        </w:rPr>
        <w:t xml:space="preserve"> bekapcsolás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{d.Project.Tn}Teljesítménynövelés</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bővítés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{d.Project.TeljesitmenyCsokkentese}Teljesítmény</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csökkentése</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{d.Project.CsatlakozovezetekAthelyezese}Csatlakozóvezeték</w:t>
      </w:r>
      <w:r>
        <w:rPr>
          <w:rFonts w:ascii="Arial" w:eastAsia="Arial" w:hAnsi="Arial" w:cs="Arial"/>
          <w:spacing w:val="-16"/>
          <w:sz w:val="22"/>
          <w:szCs w:val="22"/>
          <w:lang w:val="hu-HU" w:eastAsia="en-US" w:bidi="ar-SA"/>
        </w:rPr>
        <w:t xml:space="preserve"> </w:t>
      </w:r>
      <w:r>
        <w:rPr>
          <w:rFonts w:ascii="Arial" w:eastAsia="Arial" w:hAnsi="Arial" w:cs="Arial"/>
          <w:sz w:val="22"/>
          <w:szCs w:val="22"/>
          <w:lang w:val="hu-HU" w:eastAsia="en-US" w:bidi="ar-SA"/>
        </w:rPr>
        <w:t>áthelyezése</w:t>
      </w:r>
      <w:r>
        <w:rPr>
          <w:rFonts w:ascii="Arial" w:eastAsia="Arial" w:hAnsi="Arial" w:cs="Arial"/>
          <w:spacing w:val="-15"/>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{d.Project.CsatlakozovezetekCsereje}Csatlakozóvezeték</w:t>
      </w:r>
      <w:r>
        <w:rPr>
          <w:rFonts w:ascii="Arial" w:eastAsia="Arial" w:hAnsi="Arial" w:cs="Arial"/>
          <w:spacing w:val="-14"/>
          <w:sz w:val="22"/>
          <w:szCs w:val="22"/>
          <w:lang w:val="hu-HU" w:eastAsia="en-US" w:bidi="ar-SA"/>
        </w:rPr>
        <w:t xml:space="preserve"> </w:t>
      </w:r>
      <w:r>
        <w:rPr>
          <w:rFonts w:ascii="Arial" w:eastAsia="Arial" w:hAnsi="Arial" w:cs="Arial"/>
          <w:sz w:val="22"/>
          <w:szCs w:val="22"/>
          <w:lang w:val="hu-HU" w:eastAsia="en-US" w:bidi="ar-SA"/>
        </w:rPr>
        <w:t>cseréje</w:t>
      </w:r>
      <w:r>
        <w:rPr>
          <w:rFonts w:ascii="Arial" w:eastAsia="Arial" w:hAnsi="Arial" w:cs="Arial"/>
          <w:spacing w:val="-12"/>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{d.Project.CsatlakozasiModValtasa}Csatlakozási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mód</w:t>
      </w:r>
      <w:r>
        <w:rPr>
          <w:rFonts w:ascii="Arial" w:eastAsia="Arial" w:hAnsi="Arial" w:cs="Arial"/>
          <w:spacing w:val="-10"/>
          <w:sz w:val="22"/>
          <w:szCs w:val="22"/>
          <w:lang w:val="hu-HU" w:eastAsia="en-US" w:bidi="ar-SA"/>
        </w:rPr>
        <w:t xml:space="preserve"> </w:t>
      </w:r>
      <w:r>
        <w:rPr>
          <w:rFonts w:ascii="Arial" w:eastAsia="Arial" w:hAnsi="Arial" w:cs="Arial"/>
          <w:spacing w:val="-2"/>
          <w:sz w:val="22"/>
          <w:szCs w:val="22"/>
          <w:lang w:val="hu-HU" w:eastAsia="en-US" w:bidi="ar-SA"/>
        </w:rPr>
        <w:t>váltása</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{d.Project.MeroAthelyezese}Mérő</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áthelyezése</w:t>
      </w:r>
    </w:p>
    <w:p w:rsidR="003715FA">
      <w:pPr>
        <w:pStyle w:val="ListParagraph"/>
        <w:widowControl w:val="0"/>
        <w:numPr>
          <w:ilvl w:val="2"/>
          <w:numId w:val="15"/>
        </w:numPr>
        <w:tabs>
          <w:tab w:val="left" w:pos="425"/>
        </w:tabs>
        <w:autoSpaceDE w:val="0"/>
        <w:autoSpaceDN w:val="0"/>
        <w:spacing w:before="62"/>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{d.Project.VezereltMeroSzerelese}Vezérelt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7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{d.Project.HTarifaVagyMelleszereles}H</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6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{d.Project.OkosmeroSzerelese}Okosmérő</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szerelése</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{d.Project.EloreFizetosMero}Előre</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fizetős</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mérő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{d.Project.A2TarifasMero}A2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4"/>
          <w:sz w:val="22"/>
          <w:szCs w:val="22"/>
          <w:lang w:val="hu-HU" w:eastAsia="en-US" w:bidi="ar-SA"/>
        </w:rPr>
        <w:t xml:space="preserve"> mérő</w:t>
      </w:r>
    </w:p>
    <w:p w:rsidR="003715FA">
      <w:pPr>
        <w:pStyle w:val="ListParagraph"/>
        <w:widowControl w:val="0"/>
        <w:numPr>
          <w:ilvl w:val="2"/>
          <w:numId w:val="15"/>
        </w:numPr>
        <w:tabs>
          <w:tab w:val="left" w:pos="425"/>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{d.Project.IdeiglenesBekapcsolas}Ideiglenes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bekapcsolás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(maximum</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1</w:t>
      </w:r>
      <w:r>
        <w:rPr>
          <w:rFonts w:ascii="Arial" w:eastAsia="Arial" w:hAnsi="Arial" w:cs="Arial"/>
          <w:spacing w:val="-9"/>
          <w:sz w:val="22"/>
          <w:szCs w:val="22"/>
          <w:lang w:val="hu-HU" w:eastAsia="en-US" w:bidi="ar-SA"/>
        </w:rPr>
        <w:t xml:space="preserve"> </w:t>
      </w:r>
      <w:r>
        <w:rPr>
          <w:rFonts w:ascii="Arial" w:eastAsia="Arial" w:hAnsi="Arial" w:cs="Arial"/>
          <w:spacing w:val="-5"/>
          <w:sz w:val="22"/>
          <w:szCs w:val="22"/>
          <w:lang w:val="hu-HU" w:eastAsia="en-US" w:bidi="ar-SA"/>
        </w:rPr>
        <w:t>év)</w:t>
      </w:r>
    </w:p>
    <w:p w:rsidR="003715FA">
      <w:pPr>
        <w:pStyle w:val="Heading4"/>
        <w:keepNext w:val="0"/>
        <w:widowControl w:val="0"/>
        <w:autoSpaceDE w:val="0"/>
        <w:autoSpaceDN w:val="0"/>
        <w:spacing w:before="61"/>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Ideiglenes</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ellátás</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5"/>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hálózathasználat</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igényelt</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kezdete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és</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vége:</w:t>
      </w:r>
    </w:p>
    <w:p w:rsidR="003715FA">
      <w:pPr>
        <w:widowControl w:val="0"/>
        <w:tabs>
          <w:tab w:val="left" w:leader="dot" w:pos="8963"/>
        </w:tabs>
        <w:autoSpaceDE w:val="0"/>
        <w:autoSpaceDN w:val="0"/>
        <w:spacing w:before="6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8"/>
          <w:sz w:val="22"/>
          <w:szCs w:val="22"/>
          <w:lang w:val="hu-HU" w:eastAsia="en-US" w:bidi="ar-SA"/>
        </w:rPr>
        <w:t xml:space="preserve"> </w:t>
      </w:r>
      <w:r>
        <w:rPr>
          <w:rFonts w:ascii="Arial" w:eastAsia="Arial" w:hAnsi="Arial" w:cs="Arial"/>
          <w:sz w:val="22"/>
          <w:szCs w:val="22"/>
          <w:lang w:val="hu-HU" w:eastAsia="en-US" w:bidi="ar-SA"/>
        </w:rPr>
        <w:t>hónap</w:t>
      </w:r>
      <w:r>
        <w:rPr>
          <w:rFonts w:ascii="Arial" w:eastAsia="Arial" w:hAnsi="Arial" w:cs="Arial"/>
          <w:spacing w:val="54"/>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3"/>
          <w:sz w:val="22"/>
          <w:szCs w:val="22"/>
          <w:lang w:val="hu-HU" w:eastAsia="en-US" w:bidi="ar-SA"/>
        </w:rPr>
        <w:t xml:space="preserve"> </w:t>
      </w:r>
      <w:r>
        <w:rPr>
          <w:rFonts w:ascii="Arial" w:eastAsia="Arial" w:hAnsi="Arial" w:cs="Arial"/>
          <w:sz w:val="22"/>
          <w:szCs w:val="22"/>
          <w:lang w:val="hu-HU" w:eastAsia="en-US" w:bidi="ar-SA"/>
        </w:rPr>
        <w:t>naptól</w:t>
      </w:r>
      <w:r>
        <w:rPr>
          <w:rFonts w:ascii="Arial" w:eastAsia="Arial" w:hAnsi="Arial" w:cs="Arial"/>
          <w:spacing w:val="-26"/>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3"/>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56"/>
          <w:sz w:val="22"/>
          <w:szCs w:val="22"/>
          <w:lang w:val="hu-HU" w:eastAsia="en-US" w:bidi="ar-SA"/>
        </w:rPr>
        <w:t xml:space="preserve"> </w:t>
      </w:r>
      <w:r>
        <w:rPr>
          <w:rFonts w:ascii="Arial" w:eastAsia="Arial" w:hAnsi="Arial" w:cs="Arial"/>
          <w:spacing w:val="-2"/>
          <w:sz w:val="22"/>
          <w:szCs w:val="22"/>
          <w:lang w:val="hu-HU" w:eastAsia="en-US" w:bidi="ar-SA"/>
        </w:rPr>
        <w:t>hónap</w:t>
      </w:r>
      <w:r>
        <w:rPr>
          <w:rFonts w:ascii="Times New Roman" w:eastAsia="Arial" w:hAnsi="Times New Roman" w:cs="Arial"/>
          <w:sz w:val="22"/>
          <w:szCs w:val="22"/>
          <w:lang w:val="hu-HU" w:eastAsia="en-US" w:bidi="ar-SA"/>
        </w:rPr>
        <w:tab/>
      </w:r>
      <w:r>
        <w:rPr>
          <w:rFonts w:ascii="Arial" w:eastAsia="Arial" w:hAnsi="Arial" w:cs="Arial"/>
          <w:spacing w:val="-2"/>
          <w:sz w:val="22"/>
          <w:szCs w:val="22"/>
          <w:lang w:val="hu-HU" w:eastAsia="en-US" w:bidi="ar-SA"/>
        </w:rPr>
        <w:t>napig</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spacing w:before="1" w:line="252" w:lineRule="exact"/>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Csatlakozás</w:t>
      </w:r>
      <w:r>
        <w:rPr>
          <w:rFonts w:ascii="Arial" w:eastAsia="Arial" w:hAnsi="Arial" w:cs="Arial"/>
          <w:b/>
          <w:bCs/>
          <w:spacing w:val="-11"/>
          <w:sz w:val="22"/>
          <w:szCs w:val="22"/>
          <w:lang w:val="hu-HU" w:eastAsia="en-US" w:bidi="ar-SA"/>
        </w:rPr>
        <w:t xml:space="preserve"> </w:t>
      </w:r>
      <w:r>
        <w:rPr>
          <w:rFonts w:ascii="Arial" w:eastAsia="Arial" w:hAnsi="Arial" w:cs="Arial"/>
          <w:b/>
          <w:bCs/>
          <w:spacing w:val="-2"/>
          <w:sz w:val="22"/>
          <w:szCs w:val="22"/>
          <w:lang w:val="hu-HU" w:eastAsia="en-US" w:bidi="ar-SA"/>
        </w:rPr>
        <w:t>adatai</w:t>
      </w:r>
    </w:p>
    <w:p w:rsidR="003715FA">
      <w:pPr>
        <w:widowControl w:val="0"/>
        <w:autoSpaceDE w:val="0"/>
        <w:autoSpaceDN w:val="0"/>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Kérjük,</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minden napszakban</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3x80</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ampert</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meghaladó</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teljesítményű</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igények esetén</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amperban</w:t>
      </w:r>
      <w:r>
        <w:rPr>
          <w:rFonts w:ascii="Arial" w:eastAsia="Arial" w:hAnsi="Arial" w:cs="Arial"/>
          <w:sz w:val="18"/>
          <w:szCs w:val="22"/>
          <w:lang w:val="hu-HU" w:eastAsia="en-US" w:bidi="ar-SA"/>
        </w:rPr>
        <w:t>, az</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 xml:space="preserve">azt meghaladó igények esetében </w:t>
      </w:r>
      <w:r>
        <w:rPr>
          <w:rFonts w:ascii="Arial" w:eastAsia="Arial" w:hAnsi="Arial" w:cs="Arial"/>
          <w:sz w:val="18"/>
          <w:szCs w:val="22"/>
          <w:lang w:val="hu-HU" w:eastAsia="en-US" w:bidi="ar-SA"/>
        </w:rPr>
        <w:t>kVA-ban</w:t>
      </w:r>
      <w:r>
        <w:rPr>
          <w:rFonts w:ascii="Arial" w:eastAsia="Arial" w:hAnsi="Arial" w:cs="Arial"/>
          <w:sz w:val="18"/>
          <w:szCs w:val="22"/>
          <w:lang w:val="hu-HU" w:eastAsia="en-US" w:bidi="ar-SA"/>
        </w:rPr>
        <w:t xml:space="preserve"> adja meg az adatokat.</w:t>
      </w:r>
    </w:p>
    <w:tbl>
      <w:tblPr>
        <w:tblW w:w="8720" w:type="dxa"/>
        <w:tblLayout w:type="fixed"/>
        <w:tblBorders>
          <w:top w:val="nil"/>
          <w:left w:val="nil"/>
          <w:bottom w:val="nil"/>
          <w:right w:val="nil"/>
          <w:insideH w:val="nil"/>
          <w:insideV w:val="nil"/>
        </w:tblBorders>
      </w:tblPr>
      <w:tblGrid>
        <w:gridCol w:w="4250"/>
        <w:gridCol w:w="220"/>
        <w:gridCol w:w="4250"/>
      </w:tblGrid>
      <w:tr>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Meglévő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Meglévő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Meglévő</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Rendelkezésre álló</w:t>
                  </w:r>
                  <w:r>
                    <w:br/>
                  </w:r>
                  <w:r>
                    <w:rPr>
                      <w:sz w:val="16"/>
                      <w:szCs w:val="16"/>
                    </w:rPr>
                    <w:t xml:space="preserve">teljesítmény</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{d.Project.MeglevoOsszesKva} kVA</w:t>
                  </w:r>
                </w:p>
              </w:tc>
            </w:tr>
          </w:tbl>
          <w:p>
            <w:pPr>
              <w:spacing w:before="0" w:after="0" w:line="220" w:lineRule="auto"/>
            </w:pPr>
            <w:r>
              <w:rPr>
                <w:sz w:val="2"/>
                <w:szCs w:val="2"/>
              </w:rPr>
              <w:t xml:space="preserve"/>
            </w:r>
          </w:p>
        </w:tc>
        <w:tc>
          <w:tcPr>
            <w:tcW w:w="22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w:r>
          </w:p>
        </w:tc>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Igényelt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Igényelt</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teljesítmény</w:t>
                  </w:r>
                  <w:r>
                    <w:br/>
                  </w:r>
                  <w:r>
                    <w:rPr>
                      <w:sz w:val="16"/>
                      <w:szCs w:val="16"/>
                    </w:rPr>
                    <w:t xml:space="preserve">összesen</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{d.Project.IgenyeltOsszesKva} kVA</w:t>
                  </w:r>
                </w:p>
              </w:tc>
            </w:tr>
          </w:tbl>
          <w:p>
            <w:pPr>
              <w:spacing w:before="0" w:after="0" w:line="220" w:lineRule="auto"/>
            </w:pPr>
            <w:r>
              <w:rPr>
                <w:sz w:val="2"/>
                <w:szCs w:val="2"/>
              </w:rPr>
              <w:t xml:space="preserve"/>
            </w:r>
          </w:p>
        </w:tc>
      </w:tr>
    </w:tbl>
    <w:p w:rsidR="003715FA">
      <w:pPr>
        <w:widowControl w:val="0"/>
        <w:autoSpaceDE w:val="0"/>
        <w:autoSpaceDN w:val="0"/>
        <w:spacing w:before="60"/>
        <w:ind w:left="141"/>
        <w:rPr>
          <w:rFonts w:ascii="Arial" w:eastAsia="Arial" w:hAnsi="Arial" w:cs="Arial"/>
          <w:sz w:val="13"/>
          <w:szCs w:val="22"/>
          <w:lang w:val="hu-HU" w:eastAsia="en-US" w:bidi="ar-SA"/>
        </w:rPr>
      </w:pPr>
      <w:r>
        <w:rPr>
          <w:rFonts w:ascii="Arial" w:eastAsia="Arial" w:hAnsi="Arial" w:cs="Arial"/>
          <w:sz w:val="13"/>
          <w:szCs w:val="22"/>
          <w:lang w:val="hu-HU" w:eastAsia="en-US" w:bidi="ar-SA"/>
        </w:rPr>
        <w:t>*</w:t>
      </w:r>
      <w:r>
        <w:rPr>
          <w:rFonts w:ascii="Arial" w:eastAsia="Arial" w:hAnsi="Arial" w:cs="Arial"/>
          <w:spacing w:val="32"/>
          <w:sz w:val="13"/>
          <w:szCs w:val="22"/>
          <w:lang w:val="hu-HU" w:eastAsia="en-US" w:bidi="ar-SA"/>
        </w:rPr>
        <w:t xml:space="preserve"> </w:t>
      </w:r>
      <w:r>
        <w:rPr>
          <w:rFonts w:ascii="Arial" w:eastAsia="Arial" w:hAnsi="Arial" w:cs="Arial"/>
          <w:sz w:val="13"/>
          <w:szCs w:val="22"/>
          <w:lang w:val="hu-HU" w:eastAsia="en-US" w:bidi="ar-SA"/>
        </w:rPr>
        <w:t>Kérjük,</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egyeztessen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egyetemes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szolgáltatójával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vagy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választott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villamosenergia-kereskedőjével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arról,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hogy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milyen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tarifára</w:t>
      </w:r>
      <w:r>
        <w:rPr>
          <w:rFonts w:ascii="Arial" w:eastAsia="Arial" w:hAnsi="Arial" w:cs="Arial"/>
          <w:spacing w:val="-9"/>
          <w:sz w:val="13"/>
          <w:szCs w:val="22"/>
          <w:lang w:val="hu-HU" w:eastAsia="en-US" w:bidi="ar-SA"/>
        </w:rPr>
        <w:t xml:space="preserve"> </w:t>
      </w:r>
      <w:r>
        <w:rPr>
          <w:rFonts w:ascii="Arial" w:eastAsia="Arial" w:hAnsi="Arial" w:cs="Arial"/>
          <w:spacing w:val="-2"/>
          <w:sz w:val="13"/>
          <w:szCs w:val="22"/>
          <w:lang w:val="hu-HU" w:eastAsia="en-US" w:bidi="ar-SA"/>
        </w:rPr>
        <w:t>jogosult.</w:t>
      </w:r>
    </w:p>
    <w:p w:rsidR="003715FA">
      <w:pPr>
        <w:widowControl w:val="0"/>
        <w:autoSpaceDE w:val="0"/>
        <w:autoSpaceDN w:val="0"/>
        <w:rPr>
          <w:rFonts w:ascii="Arial" w:eastAsia="Arial" w:hAnsi="Arial" w:cs="Arial"/>
          <w:sz w:val="13"/>
          <w:szCs w:val="22"/>
          <w:lang w:val="hu-HU" w:eastAsia="en-US" w:bidi="ar-SA"/>
        </w:rPr>
        <w:sectPr w:rsidSect="00997166">
          <w:headerReference w:type="default" ns2:id="rId27"/>
          <w:footerReference w:type="default" ns2:id="rId28"/>
          <w:type w:val="nextPage"/>
          <w:pgSz w:w="11910" w:h="16850"/>
          <w:pgMar w:top="1340" w:right="992" w:bottom="1260" w:left="1275" w:header="0" w:footer="1078" w:gutter="0"/>
          <w:pgNumType w:start="1"/>
          <w:cols w:space="708"/>
        </w:sectPr>
      </w:pPr>
    </w:p>
    <w:p w:rsidR="003715FA">
      <w:pPr>
        <w:pStyle w:val="Heading4"/>
        <w:keepNext w:val="0"/>
        <w:widowControl w:val="0"/>
        <w:numPr>
          <w:ilvl w:val="1"/>
          <w:numId w:val="15"/>
        </w:numPr>
        <w:tabs>
          <w:tab w:val="left" w:pos="851"/>
        </w:tabs>
        <w:autoSpaceDE w:val="0"/>
        <w:autoSpaceDN w:val="0"/>
        <w:spacing w:before="78"/>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Fogyasztásmérő(</w:t>
      </w:r>
      <w:r>
        <w:rPr>
          <w:rFonts w:ascii="Arial" w:eastAsia="Arial" w:hAnsi="Arial" w:cs="Arial"/>
          <w:b/>
          <w:bCs/>
          <w:sz w:val="22"/>
          <w:szCs w:val="22"/>
          <w:lang w:val="hu-HU" w:eastAsia="en-US" w:bidi="ar-SA"/>
        </w:rPr>
        <w:t>k)</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gyártási</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számának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megadása</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meglévő</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csatlakozás</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esetén</w:t>
      </w:r>
    </w:p>
    <w:p w:rsidR="003715FA">
      <w:pPr>
        <w:widowControl w:val="0"/>
        <w:tabs>
          <w:tab w:val="left" w:pos="3405"/>
          <w:tab w:val="left" w:pos="6589"/>
        </w:tabs>
        <w:autoSpaceDE w:val="0"/>
        <w:autoSpaceDN w:val="0"/>
        <w:spacing w:before="205"/>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 xml:space="preserve">        </w:t>
      </w:r>
      <w:r w:rsidRPr="00A2632A">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A2632A">
        <w:rPr>
          <w:rFonts w:ascii="Arial" w:eastAsia="Arial" w:hAnsi="Arial" w:cs="Arial"/>
          <w:color w:val="0070C0"/>
          <w:spacing w:val="-2"/>
          <w:sz w:val="22"/>
          <w:szCs w:val="22"/>
          <w:lang w:val="hu-HU" w:eastAsia="en-US" w:bidi="ar-SA"/>
        </w:rPr>
        <w:t>Project</w:t>
      </w:r>
      <w:r w:rsidRPr="00A2632A">
        <w:rPr>
          <w:rFonts w:ascii="Arial" w:eastAsia="Arial" w:hAnsi="Arial" w:cs="Arial"/>
          <w:color w:val="0070C0"/>
          <w:spacing w:val="-2"/>
          <w:sz w:val="22"/>
          <w:szCs w:val="22"/>
          <w:lang w:val="hu-HU" w:eastAsia="en-US" w:bidi="ar-SA"/>
        </w:rPr>
        <w:t>.Mogysz</w:t>
      </w:r>
      <w:r w:rsidRPr="00A2632A">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p>
    <w:p w:rsidR="003715FA">
      <w:pPr>
        <w:widowControl w:val="0"/>
        <w:tabs>
          <w:tab w:val="left" w:pos="3801"/>
          <w:tab w:val="left" w:pos="6781"/>
        </w:tabs>
        <w:autoSpaceDE w:val="0"/>
        <w:autoSpaceDN w:val="0"/>
        <w:spacing w:before="2"/>
        <w:ind w:left="542"/>
        <w:rPr>
          <w:rFonts w:ascii="Arial" w:eastAsia="Arial" w:hAnsi="Arial" w:cs="Arial"/>
          <w:sz w:val="22"/>
          <w:szCs w:val="22"/>
          <w:lang w:val="hu-HU" w:eastAsia="en-US" w:bidi="ar-SA"/>
        </w:rPr>
      </w:pPr>
      <w:r>
        <w:rPr>
          <w:rFonts w:ascii="Arial" w:eastAsia="Arial" w:hAnsi="Arial" w:cs="Arial"/>
          <w:sz w:val="22"/>
          <w:szCs w:val="22"/>
          <w:lang w:val="hu-HU" w:eastAsia="en-US" w:bidi="ar-SA"/>
        </w:rPr>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4"/>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Igénybejelentés</w:t>
      </w:r>
      <w:r>
        <w:rPr>
          <w:rFonts w:ascii="Arial" w:eastAsia="Arial" w:hAnsi="Arial" w:cs="Arial"/>
          <w:b/>
          <w:bCs/>
          <w:spacing w:val="-13"/>
          <w:sz w:val="22"/>
          <w:szCs w:val="22"/>
          <w:lang w:val="hu-HU" w:eastAsia="en-US" w:bidi="ar-SA"/>
        </w:rPr>
        <w:t xml:space="preserve"> </w:t>
      </w:r>
      <w:r>
        <w:rPr>
          <w:rFonts w:ascii="Arial" w:eastAsia="Arial" w:hAnsi="Arial" w:cs="Arial"/>
          <w:b/>
          <w:bCs/>
          <w:sz w:val="22"/>
          <w:szCs w:val="22"/>
          <w:lang w:val="hu-HU" w:eastAsia="en-US" w:bidi="ar-SA"/>
        </w:rPr>
        <w:t>ügyintézésének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kapcsolattartási</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módja,</w:t>
      </w:r>
      <w:r>
        <w:rPr>
          <w:rFonts w:ascii="Arial" w:eastAsia="Arial" w:hAnsi="Arial" w:cs="Arial"/>
          <w:b/>
          <w:bCs/>
          <w:spacing w:val="-9"/>
          <w:sz w:val="22"/>
          <w:szCs w:val="22"/>
          <w:lang w:val="hu-HU" w:eastAsia="en-US" w:bidi="ar-SA"/>
        </w:rPr>
        <w:t xml:space="preserve"> </w:t>
      </w:r>
      <w:r>
        <w:rPr>
          <w:rFonts w:ascii="Arial" w:eastAsia="Arial" w:hAnsi="Arial" w:cs="Arial"/>
          <w:b/>
          <w:bCs/>
          <w:spacing w:val="-4"/>
          <w:sz w:val="22"/>
          <w:szCs w:val="22"/>
          <w:lang w:val="hu-HU" w:eastAsia="en-US" w:bidi="ar-SA"/>
        </w:rPr>
        <w:t>címe</w:t>
      </w:r>
    </w:p>
    <w:p w:rsidR="003715FA">
      <w:pPr>
        <w:pStyle w:val="ListParagraph"/>
        <w:widowControl w:val="0"/>
        <w:numPr>
          <w:ilvl w:val="2"/>
          <w:numId w:val="15"/>
        </w:numPr>
        <w:tabs>
          <w:tab w:val="left" w:pos="394"/>
        </w:tabs>
        <w:autoSpaceDE w:val="0"/>
        <w:autoSpaceDN w:val="0"/>
        <w:spacing w:before="251"/>
        <w:ind w:left="394" w:hanging="251"/>
        <w:rPr>
          <w:rFonts w:ascii="Segoe UI Symbol" w:eastAsia="Arial" w:hAnsi="Segoe UI Symbol" w:cs="Arial"/>
          <w:sz w:val="22"/>
          <w:szCs w:val="22"/>
          <w:lang w:val="hu-HU" w:eastAsia="en-US" w:bidi="ar-SA"/>
        </w:rPr>
      </w:pPr>
      <w:r>
        <w:rPr>
          <w:rFonts w:ascii="Arial" w:eastAsia="Arial" w:hAnsi="Arial" w:cs="Arial"/>
          <w:sz w:val="22"/>
          <w:szCs w:val="22"/>
          <w:lang w:val="hu-HU" w:eastAsia="en-US" w:bidi="ar-SA"/>
        </w:rPr>
        <w:t>E-mail-címen:</w:t>
      </w:r>
      <w:r>
        <w:rPr>
          <w:rFonts w:ascii="Arial" w:eastAsia="Arial" w:hAnsi="Arial" w:cs="Arial"/>
          <w:spacing w:val="50"/>
          <w:w w:val="150"/>
          <w:sz w:val="22"/>
          <w:szCs w:val="22"/>
          <w:lang w:val="hu-HU" w:eastAsia="en-US" w:bidi="ar-SA"/>
        </w:rPr>
        <w:t xml:space="preserve"> </w:t>
      </w:r>
      <w:r w:rsidRPr="004C6C63" w:rsidR="00A2632A">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A2632A">
        <w:rPr>
          <w:rFonts w:ascii="Arial" w:eastAsia="Arial" w:hAnsi="Arial" w:cs="Arial"/>
          <w:color w:val="0070C0"/>
          <w:sz w:val="26"/>
          <w:szCs w:val="26"/>
          <w:lang w:val="hu-HU" w:eastAsia="en-US" w:bidi="ar-SA"/>
        </w:rPr>
        <w:t>}</w:t>
      </w:r>
      <w:r>
        <w:rPr>
          <w:rFonts w:ascii="Arial" w:eastAsia="Arial" w:hAnsi="Arial" w:cs="Arial"/>
          <w:spacing w:val="50"/>
          <w:w w:val="150"/>
          <w:sz w:val="22"/>
          <w:szCs w:val="22"/>
          <w:lang w:val="hu-HU" w:eastAsia="en-US" w:bidi="ar-SA"/>
        </w:rPr>
        <w:t xml:space="preserve"> </w:t>
      </w:r>
    </w:p>
    <w:p w:rsidR="003715FA">
      <w:pPr>
        <w:widowControl w:val="0"/>
        <w:autoSpaceDE w:val="0"/>
        <w:autoSpaceDN w:val="0"/>
        <w:spacing w:before="2"/>
        <w:rPr>
          <w:rFonts w:ascii="Arial" w:eastAsia="Arial" w:hAnsi="Arial" w:cs="Arial"/>
          <w:sz w:val="22"/>
          <w:szCs w:val="22"/>
          <w:lang w:val="hu-HU" w:eastAsia="en-US" w:bidi="ar-SA"/>
        </w:rPr>
      </w:pPr>
    </w:p>
    <w:p w:rsidR="003715FA">
      <w:pPr>
        <w:pStyle w:val="ListParagraph"/>
        <w:widowControl w:val="0"/>
        <w:numPr>
          <w:ilvl w:val="2"/>
          <w:numId w:val="15"/>
        </w:numPr>
        <w:tabs>
          <w:tab w:val="left" w:pos="394"/>
          <w:tab w:val="left" w:leader="dot" w:pos="9148"/>
        </w:tabs>
        <w:autoSpaceDE w:val="0"/>
        <w:autoSpaceDN w:val="0"/>
        <w:ind w:left="394" w:hanging="251"/>
        <w:rPr>
          <w:rFonts w:ascii="Segoe UI Symbol" w:eastAsia="Arial" w:hAnsi="Segoe UI Symbol" w:cs="Arial"/>
          <w:sz w:val="22"/>
          <w:szCs w:val="22"/>
          <w:lang w:val="hu-HU" w:eastAsia="en-US" w:bidi="ar-SA"/>
        </w:rPr>
      </w:pPr>
      <w:r>
        <w:rPr>
          <w:rFonts w:ascii="Arial" w:eastAsia="Arial" w:hAnsi="Arial" w:cs="Arial"/>
          <w:spacing w:val="-2"/>
          <w:sz w:val="22"/>
          <w:szCs w:val="22"/>
          <w:lang w:val="hu-HU" w:eastAsia="en-US" w:bidi="ar-SA"/>
        </w:rPr>
        <w:t>Postacímen:</w:t>
      </w:r>
      <w:r w:rsidRPr="00A2632A" w:rsidR="00A2632A">
        <w:rPr>
          <w:rFonts w:ascii="Arial" w:eastAsia="Arial" w:hAnsi="Arial" w:cs="Arial"/>
          <w:color w:val="0070C0"/>
          <w:spacing w:val="-5"/>
          <w:sz w:val="22"/>
          <w:szCs w:val="22"/>
          <w:lang w:val="hu-HU" w:eastAsia="en-US" w:bidi="ar-SA"/>
        </w:rPr>
        <w:t xml:space="preserve"> </w:t>
      </w:r>
      <w:r w:rsidRPr="00574D85" w:rsidR="00A2632A">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A2632A">
        <w:rPr>
          <w:rFonts w:ascii="Arial" w:eastAsia="Arial" w:hAnsi="Arial" w:cs="Arial"/>
          <w:color w:val="0070C0"/>
          <w:spacing w:val="-5"/>
          <w:sz w:val="22"/>
          <w:szCs w:val="22"/>
          <w:lang w:val="hu-HU" w:eastAsia="en-US" w:bidi="ar-SA"/>
        </w:rPr>
        <w:t>Project</w:t>
      </w:r>
      <w:r w:rsidRPr="00574D85" w:rsidR="00A2632A">
        <w:rPr>
          <w:rFonts w:ascii="Arial" w:eastAsia="Arial" w:hAnsi="Arial" w:cs="Arial"/>
          <w:color w:val="0070C0"/>
          <w:spacing w:val="-5"/>
          <w:sz w:val="22"/>
          <w:szCs w:val="22"/>
          <w:lang w:val="hu-HU" w:eastAsia="en-US" w:bidi="ar-SA"/>
        </w:rPr>
        <w:t>.Nev</w:t>
      </w:r>
      <w:r w:rsidRPr="00574D85" w:rsidR="00A2632A">
        <w:rPr>
          <w:rFonts w:ascii="Arial" w:eastAsia="Arial" w:hAnsi="Arial" w:cs="Arial"/>
          <w:color w:val="0070C0"/>
          <w:spacing w:val="-5"/>
          <w:sz w:val="22"/>
          <w:szCs w:val="22"/>
          <w:lang w:val="hu-HU" w:eastAsia="en-US" w:bidi="ar-SA"/>
        </w:rPr>
        <w:t>}</w:t>
      </w:r>
      <w:r w:rsidR="00A2632A">
        <w:rPr>
          <w:rFonts w:ascii="Arial" w:eastAsia="Arial" w:hAnsi="Arial" w:cs="Arial"/>
          <w:color w:val="0070C0"/>
          <w:spacing w:val="-5"/>
          <w:sz w:val="22"/>
          <w:szCs w:val="22"/>
          <w:lang w:val="hu-HU" w:eastAsia="en-US" w:bidi="ar-SA"/>
        </w:rPr>
        <w:t xml:space="preserve">    </w:t>
      </w:r>
      <w:r>
        <w:rPr>
          <w:rFonts w:ascii="Arial" w:eastAsia="Arial" w:hAnsi="Arial" w:cs="Arial"/>
          <w:spacing w:val="-5"/>
          <w:sz w:val="22"/>
          <w:szCs w:val="22"/>
          <w:lang w:val="hu-HU" w:eastAsia="en-US" w:bidi="ar-SA"/>
        </w:rPr>
        <w:t>név</w:t>
      </w:r>
    </w:p>
    <w:p w:rsidR="003715FA">
      <w:pPr>
        <w:widowControl w:val="0"/>
        <w:tabs>
          <w:tab w:val="left" w:leader="dot" w:pos="9148"/>
        </w:tabs>
        <w:autoSpaceDE w:val="0"/>
        <w:autoSpaceDN w:val="0"/>
        <w:spacing w:before="252"/>
        <w:ind w:left="160"/>
        <w:rPr>
          <w:rFonts w:ascii="Arial" w:eastAsia="Arial" w:hAnsi="Arial" w:cs="Arial"/>
          <w:sz w:val="22"/>
          <w:szCs w:val="22"/>
          <w:lang w:val="hu-HU" w:eastAsia="en-US" w:bidi="ar-SA"/>
        </w:rPr>
      </w:pPr>
      <w:r w:rsidRPr="00A2632A">
        <w:rPr>
          <w:rFonts w:ascii="Arial" w:eastAsia="Arial" w:hAnsi="Arial" w:cs="Arial"/>
          <w:color w:val="0070C0"/>
          <w:spacing w:val="-10"/>
          <w:sz w:val="22"/>
          <w:szCs w:val="22"/>
          <w:lang w:val="hu-HU" w:eastAsia="en-US" w:bidi="ar-SA"/>
        </w:rPr>
        <w:t>{</w:t>
      </w:r>
      <w:r w:rsidR="00AC5E1D">
        <w:rPr>
          <w:rFonts w:ascii="Arial" w:eastAsia="Arial" w:hAnsi="Arial" w:cs="Arial"/>
          <w:color w:val="0070C0"/>
          <w:spacing w:val="-10"/>
          <w:sz w:val="22"/>
          <w:szCs w:val="22"/>
          <w:lang w:val="hu-HU" w:eastAsia="en-US" w:bidi="ar-SA"/>
        </w:rPr>
        <w:t>d</w:t>
      </w:r>
      <w:r w:rsidR="00AC5E1D">
        <w:rPr>
          <w:rFonts w:ascii="Arial" w:eastAsia="Arial" w:hAnsi="Arial" w:cs="Arial"/>
          <w:color w:val="0070C0"/>
          <w:spacing w:val="-10"/>
          <w:sz w:val="22"/>
          <w:szCs w:val="22"/>
          <w:lang w:val="hu-HU" w:eastAsia="en-US" w:bidi="ar-SA"/>
        </w:rPr>
        <w:t>.</w:t>
      </w:r>
      <w:r w:rsidRPr="00A2632A">
        <w:rPr>
          <w:rFonts w:ascii="Arial" w:eastAsia="Arial" w:hAnsi="Arial" w:cs="Arial"/>
          <w:color w:val="0070C0"/>
          <w:spacing w:val="-10"/>
          <w:sz w:val="22"/>
          <w:szCs w:val="22"/>
          <w:lang w:val="hu-HU" w:eastAsia="en-US" w:bidi="ar-SA"/>
        </w:rPr>
        <w:t>Project</w:t>
      </w:r>
      <w:r w:rsidRPr="00A2632A">
        <w:rPr>
          <w:rFonts w:ascii="Arial" w:eastAsia="Arial" w:hAnsi="Arial" w:cs="Arial"/>
          <w:color w:val="0070C0"/>
          <w:spacing w:val="-10"/>
          <w:sz w:val="22"/>
          <w:szCs w:val="22"/>
          <w:lang w:val="hu-HU" w:eastAsia="en-US" w:bidi="ar-SA"/>
        </w:rPr>
        <w:t>.UgyfelLakcime</w:t>
      </w:r>
      <w:r w:rsidRPr="00A2632A">
        <w:rPr>
          <w:rFonts w:ascii="Arial" w:eastAsia="Arial" w:hAnsi="Arial" w:cs="Arial"/>
          <w:color w:val="0070C0"/>
          <w:spacing w:val="-10"/>
          <w:sz w:val="22"/>
          <w:szCs w:val="22"/>
          <w:lang w:val="hu-HU" w:eastAsia="en-US" w:bidi="ar-SA"/>
        </w:rPr>
        <w:t>}</w:t>
      </w:r>
      <w:r>
        <w:rPr>
          <w:rFonts w:ascii="Arial" w:eastAsia="Arial" w:hAnsi="Arial" w:cs="Arial"/>
          <w:spacing w:val="-10"/>
          <w:sz w:val="22"/>
          <w:szCs w:val="22"/>
          <w:lang w:val="hu-HU" w:eastAsia="en-US" w:bidi="ar-SA"/>
        </w:rPr>
        <w:t xml:space="preserve">                 </w:t>
      </w:r>
      <w:r w:rsidR="00C400B7">
        <w:rPr>
          <w:rFonts w:ascii="Arial" w:eastAsia="Arial" w:hAnsi="Arial" w:cs="Arial"/>
          <w:spacing w:val="-5"/>
          <w:sz w:val="22"/>
          <w:szCs w:val="22"/>
          <w:lang w:val="hu-HU" w:eastAsia="en-US" w:bidi="ar-SA"/>
        </w:rPr>
        <w:t>cím</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Egyéb</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megjegyzés</w:t>
      </w: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Pl.</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helyre</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kiegészítő</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információ</w:t>
      </w:r>
      <w:r>
        <w:rPr>
          <w:rFonts w:ascii="Arial" w:eastAsia="Arial" w:hAnsi="Arial" w:cs="Arial"/>
          <w:sz w:val="22"/>
          <w:szCs w:val="22"/>
          <w:lang w:val="hu-HU" w:eastAsia="en-US" w:bidi="ar-SA"/>
        </w:rPr>
        <w:t>,</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műszaki</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megjegyzés.</w:t>
      </w: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További</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csatlakozási</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pontok</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adatainak</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megadása</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kizárólag</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számú</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mellékleten</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lehetséges!</w:t>
      </w: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w:t>
      </w:r>
    </w:p>
    <w:p w:rsidR="003715FA">
      <w:pPr>
        <w:widowControl w:val="0"/>
        <w:autoSpaceDE w:val="0"/>
        <w:autoSpaceDN w:val="0"/>
        <w:spacing w:before="251"/>
        <w:ind w:left="160"/>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2032" behindDoc="0" locked="0" layoutInCell="1" allowOverlap="1">
            <ns3:simplePos x="0" y="0"/>
            <ns3:positionH relativeFrom="column">
              <ns3:posOffset>3326130</ns3:posOffset>
            </ns3:positionH>
            <ns3:positionV relativeFrom="paragraph">
              <ns3:posOffset>217805</ns3:posOffset>
            </ns3:positionV>
            <ns3:extent cx="1971675" cy="1245870"/>
            <ns3:effectExtent l="0" t="0" r="0" b="0"/>
            <ns3:wrapNone/>
            <ns3:docPr id="20" name="Kép 20"/>
            <ns3:cNvGraphicFramePr>
              <ns4:graphicFrameLocks noChangeAspect="1"/>
            </ns3:cNvGraphicFramePr>
            <ns4:graphic>
              <ns4:graphicData uri="http://schemas.openxmlformats.org/drawingml/2006/picture">
                <ns5:pic>
                  <ns5:nvPicPr>
                    <ns5:cNvPr id="2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pacing w:val="-2"/>
          <w:sz w:val="22"/>
          <w:szCs w:val="22"/>
          <w:lang w:val="hu-HU" w:eastAsia="en-US" w:bidi="ar-SA"/>
        </w:rPr>
        <w:t>.....................................................................................................................................................</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Dátum</w:t>
      </w:r>
      <w:r>
        <w:rPr>
          <w:rFonts w:ascii="Arial" w:eastAsia="Arial" w:hAnsi="Arial" w:cs="Arial"/>
          <w:b/>
          <w:bCs/>
          <w:sz w:val="26"/>
          <w:szCs w:val="26"/>
          <w:lang w:val="hu-HU" w:eastAsia="en-US" w:bidi="ar-SA"/>
        </w:rPr>
        <w:t>,</w:t>
      </w:r>
      <w:r>
        <w:rPr>
          <w:rFonts w:ascii="Arial" w:eastAsia="Arial" w:hAnsi="Arial" w:cs="Arial"/>
          <w:b/>
          <w:bCs/>
          <w:spacing w:val="-8"/>
          <w:sz w:val="26"/>
          <w:szCs w:val="26"/>
          <w:lang w:val="hu-HU" w:eastAsia="en-US" w:bidi="ar-SA"/>
        </w:rPr>
        <w:t xml:space="preserve"> </w:t>
      </w:r>
      <w:r>
        <w:rPr>
          <w:rFonts w:ascii="Arial" w:eastAsia="Arial" w:hAnsi="Arial" w:cs="Arial"/>
          <w:b/>
          <w:bCs/>
          <w:spacing w:val="-2"/>
          <w:sz w:val="26"/>
          <w:szCs w:val="26"/>
          <w:lang w:val="hu-HU" w:eastAsia="en-US" w:bidi="ar-SA"/>
        </w:rPr>
        <w:t>aláírás</w:t>
      </w:r>
    </w:p>
    <w:p w:rsidR="003715FA">
      <w:pPr>
        <w:widowControl w:val="0"/>
        <w:tabs>
          <w:tab w:val="left" w:pos="4824"/>
        </w:tabs>
        <w:autoSpaceDE w:val="0"/>
        <w:autoSpaceDN w:val="0"/>
        <w:spacing w:before="252"/>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.Datum</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860"/>
        </w:tabs>
        <w:autoSpaceDE w:val="0"/>
        <w:autoSpaceDN w:val="0"/>
        <w:ind w:left="710"/>
        <w:rPr>
          <w:rFonts w:ascii="Arial" w:eastAsia="Arial" w:hAnsi="Arial" w:cs="Arial"/>
          <w:sz w:val="22"/>
          <w:szCs w:val="22"/>
          <w:lang w:val="hu-HU" w:eastAsia="en-US" w:bidi="ar-SA"/>
        </w:rPr>
      </w:pPr>
      <w:r>
        <w:rPr>
          <w:rFonts w:ascii="Arial" w:eastAsia="Arial" w:hAnsi="Arial" w:cs="Arial"/>
          <w:sz w:val="22"/>
          <w:szCs w:val="22"/>
          <w:lang w:val="hu-HU" w:eastAsia="en-US" w:bidi="ar-SA"/>
        </w:rPr>
        <w:t>Igénybejelentés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Igénybejelentő</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képviseletében</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eljáró</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69"/>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line="299" w:lineRule="exact"/>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Igénybejelentéshez</w:t>
      </w:r>
      <w:r>
        <w:rPr>
          <w:rFonts w:ascii="Arial" w:eastAsia="Arial" w:hAnsi="Arial" w:cs="Arial"/>
          <w:b/>
          <w:bCs/>
          <w:spacing w:val="6"/>
          <w:sz w:val="26"/>
          <w:szCs w:val="26"/>
          <w:lang w:val="hu-HU" w:eastAsia="en-US" w:bidi="ar-SA"/>
        </w:rPr>
        <w:t xml:space="preserve"> </w:t>
      </w:r>
      <w:r>
        <w:rPr>
          <w:rFonts w:ascii="Arial" w:eastAsia="Arial" w:hAnsi="Arial" w:cs="Arial"/>
          <w:b/>
          <w:bCs/>
          <w:spacing w:val="-2"/>
          <w:sz w:val="26"/>
          <w:szCs w:val="26"/>
          <w:lang w:val="hu-HU" w:eastAsia="en-US" w:bidi="ar-SA"/>
        </w:rPr>
        <w:t>mellékelendő</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további</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dokumentumok</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listája</w:t>
      </w:r>
    </w:p>
    <w:p w:rsidR="003715FA">
      <w:pPr>
        <w:pStyle w:val="ListParagraph"/>
        <w:widowControl w:val="0"/>
        <w:numPr>
          <w:ilvl w:val="0"/>
          <w:numId w:val="31"/>
        </w:numPr>
        <w:tabs>
          <w:tab w:val="left" w:pos="425"/>
          <w:tab w:val="left" w:pos="427"/>
        </w:tabs>
        <w:autoSpaceDE w:val="0"/>
        <w:autoSpaceDN w:val="0"/>
        <w:spacing w:before="2" w:line="237" w:lineRule="auto"/>
        <w:ind w:left="427" w:right="441"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1</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évnél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az</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aktuális</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állapotot</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tartalmazó</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földhivatali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térképmásolat</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tervezett csatlakozási pont helyének egyértelmű bejelölésével.</w:t>
      </w:r>
    </w:p>
    <w:p w:rsidR="003715FA">
      <w:pPr>
        <w:pStyle w:val="ListParagraph"/>
        <w:widowControl w:val="0"/>
        <w:numPr>
          <w:ilvl w:val="0"/>
          <w:numId w:val="31"/>
        </w:numPr>
        <w:tabs>
          <w:tab w:val="left" w:pos="425"/>
          <w:tab w:val="left" w:pos="427"/>
        </w:tabs>
        <w:autoSpaceDE w:val="0"/>
        <w:autoSpaceDN w:val="0"/>
        <w:spacing w:before="3" w:line="237" w:lineRule="auto"/>
        <w:ind w:left="427" w:right="776"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30</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napnál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lap</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oldala 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vételezés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jogcímének</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 xml:space="preserve">igazolására (a </w:t>
      </w:r>
      <w:r>
        <w:rPr>
          <w:rFonts w:ascii="Arial" w:eastAsia="Arial" w:hAnsi="Arial" w:cs="Arial"/>
          <w:sz w:val="22"/>
          <w:szCs w:val="22"/>
          <w:lang w:val="hu-HU" w:eastAsia="en-US" w:bidi="ar-SA"/>
        </w:rPr>
        <w:t>Takarnet</w:t>
      </w:r>
      <w:r>
        <w:rPr>
          <w:rFonts w:ascii="Arial" w:eastAsia="Arial" w:hAnsi="Arial" w:cs="Arial"/>
          <w:sz w:val="22"/>
          <w:szCs w:val="22"/>
          <w:lang w:val="hu-HU" w:eastAsia="en-US" w:bidi="ar-SA"/>
        </w:rPr>
        <w:t xml:space="preserve"> által szolgáltatott „nem hiteles” jelzéssel ellátott tulajdoni lap is megfelelő).</w:t>
      </w:r>
    </w:p>
    <w:p w:rsidR="003715FA">
      <w:pPr>
        <w:pStyle w:val="ListParagraph"/>
        <w:widowControl w:val="0"/>
        <w:numPr>
          <w:ilvl w:val="0"/>
          <w:numId w:val="31"/>
        </w:numPr>
        <w:tabs>
          <w:tab w:val="left" w:pos="425"/>
          <w:tab w:val="left" w:pos="427"/>
        </w:tabs>
        <w:autoSpaceDE w:val="0"/>
        <w:autoSpaceDN w:val="0"/>
        <w:spacing w:before="4" w:line="237" w:lineRule="auto"/>
        <w:ind w:left="427" w:right="80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lapon,</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annak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széljegyén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feltüntetett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tulajdonos,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haszonélvező hozzájáruló nyilatkozata.</w:t>
      </w:r>
    </w:p>
    <w:p w:rsidR="003715FA">
      <w:pPr>
        <w:pStyle w:val="ListParagraph"/>
        <w:widowControl w:val="0"/>
        <w:numPr>
          <w:ilvl w:val="0"/>
          <w:numId w:val="31"/>
        </w:numPr>
        <w:tabs>
          <w:tab w:val="left" w:pos="425"/>
          <w:tab w:val="left" w:pos="427"/>
        </w:tabs>
        <w:autoSpaceDE w:val="0"/>
        <w:autoSpaceDN w:val="0"/>
        <w:spacing w:before="3" w:line="237" w:lineRule="auto"/>
        <w:ind w:left="427" w:right="87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Az</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ügyintézésre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meghatalmazás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(amennyiben</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szerződő</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fél</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jár</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 ügyintézés folyamán).</w:t>
      </w:r>
    </w:p>
    <w:p w:rsidR="003715FA">
      <w:pPr>
        <w:pStyle w:val="Heading4"/>
        <w:keepNext w:val="0"/>
        <w:widowControl w:val="0"/>
        <w:autoSpaceDE w:val="0"/>
        <w:autoSpaceDN w:val="0"/>
        <w:spacing w:before="3"/>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3"/>
          <w:sz w:val="22"/>
          <w:szCs w:val="22"/>
          <w:lang w:val="hu-HU" w:eastAsia="en-US" w:bidi="ar-SA"/>
        </w:rPr>
        <w:t xml:space="preserve"> </w:t>
      </w:r>
      <w:r>
        <w:rPr>
          <w:rFonts w:ascii="Arial" w:eastAsia="Arial" w:hAnsi="Arial" w:cs="Arial"/>
          <w:b/>
          <w:bCs/>
          <w:sz w:val="22"/>
          <w:szCs w:val="22"/>
          <w:lang w:val="hu-HU" w:eastAsia="en-US" w:bidi="ar-SA"/>
        </w:rPr>
        <w:t>személyek</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7"/>
          <w:sz w:val="22"/>
          <w:szCs w:val="22"/>
          <w:lang w:val="hu-HU" w:eastAsia="en-US" w:bidi="ar-SA"/>
        </w:rPr>
        <w:t xml:space="preserve"> </w:t>
      </w:r>
      <w:r>
        <w:rPr>
          <w:rFonts w:ascii="Arial" w:eastAsia="Arial" w:hAnsi="Arial" w:cs="Arial"/>
          <w:b/>
          <w:bCs/>
          <w:spacing w:val="-2"/>
          <w:sz w:val="22"/>
          <w:szCs w:val="22"/>
          <w:lang w:val="hu-HU" w:eastAsia="en-US" w:bidi="ar-SA"/>
        </w:rPr>
        <w:t>továbbá:</w:t>
      </w:r>
    </w:p>
    <w:p w:rsidR="003715FA">
      <w:pPr>
        <w:pStyle w:val="ListParagraph"/>
        <w:widowControl w:val="0"/>
        <w:numPr>
          <w:ilvl w:val="0"/>
          <w:numId w:val="31"/>
        </w:numPr>
        <w:tabs>
          <w:tab w:val="left" w:pos="425"/>
        </w:tabs>
        <w:autoSpaceDE w:val="0"/>
        <w:autoSpaceDN w:val="0"/>
        <w:spacing w:before="1" w:line="268" w:lineRule="exact"/>
        <w:ind w:left="425" w:hanging="282"/>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cégjegyzésre</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jogosult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személy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aláírási</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címpéldánya.</w:t>
      </w:r>
    </w:p>
    <w:p w:rsidR="003715FA">
      <w:pPr>
        <w:pStyle w:val="ListParagraph"/>
        <w:widowControl w:val="0"/>
        <w:numPr>
          <w:ilvl w:val="0"/>
          <w:numId w:val="31"/>
        </w:numPr>
        <w:tabs>
          <w:tab w:val="left" w:pos="425"/>
        </w:tabs>
        <w:autoSpaceDE w:val="0"/>
        <w:autoSpaceDN w:val="0"/>
        <w:spacing w:line="268" w:lineRule="exact"/>
        <w:ind w:left="425" w:hanging="282"/>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3056" behindDoc="0" locked="0" layoutInCell="1" allowOverlap="1">
            <ns3:simplePos x="0" y="0"/>
            <ns3:positionH relativeFrom="column">
              <ns3:posOffset>3421380</ns3:posOffset>
            </ns3:positionH>
            <ns3:positionV relativeFrom="paragraph">
              <ns3:posOffset>119380</ns3:posOffset>
            </ns3:positionV>
            <ns3:extent cx="1971675" cy="1245870"/>
            <ns3:effectExtent l="0" t="0" r="0" b="0"/>
            <ns3:wrapNone/>
            <ns3:docPr id="21" name="Kép 21"/>
            <ns3:cNvGraphicFramePr>
              <ns4:graphicFrameLocks noChangeAspect="1"/>
            </ns3:cNvGraphicFramePr>
            <ns4:graphic>
              <ns4:graphicData uri="http://schemas.openxmlformats.org/drawingml/2006/picture">
                <ns5:pic>
                  <ns5:nvPicPr>
                    <ns5:cNvPr id="21"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z w:val="22"/>
          <w:szCs w:val="22"/>
          <w:lang w:val="hu-HU" w:eastAsia="en-US" w:bidi="ar-SA"/>
        </w:rPr>
        <w:t>Szabályos</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meghatalmazás,</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nem</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cégjegyzésre</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jogosult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jár</w:t>
      </w:r>
      <w:r w:rsidR="00C400B7">
        <w:rPr>
          <w:rFonts w:ascii="Arial" w:eastAsia="Arial" w:hAnsi="Arial" w:cs="Arial"/>
          <w:spacing w:val="-4"/>
          <w:sz w:val="22"/>
          <w:szCs w:val="22"/>
          <w:lang w:val="hu-HU" w:eastAsia="en-US" w:bidi="ar-SA"/>
        </w:rPr>
        <w:t xml:space="preserve"> </w:t>
      </w:r>
      <w:r w:rsidR="00C400B7">
        <w:rPr>
          <w:rFonts w:ascii="Arial" w:eastAsia="Arial" w:hAnsi="Arial" w:cs="Arial"/>
          <w:spacing w:val="-5"/>
          <w:sz w:val="22"/>
          <w:szCs w:val="22"/>
          <w:lang w:val="hu-HU" w:eastAsia="en-US" w:bidi="ar-SA"/>
        </w:rPr>
        <w:t>el.</w:t>
      </w:r>
    </w:p>
    <w:p w:rsidR="003715FA">
      <w:pPr>
        <w:widowControl w:val="0"/>
        <w:autoSpaceDE w:val="0"/>
        <w:autoSpaceDN w:val="0"/>
        <w:spacing w:before="64"/>
        <w:rPr>
          <w:rFonts w:ascii="Arial" w:eastAsia="Arial" w:hAnsi="Arial" w:cs="Arial"/>
          <w:sz w:val="22"/>
          <w:szCs w:val="22"/>
          <w:lang w:val="hu-HU" w:eastAsia="en-US" w:bidi="ar-SA"/>
        </w:rPr>
      </w:pPr>
    </w:p>
    <w:p w:rsidR="003715FA">
      <w:pPr>
        <w:pStyle w:val="ListParagraph"/>
        <w:widowControl w:val="0"/>
        <w:numPr>
          <w:ilvl w:val="0"/>
          <w:numId w:val="15"/>
        </w:numPr>
        <w:tabs>
          <w:tab w:val="left" w:pos="575"/>
        </w:tabs>
        <w:autoSpaceDE w:val="0"/>
        <w:autoSpaceDN w:val="0"/>
        <w:ind w:left="575" w:hanging="432"/>
        <w:jc w:val="left"/>
        <w:rPr>
          <w:rFonts w:ascii="Arial" w:eastAsia="Arial" w:hAnsi="Arial" w:cs="Arial"/>
          <w:sz w:val="26"/>
          <w:szCs w:val="22"/>
          <w:lang w:val="hu-HU" w:eastAsia="en-US" w:bidi="ar-SA"/>
        </w:rPr>
      </w:pPr>
      <w:r>
        <w:rPr>
          <w:rFonts w:ascii="Arial" w:eastAsia="Arial" w:hAnsi="Arial" w:cs="Arial"/>
          <w:b/>
          <w:sz w:val="26"/>
          <w:szCs w:val="22"/>
          <w:lang w:val="hu-HU" w:eastAsia="en-US" w:bidi="ar-SA"/>
        </w:rPr>
        <w:t>Ügyfélszolgálati</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iroda</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aláírása</w:t>
      </w:r>
      <w:r>
        <w:rPr>
          <w:rFonts w:ascii="Arial" w:eastAsia="Arial" w:hAnsi="Arial" w:cs="Arial"/>
          <w:b/>
          <w:spacing w:val="-8"/>
          <w:sz w:val="26"/>
          <w:szCs w:val="22"/>
          <w:lang w:val="hu-HU" w:eastAsia="en-US" w:bidi="ar-SA"/>
        </w:rPr>
        <w:t xml:space="preserve"> </w:t>
      </w:r>
      <w:r>
        <w:rPr>
          <w:rFonts w:ascii="Arial" w:eastAsia="Arial" w:hAnsi="Arial" w:cs="Arial"/>
          <w:sz w:val="26"/>
          <w:szCs w:val="22"/>
          <w:lang w:val="hu-HU" w:eastAsia="en-US" w:bidi="ar-SA"/>
        </w:rPr>
        <w:t>(ha</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ott</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adják</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le</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w:t>
      </w:r>
      <w:r>
        <w:rPr>
          <w:rFonts w:ascii="Arial" w:eastAsia="Arial" w:hAnsi="Arial" w:cs="Arial"/>
          <w:spacing w:val="-8"/>
          <w:sz w:val="26"/>
          <w:szCs w:val="22"/>
          <w:lang w:val="hu-HU" w:eastAsia="en-US" w:bidi="ar-SA"/>
        </w:rPr>
        <w:t xml:space="preserve"> </w:t>
      </w:r>
      <w:r>
        <w:rPr>
          <w:rFonts w:ascii="Arial" w:eastAsia="Arial" w:hAnsi="Arial" w:cs="Arial"/>
          <w:spacing w:val="-2"/>
          <w:sz w:val="26"/>
          <w:szCs w:val="22"/>
          <w:lang w:val="hu-HU" w:eastAsia="en-US" w:bidi="ar-SA"/>
        </w:rPr>
        <w:t>dokumentumokat</w:t>
      </w:r>
      <w:r>
        <w:rPr>
          <w:rFonts w:ascii="Arial" w:eastAsia="Arial" w:hAnsi="Arial" w:cs="Arial"/>
          <w:spacing w:val="-2"/>
          <w:sz w:val="26"/>
          <w:szCs w:val="22"/>
          <w:lang w:val="hu-HU" w:eastAsia="en-US" w:bidi="ar-SA"/>
        </w:rPr>
        <w:t>)</w:t>
      </w:r>
    </w:p>
    <w:p w:rsidR="003715FA">
      <w:pPr>
        <w:widowControl w:val="0"/>
        <w:tabs>
          <w:tab w:val="left" w:pos="4824"/>
        </w:tabs>
        <w:autoSpaceDE w:val="0"/>
        <w:autoSpaceDN w:val="0"/>
        <w:spacing w:before="206"/>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.Laed</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752"/>
        </w:tabs>
        <w:autoSpaceDE w:val="0"/>
        <w:autoSpaceDN w:val="0"/>
        <w:spacing w:before="3"/>
        <w:ind w:right="66"/>
        <w:jc w:val="center"/>
        <w:rPr>
          <w:rFonts w:ascii="Arial" w:eastAsia="Arial" w:hAnsi="Arial" w:cs="Arial"/>
          <w:sz w:val="22"/>
          <w:szCs w:val="22"/>
          <w:lang w:val="hu-HU" w:eastAsia="en-US" w:bidi="ar-SA"/>
        </w:rPr>
      </w:pPr>
      <w:r>
        <w:rPr>
          <w:rFonts w:ascii="Arial" w:eastAsia="Arial" w:hAnsi="Arial" w:cs="Arial"/>
          <w:sz w:val="22"/>
          <w:szCs w:val="22"/>
          <w:lang w:val="hu-HU" w:eastAsia="en-US" w:bidi="ar-SA"/>
        </w:rPr>
        <w:t>Leadás</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Átvevő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ügyintéző</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239"/>
        <w:ind w:left="143" w:right="137"/>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A villamosenergia-elosztás biztosítása, a csatlakozási és elosztóhálózat-használati szerződés teljesítése keretében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 az Általános Adatkezelési Tájékoztatóban; az ügyintézés során készített hangfelvétellel összefüggésben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Hangfelvétel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Rögzítésére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Vonatkozó</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Tájékoztatóban;</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míg</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MVM</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Vállalkozáscsoport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tagvállalatai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kötött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szerződésekben,</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illetve</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más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dokumentumokban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kapcsolattartóként</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megjelölt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természetes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adatainak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kezeléséről</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ezen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című</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Tájékoztatóban találhatja </w:t>
      </w:r>
      <w:r>
        <w:rPr>
          <w:rFonts w:ascii="Arial" w:eastAsia="Arial" w:hAnsi="Arial" w:cs="Arial"/>
          <w:sz w:val="13"/>
          <w:szCs w:val="22"/>
          <w:lang w:val="hu-HU" w:eastAsia="en-US" w:bidi="ar-SA"/>
        </w:rPr>
        <w:t>meg.A</w:t>
      </w:r>
      <w:r>
        <w:rPr>
          <w:rFonts w:ascii="Arial" w:eastAsia="Arial" w:hAnsi="Arial" w:cs="Arial"/>
          <w:sz w:val="13"/>
          <w:szCs w:val="22"/>
          <w:lang w:val="hu-HU" w:eastAsia="en-US" w:bidi="ar-SA"/>
        </w:rPr>
        <w:t xml:space="preserve"> tájékoztatók az</w:t>
      </w:r>
      <w:hyperlink ns2:id="rId29">
        <w:r>
          <w:rPr>
            <w:rFonts w:ascii="Arial" w:eastAsia="Arial" w:hAnsi="Arial" w:cs="Arial"/>
            <w:color w:val="0000FF"/>
            <w:sz w:val="13"/>
            <w:szCs w:val="22"/>
            <w:u w:val="single" w:color="0000FF"/>
            <w:lang w:val="hu-HU" w:eastAsia="en-US" w:bidi="ar-SA"/>
          </w:rPr>
          <w:t xml:space="preserve"> mvmnext.hu/</w:t>
        </w:r>
        <w:r>
          <w:rPr>
            <w:rFonts w:ascii="Arial" w:eastAsia="Arial" w:hAnsi="Arial" w:cs="Arial"/>
            <w:color w:val="0000FF"/>
            <w:sz w:val="13"/>
            <w:szCs w:val="22"/>
            <w:u w:val="single" w:color="0000FF"/>
            <w:lang w:val="hu-HU" w:eastAsia="en-US" w:bidi="ar-SA"/>
          </w:rPr>
          <w:t>Adatvedelem</w:t>
        </w:r>
        <w:r>
          <w:rPr>
            <w:rFonts w:ascii="Arial" w:eastAsia="Arial" w:hAnsi="Arial" w:cs="Arial"/>
            <w:color w:val="0000FF"/>
            <w:sz w:val="13"/>
            <w:szCs w:val="22"/>
            <w:u w:val="single" w:color="0000FF"/>
            <w:lang w:val="hu-HU" w:eastAsia="en-US" w:bidi="ar-SA"/>
          </w:rPr>
          <w:t>/</w:t>
        </w:r>
        <w:r>
          <w:rPr>
            <w:rFonts w:ascii="Arial" w:eastAsia="Arial" w:hAnsi="Arial" w:cs="Arial"/>
            <w:color w:val="0000FF"/>
            <w:sz w:val="13"/>
            <w:szCs w:val="22"/>
            <w:u w:val="single" w:color="0000FF"/>
            <w:lang w:val="hu-HU" w:eastAsia="en-US" w:bidi="ar-SA"/>
          </w:rPr>
          <w:t>Tajekoztatok</w:t>
        </w:r>
      </w:hyperlink>
      <w:r>
        <w:rPr>
          <w:rFonts w:ascii="Arial" w:eastAsia="Arial" w:hAnsi="Arial" w:cs="Arial"/>
          <w:color w:val="0000FF"/>
          <w:sz w:val="13"/>
          <w:szCs w:val="22"/>
          <w:lang w:val="hu-HU" w:eastAsia="en-US" w:bidi="ar-SA"/>
        </w:rPr>
        <w:t xml:space="preserve"> </w:t>
      </w:r>
      <w:r>
        <w:rPr>
          <w:rFonts w:ascii="Arial" w:eastAsia="Arial" w:hAnsi="Arial" w:cs="Arial"/>
          <w:sz w:val="13"/>
          <w:szCs w:val="22"/>
          <w:lang w:val="hu-HU" w:eastAsia="en-US" w:bidi="ar-SA"/>
        </w:rPr>
        <w:t>oldalon és az ügyfélszolgálati irodáinkban érhetők el.</w:t>
      </w:r>
    </w:p>
    <w:p w:rsidR="003715FA">
      <w:pPr>
        <w:widowControl w:val="0"/>
        <w:autoSpaceDE w:val="0"/>
        <w:autoSpaceDN w:val="0"/>
        <w:spacing w:before="2"/>
        <w:ind w:left="143"/>
        <w:jc w:val="both"/>
        <w:rPr>
          <w:rFonts w:ascii="Arial" w:eastAsia="Arial" w:hAnsi="Arial" w:cs="Arial"/>
          <w:sz w:val="13"/>
          <w:szCs w:val="22"/>
          <w:lang w:val="hu-HU" w:eastAsia="en-US" w:bidi="ar-SA"/>
        </w:rPr>
      </w:pP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elosztói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engedélyes</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megbízásából</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ügyfélszolgálati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feladatokat</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MVM</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Ügyfélkapcsolati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Kft.</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látja</w:t>
      </w:r>
      <w:r>
        <w:rPr>
          <w:rFonts w:ascii="Arial" w:eastAsia="Arial" w:hAnsi="Arial" w:cs="Arial"/>
          <w:spacing w:val="4"/>
          <w:sz w:val="13"/>
          <w:szCs w:val="22"/>
          <w:lang w:val="hu-HU" w:eastAsia="en-US" w:bidi="ar-SA"/>
        </w:rPr>
        <w:t xml:space="preserve"> </w:t>
      </w:r>
      <w:r>
        <w:rPr>
          <w:rFonts w:ascii="Arial" w:eastAsia="Arial" w:hAnsi="Arial" w:cs="Arial"/>
          <w:spacing w:val="-5"/>
          <w:sz w:val="13"/>
          <w:szCs w:val="22"/>
          <w:lang w:val="hu-HU" w:eastAsia="en-US" w:bidi="ar-SA"/>
        </w:rPr>
        <w:t>el.</w:t>
      </w:r>
    </w:p>
    <w:p w:rsidR="003715FA">
      <w:pPr>
        <w:widowControl w:val="0"/>
        <w:autoSpaceDE w:val="0"/>
        <w:autoSpaceDN w:val="0"/>
        <w:spacing w:before="119" w:line="149" w:lineRule="exact"/>
        <w:ind w:left="143"/>
        <w:jc w:val="both"/>
        <w:rPr>
          <w:rFonts w:ascii="Arial" w:eastAsia="Arial" w:hAnsi="Arial" w:cs="Arial"/>
          <w:sz w:val="13"/>
          <w:szCs w:val="22"/>
          <w:lang w:val="hu-HU" w:eastAsia="en-US" w:bidi="ar-SA"/>
        </w:rPr>
      </w:pPr>
      <w:r>
        <w:rPr>
          <w:rFonts w:ascii="Arial" w:eastAsia="Arial" w:hAnsi="Arial" w:cs="Arial"/>
          <w:i/>
          <w:sz w:val="13"/>
          <w:szCs w:val="22"/>
          <w:lang w:val="hu-HU" w:eastAsia="en-US" w:bidi="ar-SA"/>
        </w:rPr>
        <w:t>1,</w:t>
      </w:r>
      <w:r>
        <w:rPr>
          <w:rFonts w:ascii="Arial" w:eastAsia="Arial" w:hAnsi="Arial" w:cs="Arial"/>
          <w:i/>
          <w:spacing w:val="-4"/>
          <w:sz w:val="13"/>
          <w:szCs w:val="22"/>
          <w:lang w:val="hu-HU" w:eastAsia="en-US" w:bidi="ar-SA"/>
        </w:rPr>
        <w:t xml:space="preserve"> </w:t>
      </w:r>
      <w:r>
        <w:rPr>
          <w:rFonts w:ascii="Arial" w:eastAsia="Arial" w:hAnsi="Arial" w:cs="Arial"/>
          <w:i/>
          <w:sz w:val="13"/>
          <w:szCs w:val="22"/>
          <w:lang w:val="hu-HU" w:eastAsia="en-US" w:bidi="ar-SA"/>
        </w:rPr>
        <w:t>1a,</w:t>
      </w:r>
      <w:r>
        <w:rPr>
          <w:rFonts w:ascii="Arial" w:eastAsia="Arial" w:hAnsi="Arial" w:cs="Arial"/>
          <w:i/>
          <w:spacing w:val="-3"/>
          <w:sz w:val="13"/>
          <w:szCs w:val="22"/>
          <w:lang w:val="hu-HU" w:eastAsia="en-US" w:bidi="ar-SA"/>
        </w:rPr>
        <w:t xml:space="preserve"> </w:t>
      </w:r>
      <w:r>
        <w:rPr>
          <w:rFonts w:ascii="Arial" w:eastAsia="Arial" w:hAnsi="Arial" w:cs="Arial"/>
          <w:i/>
          <w:sz w:val="13"/>
          <w:szCs w:val="22"/>
          <w:lang w:val="hu-HU" w:eastAsia="en-US" w:bidi="ar-SA"/>
        </w:rPr>
        <w:t>2</w:t>
      </w:r>
      <w:r>
        <w:rPr>
          <w:rFonts w:ascii="Arial" w:eastAsia="Arial" w:hAnsi="Arial" w:cs="Arial"/>
          <w:i/>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csatlakozási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elosztóhálózat-használati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szerződés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megkötéséhez</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szükséges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ezért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célból</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Általános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Adatvédelmi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(GDPR)</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6.</w:t>
      </w:r>
      <w:r>
        <w:rPr>
          <w:rFonts w:ascii="Arial" w:eastAsia="Arial" w:hAnsi="Arial" w:cs="Arial"/>
          <w:spacing w:val="-3"/>
          <w:sz w:val="13"/>
          <w:szCs w:val="22"/>
          <w:lang w:val="hu-HU" w:eastAsia="en-US" w:bidi="ar-SA"/>
        </w:rPr>
        <w:t xml:space="preserve"> </w:t>
      </w:r>
      <w:r>
        <w:rPr>
          <w:rFonts w:ascii="Arial" w:eastAsia="Arial" w:hAnsi="Arial" w:cs="Arial"/>
          <w:spacing w:val="-2"/>
          <w:sz w:val="13"/>
          <w:szCs w:val="22"/>
          <w:lang w:val="hu-HU" w:eastAsia="en-US" w:bidi="ar-SA"/>
        </w:rPr>
        <w:t>cikk.</w:t>
      </w:r>
    </w:p>
    <w:p w:rsidR="003715FA">
      <w:pPr>
        <w:widowControl w:val="0"/>
        <w:autoSpaceDE w:val="0"/>
        <w:autoSpaceDN w:val="0"/>
        <w:spacing w:line="149" w:lineRule="exact"/>
        <w:ind w:left="143"/>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(1)</w:t>
      </w:r>
      <w:r>
        <w:rPr>
          <w:rFonts w:ascii="Arial" w:eastAsia="Arial" w:hAnsi="Arial" w:cs="Arial"/>
          <w:spacing w:val="-10"/>
          <w:sz w:val="13"/>
          <w:szCs w:val="22"/>
          <w:lang w:val="hu-HU" w:eastAsia="en-US" w:bidi="ar-SA"/>
        </w:rPr>
        <w:t xml:space="preserve"> </w:t>
      </w:r>
      <w:r>
        <w:rPr>
          <w:rFonts w:ascii="Arial" w:eastAsia="Arial" w:hAnsi="Arial" w:cs="Arial"/>
          <w:sz w:val="13"/>
          <w:szCs w:val="22"/>
          <w:lang w:val="hu-HU" w:eastAsia="en-US" w:bidi="ar-SA"/>
        </w:rPr>
        <w:t>bek</w:t>
      </w:r>
      <w:r>
        <w:rPr>
          <w:rFonts w:ascii="Arial" w:eastAsia="Arial" w:hAnsi="Arial" w:cs="Arial"/>
          <w:sz w:val="13"/>
          <w:szCs w:val="22"/>
          <w:lang w:val="hu-HU" w:eastAsia="en-US" w:bidi="ar-SA"/>
        </w:rPr>
        <w: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b)</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pontjában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és/vagy</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energiáról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2007.</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évi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LXXXVI.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törvény</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rendelkezéseink</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végrehajtásáról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273/</w:t>
      </w:r>
      <w:r>
        <w:rPr>
          <w:rFonts w:ascii="Arial" w:eastAsia="Arial" w:hAnsi="Arial" w:cs="Arial"/>
          <w:sz w:val="13"/>
          <w:szCs w:val="22"/>
          <w:lang w:val="hu-HU" w:eastAsia="en-US" w:bidi="ar-SA"/>
        </w:rPr>
        <w:t>2007(</w:t>
      </w:r>
      <w:r>
        <w:rPr>
          <w:rFonts w:ascii="Arial" w:eastAsia="Arial" w:hAnsi="Arial" w:cs="Arial"/>
          <w:sz w:val="13"/>
          <w:szCs w:val="22"/>
          <w:lang w:val="hu-HU" w:eastAsia="en-US" w:bidi="ar-SA"/>
        </w:rPr>
        <w:t>X.</w:t>
      </w:r>
      <w:r>
        <w:rPr>
          <w:rFonts w:ascii="Times New Roman" w:eastAsia="Arial" w:hAnsi="Times New Roman" w:cs="Arial"/>
          <w:spacing w:val="-33"/>
          <w:sz w:val="13"/>
          <w:szCs w:val="22"/>
          <w:lang w:val="hu-HU" w:eastAsia="en-US" w:bidi="ar-SA"/>
        </w:rPr>
        <w:t xml:space="preserve"> </w:t>
      </w:r>
      <w:r>
        <w:rPr>
          <w:rFonts w:ascii="Arial" w:eastAsia="Arial" w:hAnsi="Arial" w:cs="Arial"/>
          <w:sz w:val="13"/>
          <w:szCs w:val="22"/>
          <w:lang w:val="hu-HU" w:eastAsia="en-US" w:bidi="ar-SA"/>
        </w:rPr>
        <w:t>19.)</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Korm</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9"/>
          <w:sz w:val="13"/>
          <w:szCs w:val="22"/>
          <w:lang w:val="hu-HU" w:eastAsia="en-US" w:bidi="ar-SA"/>
        </w:rPr>
        <w:t xml:space="preserve"> </w:t>
      </w:r>
      <w:r>
        <w:rPr>
          <w:rFonts w:ascii="Arial" w:eastAsia="Arial" w:hAnsi="Arial" w:cs="Arial"/>
          <w:spacing w:val="-5"/>
          <w:sz w:val="13"/>
          <w:szCs w:val="22"/>
          <w:lang w:val="hu-HU" w:eastAsia="en-US" w:bidi="ar-SA"/>
        </w:rPr>
        <w:t>2.</w:t>
      </w:r>
    </w:p>
    <w:p w:rsidR="003715FA">
      <w:pPr>
        <w:widowControl w:val="0"/>
        <w:autoSpaceDE w:val="0"/>
        <w:autoSpaceDN w:val="0"/>
        <w:ind w:left="143" w:right="136"/>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sz.</w:t>
      </w:r>
      <w:r>
        <w:rPr>
          <w:rFonts w:ascii="Arial" w:eastAsia="Arial" w:hAnsi="Arial" w:cs="Arial"/>
          <w:sz w:val="13"/>
          <w:szCs w:val="22"/>
          <w:lang w:val="hu-HU" w:eastAsia="en-US" w:bidi="ar-SA"/>
        </w:rPr>
        <w:t xml:space="preserve"> melléklet 6.1. a) és d) pontjában foglaltakra figyelemmel ezen adatot kérjük megadni (</w:t>
      </w:r>
      <w:r>
        <w:rPr>
          <w:rFonts w:ascii="Arial" w:eastAsia="Arial" w:hAnsi="Arial" w:cs="Arial"/>
          <w:i/>
          <w:sz w:val="13"/>
          <w:szCs w:val="22"/>
          <w:lang w:val="hu-HU" w:eastAsia="en-US" w:bidi="ar-SA"/>
        </w:rPr>
        <w:t xml:space="preserve">1 </w:t>
      </w:r>
      <w:r>
        <w:rPr>
          <w:rFonts w:ascii="Arial" w:eastAsia="Arial" w:hAnsi="Arial" w:cs="Arial"/>
          <w:sz w:val="13"/>
          <w:szCs w:val="22"/>
          <w:lang w:val="hu-HU" w:eastAsia="en-US" w:bidi="ar-SA"/>
        </w:rPr>
        <w:t xml:space="preserve">természetes személyek, </w:t>
      </w:r>
      <w:r>
        <w:rPr>
          <w:rFonts w:ascii="Arial" w:eastAsia="Arial" w:hAnsi="Arial" w:cs="Arial"/>
          <w:i/>
          <w:sz w:val="13"/>
          <w:szCs w:val="22"/>
          <w:lang w:val="hu-HU" w:eastAsia="en-US" w:bidi="ar-SA"/>
        </w:rPr>
        <w:t xml:space="preserve">1a </w:t>
      </w:r>
      <w:r>
        <w:rPr>
          <w:rFonts w:ascii="Arial" w:eastAsia="Arial" w:hAnsi="Arial" w:cs="Arial"/>
          <w:sz w:val="13"/>
          <w:szCs w:val="22"/>
          <w:lang w:val="hu-HU" w:eastAsia="en-US" w:bidi="ar-SA"/>
        </w:rPr>
        <w:t xml:space="preserve">egyéni vállalkozók, </w:t>
      </w:r>
      <w:r>
        <w:rPr>
          <w:rFonts w:ascii="Arial" w:eastAsia="Arial" w:hAnsi="Arial" w:cs="Arial"/>
          <w:i/>
          <w:sz w:val="13"/>
          <w:szCs w:val="22"/>
          <w:lang w:val="hu-HU" w:eastAsia="en-US" w:bidi="ar-SA"/>
        </w:rPr>
        <w:t xml:space="preserve">2 </w:t>
      </w:r>
      <w:r>
        <w:rPr>
          <w:rFonts w:ascii="Arial" w:eastAsia="Arial" w:hAnsi="Arial" w:cs="Arial"/>
          <w:sz w:val="13"/>
          <w:szCs w:val="22"/>
          <w:lang w:val="hu-HU" w:eastAsia="en-US" w:bidi="ar-SA"/>
        </w:rPr>
        <w:t>nem természetes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személyek esetén). | </w:t>
      </w:r>
      <w:r>
        <w:rPr>
          <w:rFonts w:ascii="Arial" w:eastAsia="Arial" w:hAnsi="Arial" w:cs="Arial"/>
          <w:i/>
          <w:sz w:val="13"/>
          <w:szCs w:val="22"/>
          <w:lang w:val="hu-HU" w:eastAsia="en-US" w:bidi="ar-SA"/>
        </w:rPr>
        <w:t xml:space="preserve">3 </w:t>
      </w:r>
      <w:r>
        <w:rPr>
          <w:rFonts w:ascii="Arial" w:eastAsia="Arial" w:hAnsi="Arial" w:cs="Arial"/>
          <w:sz w:val="13"/>
          <w:szCs w:val="22"/>
          <w:lang w:val="hu-HU" w:eastAsia="en-US" w:bidi="ar-SA"/>
        </w:rPr>
        <w:t xml:space="preserve">Önkéntesen megadható, az érintett személy hozzájárulásával kezelt adat. | </w:t>
      </w:r>
      <w:r>
        <w:rPr>
          <w:rFonts w:ascii="Arial" w:eastAsia="Arial" w:hAnsi="Arial" w:cs="Arial"/>
          <w:i/>
          <w:sz w:val="13"/>
          <w:szCs w:val="22"/>
          <w:lang w:val="hu-HU" w:eastAsia="en-US" w:bidi="ar-SA"/>
        </w:rPr>
        <w:t xml:space="preserve">4 </w:t>
      </w:r>
      <w:r>
        <w:rPr>
          <w:rFonts w:ascii="Arial" w:eastAsia="Arial" w:hAnsi="Arial" w:cs="Arial"/>
          <w:sz w:val="13"/>
          <w:szCs w:val="22"/>
          <w:lang w:val="hu-HU" w:eastAsia="en-US" w:bidi="ar-SA"/>
        </w:rPr>
        <w:t>A</w:t>
      </w:r>
      <w:r>
        <w:rPr>
          <w:rFonts w:ascii="Arial" w:eastAsia="Arial" w:hAnsi="Arial" w:cs="Arial"/>
          <w:sz w:val="13"/>
          <w:szCs w:val="22"/>
          <w:lang w:val="hu-HU" w:eastAsia="en-US" w:bidi="ar-SA"/>
        </w:rPr>
        <w:t xml:space="preserve"> GDPR 6. cikk (1) bekezdés f) pontja, az adatkezelő jogos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érdeke alapján kezelt adat.</w:t>
      </w:r>
    </w:p>
    <w:p>
      <w:pPr>
        <w:widowControl w:val="0"/>
        <w:autoSpaceDE w:val="0"/>
        <w:autoSpaceDN w:val="0"/>
        <w:spacing w:before="0" w:after="0"/>
        <w:rPr>
          <w:rFonts w:ascii="Arial" w:eastAsia="Arial" w:hAnsi="Arial" w:cs="Arial"/>
          <w:sz w:val="0"/>
          <w:szCs w:val="0"/>
          <w:lang w:val="hu-HU" w:eastAsia="en-US" w:bidi="ar-SA"/>
        </w:rPr>
        <w:sectPr>
          <w:pgSz w:w="11910" w:h="16850"/>
          <w:pgMar w:top="1340" w:right="992" w:bottom="1260" w:left="1275" w:header="0" w:footer="1078" w:gutter="0"/>
          <w:cols w:space="708"/>
        </w:sectPr>
      </w:pPr>
    </w:p>
    <w:p w:rsidR="005616CF">
      <w:pPr>
        <w:widowControl w:val="0"/>
        <w:tabs>
          <w:tab w:val="left" w:pos="7580"/>
        </w:tabs>
        <w:autoSpaceDE w:val="0"/>
        <w:autoSpaceDN w:val="0"/>
        <w:spacing w:line="181" w:lineRule="exact"/>
        <w:ind w:left="144"/>
        <w:rPr>
          <w:rFonts w:ascii="Arial" w:eastAsia="Arial" w:hAnsi="Arial" w:cs="Arial"/>
          <w:b/>
          <w:i/>
          <w:sz w:val="16"/>
          <w:szCs w:val="22"/>
          <w:lang w:val="hu-HU" w:eastAsia="en-US" w:bidi="ar-SA"/>
        </w:rPr>
      </w:pPr>
      <w:r>
        <w:rPr>
          <w:rFonts w:ascii="Arial" w:eastAsia="Arial" w:hAnsi="Arial" w:cs="Arial"/>
          <w:b/>
          <w:sz w:val="16"/>
          <w:szCs w:val="22"/>
          <w:lang w:val="hu-HU" w:eastAsia="en-US" w:bidi="ar-SA"/>
        </w:rPr>
        <w:t>Felhasználó</w:t>
      </w:r>
      <w:r>
        <w:rPr>
          <w:rFonts w:ascii="Arial" w:eastAsia="Arial" w:hAnsi="Arial" w:cs="Arial"/>
          <w:b/>
          <w:spacing w:val="-8"/>
          <w:sz w:val="16"/>
          <w:szCs w:val="22"/>
          <w:lang w:val="hu-HU" w:eastAsia="en-US" w:bidi="ar-SA"/>
        </w:rPr>
        <w:t xml:space="preserve"> </w:t>
      </w:r>
      <w:r>
        <w:rPr>
          <w:rFonts w:ascii="Arial" w:eastAsia="Arial" w:hAnsi="Arial" w:cs="Arial"/>
          <w:b/>
          <w:sz w:val="16"/>
          <w:szCs w:val="22"/>
          <w:lang w:val="hu-HU" w:eastAsia="en-US" w:bidi="ar-SA"/>
        </w:rPr>
        <w:t>azonosító</w:t>
      </w:r>
      <w:r>
        <w:rPr>
          <w:rFonts w:ascii="Arial" w:eastAsia="Arial" w:hAnsi="Arial" w:cs="Arial"/>
          <w:b/>
          <w:spacing w:val="-4"/>
          <w:sz w:val="16"/>
          <w:szCs w:val="22"/>
          <w:lang w:val="hu-HU" w:eastAsia="en-US" w:bidi="ar-SA"/>
        </w:rPr>
        <w:t xml:space="preserve"> </w:t>
      </w:r>
      <w:r>
        <w:rPr>
          <w:rFonts w:ascii="Arial" w:eastAsia="Arial" w:hAnsi="Arial" w:cs="Arial"/>
          <w:b/>
          <w:sz w:val="16"/>
          <w:szCs w:val="22"/>
          <w:lang w:val="hu-HU" w:eastAsia="en-US" w:bidi="ar-SA"/>
        </w:rPr>
        <w:t>száma</w:t>
      </w:r>
      <w:r>
        <w:rPr>
          <w:rFonts w:ascii="Arial" w:eastAsia="Arial" w:hAnsi="Arial" w:cs="Arial"/>
          <w:b/>
          <w:spacing w:val="-9"/>
          <w:sz w:val="16"/>
          <w:szCs w:val="22"/>
          <w:lang w:val="hu-HU" w:eastAsia="en-US" w:bidi="ar-SA"/>
        </w:rPr>
        <w:t xml:space="preserve"> </w:t>
      </w:r>
      <w:r>
        <w:rPr>
          <w:rFonts w:ascii="Arial" w:eastAsia="Arial" w:hAnsi="Arial" w:cs="Arial"/>
          <w:b/>
          <w:sz w:val="16"/>
          <w:szCs w:val="22"/>
          <w:lang w:val="hu-HU" w:eastAsia="en-US" w:bidi="ar-SA"/>
        </w:rPr>
        <w:t>/</w:t>
      </w:r>
      <w:r>
        <w:rPr>
          <w:rFonts w:ascii="Arial" w:eastAsia="Arial" w:hAnsi="Arial" w:cs="Arial"/>
          <w:b/>
          <w:spacing w:val="-7"/>
          <w:sz w:val="16"/>
          <w:szCs w:val="22"/>
          <w:lang w:val="hu-HU" w:eastAsia="en-US" w:bidi="ar-SA"/>
        </w:rPr>
        <w:t xml:space="preserve"> </w:t>
      </w:r>
      <w:r>
        <w:rPr>
          <w:rFonts w:ascii="Arial" w:eastAsia="Arial" w:hAnsi="Arial" w:cs="Arial"/>
          <w:b/>
          <w:sz w:val="16"/>
          <w:szCs w:val="22"/>
          <w:lang w:val="hu-HU" w:eastAsia="en-US" w:bidi="ar-SA"/>
        </w:rPr>
        <w:t>Felhasználási</w:t>
      </w:r>
      <w:r>
        <w:rPr>
          <w:rFonts w:ascii="Arial" w:eastAsia="Arial" w:hAnsi="Arial" w:cs="Arial"/>
          <w:b/>
          <w:spacing w:val="-6"/>
          <w:sz w:val="16"/>
          <w:szCs w:val="22"/>
          <w:lang w:val="hu-HU" w:eastAsia="en-US" w:bidi="ar-SA"/>
        </w:rPr>
        <w:t xml:space="preserve"> </w:t>
      </w:r>
      <w:r>
        <w:rPr>
          <w:rFonts w:ascii="Arial" w:eastAsia="Arial" w:hAnsi="Arial" w:cs="Arial"/>
          <w:b/>
          <w:sz w:val="16"/>
          <w:szCs w:val="22"/>
          <w:lang w:val="hu-HU" w:eastAsia="en-US" w:bidi="ar-SA"/>
        </w:rPr>
        <w:t>hely</w:t>
      </w:r>
      <w:r>
        <w:rPr>
          <w:rFonts w:ascii="Arial" w:eastAsia="Arial" w:hAnsi="Arial" w:cs="Arial"/>
          <w:b/>
          <w:spacing w:val="-11"/>
          <w:sz w:val="16"/>
          <w:szCs w:val="22"/>
          <w:lang w:val="hu-HU" w:eastAsia="en-US" w:bidi="ar-SA"/>
        </w:rPr>
        <w:t xml:space="preserve"> </w:t>
      </w:r>
      <w:r>
        <w:rPr>
          <w:rFonts w:ascii="Arial" w:eastAsia="Arial" w:hAnsi="Arial" w:cs="Arial"/>
          <w:b/>
          <w:spacing w:val="-2"/>
          <w:sz w:val="16"/>
          <w:szCs w:val="22"/>
          <w:lang w:val="hu-HU" w:eastAsia="en-US" w:bidi="ar-SA"/>
        </w:rPr>
        <w:t>azonosítója:</w:t>
      </w:r>
      <w:r>
        <w:rPr>
          <w:rFonts w:ascii="Times New Roman" w:eastAsia="Arial" w:hAnsi="Times New Roman" w:cs="Arial"/>
          <w:sz w:val="16"/>
          <w:szCs w:val="22"/>
          <w:u w:val="single"/>
          <w:lang w:val="hu-HU" w:eastAsia="en-US" w:bidi="ar-SA"/>
        </w:rPr>
        <w:tab/>
      </w:r>
      <w:r>
        <w:rPr>
          <w:rFonts w:ascii="Arial" w:eastAsia="Arial" w:hAnsi="Arial" w:cs="Arial"/>
          <w:b/>
          <w:i/>
          <w:sz w:val="16"/>
          <w:szCs w:val="22"/>
          <w:lang w:val="hu-HU" w:eastAsia="en-US" w:bidi="ar-SA"/>
        </w:rPr>
        <w:t>(ügyfélszolgálat</w:t>
      </w:r>
      <w:r>
        <w:rPr>
          <w:rFonts w:ascii="Arial" w:eastAsia="Arial" w:hAnsi="Arial" w:cs="Arial"/>
          <w:b/>
          <w:i/>
          <w:spacing w:val="-9"/>
          <w:sz w:val="16"/>
          <w:szCs w:val="22"/>
          <w:lang w:val="hu-HU" w:eastAsia="en-US" w:bidi="ar-SA"/>
        </w:rPr>
        <w:t xml:space="preserve"> </w:t>
      </w:r>
      <w:r>
        <w:rPr>
          <w:rFonts w:ascii="Arial" w:eastAsia="Arial" w:hAnsi="Arial" w:cs="Arial"/>
          <w:b/>
          <w:i/>
          <w:sz w:val="16"/>
          <w:szCs w:val="22"/>
          <w:lang w:val="hu-HU" w:eastAsia="en-US" w:bidi="ar-SA"/>
        </w:rPr>
        <w:t>tölti</w:t>
      </w:r>
      <w:r>
        <w:rPr>
          <w:rFonts w:ascii="Arial" w:eastAsia="Arial" w:hAnsi="Arial" w:cs="Arial"/>
          <w:b/>
          <w:i/>
          <w:spacing w:val="-7"/>
          <w:sz w:val="16"/>
          <w:szCs w:val="22"/>
          <w:lang w:val="hu-HU" w:eastAsia="en-US" w:bidi="ar-SA"/>
        </w:rPr>
        <w:t xml:space="preserve"> </w:t>
      </w:r>
      <w:r>
        <w:rPr>
          <w:rFonts w:ascii="Arial" w:eastAsia="Arial" w:hAnsi="Arial" w:cs="Arial"/>
          <w:b/>
          <w:i/>
          <w:spacing w:val="-5"/>
          <w:sz w:val="16"/>
          <w:szCs w:val="22"/>
          <w:lang w:val="hu-HU" w:eastAsia="en-US" w:bidi="ar-SA"/>
        </w:rPr>
        <w:t>ki)</w:t>
      </w:r>
    </w:p>
    <w:p w:rsidR="005616CF">
      <w:pPr>
        <w:pStyle w:val="Heading1"/>
        <w:widowControl w:val="0"/>
        <w:autoSpaceDE w:val="0"/>
        <w:autoSpaceDN w:val="0"/>
        <w:spacing w:before="122" w:line="240" w:lineRule="auto"/>
        <w:ind w:left="144" w:firstLine="0"/>
        <w:rPr>
          <w:rFonts w:ascii="Arial" w:eastAsia="Arial" w:hAnsi="Arial" w:cs="Arial"/>
          <w:b/>
          <w:bCs/>
          <w:sz w:val="24"/>
          <w:szCs w:val="24"/>
          <w:lang w:val="hu-HU" w:eastAsia="en-US" w:bidi="ar-SA"/>
        </w:rPr>
      </w:pPr>
      <w:r>
        <w:rPr>
          <w:rFonts w:ascii="Arial" w:eastAsia="Arial" w:hAnsi="Arial" w:cs="Arial"/>
          <w:b/>
          <w:bCs/>
          <w:sz w:val="24"/>
          <w:szCs w:val="24"/>
          <w:lang w:val="hu-HU" w:eastAsia="en-US" w:bidi="ar-SA"/>
        </w:rPr>
        <w:t>FELHASZNÁLÓI</w:t>
      </w:r>
      <w:r>
        <w:rPr>
          <w:rFonts w:ascii="Arial" w:eastAsia="Arial" w:hAnsi="Arial" w:cs="Arial"/>
          <w:b/>
          <w:bCs/>
          <w:spacing w:val="-12"/>
          <w:sz w:val="24"/>
          <w:szCs w:val="24"/>
          <w:lang w:val="hu-HU" w:eastAsia="en-US" w:bidi="ar-SA"/>
        </w:rPr>
        <w:t xml:space="preserve"> </w:t>
      </w:r>
      <w:r>
        <w:rPr>
          <w:rFonts w:ascii="Arial" w:eastAsia="Arial" w:hAnsi="Arial" w:cs="Arial"/>
          <w:b/>
          <w:bCs/>
          <w:spacing w:val="-2"/>
          <w:sz w:val="24"/>
          <w:szCs w:val="24"/>
          <w:lang w:val="hu-HU" w:eastAsia="en-US" w:bidi="ar-SA"/>
        </w:rPr>
        <w:t>JOGNYILATKOZAT</w:t>
      </w:r>
    </w:p>
    <w:p w:rsidR="005616CF">
      <w:pPr>
        <w:widowControl w:val="0"/>
        <w:autoSpaceDE w:val="0"/>
        <w:autoSpaceDN w:val="0"/>
        <w:spacing w:before="2"/>
        <w:ind w:left="144"/>
        <w:rPr>
          <w:rFonts w:ascii="Arial" w:eastAsia="Arial" w:hAnsi="Arial" w:cs="Arial"/>
          <w:sz w:val="22"/>
          <w:szCs w:val="22"/>
          <w:lang w:val="hu-HU" w:eastAsia="en-US" w:bidi="ar-SA"/>
        </w:rPr>
      </w:pPr>
      <w:r>
        <w:rPr>
          <w:noProof/>
          <w:lang w:eastAsia="hu-HU"/>
        </w:rPr>
        <ns1:AlternateContent>
          <ns1:Choice Requires="wps">
            <w:drawing>
              <ns3:anchor distT="0" distB="0" distL="0" distR="0" simplePos="0" relativeHeight="251716608" behindDoc="1" locked="0" layoutInCell="1" allowOverlap="1">
                <ns3:simplePos x="0" y="0"/>
                <ns3:positionH relativeFrom="page">
                  <ns3:posOffset>792784</ns3:posOffset>
                </ns3:positionH>
                <ns3:positionV relativeFrom="paragraph">
                  <ns3:posOffset>175334</ns3:posOffset>
                </ns3:positionV>
                <ns3:extent cx="5888990" cy="6350"/>
                <ns3:effectExtent l="0" t="0" r="0" b="0"/>
                <ns3:wrapTopAndBottom/>
                <ns3:docPr id="1348159871" name="Graphic 4"/>
                <ns3:cNvGraphicFramePr/>
                <ns4:graphic>
                  <ns4:graphicData uri="http://schemas.microsoft.com/office/word/2010/wordprocessingShape">
                    <ns9:wsp>
                      <ns9:cNvSpPr/>
                      <ns9:spPr>
                        <ns4:xfrm>
                          <ns4:off x="0" y="0"/>
                          <ns4:ext cx="5888990" cy="6350"/>
                        </ns4:xfrm>
                        <ns4:custGeom>
                          <ns4:avLst/>
                          <ns4:gdLst/>
                          <ns4:rect l="l" t="t" r="r" b="b"/>
                          <ns4:pathLst>
                            <ns4:path fill="norm" h="6350" w="5888990" stroke="1">
                              <ns4:moveTo>
                                <ns4:pt x="5888482" y="0"/>
                              </ns4:moveTo>
                              <ns4:lnTo>
                                <ns4:pt x="0" y="0"/>
                              </ns4:lnTo>
                              <ns4:lnTo>
                                <ns4:pt x="0" y="6096"/>
                              </ns4:lnTo>
                              <ns4:lnTo>
                                <ns4:pt x="5888482" y="6096"/>
                              </ns4:lnTo>
                              <ns4:lnTo>
                                <ns4:pt x="5888482" y="0"/>
                              </ns4:lnTo>
                              <ns4:close/>
                            </ns4:path>
                          </ns4:pathLst>
                        </ns4:custGeom>
                        <ns4:solidFill>
                          <ns4:srgbClr val="000000"/>
                        </ns4:solidFill>
                      </ns9:spPr>
                      <ns9:bodyPr wrap="square" lIns="0" tIns="0" rIns="0" bIns="0" rtlCol="0">
                        <ns4:prstTxWarp prst="textNoShape">
                          <ns4:avLst/>
                        </ns4:prstTxWarp>
                      </ns9:bodyPr>
                    </ns9:wsp>
                  </ns4:graphicData>
                </ns4:graphic>
              </ns3:anchor>
            </w:drawing>
          </ns1:Choice>
          <ns1:Fallback>
            <w:pict>
              <ns10:shape id="Graphic 4" ns11: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ns12:wrap type="topAndBottom"/>
              </ns10:shape>
            </w:pict>
          </ns1:Fallback>
        </ns1:AlternateContent>
      </w:r>
      <w:r>
        <w:rPr>
          <w:rFonts w:ascii="Arial" w:eastAsia="Arial" w:hAnsi="Arial" w:cs="Arial"/>
          <w:spacing w:val="-2"/>
          <w:sz w:val="22"/>
          <w:szCs w:val="22"/>
          <w:lang w:val="hu-HU" w:eastAsia="en-US" w:bidi="ar-SA"/>
        </w:rPr>
        <w:t>egyetemes</w:t>
      </w:r>
      <w:r>
        <w:rPr>
          <w:rFonts w:ascii="Arial" w:eastAsia="Arial" w:hAnsi="Arial" w:cs="Arial"/>
          <w:spacing w:val="18"/>
          <w:sz w:val="22"/>
          <w:szCs w:val="22"/>
          <w:lang w:val="hu-HU" w:eastAsia="en-US" w:bidi="ar-SA"/>
        </w:rPr>
        <w:t xml:space="preserve"> </w:t>
      </w:r>
      <w:r>
        <w:rPr>
          <w:rFonts w:ascii="Arial" w:eastAsia="Arial" w:hAnsi="Arial" w:cs="Arial"/>
          <w:spacing w:val="-2"/>
          <w:sz w:val="22"/>
          <w:szCs w:val="22"/>
          <w:lang w:val="hu-HU" w:eastAsia="en-US" w:bidi="ar-SA"/>
        </w:rPr>
        <w:t>villamosenergia-szolgáltatás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igénybevétele</w:t>
      </w:r>
      <w:r>
        <w:rPr>
          <w:rFonts w:ascii="Arial" w:eastAsia="Arial" w:hAnsi="Arial" w:cs="Arial"/>
          <w:spacing w:val="17"/>
          <w:sz w:val="22"/>
          <w:szCs w:val="22"/>
          <w:lang w:val="hu-HU" w:eastAsia="en-US" w:bidi="ar-SA"/>
        </w:rPr>
        <w:t xml:space="preserve"> </w:t>
      </w:r>
      <w:r>
        <w:rPr>
          <w:rFonts w:ascii="Arial" w:eastAsia="Arial" w:hAnsi="Arial" w:cs="Arial"/>
          <w:spacing w:val="-2"/>
          <w:sz w:val="22"/>
          <w:szCs w:val="22"/>
          <w:lang w:val="hu-HU" w:eastAsia="en-US" w:bidi="ar-SA"/>
        </w:rPr>
        <w:t>céljából</w:t>
      </w:r>
    </w:p>
    <w:p w:rsidR="005616CF">
      <w:pPr>
        <w:widowControl w:val="0"/>
        <w:autoSpaceDE w:val="0"/>
        <w:autoSpaceDN w:val="0"/>
        <w:spacing w:before="95"/>
        <w:ind w:left="144"/>
        <w:rPr>
          <w:rFonts w:ascii="Arial" w:eastAsia="Arial" w:hAnsi="Arial" w:cs="Arial"/>
          <w:b/>
          <w:sz w:val="18"/>
          <w:szCs w:val="22"/>
          <w:lang w:val="hu-HU" w:eastAsia="en-US" w:bidi="ar-SA"/>
        </w:rPr>
      </w:pPr>
      <w:r>
        <w:rPr>
          <w:rFonts w:ascii="Arial" w:eastAsia="Arial" w:hAnsi="Arial" w:cs="Arial"/>
          <w:sz w:val="18"/>
          <w:szCs w:val="22"/>
          <w:lang w:val="hu-HU" w:eastAsia="en-US" w:bidi="ar-SA"/>
        </w:rPr>
        <w:t>Alulírott</w:t>
      </w:r>
      <w:r>
        <w:rPr>
          <w:rFonts w:ascii="Arial" w:eastAsia="Arial" w:hAnsi="Arial" w:cs="Arial"/>
          <w:spacing w:val="-5"/>
          <w:sz w:val="18"/>
          <w:szCs w:val="22"/>
          <w:lang w:val="hu-HU" w:eastAsia="en-US" w:bidi="ar-SA"/>
        </w:rPr>
        <w:t xml:space="preserve"> </w:t>
      </w:r>
      <w:r>
        <w:rPr>
          <w:rFonts w:ascii="Arial" w:eastAsia="Arial" w:hAnsi="Arial" w:cs="Arial"/>
          <w:spacing w:val="-2"/>
          <w:sz w:val="18"/>
          <w:szCs w:val="22"/>
          <w:lang w:val="hu-HU" w:eastAsia="en-US" w:bidi="ar-SA"/>
        </w:rPr>
        <w:t>(</w:t>
      </w:r>
      <w:r>
        <w:rPr>
          <w:rFonts w:ascii="Arial" w:eastAsia="Arial" w:hAnsi="Arial" w:cs="Arial"/>
          <w:b/>
          <w:spacing w:val="-2"/>
          <w:sz w:val="18"/>
          <w:szCs w:val="22"/>
          <w:lang w:val="hu-HU" w:eastAsia="en-US" w:bidi="ar-SA"/>
        </w:rPr>
        <w:t>Nyilatkozattevő)</w:t>
      </w:r>
    </w:p>
    <w:p w:rsidR="006F3364" w:rsidP="006F3364">
      <w:pPr>
        <w:widowControl w:val="0"/>
        <w:autoSpaceDE w:val="0"/>
        <w:autoSpaceDN w:val="0"/>
        <w:spacing w:before="80"/>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1"/>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4"/>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5"/>
          <w:sz w:val="18"/>
          <w:szCs w:val="18"/>
          <w:lang w:val="hu-HU" w:eastAsia="en-US" w:bidi="ar-SA"/>
        </w:rPr>
        <w:t xml:space="preserve"> </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Pr>
          <w:rFonts w:ascii="Arial" w:eastAsia="Arial" w:hAnsi="Arial" w:cs="Arial"/>
          <w:color w:val="0070C0"/>
          <w:spacing w:val="32"/>
          <w:sz w:val="20"/>
          <w:szCs w:val="20"/>
          <w:lang w:val="hu-HU" w:eastAsia="en-US" w:bidi="ar-SA"/>
        </w:rPr>
        <w:t>.</w:t>
      </w:r>
      <w:r w:rsidRPr="00574D85">
        <w:rPr>
          <w:rFonts w:ascii="Arial" w:eastAsia="Arial" w:hAnsi="Arial" w:cs="Arial"/>
          <w:color w:val="0070C0"/>
          <w:spacing w:val="32"/>
          <w:sz w:val="10"/>
          <w:szCs w:val="10"/>
          <w:lang w:val="hu-HU" w:eastAsia="en-US" w:bidi="ar-SA"/>
        </w:rPr>
        <w:t>Project</w:t>
      </w:r>
      <w:r w:rsidRPr="00574D85">
        <w:rPr>
          <w:rFonts w:ascii="Arial" w:eastAsia="Arial" w:hAnsi="Arial" w:cs="Arial"/>
          <w:color w:val="0070C0"/>
          <w:spacing w:val="32"/>
          <w:sz w:val="10"/>
          <w:szCs w:val="10"/>
          <w:lang w:val="hu-HU" w:eastAsia="en-US" w:bidi="ar-SA"/>
        </w:rPr>
        <w: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3"/>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77"/>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xml:space="preserve">: </w:t>
      </w:r>
      <w:r w:rsidRPr="00A742BE">
        <w:rPr>
          <w:rFonts w:ascii="Arial" w:eastAsia="Arial" w:hAnsi="Arial" w:cs="Arial"/>
          <w:color w:val="0070C0"/>
          <w:spacing w:val="13"/>
          <w:sz w:val="18"/>
          <w:szCs w:val="18"/>
          <w:lang w:val="hu-HU" w:eastAsia="en-US" w:bidi="ar-SA"/>
        </w:rPr>
        <w:t>{</w:t>
      </w:r>
      <w:r>
        <w:rPr>
          <w:rFonts w:ascii="Arial" w:eastAsia="Arial" w:hAnsi="Arial" w:cs="Arial"/>
          <w:color w:val="0070C0"/>
          <w:spacing w:val="13"/>
          <w:sz w:val="18"/>
          <w:szCs w:val="18"/>
          <w:lang w:val="hu-HU" w:eastAsia="en-US" w:bidi="ar-SA"/>
        </w:rPr>
        <w:t>d</w:t>
      </w:r>
      <w:r>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A742BE">
        <w:rPr>
          <w:rFonts w:ascii="Arial" w:eastAsia="Arial" w:hAnsi="Arial" w:cs="Arial"/>
          <w:color w:val="0070C0"/>
          <w:sz w:val="18"/>
          <w:szCs w:val="18"/>
          <w:lang w:val="hu-HU" w:eastAsia="en-US" w:bidi="ar-SA"/>
        </w:rPr>
        <w:t>{</w:t>
      </w:r>
      <w:r>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5616CF" w:rsidP="001253EA">
      <w:pPr>
        <w:widowControl w:val="0"/>
        <w:autoSpaceDE w:val="0"/>
        <w:autoSpaceDN w:val="0"/>
        <w:spacing w:before="80"/>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10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ezúton</w:t>
      </w:r>
      <w:r>
        <w:rPr>
          <w:rFonts w:ascii="Arial" w:eastAsia="Arial" w:hAnsi="Arial" w:cs="Arial"/>
          <w:sz w:val="18"/>
          <w:szCs w:val="18"/>
          <w:lang w:val="hu-HU" w:eastAsia="en-US" w:bidi="ar-SA"/>
        </w:rPr>
        <w:t xml:space="preserve"> nyilatkozom, hogy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w:t>
      </w:r>
      <w:r>
        <w:rPr>
          <w:rFonts w:ascii="Arial" w:eastAsia="Arial" w:hAnsi="Arial" w:cs="Arial"/>
          <w:sz w:val="18"/>
          <w:szCs w:val="18"/>
          <w:lang w:val="hu-HU" w:eastAsia="en-US" w:bidi="ar-SA"/>
        </w:rPr>
        <w:t>től</w:t>
      </w:r>
      <w:r>
        <w:rPr>
          <w:rFonts w:ascii="Arial" w:eastAsia="Arial" w:hAnsi="Arial" w:cs="Arial"/>
          <w:sz w:val="18"/>
          <w:szCs w:val="18"/>
          <w:lang w:val="hu-HU" w:eastAsia="en-US" w:bidi="ar-SA"/>
        </w:rPr>
        <w:t xml:space="preserve"> egyetemes villamosenergia-szolgáltatást kívánok igénybe venni, ennek érdekében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xml:space="preserve">. egyetemes villamosenergia- szolgáltatói üzletszabályzatának közzétételével meghatározott ajánlatot elfogadom. A hálózathasználati szerződésem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mint megbízott által történő kezelését kérem.</w:t>
      </w:r>
    </w:p>
    <w:p w:rsidR="005616CF">
      <w:pPr>
        <w:widowControl w:val="0"/>
        <w:autoSpaceDE w:val="0"/>
        <w:autoSpaceDN w:val="0"/>
        <w:spacing w:before="41"/>
        <w:ind w:left="144"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kéréssel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 amennyiben a Nyilatkozattevő a nyilatkozattal érintett felhasználási hely tekintetében megkötött hálózathasználati szerződéssel nem rendelkezik – a hálózathasználati szerződés megkötésével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kapcsolatos</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ügyintézés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területileg</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illetékes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elosztónál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nevében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teljes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jogkörrel</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eljárjon,</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ennek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szerződés megkötéséhez szükséges személyes adatait átadja.)</w:t>
      </w:r>
    </w:p>
    <w:p w:rsidR="005616CF">
      <w:pPr>
        <w:widowControl w:val="0"/>
        <w:autoSpaceDE w:val="0"/>
        <w:autoSpaceDN w:val="0"/>
        <w:spacing w:before="71"/>
        <w:ind w:left="571" w:right="136"/>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695104" behindDoc="0" locked="0" layoutInCell="1" allowOverlap="1">
                <ns3:simplePos x="0" y="0"/>
                <ns3:positionH relativeFrom="page">
                  <ns3:posOffset>879276</ns3:posOffset>
                </ns3:positionH>
                <ns3:positionV relativeFrom="paragraph">
                  <ns3:posOffset>29718</ns3:posOffset>
                </ns3:positionV>
                <ns3:extent cx="144145" cy="149860"/>
                <ns3:effectExtent l="0" t="0" r="0" b="0"/>
                <ns3:wrapNone/>
                <ns3:docPr id="5" name="Group 5"/>
                <ns3:cNvGraphicFramePr/>
                <ns4:graphic>
                  <ns4:graphicData uri="http://schemas.microsoft.com/office/word/2010/wordprocessingGroup">
                    <ns13:wgp>
                      <ns13:cNvGrpSpPr/>
                      <ns13:grpSpPr>
                        <ns4:xfrm>
                          <ns4:off x="0" y="0"/>
                          <ns4:ext cx="144145" cy="149860"/>
                          <ns4:chOff x="0" y="0"/>
                          <ns4:chExt cx="144145" cy="149860"/>
                        </ns4:xfrm>
                      </ns13:grpSpPr>
                      <ns9:wsp>
                        <ns9:cNvPr id="6" name="Graphic 6"/>
                        <ns9:cNvSpPr/>
                        <ns9:spPr>
                          <ns4:xfrm>
                            <ns4:off x="0" y="0"/>
                            <ns4:ext cx="144145" cy="144145"/>
                          </ns4:xfrm>
                          <ns4:custGeom>
                            <ns4:avLst/>
                            <ns4:gdLst/>
                            <ns4:rect l="l" t="t" r="r" b="b"/>
                            <ns4:pathLst>
                              <ns4:path fill="norm" h="144145" w="144145" stroke="1">
                                <ns4:moveTo>
                                  <ns4:pt x="144000" y="0"/>
                                </ns4:moveTo>
                                <ns4:lnTo>
                                  <ns4:pt x="0" y="0"/>
                                </ns4:lnTo>
                                <ns4:lnTo>
                                  <ns4:pt x="0" y="144005"/>
                                </ns4:lnTo>
                                <ns4:lnTo>
                                  <ns4:pt x="144000" y="144005"/>
                                </ns4:lnTo>
                                <ns4:lnTo>
                                  <ns4:pt x="144000" y="0"/>
                                </ns4:lnTo>
                                <ns4:close/>
                              </ns4:path>
                            </ns4:pathLst>
                          </ns4:custGeom>
                          <ns4:solidFill>
                            <ns4:srgbClr val="FFFFFF"/>
                          </ns4:solidFill>
                        </ns9:spPr>
                        <ns9:bodyPr wrap="square" lIns="0" tIns="0" rIns="0" bIns="0" rtlCol="0">
                          <ns4:prstTxWarp prst="textNoShape">
                            <ns4:avLst/>
                          </ns4:prstTxWarp>
                        </ns9:bodyPr>
                      </ns9:wsp>
                      <ns9:wsp>
                        <ns9:cNvPr id="7" name="Graphic 7"/>
                        <ns9:cNvSpPr/>
                        <ns9:spPr>
                          <ns4:xfrm>
                            <ns4:off x="4000" y="4000"/>
                            <ns4:ext cx="136525" cy="136525"/>
                          </ns4:xfrm>
                          <ns4:custGeom>
                            <ns4:avLst/>
                            <ns4:gdLst/>
                            <ns4:rect l="l" t="t" r="r" b="b"/>
                            <ns4:pathLst>
                              <ns4:path fill="norm" h="136525" w="136525" stroke="1">
                                <ns4:moveTo>
                                  <ns4:pt x="0" y="136005"/>
                                </ns4:moveTo>
                                <ns4:lnTo>
                                  <ns4:pt x="136000" y="136005"/>
                                </ns4:lnTo>
                                <ns4:lnTo>
                                  <ns4:pt x="136000" y="0"/>
                                </ns4:lnTo>
                                <ns4:lnTo>
                                  <ns4:pt x="0" y="0"/>
                                </ns4:lnTo>
                                <ns4:lnTo>
                                  <ns4:pt x="0" y="136005"/>
                                </ns4:lnTo>
                                <ns4:close/>
                              </ns4:path>
                            </ns4:pathLst>
                          </ns4:custGeom>
                          <ns4:ln w="8000">
                            <ns4:solidFill>
                              <ns4:srgbClr val="000000"/>
                            </ns4:solidFill>
                            <ns4:prstDash val="solid"/>
                          </ns4:ln>
                        </ns9:spPr>
                        <ns9:bodyPr wrap="square" lIns="0" tIns="0" rIns="0" bIns="0" rtlCol="0">
                          <ns4:prstTxWarp prst="textNoShape">
                            <ns4:avLst/>
                          </ns4:prstTxWarp>
                        </ns9:bodyPr>
                      </ns9:wsp>
                      <ns9:wsp>
                        <ns9:cNvPr id="1321799741" name="Textbox 8"/>
                        <ns9:cNvSpPr txBox="1"/>
                        <ns9:spPr>
                          <ns4:xfrm>
                            <ns4:off x="0" y="0"/>
                            <ns4:ext cx="144145" cy="149860"/>
                          </ns4:xfrm>
                          <ns4:prstGeom prst="rect">
                            <ns4:avLst/>
                          </ns4:prstGeom>
                        </ns9:spPr>
                        <ns9:txbx>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5" ns11:spid="_x0000_s1033" style="width:11.35pt;height:11.8pt;margin-top:2.34pt;margin-left:69.23pt;mso-position-horizontal-relative:page;mso-wrap-distance-bottom:0;mso-wrap-distance-left:0;mso-wrap-distance-right:0;mso-wrap-distance-top:0;position:absolute;z-index:251694080" coordorigin="0,0" coordsize="21600,21600">
                <ns10:shape id="_x0000_s1034" style="width:21600;height:20776;position:absolute;v-text-anchor:top" coordsize="21600,21600" path="m21578,l,l,l,21579l,21579l21578,21579l21578,21579l21578,xe" fillcolor="white"/>
                <ns10:shape id="_x0000_s1035" style="width:20458;height:19678;left:599;position:absolute;top:577;v-text-anchor:top" coordsize="21600,21600" path="m,21518l21517,21518l21517,21518l21517,l21517,l,l,l,21518xe" fillcolor="this" stroked="t" strokecolor="black" strokeweight="0.63pt"/>
                <ns10:shape id="_x0000_s1036" type="#_x0000_t202" style="width:21600;height:21600;position:absolute;v-text-anchor:top" fillcolor="this">
                  <ns10:textbox inset="0,0,0,0">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 xml:space="preserve">Kérjük, jelezze X-szel, ha már rendelkezik hálózathasználati szerződéssel az igénybejelentéssel érintett felhasználási hely tekintetében. Kérjük, a szerződést felhasználóváltozás miatti igénybejelentés esetén </w:t>
      </w:r>
      <w:r>
        <w:rPr>
          <w:rFonts w:ascii="Arial" w:eastAsia="Arial" w:hAnsi="Arial" w:cs="Arial"/>
          <w:spacing w:val="-2"/>
          <w:sz w:val="18"/>
          <w:szCs w:val="18"/>
          <w:lang w:val="hu-HU" w:eastAsia="en-US" w:bidi="ar-SA"/>
        </w:rPr>
        <w:t>mellékelje.</w:t>
      </w:r>
    </w:p>
    <w:p w:rsidR="005616CF">
      <w:pPr>
        <w:pStyle w:val="Heading2"/>
        <w:widowControl w:val="0"/>
        <w:numPr>
          <w:ilvl w:val="0"/>
          <w:numId w:val="32"/>
        </w:numPr>
        <w:tabs>
          <w:tab w:val="left" w:pos="568"/>
        </w:tabs>
        <w:autoSpaceDE w:val="0"/>
        <w:autoSpaceDN w:val="0"/>
        <w:spacing w:before="157"/>
        <w:ind w:left="568" w:hanging="424"/>
        <w:jc w:val="left"/>
        <w:rPr>
          <w:rFonts w:ascii="Arial" w:eastAsia="Arial" w:hAnsi="Arial" w:cs="Arial"/>
          <w:b/>
          <w:bCs/>
          <w:sz w:val="18"/>
          <w:szCs w:val="18"/>
          <w:lang w:val="hu-HU" w:eastAsia="en-US" w:bidi="ar-SA"/>
        </w:rPr>
      </w:pPr>
      <w:r>
        <w:rPr>
          <w:noProof/>
          <w:lang w:eastAsia="hu-HU"/>
        </w:rPr>
        <ns1:AlternateContent>
          <ns1:Choice Requires="wps">
            <w:drawing>
              <ns3:anchor distT="0" distB="0" distL="0" distR="0" simplePos="0" relativeHeight="251697152" behindDoc="0" locked="0" layoutInCell="1" allowOverlap="1">
                <ns3:simplePos x="0" y="0"/>
                <ns3:positionH relativeFrom="page">
                  <ns3:posOffset>1058392</ns3:posOffset>
                </ns3:positionH>
                <ns3:positionV relativeFrom="paragraph">
                  <ns3:posOffset>212517</ns3:posOffset>
                </ns3:positionV>
                <ns3:extent cx="144145" cy="587375"/>
                <ns3:effectExtent l="0" t="0" r="0" b="0"/>
                <ns3:wrapNone/>
                <ns3:docPr id="9" name="Graphic 9"/>
                <ns3:cNvGraphicFramePr/>
                <ns4:graphic>
                  <ns4:graphicData uri="http://schemas.microsoft.com/office/word/2010/wordprocessingShape">
                    <ns9:wsp>
                      <ns9:cNvSpPr/>
                      <ns9:spPr>
                        <ns4:xfrm>
                          <ns4:off x="0" y="0"/>
                          <ns4:ext cx="144145" cy="587375"/>
                        </ns4:xfrm>
                        <ns4:custGeom>
                          <ns4:avLst/>
                          <ns4:gdLst/>
                          <ns4:rect l="l" t="t" r="r" b="b"/>
                          <ns4:pathLst>
                            <ns4:path fill="norm" h="587375" w="144145" stroke="1">
                              <ns4:moveTo>
                                <ns4:pt x="144005" y="295376"/>
                              </ns4:moveTo>
                              <ns4:lnTo>
                                <ns4:pt x="0" y="295376"/>
                              </ns4:lnTo>
                              <ns4:lnTo>
                                <ns4:pt x="0" y="439369"/>
                              </ns4:lnTo>
                              <ns4:lnTo>
                                <ns4:pt x="144005" y="439369"/>
                              </ns4:lnTo>
                              <ns4:lnTo>
                                <ns4:pt x="144005" y="295376"/>
                              </ns4:lnTo>
                              <ns4:close/>
                            </ns4:path>
                            <ns4:path fill="norm" h="587375" w="144145" stroke="1">
                              <ns4:moveTo>
                                <ns4:pt x="144068" y="442963"/>
                              </ns4:moveTo>
                              <ns4:lnTo>
                                <ns4:pt x="63" y="442963"/>
                              </ns4:lnTo>
                              <ns4:lnTo>
                                <ns4:pt x="63" y="586981"/>
                              </ns4:lnTo>
                              <ns4:lnTo>
                                <ns4:pt x="144068" y="586981"/>
                              </ns4:lnTo>
                              <ns4:lnTo>
                                <ns4:pt x="144068" y="442963"/>
                              </ns4:lnTo>
                              <ns4:close/>
                            </ns4:path>
                            <ns4:path fill="norm" h="587375" w="144145" stroke="1">
                              <ns4:moveTo>
                                <ns4:pt x="144068" y="147764"/>
                              </ns4:moveTo>
                              <ns4:lnTo>
                                <ns4:pt x="63" y="147764"/>
                              </ns4:lnTo>
                              <ns4:lnTo>
                                <ns4:pt x="63" y="291769"/>
                              </ns4:lnTo>
                              <ns4:lnTo>
                                <ns4:pt x="144068" y="291769"/>
                              </ns4:lnTo>
                              <ns4:lnTo>
                                <ns4:pt x="144068" y="147764"/>
                              </ns4:lnTo>
                              <ns4:close/>
                            </ns4:path>
                            <ns4:path fill="norm" h="587375" w="144145" stroke="1">
                              <ns4:moveTo>
                                <ns4:pt x="144068" y="0"/>
                              </ns4:moveTo>
                              <ns4:lnTo>
                                <ns4:pt x="63" y="0"/>
                              </ns4:lnTo>
                              <ns4:lnTo>
                                <ns4:pt x="63" y="144005"/>
                              </ns4:lnTo>
                              <ns4:lnTo>
                                <ns4:pt x="144068" y="144005"/>
                              </ns4:lnTo>
                              <ns4:lnTo>
                                <ns4:pt x="144068" y="0"/>
                              </ns4:lnTo>
                              <ns4:close/>
                            </ns4:path>
                          </ns4:pathLst>
                        </ns4:custGeom>
                        <ns4:solidFill>
                          <ns4:srgbClr val="FFFFFF"/>
                        </ns4:solidFill>
                      </ns9:spPr>
                      <ns9:bodyPr wrap="square" lIns="0" tIns="0" rIns="0" bIns="0" rtlCol="0">
                        <ns4:prstTxWarp prst="textNoShape">
                          <ns4:avLst/>
                        </ns4:prstTxWarp>
                      </ns9:bodyPr>
                    </ns9:wsp>
                  </ns4:graphicData>
                </ns4:graphic>
              </ns3:anchor>
            </w:drawing>
          </ns1:Choice>
          <ns1:Fallback>
            <w:pict>
              <ns10:shape id="Graphic 9" ns11: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w:pict>
          </ns1:Fallback>
        </ns1:AlternateContent>
      </w:r>
      <w:r>
        <w:rPr>
          <w:noProof/>
          <w:lang w:eastAsia="hu-HU"/>
        </w:rPr>
        <ns1:AlternateContent>
          <ns1:Choice Requires="wpg">
            <w:drawing>
              <ns3:anchor distT="0" distB="0" distL="0" distR="0" simplePos="0" relativeHeight="251711488" behindDoc="1" locked="0" layoutInCell="1" allowOverlap="1">
                <ns3:simplePos x="0" y="0"/>
                <ns3:positionH relativeFrom="page">
                  <ns3:posOffset>2407335</ns3:posOffset>
                </ns3:positionH>
                <ns3:positionV relativeFrom="paragraph">
                  <ns3:posOffset>212505</ns3:posOffset>
                </ns3:positionV>
                <ns3:extent cx="144145" cy="144145"/>
                <ns3:effectExtent l="0" t="0" r="0" b="0"/>
                <ns3:wrapNone/>
                <ns3:docPr id="10" name="Group 10"/>
                <ns3:cNvGraphicFramePr/>
                <ns4:graphic>
                  <ns4:graphicData uri="http://schemas.microsoft.com/office/word/2010/wordprocessingGroup">
                    <ns13:wgp>
                      <ns13:cNvGrpSpPr/>
                      <ns13:grpSpPr>
                        <ns4:xfrm>
                          <ns4:off x="0" y="0"/>
                          <ns4:ext cx="144145" cy="144145"/>
                          <ns4:chOff x="0" y="0"/>
                          <ns4:chExt cx="144145" cy="144145"/>
                        </ns4:xfrm>
                      </ns13:grpSpPr>
                      <ns9:wsp>
                        <ns9:cNvPr id="11" name="Graphic 11"/>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2" name="Graphic 12"/>
                        <ns9:cNvSpPr/>
                        <ns9:spPr>
                          <ns4:xfrm>
                            <ns4:off x="3999" y="4000"/>
                            <ns4:ext cx="136525" cy="136525"/>
                          </ns4:xfrm>
                          <ns4:custGeom>
                            <ns4:avLst/>
                            <ns4:gdLst/>
                            <ns4:rect l="l" t="t" r="r" b="b"/>
                            <ns4:pathLst>
                              <ns4:path fill="norm" h="136525" w="136525" stroke="1">
                                <ns4:moveTo>
                                  <ns4:pt x="0" y="136004"/>
                                </ns4:moveTo>
                                <ns4:lnTo>
                                  <ns4:pt x="135992" y="136004"/>
                                </ns4:lnTo>
                                <ns4:lnTo>
                                  <ns4:pt x="135992" y="0"/>
                                </ns4:lnTo>
                                <ns4:lnTo>
                                  <ns4:pt x="0" y="0"/>
                                </ns4:lnTo>
                                <ns4:lnTo>
                                  <ns4:pt x="0" y="136004"/>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0" ns11:spid="_x0000_s1038" style="width:11.35pt;height:11.35pt;margin-top:16.73pt;margin-left:189.55pt;mso-position-horizontal-relative:page;mso-wrap-distance-bottom:0;mso-wrap-distance-left:0;mso-wrap-distance-right:0;mso-wrap-distance-top:0;position:absolute;z-index:-251606016" coordorigin="0,0" coordsize="21600,21600">
                <ns10:shape id="_x0000_s1039" style="width:21600;height:21600;position:absolute;v-text-anchor:top" coordsize="21600,21600" path="m21577,l,l,l,21579l,21579l21577,21579l21577,21579l21577,xe" fillcolor="white"/>
                <ns10:shape id="_x0000_s1040" style="width:20458;height:20458;left:599;position:absolute;top:599;v-text-anchor:top" coordsize="21600,21600" path="m,21518l21516,21518l21516,21518l21516,l21516,l,l,l,21518xe" fillcolor="this" stroked="t" strokecolor="black" strokeweight="0.63pt"/>
              </ns10:group>
            </w:pict>
          </ns1:Fallback>
        </ns1:AlternateContent>
      </w:r>
      <w:r>
        <w:rPr>
          <w:noProof/>
          <w:lang w:eastAsia="hu-HU"/>
        </w:rPr>
        <w:drawing>
          <ns3:anchor distT="0" distB="0" distL="0" distR="0" simplePos="0" relativeHeight="251712512" behindDoc="1" locked="0" layoutInCell="1" allowOverlap="1">
            <ns3:simplePos x="0" y="0"/>
            <ns3:positionH relativeFrom="page">
              <ns3:posOffset>3945344</ns3:posOffset>
            </ns3:positionH>
            <ns3:positionV relativeFrom="paragraph">
              <ns3:posOffset>212683</ns3:posOffset>
            </ns3:positionV>
            <ns3:extent cx="143992" cy="291604"/>
            <ns3:effectExtent l="0" t="0" r="0" b="0"/>
            <ns3:wrapNone/>
            <ns3:docPr id="13" name="Image 13"/>
            <ns3:cNvGraphicFramePr/>
            <ns4:graphic>
              <ns4:graphicData uri="http://schemas.openxmlformats.org/drawingml/2006/picture">
                <ns5:pic>
                  <ns5:nvPicPr>
                    <ns5:cNvPr id="13" name="Image 13"/>
                    <ns5:cNvPicPr/>
                  </ns5:nvPicPr>
                  <ns5:blipFill>
                    <ns4:blip ns2:embed="rId30" cstate="print"/>
                    <ns4:stretch>
                      <ns4:fillRect/>
                    </ns4:stretch>
                  </ns5:blipFill>
                  <ns5:spPr>
                    <ns4:xfrm>
                      <ns4:off x="0" y="0"/>
                      <ns4:ext cx="143992" cy="291604"/>
                    </ns4:xfrm>
                    <ns4:prstGeom prst="rect">
                      <ns4:avLst/>
                    </ns4:prstGeom>
                  </ns5:spPr>
                </ns5:pic>
              </ns4:graphicData>
            </ns4:graphic>
          </ns3:anchor>
        </w:drawing>
      </w:r>
      <w:r>
        <w:rPr>
          <w:noProof/>
          <w:lang w:eastAsia="hu-HU"/>
        </w:rPr>
        <ns1:AlternateContent>
          <ns1:Choice Requires="wps">
            <w:drawing>
              <ns3:anchor distT="0" distB="0" distL="0" distR="0" simplePos="0" relativeHeight="251703296" behindDoc="0" locked="0" layoutInCell="1" allowOverlap="1">
                <ns3:simplePos x="0" y="0"/>
                <ns3:positionH relativeFrom="page">
                  <ns3:posOffset>1020362</ns3:posOffset>
                </ns3:positionH>
                <ns3:positionV relativeFrom="paragraph">
                  <ns3:posOffset>212505</ns3:posOffset>
                </ns3:positionV>
                <ns3:extent cx="220345" cy="587375"/>
                <ns3:effectExtent l="0" t="0" r="0" b="0"/>
                <ns3:wrapNone/>
                <ns3:docPr id="14" name="Textbox 14"/>
                <ns3:cNvGraphicFramePr/>
                <ns4:graphic>
                  <ns4:graphicData uri="http://schemas.microsoft.com/office/word/2010/wordprocessingShape">
                    <ns9:wsp>
                      <ns9:cNvSpPr txBox="1"/>
                      <ns9:spPr>
                        <ns4:xfrm>
                          <ns4:off x="0" y="0"/>
                          <ns4:ext cx="220345" cy="587375"/>
                        </ns4:xfrm>
                        <ns4:prstGeom prst="rect">
                          <ns4:avLst/>
                        </ns4:prstGeom>
                      </ns9:spPr>
                      <ns9:txbx>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9:txbx>
                      <ns9:bodyPr wrap="square" lIns="0" tIns="0" rIns="0" bIns="0" rtlCol="0"/>
                    </ns9:wsp>
                  </ns4:graphicData>
                </ns4:graphic>
              </ns3:anchor>
            </w:drawing>
          </ns1:Choice>
          <ns1:Fallback>
            <w:pict>
              <ns10:shape id="Textbox 14" ns11:spid="_x0000_s1041" type="#_x0000_t202" style="width:17.35pt;height:46.25pt;margin-top:16.73pt;margin-left:80.34pt;mso-position-horizontal-relative:page;mso-wrap-distance-bottom:0;mso-wrap-distance-left:0;mso-wrap-distance-right:0;mso-wrap-distance-top:0;position:absolute;v-text-anchor:top;z-index:251702272" fillcolor="this">
                <ns10:textbox inset="0,0,0,0">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10:textbox>
              </ns10:shape>
            </w:pict>
          </ns1:Fallback>
        </ns1:AlternateContent>
      </w:r>
      <w:r>
        <w:rPr>
          <w:rFonts w:ascii="Arial" w:eastAsia="Arial" w:hAnsi="Arial" w:cs="Arial"/>
          <w:b/>
          <w:bCs/>
          <w:sz w:val="18"/>
          <w:szCs w:val="18"/>
          <w:lang w:val="hu-HU" w:eastAsia="en-US" w:bidi="ar-SA"/>
        </w:rPr>
        <w:t>Nyilatkozattétel</w:t>
      </w:r>
      <w:r>
        <w:rPr>
          <w:rFonts w:ascii="Arial" w:eastAsia="Arial" w:hAnsi="Arial" w:cs="Arial"/>
          <w:b/>
          <w:bCs/>
          <w:spacing w:val="-8"/>
          <w:sz w:val="18"/>
          <w:szCs w:val="18"/>
          <w:lang w:val="hu-HU" w:eastAsia="en-US" w:bidi="ar-SA"/>
        </w:rPr>
        <w:t xml:space="preserve"> </w:t>
      </w:r>
      <w:r>
        <w:rPr>
          <w:rFonts w:ascii="Arial" w:eastAsia="Arial" w:hAnsi="Arial" w:cs="Arial"/>
          <w:b/>
          <w:bCs/>
          <w:spacing w:val="-5"/>
          <w:sz w:val="18"/>
          <w:szCs w:val="18"/>
          <w:lang w:val="hu-HU" w:eastAsia="en-US" w:bidi="ar-SA"/>
        </w:rPr>
        <w:t>oka</w:t>
      </w:r>
    </w:p>
    <w:p w:rsidR="005616CF">
      <w:pPr>
        <w:widowControl w:val="0"/>
        <w:tabs>
          <w:tab w:val="left" w:pos="2695"/>
          <w:tab w:val="left" w:pos="5108"/>
        </w:tabs>
        <w:autoSpaceDE w:val="0"/>
        <w:autoSpaceDN w:val="0"/>
        <w:spacing w:before="6"/>
        <w:ind w:left="780"/>
        <w:rPr>
          <w:rFonts w:ascii="Arial" w:eastAsia="Arial" w:hAnsi="Arial" w:cs="Arial"/>
          <w:sz w:val="18"/>
          <w:szCs w:val="18"/>
          <w:lang w:val="hu-HU" w:eastAsia="en-US" w:bidi="ar-SA"/>
        </w:rPr>
      </w:pPr>
      <w:r>
        <w:rPr>
          <w:rFonts w:ascii="Arial" w:eastAsia="Arial" w:hAnsi="Arial" w:cs="Arial"/>
          <w:sz w:val="18"/>
          <w:szCs w:val="18"/>
          <w:lang w:val="hu-HU" w:eastAsia="en-US" w:bidi="ar-SA"/>
        </w:rPr>
        <w:t>új</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bekapcsolás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5"/>
          <w:sz w:val="18"/>
          <w:szCs w:val="18"/>
          <w:lang w:val="hu-HU" w:eastAsia="en-US" w:bidi="ar-SA"/>
        </w:rPr>
        <w:t xml:space="preserve"> </w:t>
      </w:r>
      <w:r>
        <w:rPr>
          <w:rFonts w:ascii="Arial" w:eastAsia="Arial" w:hAnsi="Arial" w:cs="Arial"/>
          <w:spacing w:val="-2"/>
          <w:sz w:val="18"/>
          <w:szCs w:val="18"/>
          <w:lang w:val="hu-HU" w:eastAsia="en-US" w:bidi="ar-SA"/>
        </w:rPr>
        <w:t>felhasználóváltozás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szolgáltatás</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újraindítása</w:t>
      </w:r>
    </w:p>
    <w:p w:rsidR="005616CF">
      <w:pPr>
        <w:widowControl w:val="0"/>
        <w:tabs>
          <w:tab w:val="left" w:pos="5108"/>
        </w:tabs>
        <w:autoSpaceDE w:val="0"/>
        <w:autoSpaceDN w:val="0"/>
        <w:spacing w:before="19" w:line="264" w:lineRule="auto"/>
        <w:ind w:left="780" w:right="436"/>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14560" behindDoc="1" locked="0" layoutInCell="1" allowOverlap="1">
                <ns3:simplePos x="0" y="0"/>
                <ns3:positionH relativeFrom="page">
                  <ns3:posOffset>2407335</ns3:posOffset>
                </ns3:positionH>
                <ns3:positionV relativeFrom="paragraph">
                  <ns3:posOffset>289108</ns3:posOffset>
                </ns3:positionV>
                <ns3:extent cx="144145" cy="144145"/>
                <ns3:effectExtent l="0" t="0" r="0" b="0"/>
                <ns3:wrapNone/>
                <ns3:docPr id="15" name="Group 15"/>
                <ns3:cNvGraphicFramePr/>
                <ns4:graphic>
                  <ns4:graphicData uri="http://schemas.microsoft.com/office/word/2010/wordprocessingGroup">
                    <ns13:wgp>
                      <ns13:cNvGrpSpPr/>
                      <ns13:grpSpPr>
                        <ns4:xfrm>
                          <ns4:off x="0" y="0"/>
                          <ns4:ext cx="144145" cy="144145"/>
                          <ns4:chOff x="0" y="0"/>
                          <ns4:chExt cx="144145" cy="144145"/>
                        </ns4:xfrm>
                      </ns13:grpSpPr>
                      <ns9:wsp>
                        <ns9:cNvPr id="16" name="Graphic 16"/>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7" name="Graphic 17"/>
                        <ns9:cNvSpPr/>
                        <ns9:spPr>
                          <ns4:xfrm>
                            <ns4:off x="3999" y="4000"/>
                            <ns4:ext cx="136525" cy="136525"/>
                          </ns4:xfrm>
                          <ns4:custGeom>
                            <ns4:avLst/>
                            <ns4:gdLst/>
                            <ns4:rect l="l" t="t" r="r" b="b"/>
                            <ns4:pathLst>
                              <ns4:path fill="norm" h="136525" w="136525" stroke="1">
                                <ns4:moveTo>
                                  <ns4:pt x="0" y="136005"/>
                                </ns4:moveTo>
                                <ns4:lnTo>
                                  <ns4:pt x="135992" y="136005"/>
                                </ns4:lnTo>
                                <ns4:lnTo>
                                  <ns4:pt x="135992" y="0"/>
                                </ns4:lnTo>
                                <ns4:lnTo>
                                  <ns4:pt x="0" y="0"/>
                                </ns4:lnTo>
                                <ns4:lnTo>
                                  <ns4:pt x="0" y="136005"/>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5" ns11:spid="_x0000_s1042" style="width:11.35pt;height:11.35pt;margin-top:22.76pt;margin-left:189.55pt;mso-position-horizontal-relative:page;mso-wrap-distance-bottom:0;mso-wrap-distance-left:0;mso-wrap-distance-right:0;mso-wrap-distance-top:0;position:absolute;z-index:-251602944" coordorigin="0,0" coordsize="21600,21600">
                <ns10:shape id="_x0000_s1043" style="width:21600;height:21600;position:absolute;v-text-anchor:top" coordsize="21600,21600" path="m21577,l,l,l,21579l,21579l21577,21579l21577,21579l21577,xe" fillcolor="white"/>
                <ns10:shape id="_x0000_s1044" style="width:20458;height:20458;left:599;position:absolute;top:599;v-text-anchor:top" coordsize="21600,21600" path="m,21518l21516,21518l21516,21518l21516,l21516,l,l,l,21518xe" fillcolor="this" stroked="t" strokecolor="black" strokeweight="0.63pt"/>
              </ns10:group>
            </w:pict>
          </ns1:Fallback>
        </ns1:AlternateContent>
      </w:r>
      <w:r>
        <w:rPr>
          <w:rFonts w:ascii="Arial" w:eastAsia="Arial" w:hAnsi="Arial" w:cs="Arial"/>
          <w:sz w:val="18"/>
          <w:szCs w:val="18"/>
          <w:lang w:val="hu-HU" w:eastAsia="en-US" w:bidi="ar-SA"/>
        </w:rPr>
        <w:t>ideiglenes</w:t>
      </w:r>
      <w:r>
        <w:rPr>
          <w:rFonts w:ascii="Arial" w:eastAsia="Arial" w:hAnsi="Arial" w:cs="Arial"/>
          <w:sz w:val="18"/>
          <w:szCs w:val="18"/>
          <w:lang w:val="hu-HU" w:eastAsia="en-US" w:bidi="ar-SA"/>
        </w:rPr>
        <w:t xml:space="preserve"> bekapcsolás (legfeljebb 60 nap)</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ideiglenes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(61</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nap</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1</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év</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között) további mérő felszerelése</w:t>
      </w:r>
    </w:p>
    <w:p w:rsidR="005616CF">
      <w:pPr>
        <w:widowControl w:val="0"/>
        <w:tabs>
          <w:tab w:val="left" w:pos="2695"/>
        </w:tabs>
        <w:autoSpaceDE w:val="0"/>
        <w:autoSpaceDN w:val="0"/>
        <w:spacing w:line="242" w:lineRule="auto"/>
        <w:ind w:left="2695" w:right="248" w:hanging="191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kereskedőváltás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 xml:space="preserve">Kérjük, jelezze X-szel, ha az érintett felhasználási hely tekintetében nem rendelkezik hatályos </w:t>
      </w:r>
      <w:r>
        <w:rPr>
          <w:rFonts w:ascii="Arial" w:eastAsia="Arial" w:hAnsi="Arial" w:cs="Arial"/>
          <w:sz w:val="18"/>
          <w:szCs w:val="18"/>
          <w:lang w:val="hu-HU" w:eastAsia="en-US" w:bidi="ar-SA"/>
        </w:rPr>
        <w:t>villamosenergia-vásárlási szerződéssel</w:t>
      </w:r>
      <w:r>
        <w:rPr>
          <w:rFonts w:ascii="Arial" w:eastAsia="Arial" w:hAnsi="Arial" w:cs="Arial"/>
          <w:sz w:val="18"/>
          <w:szCs w:val="18"/>
          <w:lang w:val="hu-HU" w:eastAsia="en-US" w:bidi="ar-SA"/>
        </w:rPr>
        <w:t xml:space="preserve"> (ellátatlan) vagy hatályos</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villamosenergia-vásárlási</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szerződésének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megszűnéséről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 xml:space="preserve">felmondása </w:t>
      </w:r>
      <w:r>
        <w:rPr>
          <w:rFonts w:ascii="Arial" w:eastAsia="Arial" w:hAnsi="Arial" w:cs="Arial"/>
          <w:sz w:val="18"/>
          <w:szCs w:val="18"/>
          <w:lang w:val="hu-HU" w:eastAsia="en-US" w:bidi="ar-SA"/>
        </w:rPr>
        <w:t>hatályosulásáról</w:t>
      </w:r>
      <w:r>
        <w:rPr>
          <w:rFonts w:ascii="Arial" w:eastAsia="Arial" w:hAnsi="Arial" w:cs="Arial"/>
          <w:sz w:val="18"/>
          <w:szCs w:val="18"/>
          <w:lang w:val="hu-HU" w:eastAsia="en-US" w:bidi="ar-SA"/>
        </w:rPr>
        <w:t>) kereskedője tájékoztatta.</w:t>
      </w:r>
    </w:p>
    <w:p w:rsidR="005616CF">
      <w:pPr>
        <w:pStyle w:val="Heading2"/>
        <w:widowControl w:val="0"/>
        <w:numPr>
          <w:ilvl w:val="0"/>
          <w:numId w:val="32"/>
        </w:numPr>
        <w:tabs>
          <w:tab w:val="left" w:pos="567"/>
        </w:tabs>
        <w:autoSpaceDE w:val="0"/>
        <w:autoSpaceDN w:val="0"/>
        <w:spacing w:before="144"/>
        <w:ind w:left="567" w:hanging="423"/>
        <w:jc w:val="both"/>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Villamosenergia-felhasználás</w:t>
      </w:r>
      <w:r>
        <w:rPr>
          <w:rFonts w:ascii="Arial" w:eastAsia="Arial" w:hAnsi="Arial" w:cs="Arial"/>
          <w:b/>
          <w:bCs/>
          <w:spacing w:val="42"/>
          <w:sz w:val="18"/>
          <w:szCs w:val="18"/>
          <w:lang w:val="hu-HU" w:eastAsia="en-US" w:bidi="ar-SA"/>
        </w:rPr>
        <w:t xml:space="preserve"> </w:t>
      </w:r>
      <w:r>
        <w:rPr>
          <w:rFonts w:ascii="Arial" w:eastAsia="Arial" w:hAnsi="Arial" w:cs="Arial"/>
          <w:b/>
          <w:bCs/>
          <w:spacing w:val="-4"/>
          <w:sz w:val="18"/>
          <w:szCs w:val="18"/>
          <w:lang w:val="hu-HU" w:eastAsia="en-US" w:bidi="ar-SA"/>
        </w:rPr>
        <w:t>célja</w:t>
      </w:r>
    </w:p>
    <w:p w:rsidR="005616CF">
      <w:pPr>
        <w:widowControl w:val="0"/>
        <w:autoSpaceDE w:val="0"/>
        <w:autoSpaceDN w:val="0"/>
        <w:spacing w:before="81"/>
        <w:ind w:left="569"/>
        <w:jc w:val="both"/>
        <w:rPr>
          <w:rFonts w:ascii="Arial" w:eastAsia="Arial" w:hAnsi="Arial" w:cs="Arial"/>
          <w:i/>
          <w:sz w:val="18"/>
          <w:szCs w:val="22"/>
          <w:lang w:val="hu-HU" w:eastAsia="en-US" w:bidi="ar-SA"/>
        </w:rPr>
      </w:pPr>
      <w:r>
        <w:rPr>
          <w:i/>
          <w:noProof/>
          <w:sz w:val="18"/>
          <w:lang w:eastAsia="hu-HU"/>
        </w:rPr>
        <ns1:AlternateContent>
          <ns1:Choice Requires="wpg">
            <w:drawing>
              <ns3:anchor distT="0" distB="0" distL="0" distR="0" simplePos="0" relativeHeight="251699200" behindDoc="0" locked="0" layoutInCell="1" allowOverlap="1">
                <ns3:simplePos x="0" y="0"/>
                <ns3:positionH relativeFrom="page">
                  <ns3:posOffset>1030316</ns3:posOffset>
                </ns3:positionH>
                <ns3:positionV relativeFrom="paragraph">
                  <ns3:posOffset>198448</ns3:posOffset>
                </ns3:positionV>
                <ns3:extent cx="228600" cy="228600"/>
                <ns3:effectExtent l="0" t="0" r="0" b="0"/>
                <ns3:wrapNone/>
                <ns3:docPr id="1180853161" name="Group 18"/>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1938806067" name="Image 19"/>
                          <ns5:cNvPicPr/>
                        </ns5:nvPicPr>
                        <ns5:blipFill>
                          <ns4:blip ns2:embed="rId31" cstate="print"/>
                          <ns4:stretch>
                            <ns4:fillRect/>
                          </ns4:stretch>
                        </ns5:blipFill>
                        <ns5:spPr>
                          <ns4:xfrm>
                            <ns4:off x="0" y="0"/>
                            <ns4:ext cx="228600" cy="228600"/>
                          </ns4:xfrm>
                          <ns4:prstGeom prst="rect">
                            <ns4:avLst/>
                          </ns4:prstGeom>
                        </ns5:spPr>
                      </ns5:pic>
                      <ns9:wsp>
                        <ns9:cNvPr id="572522390" name="Textbox 20"/>
                        <ns9:cNvSpPr txBox="1"/>
                        <ns9:spPr>
                          <ns4:xfrm>
                            <ns4:off x="0" y="0"/>
                            <ns4:ext cx="228600" cy="228600"/>
                          </ns4:xfrm>
                          <ns4:prstGeom prst="rect">
                            <ns4:avLst/>
                          </ns4:prstGeom>
                        </ns9:spPr>
                        <ns9:txbx>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18" ns11:spid="_x0000_s1045" style="width:18pt;height:18pt;margin-top:15.63pt;margin-left:81.13pt;mso-position-horizontal-relative:page;mso-wrap-distance-bottom:0;mso-wrap-distance-left:0;mso-wrap-distance-right:0;mso-wrap-distance-top:0;position:absolute;z-index:251698176" coordorigin="0,0" coordsize="21600,2160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_x0000_s1046" type="#_x0000_t75" style="width:21600;height:21600;position:absolute">
                  <ns10:imagedata ns2:id="rId31" ns11:title=""/>
                </ns10:shape>
                <ns10:shape id="_x0000_s1047" type="#_x0000_t202" style="width:21600;height:21600;position:absolute;v-text-anchor:top" fillcolor="this">
                  <ns10:textbox inset="0,0,0,0">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sz w:val="18"/>
          <w:szCs w:val="22"/>
          <w:lang w:val="hu-HU" w:eastAsia="en-US" w:bidi="ar-SA"/>
        </w:rPr>
        <w:t>Lakossági</w:t>
      </w:r>
      <w:r>
        <w:rPr>
          <w:rFonts w:ascii="Arial" w:eastAsia="Arial" w:hAnsi="Arial" w:cs="Arial"/>
          <w:b/>
          <w:spacing w:val="-9"/>
          <w:sz w:val="18"/>
          <w:szCs w:val="22"/>
          <w:lang w:val="hu-HU" w:eastAsia="en-US" w:bidi="ar-SA"/>
        </w:rPr>
        <w:t xml:space="preserve"> </w:t>
      </w:r>
      <w:r>
        <w:rPr>
          <w:rFonts w:ascii="Arial" w:eastAsia="Arial" w:hAnsi="Arial" w:cs="Arial"/>
          <w:b/>
          <w:sz w:val="18"/>
          <w:szCs w:val="22"/>
          <w:lang w:val="hu-HU" w:eastAsia="en-US" w:bidi="ar-SA"/>
        </w:rPr>
        <w:t>célú</w:t>
      </w:r>
      <w:r>
        <w:rPr>
          <w:rFonts w:ascii="Arial" w:eastAsia="Arial" w:hAnsi="Arial" w:cs="Arial"/>
          <w:b/>
          <w:spacing w:val="-5"/>
          <w:sz w:val="18"/>
          <w:szCs w:val="22"/>
          <w:lang w:val="hu-HU" w:eastAsia="en-US" w:bidi="ar-SA"/>
        </w:rPr>
        <w:t xml:space="preserve"> </w:t>
      </w:r>
      <w:r>
        <w:rPr>
          <w:rFonts w:ascii="Arial" w:eastAsia="Arial" w:hAnsi="Arial" w:cs="Arial"/>
          <w:b/>
          <w:sz w:val="18"/>
          <w:szCs w:val="22"/>
          <w:lang w:val="hu-HU" w:eastAsia="en-US" w:bidi="ar-SA"/>
        </w:rPr>
        <w:t>felhasználás</w:t>
      </w:r>
      <w:r>
        <w:rPr>
          <w:rFonts w:ascii="Arial" w:eastAsia="Arial" w:hAnsi="Arial" w:cs="Arial"/>
          <w:b/>
          <w:spacing w:val="-4"/>
          <w:sz w:val="18"/>
          <w:szCs w:val="22"/>
          <w:lang w:val="hu-HU" w:eastAsia="en-US" w:bidi="ar-SA"/>
        </w:rPr>
        <w:t xml:space="preserve"> </w:t>
      </w:r>
      <w:r>
        <w:rPr>
          <w:rFonts w:ascii="Arial" w:eastAsia="Arial" w:hAnsi="Arial" w:cs="Arial"/>
          <w:i/>
          <w:sz w:val="18"/>
          <w:szCs w:val="22"/>
          <w:lang w:val="hu-HU" w:eastAsia="en-US" w:bidi="ar-SA"/>
        </w:rPr>
        <w:t>(egyetemes</w:t>
      </w:r>
      <w:r>
        <w:rPr>
          <w:rFonts w:ascii="Arial" w:eastAsia="Arial" w:hAnsi="Arial" w:cs="Arial"/>
          <w:i/>
          <w:spacing w:val="-6"/>
          <w:sz w:val="18"/>
          <w:szCs w:val="22"/>
          <w:lang w:val="hu-HU" w:eastAsia="en-US" w:bidi="ar-SA"/>
        </w:rPr>
        <w:t xml:space="preserve"> </w:t>
      </w:r>
      <w:r>
        <w:rPr>
          <w:rFonts w:ascii="Arial" w:eastAsia="Arial" w:hAnsi="Arial" w:cs="Arial"/>
          <w:i/>
          <w:sz w:val="18"/>
          <w:szCs w:val="22"/>
          <w:lang w:val="hu-HU" w:eastAsia="en-US" w:bidi="ar-SA"/>
        </w:rPr>
        <w:t>szolgáltatásra</w:t>
      </w:r>
      <w:r>
        <w:rPr>
          <w:rFonts w:ascii="Arial" w:eastAsia="Arial" w:hAnsi="Arial" w:cs="Arial"/>
          <w:i/>
          <w:spacing w:val="-5"/>
          <w:sz w:val="18"/>
          <w:szCs w:val="22"/>
          <w:lang w:val="hu-HU" w:eastAsia="en-US" w:bidi="ar-SA"/>
        </w:rPr>
        <w:t xml:space="preserve"> </w:t>
      </w:r>
      <w:r>
        <w:rPr>
          <w:rFonts w:ascii="Arial" w:eastAsia="Arial" w:hAnsi="Arial" w:cs="Arial"/>
          <w:i/>
          <w:sz w:val="18"/>
          <w:szCs w:val="22"/>
          <w:lang w:val="hu-HU" w:eastAsia="en-US" w:bidi="ar-SA"/>
        </w:rPr>
        <w:t>jogosult</w:t>
      </w:r>
      <w:r>
        <w:rPr>
          <w:rFonts w:ascii="Arial" w:eastAsia="Arial" w:hAnsi="Arial" w:cs="Arial"/>
          <w:i/>
          <w:spacing w:val="-4"/>
          <w:sz w:val="18"/>
          <w:szCs w:val="22"/>
          <w:lang w:val="hu-HU" w:eastAsia="en-US" w:bidi="ar-SA"/>
        </w:rPr>
        <w:t xml:space="preserve"> </w:t>
      </w:r>
      <w:r>
        <w:rPr>
          <w:rFonts w:ascii="Arial" w:eastAsia="Arial" w:hAnsi="Arial" w:cs="Arial"/>
          <w:i/>
          <w:spacing w:val="-2"/>
          <w:sz w:val="18"/>
          <w:szCs w:val="22"/>
          <w:lang w:val="hu-HU" w:eastAsia="en-US" w:bidi="ar-SA"/>
        </w:rPr>
        <w:t>felhasználó)</w:t>
      </w:r>
    </w:p>
    <w:p w:rsidR="005616CF">
      <w:pPr>
        <w:pStyle w:val="Heading2"/>
        <w:widowControl w:val="0"/>
        <w:autoSpaceDE w:val="0"/>
        <w:autoSpaceDN w:val="0"/>
        <w:spacing w:before="91"/>
        <w:ind w:left="993" w:firstLine="0"/>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háztartási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1"/>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pStyle w:val="ListParagraph"/>
        <w:widowControl w:val="0"/>
        <w:numPr>
          <w:ilvl w:val="1"/>
          <w:numId w:val="32"/>
        </w:numPr>
        <w:tabs>
          <w:tab w:val="left" w:pos="1275"/>
          <w:tab w:val="left" w:pos="1277"/>
        </w:tabs>
        <w:autoSpaceDE w:val="0"/>
        <w:autoSpaceDN w:val="0"/>
        <w:spacing w:before="12" w:line="228" w:lineRule="auto"/>
        <w:ind w:left="1277" w:right="14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természetes szermély saját háztartása (egy felhasználási helyet képező lakóépület, lakás, üdülő, hétvégi ház, lakossági célra használt garázs) fogyasztása céljára vásárol villamos energiát,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jövedelemszerzés céljából gazdasági tevékenységet</w:t>
      </w:r>
    </w:p>
    <w:p w:rsidR="005616CF">
      <w:pPr>
        <w:pStyle w:val="ListParagraph"/>
        <w:widowControl w:val="0"/>
        <w:numPr>
          <w:ilvl w:val="1"/>
          <w:numId w:val="32"/>
        </w:numPr>
        <w:tabs>
          <w:tab w:val="left" w:pos="1275"/>
          <w:tab w:val="left" w:pos="1277"/>
        </w:tabs>
        <w:autoSpaceDE w:val="0"/>
        <w:autoSpaceDN w:val="0"/>
        <w:spacing w:before="6" w:line="235" w:lineRule="auto"/>
        <w:ind w:left="1277" w:right="139"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jogi személyiséggel rendelkező vallási közösség, jogi személyiséggel rendelkező vallási közösség belső egyházi jogi személye vagy jogi személyiséggel rendelkező szervezeti egysége kizárólag a tulajdonában</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álló,</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helyet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képező,</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több</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parókia, rendház, üdülő vagy hétvégi ház, továbbá a hozzá kapcsolódó garázs fogyasztása céljára vásárol 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energiát,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ÉS az</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érintett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parókia,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rendház,</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üdülő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hétvégi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ház a 2011. évi CCVI. törvény 12.</w:t>
      </w:r>
      <w:r>
        <w:rPr>
          <w:rFonts w:ascii="Arial" w:eastAsia="Arial" w:hAnsi="Arial" w:cs="Arial"/>
          <w:sz w:val="18"/>
          <w:szCs w:val="22"/>
          <w:lang w:val="hu-HU" w:eastAsia="en-US" w:bidi="ar-SA"/>
        </w:rPr>
        <w:t xml:space="preserve"> § (1) bekezdésében vagy 12/</w:t>
      </w:r>
      <w:r>
        <w:rPr>
          <w:rFonts w:ascii="Arial" w:eastAsia="Arial" w:hAnsi="Arial" w:cs="Arial"/>
          <w:sz w:val="18"/>
          <w:szCs w:val="22"/>
          <w:lang w:val="hu-HU" w:eastAsia="en-US" w:bidi="ar-SA"/>
        </w:rPr>
        <w:t>A</w:t>
      </w:r>
      <w:r>
        <w:rPr>
          <w:rFonts w:ascii="Arial" w:eastAsia="Arial" w:hAnsi="Arial" w:cs="Arial"/>
          <w:sz w:val="18"/>
          <w:szCs w:val="22"/>
          <w:lang w:val="hu-HU" w:eastAsia="en-US" w:bidi="ar-SA"/>
        </w:rPr>
        <w:t xml:space="preserve">. § (1) bekezdésében meghatározott személy életvitelszerű lakhatására szolgál,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jövedelemszerző (gazdasági-vállalkozási) tevékenységet</w:t>
      </w:r>
    </w:p>
    <w:p w:rsidR="005616CF">
      <w:pPr>
        <w:pStyle w:val="ListParagraph"/>
        <w:widowControl w:val="0"/>
        <w:numPr>
          <w:ilvl w:val="1"/>
          <w:numId w:val="32"/>
        </w:numPr>
        <w:tabs>
          <w:tab w:val="left" w:pos="1275"/>
          <w:tab w:val="left" w:pos="1277"/>
        </w:tabs>
        <w:autoSpaceDE w:val="0"/>
        <w:autoSpaceDN w:val="0"/>
        <w:spacing w:before="17" w:line="228" w:lineRule="auto"/>
        <w:ind w:left="1277" w:right="148" w:hanging="284"/>
        <w:jc w:val="both"/>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1248" behindDoc="0" locked="0" layoutInCell="1" allowOverlap="1">
                <ns3:simplePos x="0" y="0"/>
                <ns3:positionH relativeFrom="page">
                  <ns3:posOffset>1025339</ns3:posOffset>
                </ns3:positionH>
                <ns3:positionV relativeFrom="paragraph">
                  <ns3:posOffset>413723</ns3:posOffset>
                </ns3:positionV>
                <ns3:extent cx="228600" cy="228600"/>
                <ns3:effectExtent l="0" t="0" r="0" b="0"/>
                <ns3:wrapNone/>
                <ns3:docPr id="1234665148" name="Group 21"/>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22" name="Image 22"/>
                          <ns5:cNvPicPr/>
                        </ns5:nvPicPr>
                        <ns5:blipFill>
                          <ns4:blip ns2:embed="rId31" cstate="print"/>
                          <ns4:stretch>
                            <ns4:fillRect/>
                          </ns4:stretch>
                        </ns5:blipFill>
                        <ns5:spPr>
                          <ns4:xfrm>
                            <ns4:off x="0" y="0"/>
                            <ns4:ext cx="228600" cy="228600"/>
                          </ns4:xfrm>
                          <ns4:prstGeom prst="rect">
                            <ns4:avLst/>
                          </ns4:prstGeom>
                        </ns5:spPr>
                      </ns5:pic>
                      <ns9:wsp>
                        <ns9:cNvPr id="23" name="Textbox 23"/>
                        <ns9:cNvSpPr txBox="1"/>
                        <ns9:spPr>
                          <ns4:xfrm>
                            <ns4:off x="0" y="0"/>
                            <ns4:ext cx="228600" cy="228600"/>
                          </ns4:xfrm>
                          <ns4:prstGeom prst="rect">
                            <ns4:avLst/>
                          </ns4:prstGeom>
                        </ns9:spPr>
                        <ns9:txbx>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1" ns11:spid="_x0000_s1048" style="width:18pt;height:18pt;margin-top:32.58pt;margin-left:80.74pt;mso-position-horizontal-relative:page;mso-wrap-distance-bottom:0;mso-wrap-distance-left:0;mso-wrap-distance-right:0;mso-wrap-distance-top:0;position:absolute;z-index:251700224" coordorigin="0,0" coordsize="21600,21600">
                <ns10:shape id="_x0000_s1049" type="#_x0000_t75" style="width:21600;height:21600;position:absolute">
                  <ns10:imagedata ns2:id="rId31" ns11:title=""/>
                </ns10:shape>
                <ns10:shape id="_x0000_s1050" type="#_x0000_t202" style="width:21600;height:21600;position:absolute;v-text-anchor:top" fillcolor="this">
                  <ns10:textbox inset="0,0,0,0">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 xml:space="preserve">helyi önkormányzat az önkormányzati bérlakásban élők, illetve állami bérlakás vagy szállóférőhely üzemeltetője az állami bérlakásban vagy szállóférőhelyen élők fogyasztása céljára vásárol villamos </w:t>
      </w:r>
      <w:r>
        <w:rPr>
          <w:rFonts w:ascii="Arial" w:eastAsia="Arial" w:hAnsi="Arial" w:cs="Arial"/>
          <w:spacing w:val="-2"/>
          <w:sz w:val="18"/>
          <w:szCs w:val="22"/>
          <w:lang w:val="hu-HU" w:eastAsia="en-US" w:bidi="ar-SA"/>
        </w:rPr>
        <w:t>energiát</w:t>
      </w:r>
    </w:p>
    <w:p w:rsidR="005616CF">
      <w:pPr>
        <w:widowControl w:val="0"/>
        <w:autoSpaceDE w:val="0"/>
        <w:autoSpaceDN w:val="0"/>
        <w:spacing w:before="87" w:line="247" w:lineRule="auto"/>
        <w:ind w:left="993" w:right="62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lakóépület</w:t>
      </w:r>
      <w:r>
        <w:rPr>
          <w:rFonts w:ascii="Arial" w:eastAsia="Arial" w:hAnsi="Arial" w:cs="Arial"/>
          <w:b/>
          <w:spacing w:val="-3"/>
          <w:sz w:val="18"/>
          <w:szCs w:val="22"/>
          <w:lang w:val="hu-HU" w:eastAsia="en-US" w:bidi="ar-SA"/>
        </w:rPr>
        <w:t xml:space="preserve"> </w:t>
      </w:r>
      <w:r>
        <w:rPr>
          <w:rFonts w:ascii="Arial" w:eastAsia="Arial" w:hAnsi="Arial" w:cs="Arial"/>
          <w:b/>
          <w:sz w:val="18"/>
          <w:szCs w:val="22"/>
          <w:lang w:val="hu-HU" w:eastAsia="en-US" w:bidi="ar-SA"/>
        </w:rPr>
        <w:t>közös</w:t>
      </w:r>
      <w:r>
        <w:rPr>
          <w:rFonts w:ascii="Arial" w:eastAsia="Arial" w:hAnsi="Arial" w:cs="Arial"/>
          <w:b/>
          <w:spacing w:val="-4"/>
          <w:sz w:val="18"/>
          <w:szCs w:val="22"/>
          <w:lang w:val="hu-HU" w:eastAsia="en-US" w:bidi="ar-SA"/>
        </w:rPr>
        <w:t xml:space="preserve"> </w:t>
      </w:r>
      <w:r>
        <w:rPr>
          <w:rFonts w:ascii="Arial" w:eastAsia="Arial" w:hAnsi="Arial" w:cs="Arial"/>
          <w:b/>
          <w:sz w:val="18"/>
          <w:szCs w:val="22"/>
          <w:lang w:val="hu-HU" w:eastAsia="en-US" w:bidi="ar-SA"/>
        </w:rPr>
        <w:t>felhasználása</w:t>
      </w:r>
      <w:r>
        <w:rPr>
          <w:rFonts w:ascii="Arial" w:eastAsia="Arial" w:hAnsi="Arial" w:cs="Arial"/>
          <w:sz w:val="18"/>
          <w:szCs w:val="22"/>
          <w:lang w:val="hu-HU" w:eastAsia="en-US" w:bidi="ar-SA"/>
        </w:rPr>
        <w: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vásárlása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közös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fogyasztásának céljára történik ÉS</w:t>
      </w:r>
    </w:p>
    <w:p w:rsidR="005616CF">
      <w:pPr>
        <w:pStyle w:val="ListParagraph"/>
        <w:widowControl w:val="0"/>
        <w:numPr>
          <w:ilvl w:val="1"/>
          <w:numId w:val="32"/>
        </w:numPr>
        <w:tabs>
          <w:tab w:val="left" w:pos="1275"/>
          <w:tab w:val="left" w:pos="1277"/>
        </w:tabs>
        <w:autoSpaceDE w:val="0"/>
        <w:autoSpaceDN w:val="0"/>
        <w:spacing w:before="10" w:line="216" w:lineRule="auto"/>
        <w:ind w:left="1277" w:right="146"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 lakóépületben a műszakilag megosztott, önálló lakások száma meghaladja a nem lakás céljára szolgáló helyiségek számát, vagy</w:t>
      </w:r>
    </w:p>
    <w:p w:rsidR="005616CF">
      <w:pPr>
        <w:pStyle w:val="ListParagraph"/>
        <w:widowControl w:val="0"/>
        <w:numPr>
          <w:ilvl w:val="1"/>
          <w:numId w:val="32"/>
        </w:numPr>
        <w:tabs>
          <w:tab w:val="left" w:pos="1277"/>
          <w:tab w:val="left" w:pos="1279"/>
        </w:tabs>
        <w:autoSpaceDE w:val="0"/>
        <w:autoSpaceDN w:val="0"/>
        <w:spacing w:before="12" w:line="228" w:lineRule="auto"/>
        <w:ind w:left="1279" w:right="13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összes felhasználási helye tekintetében együttesen 3x63 A-nál nem nagyobb csatlakozási teljesítményű lakóépület </w:t>
      </w:r>
      <w:r>
        <w:rPr>
          <w:rFonts w:ascii="Arial" w:eastAsia="Arial" w:hAnsi="Arial" w:cs="Arial"/>
          <w:sz w:val="18"/>
          <w:szCs w:val="22"/>
          <w:lang w:val="hu-HU" w:eastAsia="en-US" w:bidi="ar-SA"/>
        </w:rPr>
        <w:t>ÉS</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a lakóépületben a műszakilag megosztott, önálló lakások száma azonos vagy alacsonyabb, mint az önálló, nem lakás céljára szolgáló helyiségek száma</w:t>
      </w:r>
    </w:p>
    <w:p w:rsidR="005616CF">
      <w:pPr>
        <w:widowControl w:val="0"/>
        <w:tabs>
          <w:tab w:val="left" w:leader="dot" w:pos="6828"/>
        </w:tabs>
        <w:autoSpaceDE w:val="0"/>
        <w:autoSpaceDN w:val="0"/>
        <w:spacing w:before="62"/>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Műszakilag</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megosztott,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önálló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lakás:</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tabs>
          <w:tab w:val="left" w:leader="dot" w:pos="6828"/>
        </w:tabs>
        <w:autoSpaceDE w:val="0"/>
        <w:autoSpaceDN w:val="0"/>
        <w:spacing w:before="60"/>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Önálló,</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lakás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céljára</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szolgáló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helyiség:</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autoSpaceDE w:val="0"/>
        <w:autoSpaceDN w:val="0"/>
        <w:ind w:left="569"/>
        <w:jc w:val="both"/>
        <w:rPr>
          <w:rFonts w:ascii="Arial" w:eastAsia="Arial" w:hAnsi="Arial" w:cs="Arial"/>
          <w:sz w:val="18"/>
          <w:szCs w:val="18"/>
          <w:lang w:val="hu-HU" w:eastAsia="en-US" w:bidi="ar-SA"/>
        </w:rPr>
        <w:sectPr>
          <w:headerReference w:type="default" ns2:id="rId32"/>
          <w:footerReference w:type="default" ns2:id="rId33"/>
          <w:type w:val="nextPage"/>
          <w:pgSz w:w="11910" w:h="16840"/>
          <w:pgMar w:top="1660" w:right="1275" w:bottom="1020" w:left="1133" w:header="708" w:footer="824" w:gutter="0"/>
          <w:pgNumType w:start="1"/>
          <w:cols w:space="708"/>
        </w:sectPr>
      </w:pPr>
    </w:p>
    <w:p w:rsidR="005616CF">
      <w:pPr>
        <w:widowControl w:val="0"/>
        <w:autoSpaceDE w:val="0"/>
        <w:autoSpaceDN w:val="0"/>
        <w:spacing w:before="94"/>
        <w:ind w:left="0"/>
        <w:rPr>
          <w:rFonts w:ascii="Arial" w:eastAsia="Arial" w:hAnsi="Arial" w:cs="Arial"/>
          <w:sz w:val="18"/>
          <w:szCs w:val="18"/>
          <w:lang w:val="hu-HU" w:eastAsia="en-US" w:bidi="ar-SA"/>
        </w:rPr>
      </w:pPr>
    </w:p>
    <w:p w:rsidR="005616CF">
      <w:pPr>
        <w:pStyle w:val="Heading2"/>
        <w:widowControl w:val="0"/>
        <w:autoSpaceDE w:val="0"/>
        <w:autoSpaceDN w:val="0"/>
        <w:spacing w:before="1"/>
        <w:ind w:left="569" w:firstLine="0"/>
        <w:rPr>
          <w:rFonts w:ascii="Arial" w:eastAsia="Arial" w:hAnsi="Arial" w:cs="Arial"/>
          <w:b/>
          <w:bCs/>
          <w:sz w:val="18"/>
          <w:szCs w:val="18"/>
          <w:lang w:val="hu-HU" w:eastAsia="en-US" w:bidi="ar-SA"/>
        </w:rPr>
      </w:pPr>
      <w:r>
        <w:rPr>
          <w:noProof/>
          <w:lang w:eastAsia="hu-HU"/>
        </w:rPr>
        <ns1:AlternateContent>
          <ns1:Choice Requires="wpg">
            <w:drawing>
              <ns3:anchor distT="0" distB="0" distL="0" distR="0" simplePos="0" relativeHeight="251705344" behindDoc="0" locked="0" layoutInCell="1" allowOverlap="1">
                <ns3:simplePos x="0" y="0"/>
                <ns3:positionH relativeFrom="page">
                  <ns3:posOffset>1030316</ns3:posOffset>
                </ns3:positionH>
                <ns3:positionV relativeFrom="paragraph">
                  <ns3:posOffset>153719</ns3:posOffset>
                </ns3:positionV>
                <ns3:extent cx="228600" cy="228600"/>
                <ns3:effectExtent l="0" t="0" r="0" b="0"/>
                <ns3:wrapNone/>
                <ns3:docPr id="40881686" name="Group 24"/>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734462892" name="Image 25"/>
                          <ns5:cNvPicPr/>
                        </ns5:nvPicPr>
                        <ns5:blipFill>
                          <ns4:blip ns2:embed="rId31" cstate="print"/>
                          <ns4:stretch>
                            <ns4:fillRect/>
                          </ns4:stretch>
                        </ns5:blipFill>
                        <ns5:spPr>
                          <ns4:xfrm>
                            <ns4:off x="0" y="0"/>
                            <ns4:ext cx="228600" cy="228600"/>
                          </ns4:xfrm>
                          <ns4:prstGeom prst="rect">
                            <ns4:avLst/>
                          </ns4:prstGeom>
                        </ns5:spPr>
                      </ns5:pic>
                      <ns9:wsp>
                        <ns9:cNvPr id="1314086452" name="Textbox 26"/>
                        <ns9:cNvSpPr txBox="1"/>
                        <ns9:spPr>
                          <ns4:xfrm>
                            <ns4:off x="0" y="0"/>
                            <ns4:ext cx="228600" cy="228600"/>
                          </ns4:xfrm>
                          <ns4:prstGeom prst="rect">
                            <ns4:avLst/>
                          </ns4:prstGeom>
                        </ns9:spPr>
                        <ns9:txbx>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4" ns11:spid="_x0000_s1051" style="width:18pt;height:18pt;margin-top:12.1pt;margin-left:81.13pt;mso-position-horizontal-relative:page;mso-wrap-distance-bottom:0;mso-wrap-distance-left:0;mso-wrap-distance-right:0;mso-wrap-distance-top:0;position:absolute;z-index:251704320" coordorigin="0,0" coordsize="21600,21600">
                <ns10:shape id="_x0000_s1052" type="#_x0000_t75" style="width:21600;height:21600;position:absolute">
                  <ns10:imagedata ns2:id="rId31" ns11:title=""/>
                </ns10:shape>
                <ns10:shape id="_x0000_s1053" type="#_x0000_t202" style="width:21600;height:21600;position:absolute;v-text-anchor:top" fillcolor="this">
                  <ns10:textbox inset="0,0,0,0">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bCs/>
          <w:sz w:val="18"/>
          <w:szCs w:val="18"/>
          <w:lang w:val="hu-HU" w:eastAsia="en-US" w:bidi="ar-SA"/>
        </w:rPr>
        <w:t>Nem</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lakossági</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autoSpaceDE w:val="0"/>
        <w:autoSpaceDN w:val="0"/>
        <w:spacing w:before="109" w:line="247" w:lineRule="auto"/>
        <w:ind w:left="993" w:right="14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Nem lakossági célú (</w:t>
      </w:r>
      <w:r>
        <w:rPr>
          <w:rFonts w:ascii="Arial" w:eastAsia="Arial" w:hAnsi="Arial" w:cs="Arial"/>
          <w:b/>
          <w:sz w:val="18"/>
          <w:szCs w:val="22"/>
          <w:lang w:val="hu-HU" w:eastAsia="en-US" w:bidi="ar-SA"/>
        </w:rPr>
        <w:t>mikrovállalkozói</w:t>
      </w:r>
      <w:r>
        <w:rPr>
          <w:rFonts w:ascii="Arial" w:eastAsia="Arial" w:hAnsi="Arial" w:cs="Arial"/>
          <w:b/>
          <w:sz w:val="18"/>
          <w:szCs w:val="22"/>
          <w:lang w:val="hu-HU" w:eastAsia="en-US" w:bidi="ar-SA"/>
        </w:rPr>
        <w:t xml:space="preserve">) felhasználás </w:t>
      </w:r>
      <w:r>
        <w:rPr>
          <w:rFonts w:ascii="Arial" w:eastAsia="Arial" w:hAnsi="Arial" w:cs="Arial"/>
          <w:sz w:val="18"/>
          <w:szCs w:val="22"/>
          <w:lang w:val="hu-HU" w:eastAsia="en-US" w:bidi="ar-SA"/>
        </w:rPr>
        <w:t>(ha a villamos energia vásárlása sem részben, sem egészben nem minősül lakossági célú felhasználásnak)</w:t>
      </w:r>
    </w:p>
    <w:p w:rsidR="005616CF">
      <w:pPr>
        <w:pStyle w:val="ListParagraph"/>
        <w:widowControl w:val="0"/>
        <w:numPr>
          <w:ilvl w:val="1"/>
          <w:numId w:val="32"/>
        </w:numPr>
        <w:tabs>
          <w:tab w:val="left" w:pos="1275"/>
          <w:tab w:val="left" w:pos="1277"/>
        </w:tabs>
        <w:autoSpaceDE w:val="0"/>
        <w:autoSpaceDN w:val="0"/>
        <w:spacing w:before="2" w:line="228" w:lineRule="auto"/>
        <w:ind w:left="1277" w:right="143"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az</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igénybejelentő</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kisfeszültségen</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vételez,</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összes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helye</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együttesen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haladja</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 xml:space="preserve">meg a 3x63 A csatlakozási teljesítményt, ÉS 217/2022. (VI. 17.) Korm. rendelet alkalmazásában </w:t>
      </w:r>
      <w:r>
        <w:rPr>
          <w:rFonts w:ascii="Arial" w:eastAsia="Arial" w:hAnsi="Arial" w:cs="Arial"/>
          <w:sz w:val="18"/>
          <w:szCs w:val="22"/>
          <w:lang w:val="hu-HU" w:eastAsia="en-US" w:bidi="ar-SA"/>
        </w:rPr>
        <w:t>mikrovállalkozásnak</w:t>
      </w:r>
      <w:r>
        <w:rPr>
          <w:rFonts w:ascii="Arial" w:eastAsia="Arial" w:hAnsi="Arial" w:cs="Arial"/>
          <w:sz w:val="18"/>
          <w:szCs w:val="22"/>
          <w:lang w:val="hu-HU" w:eastAsia="en-US" w:bidi="ar-SA"/>
        </w:rPr>
        <w:t xml:space="preserve"> minősül.</w:t>
      </w:r>
    </w:p>
    <w:p w:rsidR="005616CF">
      <w:pPr>
        <w:widowControl w:val="0"/>
        <w:autoSpaceDE w:val="0"/>
        <w:autoSpaceDN w:val="0"/>
        <w:spacing w:before="31"/>
        <w:ind w:left="0"/>
        <w:rPr>
          <w:rFonts w:ascii="Arial" w:eastAsia="Arial" w:hAnsi="Arial" w:cs="Arial"/>
          <w:sz w:val="18"/>
          <w:szCs w:val="18"/>
          <w:lang w:val="hu-HU" w:eastAsia="en-US" w:bidi="ar-SA"/>
        </w:rPr>
      </w:pPr>
    </w:p>
    <w:p w:rsidR="005616CF">
      <w:pPr>
        <w:pStyle w:val="Heading2"/>
        <w:widowControl w:val="0"/>
        <w:numPr>
          <w:ilvl w:val="0"/>
          <w:numId w:val="32"/>
        </w:numPr>
        <w:tabs>
          <w:tab w:val="left" w:pos="568"/>
        </w:tabs>
        <w:autoSpaceDE w:val="0"/>
        <w:autoSpaceDN w:val="0"/>
        <w:ind w:left="568" w:hanging="424"/>
        <w:jc w:val="left"/>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Kapcsolattartás</w:t>
      </w:r>
    </w:p>
    <w:p w:rsidR="005616CF">
      <w:pPr>
        <w:widowControl w:val="0"/>
        <w:autoSpaceDE w:val="0"/>
        <w:autoSpaceDN w:val="0"/>
        <w:spacing w:before="99"/>
        <w:ind w:left="569"/>
        <w:rPr>
          <w:rFonts w:ascii="Arial" w:eastAsia="Arial" w:hAnsi="Arial" w:cs="Arial"/>
          <w:sz w:val="18"/>
          <w:szCs w:val="22"/>
          <w:lang w:val="hu-HU" w:eastAsia="en-US" w:bidi="ar-SA"/>
        </w:rPr>
      </w:pPr>
      <w:r>
        <w:rPr>
          <w:rFonts w:ascii="Arial" w:eastAsia="Arial" w:hAnsi="Arial" w:cs="Arial"/>
          <w:color w:val="221F1F"/>
          <w:sz w:val="18"/>
          <w:szCs w:val="22"/>
          <w:lang w:val="hu-HU" w:eastAsia="en-US" w:bidi="ar-SA"/>
        </w:rPr>
        <w:t>Értesítési</w:t>
      </w:r>
      <w:r>
        <w:rPr>
          <w:rFonts w:ascii="Arial" w:eastAsia="Arial" w:hAnsi="Arial" w:cs="Arial"/>
          <w:color w:val="221F1F"/>
          <w:spacing w:val="-4"/>
          <w:sz w:val="18"/>
          <w:szCs w:val="22"/>
          <w:lang w:val="hu-HU" w:eastAsia="en-US" w:bidi="ar-SA"/>
        </w:rPr>
        <w:t xml:space="preserve"> </w:t>
      </w:r>
      <w:r>
        <w:rPr>
          <w:rFonts w:ascii="Arial" w:eastAsia="Arial" w:hAnsi="Arial" w:cs="Arial"/>
          <w:color w:val="221F1F"/>
          <w:sz w:val="18"/>
          <w:szCs w:val="22"/>
          <w:lang w:val="hu-HU" w:eastAsia="en-US" w:bidi="ar-SA"/>
        </w:rPr>
        <w:t>cím</w:t>
      </w:r>
      <w:r>
        <w:rPr>
          <w:rFonts w:ascii="Arial" w:eastAsia="Arial" w:hAnsi="Arial" w:cs="Arial"/>
          <w:position w:val="6"/>
          <w:sz w:val="12"/>
          <w:szCs w:val="22"/>
          <w:lang w:val="hu-HU" w:eastAsia="en-US" w:bidi="ar-SA"/>
        </w:rPr>
        <w:t>1,1a,2</w:t>
      </w:r>
      <w:r>
        <w:rPr>
          <w:rFonts w:ascii="Arial" w:eastAsia="Arial" w:hAnsi="Arial" w:cs="Arial"/>
          <w:spacing w:val="15"/>
          <w:position w:val="6"/>
          <w:sz w:val="12"/>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eltér 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lakcímtől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székhelytől</w:t>
      </w:r>
      <w:r>
        <w:rPr>
          <w:rFonts w:ascii="Arial" w:eastAsia="Arial" w:hAnsi="Arial" w:cs="Arial"/>
          <w:i/>
          <w:sz w:val="18"/>
          <w:szCs w:val="22"/>
          <w:lang w:val="hu-HU" w:eastAsia="en-US" w:bidi="ar-SA"/>
        </w:rPr>
        <w:t>)</w:t>
      </w:r>
      <w:r>
        <w:rPr>
          <w:rFonts w:ascii="Arial" w:eastAsia="Arial" w:hAnsi="Arial" w:cs="Arial"/>
          <w:color w:val="221F1F"/>
          <w:sz w:val="18"/>
          <w:szCs w:val="22"/>
          <w:lang w:val="hu-HU" w:eastAsia="en-US" w:bidi="ar-SA"/>
        </w:rPr>
        <w:t>:</w:t>
      </w:r>
      <w:r>
        <w:rPr>
          <w:rFonts w:ascii="Arial" w:eastAsia="Arial" w:hAnsi="Arial" w:cs="Arial"/>
          <w:color w:val="221F1F"/>
          <w:spacing w:val="27"/>
          <w:sz w:val="18"/>
          <w:szCs w:val="22"/>
          <w:lang w:val="hu-HU" w:eastAsia="en-US" w:bidi="ar-SA"/>
        </w:rPr>
        <w:t xml:space="preserve"> </w:t>
      </w:r>
      <w:r>
        <w:rPr>
          <w:rFonts w:ascii="Arial" w:eastAsia="Arial" w:hAnsi="Arial" w:cs="Arial"/>
          <w:color w:val="221F1F"/>
          <w:spacing w:val="-2"/>
          <w:sz w:val="18"/>
          <w:szCs w:val="22"/>
          <w:lang w:val="hu-HU" w:eastAsia="en-US" w:bidi="ar-SA"/>
        </w:rPr>
        <w:t>.</w:t>
      </w:r>
      <w:r>
        <w:rPr>
          <w:rFonts w:ascii="Arial" w:eastAsia="Arial" w:hAnsi="Arial" w:cs="Arial"/>
          <w:color w:val="221F1F"/>
          <w:spacing w:val="-2"/>
          <w:sz w:val="18"/>
          <w:szCs w:val="22"/>
          <w:lang w:val="hu-HU" w:eastAsia="en-US" w:bidi="ar-SA"/>
        </w:rPr>
        <w:t>.................................................................................................</w:t>
      </w:r>
    </w:p>
    <w:p w:rsidR="005616CF">
      <w:pPr>
        <w:widowControl w:val="0"/>
        <w:autoSpaceDE w:val="0"/>
        <w:autoSpaceDN w:val="0"/>
        <w:spacing w:before="99"/>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w:t>
      </w:r>
      <w:r w:rsidR="001253EA">
        <w:rPr>
          <w:rFonts w:ascii="Arial" w:eastAsia="Arial" w:hAnsi="Arial" w:cs="Arial"/>
          <w:color w:val="0070C0"/>
          <w:sz w:val="26"/>
          <w:szCs w:val="26"/>
          <w:lang w:val="hu-HU" w:eastAsia="en-US" w:bidi="ar-SA"/>
        </w:rPr>
        <w:t>.Person</w:t>
      </w:r>
      <w:r w:rsidR="001253EA">
        <w:rPr>
          <w:rFonts w:ascii="Arial" w:eastAsia="Arial" w:hAnsi="Arial" w:cs="Arial"/>
          <w:color w:val="0070C0"/>
          <w:sz w:val="26"/>
          <w:szCs w:val="26"/>
          <w:lang w:val="hu-HU" w:eastAsia="en-US" w:bidi="ar-SA"/>
        </w:rPr>
        <w:t>.Phone</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 xml:space="preserve"> </w:t>
      </w:r>
      <w:r>
        <w:rPr>
          <w:rFonts w:ascii="Arial" w:eastAsia="Arial" w:hAnsi="Arial" w:cs="Arial"/>
          <w:color w:val="221F1F"/>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color w:val="221F1F"/>
          <w:sz w:val="18"/>
          <w:szCs w:val="18"/>
          <w:lang w:val="hu-HU" w:eastAsia="en-US" w:bidi="ar-SA"/>
        </w:rPr>
        <w:t>:</w:t>
      </w:r>
      <w:r>
        <w:rPr>
          <w:rFonts w:ascii="Arial" w:eastAsia="Arial" w:hAnsi="Arial" w:cs="Arial"/>
          <w:color w:val="221F1F"/>
          <w:spacing w:val="10"/>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d.Person.Email</w:t>
      </w:r>
      <w:r w:rsidRPr="004C6C63" w:rsidR="001253EA">
        <w:rPr>
          <w:rFonts w:ascii="Arial" w:eastAsia="Arial" w:hAnsi="Arial" w:cs="Arial"/>
          <w:color w:val="0070C0"/>
          <w:sz w:val="26"/>
          <w:szCs w:val="26"/>
          <w:lang w:val="hu-HU" w:eastAsia="en-US" w:bidi="ar-SA"/>
        </w:rPr>
        <w:t>}</w:t>
      </w:r>
    </w:p>
    <w:p w:rsidR="005616CF">
      <w:pPr>
        <w:widowControl w:val="0"/>
        <w:autoSpaceDE w:val="0"/>
        <w:autoSpaceDN w:val="0"/>
        <w:spacing w:before="101" w:line="237" w:lineRule="auto"/>
        <w:ind w:left="569" w:right="136" w:firstLine="43"/>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telefonszám / e-mail-cím megadásával a Nyilatkozattevő hozzájárul, hogy vele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 kapcsolatot telefonon / elektronikus úton tartsa.)</w:t>
      </w:r>
    </w:p>
    <w:p w:rsidR="005616CF">
      <w:pPr>
        <w:widowControl w:val="0"/>
        <w:autoSpaceDE w:val="0"/>
        <w:autoSpaceDN w:val="0"/>
        <w:spacing w:before="63"/>
        <w:ind w:left="0"/>
        <w:rPr>
          <w:rFonts w:ascii="Arial" w:eastAsia="Arial" w:hAnsi="Arial" w:cs="Arial"/>
          <w:i/>
          <w:sz w:val="15"/>
          <w:szCs w:val="18"/>
          <w:lang w:val="hu-HU" w:eastAsia="en-US" w:bidi="ar-SA"/>
        </w:rPr>
      </w:pPr>
    </w:p>
    <w:p w:rsidR="005616CF">
      <w:pPr>
        <w:pStyle w:val="Heading2"/>
        <w:widowControl w:val="0"/>
        <w:numPr>
          <w:ilvl w:val="0"/>
          <w:numId w:val="32"/>
        </w:numPr>
        <w:tabs>
          <w:tab w:val="left" w:pos="568"/>
        </w:tabs>
        <w:autoSpaceDE w:val="0"/>
        <w:autoSpaceDN w:val="0"/>
        <w:spacing w:before="1"/>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adatai</w:t>
      </w:r>
    </w:p>
    <w:p w:rsidR="005616CF">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sidRPr="00153C36" w:rsidR="006F3364">
        <w:rPr>
          <w:rFonts w:ascii="Arial" w:eastAsia="Arial" w:hAnsi="Arial" w:cs="Arial"/>
          <w:b/>
          <w:color w:val="0070C0"/>
          <w:spacing w:val="-2"/>
          <w:sz w:val="18"/>
          <w:szCs w:val="18"/>
          <w:lang w:val="hu-HU" w:eastAsia="en-US" w:bidi="ar-SA"/>
        </w:rPr>
        <w:t>{</w:t>
      </w:r>
      <w:r w:rsidR="006F3364">
        <w:rPr>
          <w:rFonts w:ascii="Arial" w:eastAsia="Arial" w:hAnsi="Arial" w:cs="Arial"/>
          <w:b/>
          <w:color w:val="0070C0"/>
          <w:spacing w:val="-2"/>
          <w:sz w:val="18"/>
          <w:szCs w:val="18"/>
          <w:lang w:val="hu-HU" w:eastAsia="en-US" w:bidi="ar-SA"/>
        </w:rPr>
        <w:t>d.</w:t>
      </w:r>
      <w:r w:rsidRPr="00153C36" w:rsidR="006F3364">
        <w:rPr>
          <w:rFonts w:ascii="Arial" w:eastAsia="Arial" w:hAnsi="Arial" w:cs="Arial"/>
          <w:color w:val="0070C0"/>
          <w:spacing w:val="-2"/>
          <w:sz w:val="8"/>
          <w:szCs w:val="8"/>
          <w:lang w:val="hu-HU" w:eastAsia="en-US" w:bidi="ar-SA"/>
        </w:rPr>
        <w:t>Project.IranyitoSzam</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 xml:space="preserve">   </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d.</w:t>
      </w:r>
      <w:r w:rsidRPr="00153C36" w:rsidR="006F3364">
        <w:rPr>
          <w:rFonts w:ascii="Arial" w:eastAsia="Arial" w:hAnsi="Arial" w:cs="Arial"/>
          <w:color w:val="0070C0"/>
          <w:spacing w:val="-2"/>
          <w:sz w:val="18"/>
          <w:szCs w:val="18"/>
          <w:lang w:val="hu-HU" w:eastAsia="en-US" w:bidi="ar-SA"/>
        </w:rPr>
        <w:t>Project.Varos</w:t>
      </w:r>
      <w:r w:rsidRPr="00153C36" w:rsidR="006F3364">
        <w:rPr>
          <w:rFonts w:ascii="Arial" w:eastAsia="Arial" w:hAnsi="Arial" w:cs="Arial"/>
          <w:color w:val="0070C0"/>
          <w:spacing w:val="-2"/>
          <w:sz w:val="18"/>
          <w:szCs w:val="18"/>
          <w:lang w:val="hu-HU" w:eastAsia="en-US" w:bidi="ar-SA"/>
        </w:rPr>
        <w:t>}</w:t>
      </w:r>
      <w:r w:rsidRPr="00153C36" w:rsidR="006F3364">
        <w:rPr>
          <w:rFonts w:ascii="Arial" w:eastAsia="Arial" w:hAnsi="Arial" w:cs="Arial"/>
          <w:color w:val="0070C0"/>
          <w:sz w:val="22"/>
          <w:szCs w:val="18"/>
          <w:lang w:val="hu-HU" w:eastAsia="en-US" w:bidi="ar-SA"/>
        </w:rPr>
        <w:tab/>
      </w:r>
      <w:r w:rsidRPr="00153C36" w:rsidR="006F3364">
        <w:rPr>
          <w:rFonts w:ascii="Arial" w:eastAsia="Arial" w:hAnsi="Arial" w:cs="Arial"/>
          <w:color w:val="0070C0"/>
          <w:sz w:val="18"/>
          <w:szCs w:val="18"/>
          <w:lang w:val="hu-HU" w:eastAsia="en-US" w:bidi="ar-SA"/>
        </w:rPr>
        <w:t xml:space="preserve">      {</w:t>
      </w:r>
      <w:r w:rsidR="006F3364">
        <w:rPr>
          <w:rFonts w:ascii="Arial" w:eastAsia="Arial" w:hAnsi="Arial" w:cs="Arial"/>
          <w:color w:val="0070C0"/>
          <w:sz w:val="18"/>
          <w:szCs w:val="18"/>
          <w:lang w:val="hu-HU" w:eastAsia="en-US" w:bidi="ar-SA"/>
        </w:rPr>
        <w:t>d.</w:t>
      </w:r>
      <w:r w:rsidRPr="00153C36" w:rsidR="006F3364">
        <w:rPr>
          <w:rFonts w:ascii="Arial" w:eastAsia="Arial" w:hAnsi="Arial" w:cs="Arial"/>
          <w:color w:val="0070C0"/>
          <w:sz w:val="18"/>
          <w:szCs w:val="18"/>
          <w:lang w:val="hu-HU" w:eastAsia="en-US" w:bidi="ar-SA"/>
        </w:rPr>
        <w:t>Project.Utca</w:t>
      </w:r>
      <w:r w:rsidRPr="00153C36" w:rsidR="006F3364">
        <w:rPr>
          <w:rFonts w:ascii="Arial" w:eastAsia="Arial" w:hAnsi="Arial" w:cs="Arial"/>
          <w:color w:val="0070C0"/>
          <w:sz w:val="18"/>
          <w:szCs w:val="18"/>
          <w:lang w:val="hu-HU" w:eastAsia="en-US" w:bidi="ar-SA"/>
        </w:rPr>
        <w:t>}</w:t>
      </w:r>
      <w:r w:rsidRPr="00153C36" w:rsidR="006F3364">
        <w:rPr>
          <w:rFonts w:ascii="Arial" w:eastAsia="Arial" w:hAnsi="Arial" w:cs="Arial"/>
          <w:color w:val="0070C0"/>
          <w:spacing w:val="46"/>
          <w:sz w:val="22"/>
          <w:szCs w:val="18"/>
          <w:lang w:val="hu-HU" w:eastAsia="en-US" w:bidi="ar-SA"/>
        </w:rPr>
        <w:t xml:space="preserve"> </w:t>
      </w:r>
      <w:r w:rsidR="00D721E2">
        <w:rPr>
          <w:rFonts w:ascii="Arial" w:eastAsia="Arial" w:hAnsi="Arial" w:cs="Arial"/>
          <w:color w:val="0070C0"/>
          <w:spacing w:val="46"/>
          <w:sz w:val="22"/>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Project.Hazszam</w:t>
      </w:r>
      <w:r w:rsidRPr="00153C36" w:rsidR="006F3364">
        <w:rPr>
          <w:rFonts w:ascii="Arial" w:eastAsia="Arial" w:hAnsi="Arial" w:cs="Arial"/>
          <w:color w:val="0070C0"/>
          <w:spacing w:val="46"/>
          <w:sz w:val="18"/>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Project.EmeletAjto</w:t>
      </w:r>
      <w:r w:rsidRPr="00153C36" w:rsidR="006F3364">
        <w:rPr>
          <w:rFonts w:ascii="Arial" w:eastAsia="Arial" w:hAnsi="Arial" w:cs="Arial"/>
          <w:color w:val="0070C0"/>
          <w:spacing w:val="46"/>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Mérési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pont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azonosító</w:t>
      </w:r>
      <w:r>
        <w:rPr>
          <w:rFonts w:ascii="Arial" w:eastAsia="Arial" w:hAnsi="Arial" w:cs="Arial"/>
          <w:position w:val="6"/>
          <w:sz w:val="12"/>
          <w:szCs w:val="18"/>
          <w:lang w:val="hu-HU" w:eastAsia="en-US" w:bidi="ar-SA"/>
        </w:rPr>
        <w:t>1,1a,2,5</w:t>
      </w:r>
      <w:r>
        <w:rPr>
          <w:rFonts w:ascii="Arial" w:eastAsia="Arial" w:hAnsi="Arial" w:cs="Arial"/>
          <w:sz w:val="18"/>
          <w:szCs w:val="18"/>
          <w:lang w:val="hu-HU" w:eastAsia="en-US" w:bidi="ar-SA"/>
        </w:rPr>
        <w:t>:</w:t>
      </w:r>
      <w:r>
        <w:rPr>
          <w:rFonts w:ascii="Arial" w:eastAsia="Arial" w:hAnsi="Arial" w:cs="Arial"/>
          <w:spacing w:val="4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2695"/>
          <w:tab w:val="left" w:pos="4539"/>
          <w:tab w:val="left" w:pos="5749"/>
        </w:tabs>
        <w:autoSpaceDE w:val="0"/>
        <w:autoSpaceDN w:val="0"/>
        <w:spacing w:before="96"/>
        <w:ind w:left="571" w:hanging="3"/>
        <w:rPr>
          <w:rFonts w:ascii="Arial" w:eastAsia="Arial" w:hAnsi="Arial" w:cs="Arial"/>
          <w:sz w:val="18"/>
          <w:szCs w:val="18"/>
          <w:lang w:val="hu-HU" w:eastAsia="en-US" w:bidi="ar-SA"/>
        </w:rPr>
      </w:pPr>
      <w:r>
        <w:rPr>
          <w:rFonts w:ascii="Arial" w:eastAsia="Arial" w:hAnsi="Arial" w:cs="Arial"/>
          <w:sz w:val="18"/>
          <w:szCs w:val="18"/>
          <w:lang w:val="hu-HU" w:eastAsia="en-US" w:bidi="ar-SA"/>
        </w:rPr>
        <w:t>Használat</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jogcíme</w:t>
      </w:r>
      <w:r>
        <w:rPr>
          <w:rFonts w:ascii="Arial" w:eastAsia="Arial" w:hAnsi="Arial" w:cs="Arial"/>
          <w:spacing w:val="-2"/>
          <w:position w:val="6"/>
          <w:sz w:val="12"/>
          <w:szCs w:val="18"/>
          <w:lang w:val="hu-HU" w:eastAsia="en-US" w:bidi="ar-SA"/>
        </w:rPr>
        <w:t>1,1a,2</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tulajdonos</w:t>
      </w:r>
      <w:r>
        <w:rPr>
          <w:rFonts w:ascii="Arial" w:eastAsia="Arial" w:hAnsi="Arial" w:cs="Arial"/>
          <w:spacing w:val="-5"/>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bérlő</w:t>
      </w:r>
      <w:r>
        <w:rPr>
          <w:rFonts w:ascii="Arial" w:eastAsia="Arial" w:hAnsi="Arial" w:cs="Arial"/>
          <w:spacing w:val="-4"/>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egyéb</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100"/>
        <w:ind w:left="571" w:right="134"/>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egyetemes szolgáltatás igénybevétele során a használat jogcímét igazoló </w:t>
      </w:r>
      <w:r>
        <w:rPr>
          <w:rFonts w:ascii="Arial" w:eastAsia="Arial" w:hAnsi="Arial" w:cs="Arial"/>
          <w:i/>
          <w:sz w:val="15"/>
          <w:szCs w:val="22"/>
          <w:lang w:val="hu-HU" w:eastAsia="en-US" w:bidi="ar-SA"/>
        </w:rPr>
        <w:t>dokumentumokat</w:t>
      </w:r>
      <w:r>
        <w:rPr>
          <w:rFonts w:ascii="Arial" w:eastAsia="Arial" w:hAnsi="Arial" w:cs="Arial"/>
          <w:i/>
          <w:sz w:val="15"/>
          <w:szCs w:val="22"/>
          <w:lang w:val="hu-HU" w:eastAsia="en-US" w:bidi="ar-SA"/>
        </w:rPr>
        <w:t xml:space="preserve"> (pl. tulajdoni lap) jogosult bekérni. Ha a felhasználó a használat jogcímét a megadott határidőn belül nem igazolja,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 </w:t>
      </w:r>
      <w:r>
        <w:rPr>
          <w:rFonts w:ascii="Arial" w:eastAsia="Arial" w:hAnsi="Arial" w:cs="Arial"/>
          <w:i/>
          <w:sz w:val="15"/>
          <w:szCs w:val="22"/>
          <w:lang w:val="hu-HU" w:eastAsia="en-US" w:bidi="ar-SA"/>
        </w:rPr>
        <w:t>villamosenergia-vásárlási szerződést</w:t>
      </w:r>
      <w:r>
        <w:rPr>
          <w:rFonts w:ascii="Arial" w:eastAsia="Arial" w:hAnsi="Arial" w:cs="Arial"/>
          <w:i/>
          <w:sz w:val="15"/>
          <w:szCs w:val="22"/>
          <w:lang w:val="hu-HU" w:eastAsia="en-US" w:bidi="ar-SA"/>
        </w:rPr>
        <w:t xml:space="preserve"> jogosult azonnali hatállyal </w:t>
      </w:r>
      <w:r>
        <w:rPr>
          <w:rFonts w:ascii="Arial" w:eastAsia="Arial" w:hAnsi="Arial" w:cs="Arial"/>
          <w:i/>
          <w:spacing w:val="-2"/>
          <w:sz w:val="15"/>
          <w:szCs w:val="22"/>
          <w:lang w:val="hu-HU" w:eastAsia="en-US" w:bidi="ar-SA"/>
        </w:rPr>
        <w:t>felmondani.</w:t>
      </w:r>
    </w:p>
    <w:p w:rsidR="005616CF">
      <w:pPr>
        <w:widowControl w:val="0"/>
        <w:autoSpaceDE w:val="0"/>
        <w:autoSpaceDN w:val="0"/>
        <w:spacing w:before="122"/>
        <w:ind w:left="569"/>
        <w:jc w:val="both"/>
        <w:rPr>
          <w:rFonts w:ascii="Arial" w:eastAsia="Arial" w:hAnsi="Arial" w:cs="Arial"/>
          <w:i/>
          <w:sz w:val="15"/>
          <w:szCs w:val="22"/>
          <w:lang w:val="hu-HU" w:eastAsia="en-US" w:bidi="ar-SA"/>
        </w:rPr>
      </w:pPr>
      <w:r>
        <w:rPr>
          <w:rFonts w:ascii="Arial" w:eastAsia="Arial" w:hAnsi="Arial" w:cs="Arial"/>
          <w:sz w:val="18"/>
          <w:szCs w:val="22"/>
          <w:lang w:val="hu-HU" w:eastAsia="en-US" w:bidi="ar-SA"/>
        </w:rPr>
        <w:t>Mérőberendezés(</w:t>
      </w:r>
      <w:r>
        <w:rPr>
          <w:rFonts w:ascii="Arial" w:eastAsia="Arial" w:hAnsi="Arial" w:cs="Arial"/>
          <w:sz w:val="18"/>
          <w:szCs w:val="22"/>
          <w:lang w:val="hu-HU" w:eastAsia="en-US" w:bidi="ar-SA"/>
        </w:rPr>
        <w:t>ek</w:t>
      </w:r>
      <w:r>
        <w:rPr>
          <w:rFonts w:ascii="Arial" w:eastAsia="Arial" w:hAnsi="Arial" w:cs="Arial"/>
          <w:sz w:val="18"/>
          <w:szCs w:val="22"/>
          <w:lang w:val="hu-HU" w:eastAsia="en-US" w:bidi="ar-SA"/>
        </w:rPr>
        <w:t>)</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gyári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száma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állása</w:t>
      </w:r>
      <w:r>
        <w:rPr>
          <w:rFonts w:ascii="Arial" w:eastAsia="Arial" w:hAnsi="Arial" w:cs="Arial"/>
          <w:spacing w:val="-2"/>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3"/>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5" w:after="1"/>
        <w:ind w:left="0"/>
        <w:rPr>
          <w:rFonts w:ascii="Arial" w:eastAsia="Arial" w:hAnsi="Arial" w:cs="Arial"/>
          <w:i/>
          <w:sz w:val="20"/>
          <w:szCs w:val="18"/>
          <w:lang w:val="hu-HU" w:eastAsia="en-US" w:bidi="ar-SA"/>
        </w:rPr>
      </w:pPr>
    </w:p>
    <w:tbl>
      <w:tblPr>
        <w:tblStyle w:val="TableNormal000"/>
        <w:tblW w:w="0" w:type="auto"/>
        <w:tblInd w:w="596" w:type="dxa"/>
        <w:tblLayout w:type="fixed"/>
        <w:tblLook w:val="01E0"/>
      </w:tblPr>
      <w:tblGrid>
        <w:gridCol w:w="876"/>
        <w:gridCol w:w="2569"/>
        <w:gridCol w:w="2596"/>
        <w:gridCol w:w="2570"/>
      </w:tblGrid>
      <w:tr>
        <w:tblPrEx>
          <w:tblW w:w="0" w:type="auto"/>
          <w:tblInd w:w="596" w:type="dxa"/>
          <w:tblLayout w:type="fixed"/>
          <w:tblLook w:val="01E0"/>
        </w:tblPrEx>
        <w:trPr>
          <w:trHeight w:val="283"/>
        </w:trPr>
        <w:tc>
          <w:tcPr>
            <w:tcW w:w="876" w:type="dxa"/>
          </w:tcPr>
          <w:p w:rsidR="005616CF">
            <w:pPr>
              <w:spacing w:before="0" w:line="207" w:lineRule="exact"/>
              <w:ind w:left="1" w:right="22"/>
              <w:jc w:val="center"/>
              <w:rPr>
                <w:rFonts w:ascii="Arial" w:eastAsia="Arial" w:hAnsi="Arial" w:cs="Arial"/>
                <w:b/>
                <w:sz w:val="18"/>
                <w:lang w:val="hu-HU" w:bidi="ar-SA"/>
              </w:rPr>
            </w:pPr>
            <w:r>
              <w:rPr>
                <w:rFonts w:ascii="Arial" w:eastAsia="Arial" w:hAnsi="Arial" w:cs="Arial"/>
                <w:b/>
                <w:spacing w:val="-2"/>
                <w:sz w:val="18"/>
                <w:lang w:val="hu-HU" w:bidi="ar-SA"/>
              </w:rPr>
              <w:t>Sorszám</w:t>
            </w:r>
          </w:p>
        </w:tc>
        <w:tc>
          <w:tcPr>
            <w:tcW w:w="2569" w:type="dxa"/>
          </w:tcPr>
          <w:p w:rsidR="005616CF">
            <w:pPr>
              <w:spacing w:before="0" w:line="207" w:lineRule="exact"/>
              <w:ind w:right="4"/>
              <w:jc w:val="center"/>
              <w:rPr>
                <w:rFonts w:ascii="Arial" w:eastAsia="Arial" w:hAnsi="Arial" w:cs="Arial"/>
                <w:position w:val="6"/>
                <w:sz w:val="12"/>
                <w:lang w:val="hu-HU" w:bidi="ar-SA"/>
              </w:rPr>
            </w:pPr>
            <w:r>
              <w:rPr>
                <w:rFonts w:ascii="Arial" w:eastAsia="Arial" w:hAnsi="Arial" w:cs="Arial"/>
                <w:b/>
                <w:sz w:val="18"/>
                <w:lang w:val="hu-HU" w:bidi="ar-SA"/>
              </w:rPr>
              <w:t>Mérő</w:t>
            </w:r>
            <w:r>
              <w:rPr>
                <w:rFonts w:ascii="Arial" w:eastAsia="Arial" w:hAnsi="Arial" w:cs="Arial"/>
                <w:b/>
                <w:spacing w:val="-3"/>
                <w:sz w:val="18"/>
                <w:lang w:val="hu-HU" w:bidi="ar-SA"/>
              </w:rPr>
              <w:t xml:space="preserve"> </w:t>
            </w:r>
            <w:r>
              <w:rPr>
                <w:rFonts w:ascii="Arial" w:eastAsia="Arial" w:hAnsi="Arial" w:cs="Arial"/>
                <w:b/>
                <w:sz w:val="18"/>
                <w:lang w:val="hu-HU" w:bidi="ar-SA"/>
              </w:rPr>
              <w:t>gyári</w:t>
            </w:r>
            <w:r>
              <w:rPr>
                <w:rFonts w:ascii="Arial" w:eastAsia="Arial" w:hAnsi="Arial" w:cs="Arial"/>
                <w:b/>
                <w:spacing w:val="-2"/>
                <w:sz w:val="18"/>
                <w:lang w:val="hu-HU" w:bidi="ar-SA"/>
              </w:rPr>
              <w:t xml:space="preserve"> szám</w:t>
            </w:r>
            <w:r>
              <w:rPr>
                <w:rFonts w:ascii="Arial" w:eastAsia="Arial" w:hAnsi="Arial" w:cs="Arial"/>
                <w:spacing w:val="-2"/>
                <w:position w:val="6"/>
                <w:sz w:val="12"/>
                <w:lang w:val="hu-HU" w:bidi="ar-SA"/>
              </w:rPr>
              <w:t>1,1a,2</w:t>
            </w:r>
          </w:p>
        </w:tc>
        <w:tc>
          <w:tcPr>
            <w:tcW w:w="2596" w:type="dxa"/>
          </w:tcPr>
          <w:p w:rsidR="005616CF">
            <w:pPr>
              <w:spacing w:before="0" w:line="207" w:lineRule="exact"/>
              <w:ind w:left="26" w:right="22"/>
              <w:jc w:val="center"/>
              <w:rPr>
                <w:rFonts w:ascii="Arial" w:eastAsia="Arial" w:hAnsi="Arial" w:cs="Arial"/>
                <w:position w:val="6"/>
                <w:sz w:val="12"/>
                <w:lang w:val="hu-HU" w:bidi="ar-SA"/>
              </w:rPr>
            </w:pPr>
            <w:r>
              <w:rPr>
                <w:rFonts w:ascii="Arial" w:eastAsia="Arial" w:hAnsi="Arial" w:cs="Arial"/>
                <w:b/>
                <w:spacing w:val="-2"/>
                <w:sz w:val="18"/>
                <w:lang w:val="hu-HU" w:bidi="ar-SA"/>
              </w:rPr>
              <w:t>Mérőállás</w:t>
            </w:r>
            <w:r>
              <w:rPr>
                <w:rFonts w:ascii="Arial" w:eastAsia="Arial" w:hAnsi="Arial" w:cs="Arial"/>
                <w:spacing w:val="-2"/>
                <w:position w:val="6"/>
                <w:sz w:val="12"/>
                <w:lang w:val="hu-HU" w:bidi="ar-SA"/>
              </w:rPr>
              <w:t>1,1a,2</w:t>
            </w:r>
          </w:p>
        </w:tc>
        <w:tc>
          <w:tcPr>
            <w:tcW w:w="2570" w:type="dxa"/>
          </w:tcPr>
          <w:p w:rsidR="005616CF">
            <w:pPr>
              <w:spacing w:before="0" w:line="207" w:lineRule="exact"/>
              <w:ind w:left="52" w:right="12"/>
              <w:jc w:val="center"/>
              <w:rPr>
                <w:rFonts w:ascii="Arial" w:eastAsia="Arial" w:hAnsi="Arial" w:cs="Arial"/>
                <w:sz w:val="12"/>
                <w:lang w:val="hu-HU" w:bidi="ar-SA"/>
              </w:rPr>
            </w:pPr>
            <w:r>
              <w:rPr>
                <w:rFonts w:ascii="Arial" w:eastAsia="Arial" w:hAnsi="Arial" w:cs="Arial"/>
                <w:b/>
                <w:spacing w:val="-2"/>
                <w:position w:val="-5"/>
                <w:sz w:val="18"/>
                <w:lang w:val="hu-HU" w:bidi="ar-SA"/>
              </w:rPr>
              <w:t>Dátum</w:t>
            </w:r>
            <w:r>
              <w:rPr>
                <w:rFonts w:ascii="Arial" w:eastAsia="Arial" w:hAnsi="Arial" w:cs="Arial"/>
                <w:spacing w:val="-2"/>
                <w:sz w:val="12"/>
                <w:lang w:val="hu-HU" w:bidi="ar-SA"/>
              </w:rPr>
              <w:t>1,1a,2</w:t>
            </w:r>
          </w:p>
        </w:tc>
      </w:tr>
      <w:tr>
        <w:tblPrEx>
          <w:tblW w:w="0" w:type="auto"/>
          <w:tblInd w:w="596" w:type="dxa"/>
          <w:tblLayout w:type="fixed"/>
          <w:tblLook w:val="01E0"/>
        </w:tblPrEx>
        <w:trPr>
          <w:trHeight w:val="375"/>
        </w:trPr>
        <w:tc>
          <w:tcPr>
            <w:tcW w:w="876" w:type="dxa"/>
          </w:tcPr>
          <w:p w:rsidR="005616CF">
            <w:pPr>
              <w:spacing w:before="71"/>
              <w:ind w:right="22"/>
              <w:jc w:val="center"/>
              <w:rPr>
                <w:rFonts w:ascii="Arial" w:eastAsia="Arial" w:hAnsi="Arial" w:cs="Arial"/>
                <w:sz w:val="18"/>
                <w:lang w:val="hu-HU" w:bidi="ar-SA"/>
              </w:rPr>
            </w:pPr>
            <w:r>
              <w:rPr>
                <w:rFonts w:ascii="Arial" w:eastAsia="Arial" w:hAnsi="Arial" w:cs="Arial"/>
                <w:spacing w:val="-5"/>
                <w:sz w:val="18"/>
                <w:lang w:val="hu-HU" w:bidi="ar-SA"/>
              </w:rPr>
              <w:t>1.</w:t>
            </w:r>
          </w:p>
        </w:tc>
        <w:tc>
          <w:tcPr>
            <w:tcW w:w="2569" w:type="dxa"/>
          </w:tcPr>
          <w:p w:rsidR="005616CF">
            <w:pPr>
              <w:spacing w:before="71"/>
              <w:ind w:left="3" w:right="4"/>
              <w:jc w:val="center"/>
              <w:rPr>
                <w:rFonts w:ascii="Arial" w:eastAsia="Arial" w:hAnsi="Arial" w:cs="Arial"/>
                <w:sz w:val="18"/>
                <w:lang w:val="hu-HU" w:bidi="ar-SA"/>
              </w:rPr>
            </w:pPr>
            <w:r w:rsidRPr="00A2632A">
              <w:rPr>
                <w:rFonts w:ascii="Arial" w:eastAsia="Arial" w:hAnsi="Arial" w:cs="Arial"/>
                <w:color w:val="0070C0"/>
                <w:spacing w:val="-2"/>
                <w:lang w:val="hu-HU" w:bidi="ar-SA"/>
              </w:rPr>
              <w:t>{</w:t>
            </w:r>
            <w:r>
              <w:rPr>
                <w:rFonts w:ascii="Arial" w:eastAsia="Arial" w:hAnsi="Arial" w:cs="Arial"/>
                <w:color w:val="0070C0"/>
                <w:spacing w:val="-2"/>
                <w:lang w:val="hu-HU" w:bidi="ar-SA"/>
              </w:rPr>
              <w:t>d</w:t>
            </w:r>
            <w:r>
              <w:rPr>
                <w:rFonts w:ascii="Arial" w:eastAsia="Arial" w:hAnsi="Arial" w:cs="Arial"/>
                <w:color w:val="0070C0"/>
                <w:spacing w:val="-2"/>
                <w:lang w:val="hu-HU" w:bidi="ar-SA"/>
              </w:rPr>
              <w:t>.</w:t>
            </w:r>
            <w:r w:rsidRPr="00A2632A">
              <w:rPr>
                <w:rFonts w:ascii="Arial" w:eastAsia="Arial" w:hAnsi="Arial" w:cs="Arial"/>
                <w:color w:val="0070C0"/>
                <w:spacing w:val="-2"/>
                <w:lang w:val="hu-HU" w:bidi="ar-SA"/>
              </w:rPr>
              <w:t>Project</w:t>
            </w:r>
            <w:r w:rsidRPr="00A2632A">
              <w:rPr>
                <w:rFonts w:ascii="Arial" w:eastAsia="Arial" w:hAnsi="Arial" w:cs="Arial"/>
                <w:color w:val="0070C0"/>
                <w:spacing w:val="-2"/>
                <w:lang w:val="hu-HU" w:bidi="ar-SA"/>
              </w:rPr>
              <w:t>.Mogysz</w:t>
            </w:r>
            <w:r w:rsidRPr="00A2632A">
              <w:rPr>
                <w:rFonts w:ascii="Arial" w:eastAsia="Arial" w:hAnsi="Arial" w:cs="Arial"/>
                <w:color w:val="0070C0"/>
                <w:spacing w:val="-2"/>
                <w:lang w:val="hu-HU" w:bidi="ar-SA"/>
              </w:rPr>
              <w:t>}</w:t>
            </w:r>
          </w:p>
        </w:tc>
        <w:tc>
          <w:tcPr>
            <w:tcW w:w="2596" w:type="dxa"/>
          </w:tcPr>
          <w:p w:rsidR="005616CF">
            <w:pPr>
              <w:spacing w:before="7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7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2.</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3"/>
              <w:ind w:right="22"/>
              <w:jc w:val="center"/>
              <w:rPr>
                <w:rFonts w:ascii="Arial" w:eastAsia="Arial" w:hAnsi="Arial" w:cs="Arial"/>
                <w:sz w:val="18"/>
                <w:lang w:val="hu-HU" w:bidi="ar-SA"/>
              </w:rPr>
            </w:pPr>
            <w:r>
              <w:rPr>
                <w:rFonts w:ascii="Arial" w:eastAsia="Arial" w:hAnsi="Arial" w:cs="Arial"/>
                <w:spacing w:val="-5"/>
                <w:sz w:val="18"/>
                <w:lang w:val="hu-HU" w:bidi="ar-SA"/>
              </w:rPr>
              <w:t>3.</w:t>
            </w:r>
          </w:p>
        </w:tc>
        <w:tc>
          <w:tcPr>
            <w:tcW w:w="2569" w:type="dxa"/>
          </w:tcPr>
          <w:p w:rsidR="005616CF">
            <w:pPr>
              <w:spacing w:before="93"/>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3"/>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3"/>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4.</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2"/>
              <w:ind w:right="22"/>
              <w:jc w:val="center"/>
              <w:rPr>
                <w:rFonts w:ascii="Arial" w:eastAsia="Arial" w:hAnsi="Arial" w:cs="Arial"/>
                <w:sz w:val="18"/>
                <w:lang w:val="hu-HU" w:bidi="ar-SA"/>
              </w:rPr>
            </w:pPr>
            <w:r>
              <w:rPr>
                <w:rFonts w:ascii="Arial" w:eastAsia="Arial" w:hAnsi="Arial" w:cs="Arial"/>
                <w:spacing w:val="-5"/>
                <w:sz w:val="18"/>
                <w:lang w:val="hu-HU" w:bidi="ar-SA"/>
              </w:rPr>
              <w:t>5.</w:t>
            </w:r>
          </w:p>
        </w:tc>
        <w:tc>
          <w:tcPr>
            <w:tcW w:w="2569" w:type="dxa"/>
          </w:tcPr>
          <w:p w:rsidR="005616CF">
            <w:pPr>
              <w:spacing w:before="92"/>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2"/>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2"/>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298"/>
        </w:trPr>
        <w:tc>
          <w:tcPr>
            <w:tcW w:w="876" w:type="dxa"/>
          </w:tcPr>
          <w:p w:rsidR="005616CF">
            <w:pPr>
              <w:spacing w:before="91" w:line="187" w:lineRule="exact"/>
              <w:ind w:right="22"/>
              <w:jc w:val="center"/>
              <w:rPr>
                <w:rFonts w:ascii="Arial" w:eastAsia="Arial" w:hAnsi="Arial" w:cs="Arial"/>
                <w:sz w:val="18"/>
                <w:lang w:val="hu-HU" w:bidi="ar-SA"/>
              </w:rPr>
            </w:pPr>
            <w:r>
              <w:rPr>
                <w:rFonts w:ascii="Arial" w:eastAsia="Arial" w:hAnsi="Arial" w:cs="Arial"/>
                <w:spacing w:val="-5"/>
                <w:sz w:val="18"/>
                <w:lang w:val="hu-HU" w:bidi="ar-SA"/>
              </w:rPr>
              <w:t>6.</w:t>
            </w:r>
          </w:p>
        </w:tc>
        <w:tc>
          <w:tcPr>
            <w:tcW w:w="2569" w:type="dxa"/>
          </w:tcPr>
          <w:p w:rsidR="005616CF">
            <w:pPr>
              <w:spacing w:before="91" w:line="187" w:lineRule="exact"/>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line="187" w:lineRule="exact"/>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line="187" w:lineRule="exact"/>
              <w:ind w:left="52"/>
              <w:jc w:val="center"/>
              <w:rPr>
                <w:rFonts w:ascii="Arial" w:eastAsia="Arial" w:hAnsi="Arial" w:cs="Arial"/>
                <w:sz w:val="18"/>
                <w:lang w:val="hu-HU" w:bidi="ar-SA"/>
              </w:rPr>
            </w:pPr>
            <w:r>
              <w:rPr>
                <w:rFonts w:ascii="Arial" w:eastAsia="Arial" w:hAnsi="Arial" w:cs="Arial"/>
                <w:spacing w:val="-2"/>
                <w:sz w:val="18"/>
                <w:lang w:val="hu-HU" w:bidi="ar-SA"/>
              </w:rPr>
              <w:t>................................................</w:t>
            </w:r>
          </w:p>
        </w:tc>
      </w:tr>
    </w:tbl>
    <w:p w:rsidR="005616CF">
      <w:pPr>
        <w:widowControl w:val="0"/>
        <w:autoSpaceDE w:val="0"/>
        <w:autoSpaceDN w:val="0"/>
        <w:spacing w:before="148"/>
        <w:ind w:left="571" w:right="138"/>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jogosult az elosztó helyszíni ellenőrzésének eredménye alapján az adatokat módosítani.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Ideiglenes</w:t>
      </w:r>
      <w:r>
        <w:rPr>
          <w:rFonts w:ascii="Arial" w:eastAsia="Arial" w:hAnsi="Arial" w:cs="Arial"/>
          <w:b/>
          <w:spacing w:val="-11"/>
          <w:sz w:val="18"/>
          <w:szCs w:val="22"/>
          <w:lang w:val="hu-HU" w:eastAsia="en-US" w:bidi="ar-SA"/>
        </w:rPr>
        <w:t xml:space="preserve"> </w:t>
      </w:r>
      <w:r>
        <w:rPr>
          <w:rFonts w:ascii="Arial" w:eastAsia="Arial" w:hAnsi="Arial" w:cs="Arial"/>
          <w:b/>
          <w:sz w:val="18"/>
          <w:szCs w:val="22"/>
          <w:lang w:val="hu-HU" w:eastAsia="en-US" w:bidi="ar-SA"/>
        </w:rPr>
        <w:t>bekapcsolás</w:t>
      </w:r>
      <w:r>
        <w:rPr>
          <w:rFonts w:ascii="Arial" w:eastAsia="Arial" w:hAnsi="Arial" w:cs="Arial"/>
          <w:b/>
          <w:spacing w:val="-8"/>
          <w:sz w:val="18"/>
          <w:szCs w:val="22"/>
          <w:lang w:val="hu-HU" w:eastAsia="en-US" w:bidi="ar-SA"/>
        </w:rPr>
        <w:t xml:space="preserve"> </w:t>
      </w:r>
      <w:r>
        <w:rPr>
          <w:rFonts w:ascii="Arial" w:eastAsia="Arial" w:hAnsi="Arial" w:cs="Arial"/>
          <w:b/>
          <w:sz w:val="18"/>
          <w:szCs w:val="22"/>
          <w:lang w:val="hu-HU" w:eastAsia="en-US" w:bidi="ar-SA"/>
        </w:rPr>
        <w:t>időtartama</w:t>
      </w:r>
      <w:r>
        <w:rPr>
          <w:rFonts w:ascii="Arial" w:eastAsia="Arial" w:hAnsi="Arial" w:cs="Arial"/>
          <w:b/>
          <w:spacing w:val="-5"/>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bekapcsolás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nyilatkozattétel</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oka.)</w:t>
      </w:r>
    </w:p>
    <w:p w:rsidR="005616CF">
      <w:pPr>
        <w:widowControl w:val="0"/>
        <w:autoSpaceDE w:val="0"/>
        <w:autoSpaceDN w:val="0"/>
        <w:spacing w:before="105"/>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 bekapcsolás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kezdő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8"/>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 xml:space="preserve">záró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9"/>
        <w:ind w:left="569"/>
        <w:rPr>
          <w:rFonts w:ascii="Arial" w:eastAsia="Arial" w:hAnsi="Arial" w:cs="Arial"/>
          <w:i/>
          <w:sz w:val="15"/>
          <w:szCs w:val="22"/>
          <w:lang w:val="hu-HU" w:eastAsia="en-US" w:bidi="ar-SA"/>
        </w:rPr>
      </w:pPr>
      <w:r>
        <w:rPr>
          <w:rFonts w:ascii="Arial" w:eastAsia="Arial" w:hAnsi="Arial" w:cs="Arial"/>
          <w:i/>
          <w:sz w:val="15"/>
          <w:szCs w:val="22"/>
          <w:lang w:val="hu-HU" w:eastAsia="en-US" w:bidi="ar-SA"/>
        </w:rPr>
        <w:t>Kérjük</w:t>
      </w:r>
      <w:r>
        <w:rPr>
          <w:rFonts w:ascii="Arial" w:eastAsia="Arial" w:hAnsi="Arial" w:cs="Arial"/>
          <w:i/>
          <w:spacing w:val="-12"/>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adatokat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elosztóhoz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intézett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igénybejelentésben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szerint</w:t>
      </w:r>
      <w:r>
        <w:rPr>
          <w:rFonts w:ascii="Arial" w:eastAsia="Arial" w:hAnsi="Arial" w:cs="Arial"/>
          <w:i/>
          <w:spacing w:val="-5"/>
          <w:sz w:val="15"/>
          <w:szCs w:val="22"/>
          <w:lang w:val="hu-HU" w:eastAsia="en-US" w:bidi="ar-SA"/>
        </w:rPr>
        <w:t xml:space="preserve"> </w:t>
      </w:r>
      <w:r>
        <w:rPr>
          <w:rFonts w:ascii="Arial" w:eastAsia="Arial" w:hAnsi="Arial" w:cs="Arial"/>
          <w:i/>
          <w:spacing w:val="-2"/>
          <w:sz w:val="15"/>
          <w:szCs w:val="22"/>
          <w:lang w:val="hu-HU" w:eastAsia="en-US" w:bidi="ar-SA"/>
        </w:rPr>
        <w:t>megadni.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Igényelt</w:t>
      </w:r>
      <w:r>
        <w:rPr>
          <w:rFonts w:ascii="Arial" w:eastAsia="Arial" w:hAnsi="Arial" w:cs="Arial"/>
          <w:b/>
          <w:spacing w:val="-14"/>
          <w:sz w:val="18"/>
          <w:szCs w:val="22"/>
          <w:lang w:val="hu-HU" w:eastAsia="en-US" w:bidi="ar-SA"/>
        </w:rPr>
        <w:t xml:space="preserve"> </w:t>
      </w:r>
      <w:r>
        <w:rPr>
          <w:rFonts w:ascii="Arial" w:eastAsia="Arial" w:hAnsi="Arial" w:cs="Arial"/>
          <w:b/>
          <w:sz w:val="18"/>
          <w:szCs w:val="22"/>
          <w:lang w:val="hu-HU" w:eastAsia="en-US" w:bidi="ar-SA"/>
        </w:rPr>
        <w:t>teljesítmény</w:t>
      </w:r>
      <w:r>
        <w:rPr>
          <w:rFonts w:ascii="Arial" w:eastAsia="Arial" w:hAnsi="Arial" w:cs="Arial"/>
          <w:b/>
          <w:spacing w:val="-12"/>
          <w:sz w:val="18"/>
          <w:szCs w:val="22"/>
          <w:lang w:val="hu-HU" w:eastAsia="en-US" w:bidi="ar-SA"/>
        </w:rPr>
        <w:t xml:space="preserve"> </w:t>
      </w:r>
      <w:r>
        <w:rPr>
          <w:rFonts w:ascii="Arial" w:eastAsia="Arial" w:hAnsi="Arial" w:cs="Arial"/>
          <w:i/>
          <w:sz w:val="15"/>
          <w:szCs w:val="22"/>
          <w:lang w:val="hu-HU" w:eastAsia="en-US" w:bidi="ar-SA"/>
        </w:rPr>
        <w:t>(új</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további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mérő</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felszerelésénél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kötelezően</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töltendő)</w:t>
      </w:r>
    </w:p>
    <w:p w:rsidR="005616CF">
      <w:pPr>
        <w:widowControl w:val="0"/>
        <w:tabs>
          <w:tab w:val="left" w:pos="3972"/>
          <w:tab w:val="left" w:pos="5533"/>
          <w:tab w:val="left" w:pos="7091"/>
          <w:tab w:val="left" w:leader="dot" w:pos="8160"/>
        </w:tabs>
        <w:autoSpaceDE w:val="0"/>
        <w:autoSpaceDN w:val="0"/>
        <w:spacing w:before="106" w:line="355" w:lineRule="auto"/>
        <w:ind w:left="569" w:right="1211"/>
        <w:rPr>
          <w:rFonts w:ascii="Arial" w:eastAsia="Arial" w:hAnsi="Arial" w:cs="Arial"/>
          <w:sz w:val="18"/>
          <w:szCs w:val="18"/>
          <w:lang w:val="hu-HU" w:eastAsia="en-US" w:bidi="ar-SA"/>
        </w:rPr>
      </w:pPr>
      <w:r>
        <w:rPr>
          <w:rFonts w:ascii="Arial" w:eastAsia="Arial" w:hAnsi="Arial" w:cs="Arial"/>
          <w:w w:val="105"/>
          <w:sz w:val="18"/>
          <w:szCs w:val="18"/>
          <w:lang w:val="hu-HU" w:eastAsia="en-US" w:bidi="ar-SA"/>
        </w:rPr>
        <w:t>Igényelt minden napszaki teljesítmény:</w:t>
      </w:r>
      <w:r>
        <w:rPr>
          <w:rFonts w:ascii="Arial" w:eastAsia="Arial" w:hAnsi="Arial" w:cs="Arial"/>
          <w:spacing w:val="80"/>
          <w:w w:val="105"/>
          <w:sz w:val="18"/>
          <w:szCs w:val="18"/>
          <w:lang w:val="hu-HU" w:eastAsia="en-US" w:bidi="ar-SA"/>
        </w:rPr>
        <w:t xml:space="preserve"> </w:t>
      </w:r>
      <w:r>
        <w:rPr>
          <w:rFonts w:ascii="Arial" w:eastAsia="Arial" w:hAnsi="Arial" w:cs="Arial"/>
          <w:w w:val="105"/>
          <w:sz w:val="18"/>
          <w:szCs w:val="18"/>
          <w:lang w:val="hu-HU" w:eastAsia="en-US" w:bidi="ar-SA"/>
        </w:rPr>
        <w:t xml:space="preserve">L1: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d.</w:t>
      </w:r>
      <w:r w:rsidRPr="008E245B" w:rsidR="001253EA">
        <w:rPr>
          <w:rFonts w:ascii="Times New Roman" w:eastAsia="Arial" w:hAnsi="Arial" w:cs="Arial"/>
          <w:sz w:val="6"/>
          <w:szCs w:val="6"/>
          <w:lang w:val="hu-HU" w:eastAsia="en-US" w:bidi="ar-SA"/>
        </w:rPr>
        <w:t>Project.Iml1</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 xml:space="preserve">L2: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d.Project.Iml2</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4"/>
          <w:w w:val="105"/>
          <w:sz w:val="18"/>
          <w:szCs w:val="18"/>
          <w:lang w:val="hu-HU" w:eastAsia="en-US" w:bidi="ar-SA"/>
        </w:rPr>
        <w:t>L3</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d.Project.Iml3</w:t>
      </w:r>
      <w:r w:rsidRPr="009A2079" w:rsidR="001253EA">
        <w:rPr>
          <w:rFonts w:ascii="Times New Roman" w:eastAsia="Arial" w:hAnsi="Arial" w:cs="Arial"/>
          <w:sz w:val="20"/>
          <w:szCs w:val="20"/>
          <w:lang w:val="hu-HU" w:eastAsia="en-US" w:bidi="ar-SA"/>
        </w:rPr>
        <w:t>}</w:t>
      </w:r>
      <w:r>
        <w:rPr>
          <w:rFonts w:ascii="Arial" w:eastAsia="Arial" w:hAnsi="Arial" w:cs="Arial"/>
          <w:spacing w:val="-10"/>
          <w:w w:val="105"/>
          <w:sz w:val="18"/>
          <w:szCs w:val="18"/>
          <w:lang w:val="hu-HU" w:eastAsia="en-US" w:bidi="ar-SA"/>
        </w:rPr>
        <w:t xml:space="preserve">A </w:t>
      </w:r>
      <w:r>
        <w:rPr>
          <w:rFonts w:ascii="Arial" w:eastAsia="Arial" w:hAnsi="Arial" w:cs="Arial"/>
          <w:w w:val="105"/>
          <w:sz w:val="18"/>
          <w:szCs w:val="18"/>
          <w:lang w:val="hu-HU" w:eastAsia="en-US" w:bidi="ar-SA"/>
        </w:rPr>
        <w:t>Igényelt</w:t>
      </w:r>
      <w:r>
        <w:rPr>
          <w:rFonts w:ascii="Arial" w:eastAsia="Arial" w:hAnsi="Arial" w:cs="Arial"/>
          <w:spacing w:val="-6"/>
          <w:w w:val="105"/>
          <w:sz w:val="18"/>
          <w:szCs w:val="18"/>
          <w:lang w:val="hu-HU" w:eastAsia="en-US" w:bidi="ar-SA"/>
        </w:rPr>
        <w:t xml:space="preserve"> </w:t>
      </w:r>
      <w:r w:rsidR="001253EA">
        <w:rPr>
          <w:rFonts w:ascii="Arial" w:eastAsia="Arial" w:hAnsi="Arial" w:cs="Arial"/>
          <w:w w:val="105"/>
          <w:sz w:val="18"/>
          <w:szCs w:val="18"/>
          <w:lang w:val="hu-HU" w:eastAsia="en-US" w:bidi="ar-SA"/>
        </w:rPr>
        <w:t>Vezérelt/H</w:t>
      </w:r>
      <w:r>
        <w:rPr>
          <w:rFonts w:ascii="Arial" w:eastAsia="Arial" w:hAnsi="Arial" w:cs="Arial"/>
          <w:spacing w:val="-4"/>
          <w:w w:val="105"/>
          <w:sz w:val="18"/>
          <w:szCs w:val="18"/>
          <w:lang w:val="hu-HU" w:eastAsia="en-US" w:bidi="ar-SA"/>
        </w:rPr>
        <w:t xml:space="preserve"> </w:t>
      </w:r>
      <w:r>
        <w:rPr>
          <w:rFonts w:ascii="Arial" w:eastAsia="Arial" w:hAnsi="Arial" w:cs="Arial"/>
          <w:spacing w:val="-2"/>
          <w:w w:val="105"/>
          <w:sz w:val="18"/>
          <w:szCs w:val="18"/>
          <w:lang w:val="hu-HU" w:eastAsia="en-US" w:bidi="ar-SA"/>
        </w:rPr>
        <w:t>teljesítmény:</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L1:</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L2:</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5"/>
          <w:w w:val="105"/>
          <w:sz w:val="18"/>
          <w:szCs w:val="18"/>
          <w:lang w:val="hu-HU" w:eastAsia="en-US" w:bidi="ar-SA"/>
        </w:rPr>
        <w:t>L3:</w:t>
      </w:r>
      <w:r>
        <w:rPr>
          <w:rFonts w:ascii="Times New Roman" w:eastAsia="Arial" w:hAnsi="Times New Roman" w:cs="Arial"/>
          <w:sz w:val="18"/>
          <w:szCs w:val="18"/>
          <w:lang w:val="hu-HU" w:eastAsia="en-US" w:bidi="ar-SA"/>
        </w:rPr>
        <w:tab/>
      </w:r>
      <w:r>
        <w:rPr>
          <w:rFonts w:ascii="Arial" w:eastAsia="Arial" w:hAnsi="Arial" w:cs="Arial"/>
          <w:spacing w:val="-10"/>
          <w:w w:val="105"/>
          <w:sz w:val="18"/>
          <w:szCs w:val="18"/>
          <w:lang w:val="hu-HU" w:eastAsia="en-US" w:bidi="ar-SA"/>
        </w:rPr>
        <w:t>A</w:t>
      </w:r>
    </w:p>
    <w:p w:rsidR="005616CF">
      <w:pPr>
        <w:pStyle w:val="Heading2"/>
        <w:widowControl w:val="0"/>
        <w:numPr>
          <w:ilvl w:val="0"/>
          <w:numId w:val="32"/>
        </w:numPr>
        <w:tabs>
          <w:tab w:val="left" w:pos="568"/>
        </w:tabs>
        <w:autoSpaceDE w:val="0"/>
        <w:autoSpaceDN w:val="0"/>
        <w:spacing w:before="136"/>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A</w:t>
      </w:r>
      <w:r>
        <w:rPr>
          <w:rFonts w:ascii="Arial" w:eastAsia="Arial" w:hAnsi="Arial" w:cs="Arial"/>
          <w:b/>
          <w:bCs/>
          <w:spacing w:val="-7"/>
          <w:sz w:val="18"/>
          <w:szCs w:val="18"/>
          <w:lang w:val="hu-HU" w:eastAsia="en-US" w:bidi="ar-SA"/>
        </w:rPr>
        <w:t xml:space="preserve"> </w:t>
      </w: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helyen</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igényelt</w:t>
      </w:r>
      <w:r>
        <w:rPr>
          <w:rFonts w:ascii="Arial" w:eastAsia="Arial" w:hAnsi="Arial" w:cs="Arial"/>
          <w:b/>
          <w:bCs/>
          <w:spacing w:val="-5"/>
          <w:sz w:val="18"/>
          <w:szCs w:val="18"/>
          <w:lang w:val="hu-HU" w:eastAsia="en-US" w:bidi="ar-SA"/>
        </w:rPr>
        <w:t xml:space="preserve"> </w:t>
      </w:r>
      <w:r>
        <w:rPr>
          <w:rFonts w:ascii="Arial" w:eastAsia="Arial" w:hAnsi="Arial" w:cs="Arial"/>
          <w:b/>
          <w:bCs/>
          <w:sz w:val="18"/>
          <w:szCs w:val="18"/>
          <w:lang w:val="hu-HU" w:eastAsia="en-US" w:bidi="ar-SA"/>
        </w:rPr>
        <w:t>egyetemes</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szolgáltatói</w:t>
      </w:r>
      <w:r>
        <w:rPr>
          <w:rFonts w:ascii="Arial" w:eastAsia="Arial" w:hAnsi="Arial" w:cs="Arial"/>
          <w:b/>
          <w:bCs/>
          <w:spacing w:val="-5"/>
          <w:sz w:val="18"/>
          <w:szCs w:val="18"/>
          <w:lang w:val="hu-HU" w:eastAsia="en-US" w:bidi="ar-SA"/>
        </w:rPr>
        <w:t xml:space="preserve"> </w:t>
      </w:r>
      <w:r>
        <w:rPr>
          <w:rFonts w:ascii="Arial" w:eastAsia="Arial" w:hAnsi="Arial" w:cs="Arial"/>
          <w:b/>
          <w:bCs/>
          <w:spacing w:val="-2"/>
          <w:sz w:val="18"/>
          <w:szCs w:val="18"/>
          <w:lang w:val="hu-HU" w:eastAsia="en-US" w:bidi="ar-SA"/>
        </w:rPr>
        <w:t>árszabás</w:t>
      </w:r>
    </w:p>
    <w:p w:rsidR="005616CF">
      <w:pPr>
        <w:widowControl w:val="0"/>
        <w:tabs>
          <w:tab w:val="left" w:pos="4114"/>
        </w:tabs>
        <w:autoSpaceDE w:val="0"/>
        <w:autoSpaceDN w:val="0"/>
        <w:spacing w:before="105"/>
        <w:ind w:left="569"/>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2"/>
          <w:sz w:val="18"/>
          <w:szCs w:val="18"/>
          <w:lang w:val="hu-HU" w:eastAsia="en-US" w:bidi="ar-SA"/>
        </w:rPr>
        <w:t xml:space="preserve"> </w:t>
      </w:r>
      <w:r>
        <w:rPr>
          <w:rFonts w:ascii="Arial" w:eastAsia="Arial" w:hAnsi="Arial" w:cs="Arial"/>
          <w:sz w:val="18"/>
          <w:szCs w:val="18"/>
          <w:lang w:val="hu-HU" w:eastAsia="en-US" w:bidi="ar-SA"/>
        </w:rPr>
        <w:t>”A1”</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Alap”</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tabs>
          <w:tab w:val="left" w:pos="4114"/>
        </w:tabs>
        <w:autoSpaceDE w:val="0"/>
        <w:autoSpaceDN w:val="0"/>
        <w:spacing w:before="98" w:line="207" w:lineRule="exact"/>
        <w:ind w:left="571"/>
        <w:rPr>
          <w:rFonts w:ascii="Arial" w:eastAsia="Arial" w:hAnsi="Arial" w:cs="Arial"/>
          <w:i/>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”A2”</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3"/>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Komfort”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árszabás</w:t>
      </w:r>
      <w:r>
        <w:rPr>
          <w:rFonts w:ascii="Arial" w:eastAsia="Arial" w:hAnsi="Arial" w:cs="Arial"/>
          <w:spacing w:val="3"/>
          <w:sz w:val="18"/>
          <w:szCs w:val="18"/>
          <w:lang w:val="hu-HU" w:eastAsia="en-US" w:bidi="ar-SA"/>
        </w:rPr>
        <w:t xml:space="preserve"> </w:t>
      </w:r>
      <w:r>
        <w:rPr>
          <w:rFonts w:ascii="Arial" w:eastAsia="Arial" w:hAnsi="Arial" w:cs="Arial"/>
          <w:i/>
          <w:sz w:val="18"/>
          <w:szCs w:val="18"/>
          <w:lang w:val="hu-HU" w:eastAsia="en-US" w:bidi="ar-SA"/>
        </w:rPr>
        <w:t>(csak</w:t>
      </w:r>
      <w:r>
        <w:rPr>
          <w:rFonts w:ascii="Arial" w:eastAsia="Arial" w:hAnsi="Arial" w:cs="Arial"/>
          <w:i/>
          <w:spacing w:val="-1"/>
          <w:sz w:val="18"/>
          <w:szCs w:val="18"/>
          <w:lang w:val="hu-HU" w:eastAsia="en-US" w:bidi="ar-SA"/>
        </w:rPr>
        <w:t xml:space="preserve"> </w:t>
      </w:r>
      <w:r>
        <w:rPr>
          <w:rFonts w:ascii="Arial" w:eastAsia="Arial" w:hAnsi="Arial" w:cs="Arial"/>
          <w:i/>
          <w:sz w:val="18"/>
          <w:szCs w:val="18"/>
          <w:lang w:val="hu-HU" w:eastAsia="en-US" w:bidi="ar-SA"/>
        </w:rPr>
        <w:t>az</w:t>
      </w:r>
      <w:r>
        <w:rPr>
          <w:rFonts w:ascii="Arial" w:eastAsia="Arial" w:hAnsi="Arial" w:cs="Arial"/>
          <w:i/>
          <w:spacing w:val="-6"/>
          <w:sz w:val="18"/>
          <w:szCs w:val="18"/>
          <w:lang w:val="hu-HU" w:eastAsia="en-US" w:bidi="ar-SA"/>
        </w:rPr>
        <w:t xml:space="preserve"> </w:t>
      </w:r>
      <w:r>
        <w:rPr>
          <w:rFonts w:ascii="Arial" w:eastAsia="Arial" w:hAnsi="Arial" w:cs="Arial"/>
          <w:i/>
          <w:spacing w:val="-5"/>
          <w:sz w:val="18"/>
          <w:szCs w:val="18"/>
          <w:lang w:val="hu-HU" w:eastAsia="en-US" w:bidi="ar-SA"/>
        </w:rPr>
        <w:t>MVM</w:t>
      </w:r>
    </w:p>
    <w:p w:rsidR="005616CF">
      <w:pPr>
        <w:widowControl w:val="0"/>
        <w:autoSpaceDE w:val="0"/>
        <w:autoSpaceDN w:val="0"/>
        <w:spacing w:line="207" w:lineRule="exact"/>
        <w:ind w:left="4114"/>
        <w:rPr>
          <w:rFonts w:ascii="Arial" w:eastAsia="Arial" w:hAnsi="Arial" w:cs="Arial"/>
          <w:i/>
          <w:sz w:val="18"/>
          <w:szCs w:val="22"/>
          <w:lang w:val="hu-HU" w:eastAsia="en-US" w:bidi="ar-SA"/>
        </w:rPr>
      </w:pPr>
      <w:r>
        <w:rPr>
          <w:rFonts w:ascii="Arial" w:eastAsia="Arial" w:hAnsi="Arial" w:cs="Arial"/>
          <w:i/>
          <w:sz w:val="18"/>
          <w:szCs w:val="22"/>
          <w:lang w:val="hu-HU" w:eastAsia="en-US" w:bidi="ar-SA"/>
        </w:rPr>
        <w:t>Démász</w:t>
      </w:r>
      <w:r>
        <w:rPr>
          <w:rFonts w:ascii="Arial" w:eastAsia="Arial" w:hAnsi="Arial" w:cs="Arial"/>
          <w:i/>
          <w:spacing w:val="-11"/>
          <w:sz w:val="18"/>
          <w:szCs w:val="22"/>
          <w:lang w:val="hu-HU" w:eastAsia="en-US" w:bidi="ar-SA"/>
        </w:rPr>
        <w:t xml:space="preserve"> </w:t>
      </w:r>
      <w:r>
        <w:rPr>
          <w:rFonts w:ascii="Arial" w:eastAsia="Arial" w:hAnsi="Arial" w:cs="Arial"/>
          <w:i/>
          <w:sz w:val="18"/>
          <w:szCs w:val="22"/>
          <w:lang w:val="hu-HU" w:eastAsia="en-US" w:bidi="ar-SA"/>
        </w:rPr>
        <w:t>Áramhálózati</w:t>
      </w:r>
      <w:r>
        <w:rPr>
          <w:rFonts w:ascii="Arial" w:eastAsia="Arial" w:hAnsi="Arial" w:cs="Arial"/>
          <w:i/>
          <w:spacing w:val="-1"/>
          <w:sz w:val="18"/>
          <w:szCs w:val="22"/>
          <w:lang w:val="hu-HU" w:eastAsia="en-US" w:bidi="ar-SA"/>
        </w:rPr>
        <w:t xml:space="preserve"> </w:t>
      </w:r>
      <w:r>
        <w:rPr>
          <w:rFonts w:ascii="Arial" w:eastAsia="Arial" w:hAnsi="Arial" w:cs="Arial"/>
          <w:i/>
          <w:sz w:val="18"/>
          <w:szCs w:val="22"/>
          <w:lang w:val="hu-HU" w:eastAsia="en-US" w:bidi="ar-SA"/>
        </w:rPr>
        <w:t>Kft.</w:t>
      </w:r>
      <w:r>
        <w:rPr>
          <w:rFonts w:ascii="Arial" w:eastAsia="Arial" w:hAnsi="Arial" w:cs="Arial"/>
          <w:i/>
          <w:spacing w:val="-2"/>
          <w:sz w:val="18"/>
          <w:szCs w:val="22"/>
          <w:lang w:val="hu-HU" w:eastAsia="en-US" w:bidi="ar-SA"/>
        </w:rPr>
        <w:t xml:space="preserve"> területén)</w:t>
      </w:r>
    </w:p>
    <w:p w:rsidR="005616CF">
      <w:pPr>
        <w:widowControl w:val="0"/>
        <w:tabs>
          <w:tab w:val="left" w:pos="4114"/>
        </w:tabs>
        <w:autoSpaceDE w:val="0"/>
        <w:autoSpaceDN w:val="0"/>
        <w:spacing w:before="102"/>
        <w:ind w:left="571"/>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”A3”</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“H</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idényjellegű”,</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autoSpaceDE w:val="0"/>
        <w:autoSpaceDN w:val="0"/>
        <w:spacing w:before="100"/>
        <w:ind w:left="571"/>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árszabás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beállítására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Üzletszabályzat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M.1.</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mellékletében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megadottakra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figyelemmel</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kerül</w:t>
      </w:r>
      <w:r>
        <w:rPr>
          <w:rFonts w:ascii="Arial" w:eastAsia="Arial" w:hAnsi="Arial" w:cs="Arial"/>
          <w:i/>
          <w:spacing w:val="-10"/>
          <w:sz w:val="15"/>
          <w:szCs w:val="22"/>
          <w:lang w:val="hu-HU" w:eastAsia="en-US" w:bidi="ar-SA"/>
        </w:rPr>
        <w:t xml:space="preserve"> </w:t>
      </w:r>
      <w:r>
        <w:rPr>
          <w:rFonts w:ascii="Arial" w:eastAsia="Arial" w:hAnsi="Arial" w:cs="Arial"/>
          <w:i/>
          <w:spacing w:val="-4"/>
          <w:sz w:val="15"/>
          <w:szCs w:val="22"/>
          <w:lang w:val="hu-HU" w:eastAsia="en-US" w:bidi="ar-SA"/>
        </w:rPr>
        <w:t>sor.</w:t>
      </w:r>
    </w:p>
    <w:p w:rsidR="005616CF">
      <w:pPr>
        <w:widowControl w:val="0"/>
        <w:autoSpaceDE w:val="0"/>
        <w:autoSpaceDN w:val="0"/>
        <w:rPr>
          <w:rFonts w:ascii="Arial" w:eastAsia="Arial" w:hAnsi="Arial" w:cs="Arial"/>
          <w:i/>
          <w:sz w:val="15"/>
          <w:szCs w:val="22"/>
          <w:lang w:val="hu-HU" w:eastAsia="en-US" w:bidi="ar-SA"/>
        </w:rPr>
        <w:sectPr>
          <w:pgSz w:w="11910" w:h="16840"/>
          <w:pgMar w:top="1660" w:right="1275" w:bottom="1020" w:left="1133" w:header="708" w:footer="824" w:gutter="0"/>
          <w:cols w:space="708"/>
        </w:sectPr>
      </w:pPr>
    </w:p>
    <w:p w:rsidR="005616CF">
      <w:pPr>
        <w:pStyle w:val="Heading2"/>
        <w:widowControl w:val="0"/>
        <w:numPr>
          <w:ilvl w:val="0"/>
          <w:numId w:val="32"/>
        </w:numPr>
        <w:tabs>
          <w:tab w:val="left" w:pos="567"/>
        </w:tabs>
        <w:autoSpaceDE w:val="0"/>
        <w:autoSpaceDN w:val="0"/>
        <w:spacing w:line="202" w:lineRule="exact"/>
        <w:ind w:left="567" w:hanging="423"/>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Mértékadó</w:t>
      </w:r>
      <w:r>
        <w:rPr>
          <w:rFonts w:ascii="Arial" w:eastAsia="Arial" w:hAnsi="Arial" w:cs="Arial"/>
          <w:b/>
          <w:bCs/>
          <w:spacing w:val="-3"/>
          <w:sz w:val="18"/>
          <w:szCs w:val="18"/>
          <w:lang w:val="hu-HU" w:eastAsia="en-US" w:bidi="ar-SA"/>
        </w:rPr>
        <w:t xml:space="preserve"> </w:t>
      </w:r>
      <w:r>
        <w:rPr>
          <w:rFonts w:ascii="Arial" w:eastAsia="Arial" w:hAnsi="Arial" w:cs="Arial"/>
          <w:b/>
          <w:bCs/>
          <w:sz w:val="18"/>
          <w:szCs w:val="18"/>
          <w:lang w:val="hu-HU" w:eastAsia="en-US" w:bidi="ar-SA"/>
        </w:rPr>
        <w:t>éves</w:t>
      </w:r>
      <w:r>
        <w:rPr>
          <w:rFonts w:ascii="Arial" w:eastAsia="Arial" w:hAnsi="Arial" w:cs="Arial"/>
          <w:b/>
          <w:bCs/>
          <w:spacing w:val="-3"/>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tabs>
          <w:tab w:val="left" w:leader="dot" w:pos="2218"/>
        </w:tabs>
        <w:autoSpaceDE w:val="0"/>
        <w:autoSpaceDN w:val="0"/>
        <w:spacing w:before="105" w:line="207" w:lineRule="exact"/>
        <w:ind w:left="569"/>
        <w:rPr>
          <w:rFonts w:ascii="Arial" w:eastAsia="Arial" w:hAnsi="Arial" w:cs="Arial"/>
          <w:sz w:val="18"/>
          <w:szCs w:val="18"/>
          <w:lang w:val="hu-HU" w:eastAsia="en-US" w:bidi="ar-SA"/>
        </w:rPr>
      </w:pPr>
      <w:r>
        <w:rPr>
          <w:rFonts w:ascii="Arial" w:eastAsia="Arial" w:hAnsi="Arial" w:cs="Arial"/>
          <w:spacing w:val="-10"/>
          <w:sz w:val="18"/>
          <w:szCs w:val="18"/>
          <w:lang w:val="hu-HU" w:eastAsia="en-US" w:bidi="ar-SA"/>
        </w:rPr>
        <w:t>{</w:t>
      </w:r>
      <w:r w:rsidRPr="00CB61E3">
        <w:rPr>
          <w:rFonts w:ascii="Arial" w:eastAsia="Arial" w:hAnsi="Arial" w:cs="Arial"/>
          <w:color w:val="0070C0"/>
          <w:spacing w:val="-10"/>
          <w:sz w:val="18"/>
          <w:szCs w:val="18"/>
          <w:lang w:val="hu-HU" w:eastAsia="en-US" w:bidi="ar-SA"/>
        </w:rPr>
        <w:t>d</w:t>
      </w:r>
      <w:r w:rsidRPr="00CB61E3">
        <w:rPr>
          <w:rFonts w:ascii="Arial" w:eastAsia="Arial" w:hAnsi="Arial" w:cs="Arial"/>
          <w:color w:val="0070C0"/>
          <w:spacing w:val="-10"/>
          <w:sz w:val="18"/>
          <w:szCs w:val="18"/>
          <w:lang w:val="hu-HU" w:eastAsia="en-US" w:bidi="ar-SA"/>
        </w:rPr>
        <w:t>.Project</w:t>
      </w:r>
      <w:r w:rsidRPr="00CB61E3">
        <w:rPr>
          <w:rFonts w:ascii="Arial" w:eastAsia="Arial" w:hAnsi="Arial" w:cs="Arial"/>
          <w:color w:val="0070C0"/>
          <w:spacing w:val="-10"/>
          <w:sz w:val="18"/>
          <w:szCs w:val="18"/>
          <w:lang w:val="hu-HU" w:eastAsia="en-US" w:bidi="ar-SA"/>
        </w:rPr>
        <w:t>.MertekadoEvesFogyasztas</w:t>
      </w:r>
      <w:r w:rsidRPr="00CB61E3">
        <w:rPr>
          <w:rFonts w:ascii="Arial" w:eastAsia="Arial" w:hAnsi="Arial" w:cs="Arial"/>
          <w:color w:val="0070C0"/>
          <w:spacing w:val="-10"/>
          <w:sz w:val="18"/>
          <w:szCs w:val="18"/>
          <w:lang w:val="hu-HU" w:eastAsia="en-US" w:bidi="ar-SA"/>
        </w:rPr>
        <w:t>}</w:t>
      </w:r>
      <w:r>
        <w:rPr>
          <w:rFonts w:ascii="Arial" w:eastAsia="Arial" w:hAnsi="Arial" w:cs="Arial"/>
          <w:color w:val="0070C0"/>
          <w:spacing w:val="-10"/>
          <w:sz w:val="18"/>
          <w:szCs w:val="18"/>
          <w:lang w:val="hu-HU" w:eastAsia="en-US" w:bidi="ar-SA"/>
        </w:rPr>
        <w:t xml:space="preserve">  </w:t>
      </w:r>
      <w:r w:rsidR="00CC3965">
        <w:rPr>
          <w:rFonts w:ascii="Arial" w:eastAsia="Arial" w:hAnsi="Arial" w:cs="Arial"/>
          <w:sz w:val="18"/>
          <w:szCs w:val="18"/>
          <w:lang w:val="hu-HU" w:eastAsia="en-US" w:bidi="ar-SA"/>
        </w:rPr>
        <w:t>kWh/év,</w:t>
      </w:r>
      <w:r w:rsidR="00CC3965">
        <w:rPr>
          <w:rFonts w:ascii="Arial" w:eastAsia="Arial" w:hAnsi="Arial" w:cs="Arial"/>
          <w:spacing w:val="61"/>
          <w:sz w:val="18"/>
          <w:szCs w:val="18"/>
          <w:lang w:val="hu-HU" w:eastAsia="en-US" w:bidi="ar-SA"/>
        </w:rPr>
        <w:t xml:space="preserve"> </w:t>
      </w:r>
      <w:r w:rsidR="00CC3965">
        <w:rPr>
          <w:rFonts w:ascii="Arial" w:eastAsia="Arial" w:hAnsi="Arial" w:cs="Arial"/>
          <w:sz w:val="18"/>
          <w:szCs w:val="18"/>
          <w:lang w:val="hu-HU" w:eastAsia="en-US" w:bidi="ar-SA"/>
        </w:rPr>
        <w:t>mindennapszaki</w:t>
      </w:r>
      <w:r w:rsidR="00CC3965">
        <w:rPr>
          <w:rFonts w:ascii="Arial" w:eastAsia="Arial" w:hAnsi="Arial" w:cs="Arial"/>
          <w:spacing w:val="68"/>
          <w:sz w:val="18"/>
          <w:szCs w:val="18"/>
          <w:lang w:val="hu-HU" w:eastAsia="en-US" w:bidi="ar-SA"/>
        </w:rPr>
        <w:t xml:space="preserve"> </w:t>
      </w:r>
      <w:r w:rsidR="00CC3965">
        <w:rPr>
          <w:rFonts w:ascii="Arial" w:eastAsia="Arial" w:hAnsi="Arial" w:cs="Arial"/>
          <w:spacing w:val="-4"/>
          <w:sz w:val="18"/>
          <w:szCs w:val="18"/>
          <w:lang w:val="hu-HU" w:eastAsia="en-US" w:bidi="ar-SA"/>
        </w:rPr>
        <w:t>mérő</w:t>
      </w:r>
    </w:p>
    <w:p w:rsidR="005616CF">
      <w:pPr>
        <w:widowControl w:val="0"/>
        <w:tabs>
          <w:tab w:val="left" w:leader="dot" w:pos="2220"/>
        </w:tabs>
        <w:autoSpaceDE w:val="0"/>
        <w:autoSpaceDN w:val="0"/>
        <w:spacing w:line="207" w:lineRule="exact"/>
        <w:ind w:left="571"/>
        <w:rPr>
          <w:rFonts w:ascii="Arial" w:eastAsia="Arial" w:hAnsi="Arial" w:cs="Arial"/>
          <w:i/>
          <w:sz w:val="15"/>
          <w:szCs w:val="22"/>
          <w:lang w:val="hu-HU" w:eastAsia="en-US" w:bidi="ar-SA"/>
        </w:rPr>
      </w:pPr>
      <w:r>
        <w:rPr>
          <w:rFonts w:ascii="Arial" w:eastAsia="Arial" w:hAnsi="Arial" w:cs="Arial"/>
          <w:spacing w:val="-10"/>
          <w:w w:val="105"/>
          <w:sz w:val="18"/>
          <w:szCs w:val="22"/>
          <w:lang w:val="hu-HU" w:eastAsia="en-US" w:bidi="ar-SA"/>
        </w:rPr>
        <w:t>…</w:t>
      </w:r>
      <w:r>
        <w:rPr>
          <w:rFonts w:ascii="Times New Roman" w:eastAsia="Arial" w:hAnsi="Times New Roman" w:cs="Arial"/>
          <w:sz w:val="18"/>
          <w:szCs w:val="22"/>
          <w:lang w:val="hu-HU" w:eastAsia="en-US" w:bidi="ar-SA"/>
        </w:rPr>
        <w:tab/>
      </w:r>
      <w:r>
        <w:rPr>
          <w:rFonts w:ascii="Arial" w:eastAsia="Arial" w:hAnsi="Arial" w:cs="Arial"/>
          <w:w w:val="105"/>
          <w:sz w:val="18"/>
          <w:szCs w:val="22"/>
          <w:lang w:val="hu-HU" w:eastAsia="en-US" w:bidi="ar-SA"/>
        </w:rPr>
        <w:t>kWh/év,</w:t>
      </w:r>
      <w:r>
        <w:rPr>
          <w:rFonts w:ascii="Arial" w:eastAsia="Arial" w:hAnsi="Arial" w:cs="Arial"/>
          <w:spacing w:val="-3"/>
          <w:w w:val="105"/>
          <w:sz w:val="18"/>
          <w:szCs w:val="22"/>
          <w:lang w:val="hu-HU" w:eastAsia="en-US" w:bidi="ar-SA"/>
        </w:rPr>
        <w:t xml:space="preserve"> </w:t>
      </w:r>
      <w:r>
        <w:rPr>
          <w:rFonts w:ascii="Arial" w:eastAsia="Arial" w:hAnsi="Arial" w:cs="Arial"/>
          <w:w w:val="105"/>
          <w:sz w:val="18"/>
          <w:szCs w:val="22"/>
          <w:lang w:val="hu-HU" w:eastAsia="en-US" w:bidi="ar-SA"/>
        </w:rPr>
        <w:t>vezérelt</w:t>
      </w:r>
      <w:r>
        <w:rPr>
          <w:rFonts w:ascii="Arial" w:eastAsia="Arial" w:hAnsi="Arial" w:cs="Arial"/>
          <w:spacing w:val="-2"/>
          <w:w w:val="105"/>
          <w:sz w:val="18"/>
          <w:szCs w:val="22"/>
          <w:lang w:val="hu-HU" w:eastAsia="en-US" w:bidi="ar-SA"/>
        </w:rPr>
        <w:t xml:space="preserve"> </w:t>
      </w:r>
      <w:r>
        <w:rPr>
          <w:rFonts w:ascii="Arial" w:eastAsia="Arial" w:hAnsi="Arial" w:cs="Arial"/>
          <w:w w:val="105"/>
          <w:sz w:val="18"/>
          <w:szCs w:val="22"/>
          <w:lang w:val="hu-HU" w:eastAsia="en-US" w:bidi="ar-SA"/>
        </w:rPr>
        <w:t>mérő</w:t>
      </w:r>
      <w:r>
        <w:rPr>
          <w:rFonts w:ascii="Arial" w:eastAsia="Arial" w:hAnsi="Arial" w:cs="Arial"/>
          <w:spacing w:val="3"/>
          <w:w w:val="105"/>
          <w:sz w:val="18"/>
          <w:szCs w:val="22"/>
          <w:lang w:val="hu-HU" w:eastAsia="en-US" w:bidi="ar-SA"/>
        </w:rPr>
        <w:t xml:space="preserve"> </w:t>
      </w:r>
      <w:r>
        <w:rPr>
          <w:rFonts w:ascii="Arial" w:eastAsia="Arial" w:hAnsi="Arial" w:cs="Arial"/>
          <w:i/>
          <w:w w:val="105"/>
          <w:sz w:val="15"/>
          <w:szCs w:val="22"/>
          <w:lang w:val="hu-HU" w:eastAsia="en-US" w:bidi="ar-SA"/>
        </w:rPr>
        <w:t>(Kérjük,</w:t>
      </w:r>
      <w:r>
        <w:rPr>
          <w:rFonts w:ascii="Arial" w:eastAsia="Arial" w:hAnsi="Arial" w:cs="Arial"/>
          <w:i/>
          <w:spacing w:val="-2"/>
          <w:w w:val="105"/>
          <w:sz w:val="15"/>
          <w:szCs w:val="22"/>
          <w:lang w:val="hu-HU" w:eastAsia="en-US" w:bidi="ar-SA"/>
        </w:rPr>
        <w:t xml:space="preserve"> </w:t>
      </w:r>
      <w:r>
        <w:rPr>
          <w:rFonts w:ascii="Arial" w:eastAsia="Arial" w:hAnsi="Arial" w:cs="Arial"/>
          <w:i/>
          <w:w w:val="105"/>
          <w:sz w:val="15"/>
          <w:szCs w:val="22"/>
          <w:lang w:val="hu-HU" w:eastAsia="en-US" w:bidi="ar-SA"/>
        </w:rPr>
        <w:t>jelölje</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X-szel,</w:t>
      </w:r>
      <w:r>
        <w:rPr>
          <w:rFonts w:ascii="Arial" w:eastAsia="Arial" w:hAnsi="Arial" w:cs="Arial"/>
          <w:i/>
          <w:spacing w:val="-3"/>
          <w:w w:val="105"/>
          <w:sz w:val="15"/>
          <w:szCs w:val="22"/>
          <w:lang w:val="hu-HU" w:eastAsia="en-US" w:bidi="ar-SA"/>
        </w:rPr>
        <w:t xml:space="preserve"> </w:t>
      </w:r>
      <w:r>
        <w:rPr>
          <w:rFonts w:ascii="Arial" w:eastAsia="Arial" w:hAnsi="Arial" w:cs="Arial"/>
          <w:i/>
          <w:w w:val="105"/>
          <w:sz w:val="15"/>
          <w:szCs w:val="22"/>
          <w:lang w:val="hu-HU" w:eastAsia="en-US" w:bidi="ar-SA"/>
        </w:rPr>
        <w:t>ha</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nincs ilyen</w:t>
      </w:r>
      <w:r>
        <w:rPr>
          <w:rFonts w:ascii="Arial" w:eastAsia="Arial" w:hAnsi="Arial" w:cs="Arial"/>
          <w:i/>
          <w:spacing w:val="4"/>
          <w:w w:val="105"/>
          <w:sz w:val="15"/>
          <w:szCs w:val="22"/>
          <w:lang w:val="hu-HU" w:eastAsia="en-US" w:bidi="ar-SA"/>
        </w:rPr>
        <w:t xml:space="preserve"> </w:t>
      </w:r>
      <w:r>
        <w:rPr>
          <w:rFonts w:ascii="Arial" w:eastAsia="Arial" w:hAnsi="Arial" w:cs="Arial"/>
          <w:i/>
          <w:spacing w:val="-2"/>
          <w:w w:val="105"/>
          <w:sz w:val="15"/>
          <w:szCs w:val="22"/>
          <w:lang w:val="hu-HU" w:eastAsia="en-US" w:bidi="ar-SA"/>
        </w:rPr>
        <w:t>mérőberendezés.)</w:t>
      </w:r>
    </w:p>
    <w:p w:rsidR="005616CF">
      <w:pPr>
        <w:widowControl w:val="0"/>
        <w:tabs>
          <w:tab w:val="left" w:leader="dot" w:pos="3108"/>
        </w:tabs>
        <w:autoSpaceDE w:val="0"/>
        <w:autoSpaceDN w:val="0"/>
        <w:spacing w:before="2"/>
        <w:ind w:left="569"/>
        <w:rPr>
          <w:rFonts w:ascii="Arial" w:eastAsia="Arial" w:hAnsi="Arial" w:cs="Arial"/>
          <w:i/>
          <w:sz w:val="15"/>
          <w:szCs w:val="22"/>
          <w:lang w:val="hu-HU" w:eastAsia="en-US" w:bidi="ar-SA"/>
        </w:rPr>
      </w:pPr>
      <w:r>
        <w:rPr>
          <w:rFonts w:ascii="Arial" w:eastAsia="Arial" w:hAnsi="Arial" w:cs="Arial"/>
          <w:sz w:val="18"/>
          <w:szCs w:val="22"/>
          <w:lang w:val="hu-HU" w:eastAsia="en-US" w:bidi="ar-SA"/>
        </w:rPr>
        <w:t>téli</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w:t>
      </w:r>
      <w:r>
        <w:rPr>
          <w:rFonts w:ascii="Arial" w:eastAsia="Arial" w:hAnsi="Arial" w:cs="Arial"/>
          <w:spacing w:val="22"/>
          <w:sz w:val="18"/>
          <w:szCs w:val="22"/>
          <w:lang w:val="hu-HU" w:eastAsia="en-US" w:bidi="ar-SA"/>
        </w:rPr>
        <w:t xml:space="preserve"> </w:t>
      </w:r>
      <w:r>
        <w:rPr>
          <w:rFonts w:ascii="Arial" w:eastAsia="Arial" w:hAnsi="Arial" w:cs="Arial"/>
          <w:spacing w:val="-2"/>
          <w:sz w:val="18"/>
          <w:szCs w:val="22"/>
          <w:lang w:val="hu-HU" w:eastAsia="en-US" w:bidi="ar-SA"/>
        </w:rPr>
        <w:t>nyári</w:t>
      </w:r>
      <w:r>
        <w:rPr>
          <w:rFonts w:ascii="Times New Roman" w:eastAsia="Arial" w:hAnsi="Times New Roman" w:cs="Arial"/>
          <w:sz w:val="18"/>
          <w:szCs w:val="22"/>
          <w:lang w:val="hu-HU" w:eastAsia="en-US" w:bidi="ar-SA"/>
        </w:rPr>
        <w:tab/>
      </w:r>
      <w:r>
        <w:rPr>
          <w:rFonts w:ascii="Arial" w:eastAsia="Arial" w:hAnsi="Arial" w:cs="Arial"/>
          <w:sz w:val="18"/>
          <w:szCs w:val="22"/>
          <w:lang w:val="hu-HU" w:eastAsia="en-US" w:bidi="ar-SA"/>
        </w:rPr>
        <w:t>kWh/időszak,</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H-tarifás</w:t>
      </w:r>
      <w:r>
        <w:rPr>
          <w:rFonts w:ascii="Arial" w:eastAsia="Arial" w:hAnsi="Arial" w:cs="Arial"/>
          <w:spacing w:val="27"/>
          <w:sz w:val="18"/>
          <w:szCs w:val="22"/>
          <w:lang w:val="hu-HU" w:eastAsia="en-US" w:bidi="ar-SA"/>
        </w:rPr>
        <w:t xml:space="preserve"> </w:t>
      </w:r>
      <w:r>
        <w:rPr>
          <w:rFonts w:ascii="Arial" w:eastAsia="Arial" w:hAnsi="Arial" w:cs="Arial"/>
          <w:sz w:val="18"/>
          <w:szCs w:val="22"/>
          <w:lang w:val="hu-HU" w:eastAsia="en-US" w:bidi="ar-SA"/>
        </w:rPr>
        <w:t>mérő</w:t>
      </w:r>
      <w:r>
        <w:rPr>
          <w:rFonts w:ascii="Arial" w:eastAsia="Arial" w:hAnsi="Arial" w:cs="Arial"/>
          <w:spacing w:val="23"/>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22"/>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1"/>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18"/>
          <w:sz w:val="15"/>
          <w:szCs w:val="22"/>
          <w:lang w:val="hu-HU" w:eastAsia="en-US" w:bidi="ar-SA"/>
        </w:rPr>
        <w:t xml:space="preserve"> </w:t>
      </w:r>
      <w:r>
        <w:rPr>
          <w:rFonts w:ascii="Arial" w:eastAsia="Arial" w:hAnsi="Arial" w:cs="Arial"/>
          <w:i/>
          <w:sz w:val="15"/>
          <w:szCs w:val="22"/>
          <w:lang w:val="hu-HU" w:eastAsia="en-US" w:bidi="ar-SA"/>
        </w:rPr>
        <w:t>ilyen</w:t>
      </w:r>
      <w:r>
        <w:rPr>
          <w:rFonts w:ascii="Arial" w:eastAsia="Arial" w:hAnsi="Arial" w:cs="Arial"/>
          <w:i/>
          <w:spacing w:val="25"/>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0" w:line="237" w:lineRule="auto"/>
        <w:ind w:left="569"/>
        <w:rPr>
          <w:rFonts w:ascii="Arial" w:eastAsia="Arial" w:hAnsi="Arial" w:cs="Arial"/>
          <w:i/>
          <w:sz w:val="15"/>
          <w:szCs w:val="22"/>
          <w:lang w:val="hu-HU" w:eastAsia="en-US" w:bidi="ar-SA"/>
        </w:rPr>
      </w:pPr>
      <w:r>
        <w:rPr>
          <w:rFonts w:ascii="Arial" w:eastAsia="Arial" w:hAnsi="Arial" w:cs="Arial"/>
          <w:i/>
          <w:w w:val="105"/>
          <w:sz w:val="15"/>
          <w:szCs w:val="22"/>
          <w:lang w:val="hu-HU" w:eastAsia="en-US" w:bidi="ar-SA"/>
        </w:rPr>
        <w:t xml:space="preserve">Éves elszámolás esetén - havi diktálás hiányában - a megadott mennyiség 12-ede kerül figyelembevételre a havi számlázás </w:t>
      </w:r>
      <w:r>
        <w:rPr>
          <w:rFonts w:ascii="Arial" w:eastAsia="Arial" w:hAnsi="Arial" w:cs="Arial"/>
          <w:i/>
          <w:spacing w:val="-2"/>
          <w:w w:val="105"/>
          <w:sz w:val="15"/>
          <w:szCs w:val="22"/>
          <w:lang w:val="hu-HU" w:eastAsia="en-US" w:bidi="ar-SA"/>
        </w:rPr>
        <w:t>tekintetében.</w:t>
      </w:r>
    </w:p>
    <w:p w:rsidR="005616CF">
      <w:pPr>
        <w:pStyle w:val="Heading2"/>
        <w:widowControl w:val="0"/>
        <w:numPr>
          <w:ilvl w:val="0"/>
          <w:numId w:val="32"/>
        </w:numPr>
        <w:tabs>
          <w:tab w:val="left" w:pos="678"/>
        </w:tabs>
        <w:autoSpaceDE w:val="0"/>
        <w:autoSpaceDN w:val="0"/>
        <w:spacing w:before="69"/>
        <w:ind w:left="678" w:hanging="425"/>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Számlaküldés</w:t>
      </w:r>
      <w:r>
        <w:rPr>
          <w:rFonts w:ascii="Arial" w:eastAsia="Arial" w:hAnsi="Arial" w:cs="Arial"/>
          <w:b/>
          <w:bCs/>
          <w:spacing w:val="-11"/>
          <w:sz w:val="18"/>
          <w:szCs w:val="18"/>
          <w:lang w:val="hu-HU" w:eastAsia="en-US" w:bidi="ar-SA"/>
        </w:rPr>
        <w:t xml:space="preserve"> </w:t>
      </w:r>
      <w:r>
        <w:rPr>
          <w:rFonts w:ascii="Arial" w:eastAsia="Arial" w:hAnsi="Arial" w:cs="Arial"/>
          <w:b/>
          <w:bCs/>
          <w:spacing w:val="-2"/>
          <w:sz w:val="18"/>
          <w:szCs w:val="18"/>
          <w:lang w:val="hu-HU" w:eastAsia="en-US" w:bidi="ar-SA"/>
        </w:rPr>
        <w:t>módja</w:t>
      </w:r>
    </w:p>
    <w:p w:rsidR="005616CF">
      <w:pPr>
        <w:widowControl w:val="0"/>
        <w:autoSpaceDE w:val="0"/>
        <w:autoSpaceDN w:val="0"/>
        <w:spacing w:before="108" w:line="364" w:lineRule="auto"/>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Ha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lakossági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felhasználó,</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javasoljuk,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már</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most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kérjen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mert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2025.</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július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 xml:space="preserve">1- jétől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nem küldhet Önnek papírszámlát!</w:t>
      </w:r>
    </w:p>
    <w:p w:rsidR="005616CF">
      <w:pPr>
        <w:widowControl w:val="0"/>
        <w:autoSpaceDE w:val="0"/>
        <w:autoSpaceDN w:val="0"/>
        <w:spacing w:line="207" w:lineRule="exact"/>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környezetkímélő,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korszerű,</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papírmentes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xml:space="preserve">számla </w:t>
      </w:r>
      <w:r>
        <w:rPr>
          <w:rFonts w:ascii="Arial" w:eastAsia="Arial" w:hAnsi="Arial" w:cs="Arial"/>
          <w:spacing w:val="-2"/>
          <w:sz w:val="18"/>
          <w:szCs w:val="18"/>
          <w:lang w:val="hu-HU" w:eastAsia="en-US" w:bidi="ar-SA"/>
        </w:rPr>
        <w:t>előnyei:</w:t>
      </w:r>
    </w:p>
    <w:p w:rsidR="005616CF">
      <w:pPr>
        <w:pStyle w:val="ListParagraph"/>
        <w:widowControl w:val="0"/>
        <w:numPr>
          <w:ilvl w:val="0"/>
          <w:numId w:val="33"/>
        </w:numPr>
        <w:tabs>
          <w:tab w:val="left" w:pos="1813"/>
        </w:tabs>
        <w:autoSpaceDE w:val="0"/>
        <w:autoSpaceDN w:val="0"/>
        <w:spacing w:before="9" w:line="207" w:lineRule="exact"/>
        <w:ind w:left="1813" w:hanging="427"/>
        <w:jc w:val="left"/>
        <w:rPr>
          <w:rFonts w:ascii="Arial" w:eastAsia="Arial" w:hAnsi="Arial" w:cs="Arial"/>
          <w:sz w:val="18"/>
          <w:szCs w:val="22"/>
          <w:lang w:val="hu-HU" w:eastAsia="en-US" w:bidi="ar-SA"/>
        </w:rPr>
      </w:pPr>
      <w:r>
        <w:rPr>
          <w:rFonts w:ascii="Arial" w:eastAsia="Arial" w:hAnsi="Arial" w:cs="Arial"/>
          <w:sz w:val="18"/>
          <w:szCs w:val="22"/>
          <w:lang w:val="hu-HU" w:eastAsia="en-US" w:bidi="ar-SA"/>
        </w:rPr>
        <w:t>számláját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bárhol</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és bármikor</w:t>
      </w:r>
      <w:r>
        <w:rPr>
          <w:rFonts w:ascii="Arial" w:eastAsia="Arial" w:hAnsi="Arial" w:cs="Arial"/>
          <w:spacing w:val="-3"/>
          <w:sz w:val="18"/>
          <w:szCs w:val="22"/>
          <w:lang w:val="hu-HU" w:eastAsia="en-US" w:bidi="ar-SA"/>
        </w:rPr>
        <w:t xml:space="preserve"> </w:t>
      </w:r>
      <w:r>
        <w:rPr>
          <w:rFonts w:ascii="Arial" w:eastAsia="Arial" w:hAnsi="Arial" w:cs="Arial"/>
          <w:spacing w:val="-2"/>
          <w:sz w:val="18"/>
          <w:szCs w:val="22"/>
          <w:lang w:val="hu-HU" w:eastAsia="en-US" w:bidi="ar-SA"/>
        </w:rPr>
        <w:t>megtekintheti</w:t>
      </w:r>
    </w:p>
    <w:p w:rsidR="005616CF">
      <w:pPr>
        <w:pStyle w:val="ListParagraph"/>
        <w:widowControl w:val="0"/>
        <w:numPr>
          <w:ilvl w:val="0"/>
          <w:numId w:val="33"/>
        </w:numPr>
        <w:tabs>
          <w:tab w:val="left" w:pos="1813"/>
        </w:tabs>
        <w:autoSpaceDE w:val="0"/>
        <w:autoSpaceDN w:val="0"/>
        <w:spacing w:line="207" w:lineRule="exact"/>
        <w:ind w:left="1813" w:hanging="427"/>
        <w:jc w:val="left"/>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7392" behindDoc="0" locked="0" layoutInCell="1" allowOverlap="1">
                <ns3:simplePos x="0" y="0"/>
                <ns3:positionH relativeFrom="page">
                  <ns3:posOffset>1025339</ns3:posOffset>
                </ns3:positionH>
                <ns3:positionV relativeFrom="paragraph">
                  <ns3:posOffset>12276</ns3:posOffset>
                </ns3:positionV>
                <ns3:extent cx="180340" cy="180340"/>
                <ns3:effectExtent l="0" t="0" r="0" b="0"/>
                <ns3:wrapNone/>
                <ns3:docPr id="325988175" name="Group 27"/>
                <ns3:cNvGraphicFramePr/>
                <ns4:graphic>
                  <ns4:graphicData uri="http://schemas.microsoft.com/office/word/2010/wordprocessingGroup">
                    <ns13:wgp>
                      <ns13:cNvGrpSpPr/>
                      <ns13:grpSpPr>
                        <ns4:xfrm>
                          <ns4:off x="0" y="0"/>
                          <ns4:ext cx="180340" cy="180340"/>
                          <ns4:chOff x="0" y="0"/>
                          <ns4:chExt cx="180340" cy="180340"/>
                        </ns4:xfrm>
                      </ns13:grpSpPr>
                      <ns9:wsp>
                        <ns9:cNvPr id="1925970007" name="Graphic 28"/>
                        <ns9:cNvSpPr/>
                        <ns9:spPr>
                          <ns4:xfrm>
                            <ns4:off x="0" y="0"/>
                            <ns4:ext cx="180340" cy="180340"/>
                          </ns4:xfrm>
                          <ns4:custGeom>
                            <ns4:avLst/>
                            <ns4:gdLst/>
                            <ns4:rect l="l" t="t" r="r" b="b"/>
                            <ns4:pathLst>
                              <ns4:path fill="norm" h="180340" w="180340" stroke="1">
                                <ns4:moveTo>
                                  <ns4:pt x="179999" y="0"/>
                                </ns4:moveTo>
                                <ns4:lnTo>
                                  <ns4:pt x="0" y="0"/>
                                </ns4:lnTo>
                                <ns4:lnTo>
                                  <ns4:pt x="0" y="179996"/>
                                </ns4:lnTo>
                                <ns4:lnTo>
                                  <ns4:pt x="179999" y="179996"/>
                                </ns4:lnTo>
                                <ns4:lnTo>
                                  <ns4:pt x="179999" y="0"/>
                                </ns4:lnTo>
                                <ns4:close/>
                              </ns4:path>
                            </ns4:pathLst>
                          </ns4:custGeom>
                          <ns4:solidFill>
                            <ns4:srgbClr val="FFFFFF"/>
                          </ns4:solidFill>
                        </ns9:spPr>
                        <ns9:bodyPr wrap="square" lIns="0" tIns="0" rIns="0" bIns="0" rtlCol="0">
                          <ns4:prstTxWarp prst="textNoShape">
                            <ns4:avLst/>
                          </ns4:prstTxWarp>
                        </ns9:bodyPr>
                      </ns9:wsp>
                      <ns9:wsp>
                        <ns9:cNvPr id="235879683" name="Graphic 29"/>
                        <ns9:cNvSpPr/>
                        <ns9:spPr>
                          <ns4:xfrm>
                            <ns4:off x="4999" y="4999"/>
                            <ns4:ext cx="170180" cy="170180"/>
                          </ns4:xfrm>
                          <ns4:custGeom>
                            <ns4:avLst/>
                            <ns4:gdLst/>
                            <ns4:rect l="l" t="t" r="r" b="b"/>
                            <ns4:pathLst>
                              <ns4:path fill="norm" h="170180" w="170180" stroke="1">
                                <ns4:moveTo>
                                  <ns4:pt x="0" y="169996"/>
                                </ns4:moveTo>
                                <ns4:lnTo>
                                  <ns4:pt x="169999" y="169996"/>
                                </ns4:lnTo>
                                <ns4:lnTo>
                                  <ns4:pt x="169999" y="0"/>
                                </ns4:lnTo>
                                <ns4:lnTo>
                                  <ns4:pt x="0" y="0"/>
                                </ns4:lnTo>
                                <ns4:lnTo>
                                  <ns4:pt x="0" y="169996"/>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1348131089" name="Textbox 30"/>
                        <ns9:cNvSpPr txBox="1"/>
                        <ns9:spPr>
                          <ns4:xfrm>
                            <ns4:off x="0" y="0"/>
                            <ns4:ext cx="180340" cy="180340"/>
                          </ns4:xfrm>
                          <ns4:prstGeom prst="rect">
                            <ns4:avLst/>
                          </ns4:prstGeom>
                        </ns9:spPr>
                        <ns9:txbx>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7" ns11:spid="_x0000_s1054" style="width:14.2pt;height:14.2pt;margin-top:0.97pt;margin-left:80.74pt;mso-position-horizontal-relative:page;mso-wrap-distance-bottom:0;mso-wrap-distance-left:0;mso-wrap-distance-right:0;mso-wrap-distance-top:0;position:absolute;z-index:251706368" coordorigin="0,0" coordsize="21600,21600">
                <ns10:shape id="_x0000_s1055" style="width:21600;height:21600;position:absolute;v-text-anchor:top" coordsize="21600,21600" path="m21559,l,l,l,21559l,21559l21559,21559l21559,21559l21559,xe" fillcolor="white"/>
                <ns10:shape id="_x0000_s1056" style="width:20383;height:20383;left:599;position:absolute;top:599;v-text-anchor:top" coordsize="21600,21600" path="m,21577l21577,21577l21577,21577l21577,l21577,l,l,l,21577xe" fillcolor="this" stroked="t" strokecolor="black" strokeweight="0.79pt"/>
                <ns10:shape id="_x0000_s1057" type="#_x0000_t202" style="width:21600;height:21600;position:absolute;v-text-anchor:top" fillcolor="this">
                  <ns10:textbox inset="0,0,0,0">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nincs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kézbesítési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idő,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számla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megérkezéséről</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e-mailben</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értesíti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rendszer</w:t>
      </w:r>
    </w:p>
    <w:p w:rsidR="005616CF">
      <w:pPr>
        <w:widowControl w:val="0"/>
        <w:autoSpaceDE w:val="0"/>
        <w:autoSpaceDN w:val="0"/>
        <w:spacing w:before="38"/>
        <w:ind w:left="993"/>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alábbi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e-mail-címre:</w:t>
      </w:r>
      <w:r>
        <w:rPr>
          <w:rFonts w:ascii="Arial" w:eastAsia="Arial" w:hAnsi="Arial" w:cs="Arial"/>
          <w:spacing w:val="24"/>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100"/>
        <w:ind w:left="996"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(Az e-mail-cím megadásával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online ügyfélszolgálat igénybevételéhez szükséges regisztrációt elvégezze, ha az az elektronikus számla küldéséhez elengedhetetlen, továbbá tudomásul veszi, hogy regisztrálás során az egyedi felhasználónevet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adja meg.)</w:t>
      </w:r>
    </w:p>
    <w:p w:rsidR="005616CF">
      <w:pPr>
        <w:widowControl w:val="0"/>
        <w:autoSpaceDE w:val="0"/>
        <w:autoSpaceDN w:val="0"/>
        <w:spacing w:line="172" w:lineRule="exact"/>
        <w:ind w:left="996"/>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papír</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alapú</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számlát</w:t>
      </w:r>
      <w:r>
        <w:rPr>
          <w:rFonts w:ascii="Arial" w:eastAsia="Arial" w:hAnsi="Arial" w:cs="Arial"/>
          <w:i/>
          <w:spacing w:val="-6"/>
          <w:sz w:val="15"/>
          <w:szCs w:val="22"/>
          <w:lang w:val="hu-HU" w:eastAsia="en-US" w:bidi="ar-SA"/>
        </w:rPr>
        <w:t xml:space="preserve"> </w:t>
      </w:r>
      <w:r>
        <w:rPr>
          <w:rFonts w:ascii="Arial" w:eastAsia="Arial" w:hAnsi="Arial" w:cs="Arial"/>
          <w:i/>
          <w:spacing w:val="-2"/>
          <w:sz w:val="15"/>
          <w:szCs w:val="22"/>
          <w:lang w:val="hu-HU" w:eastAsia="en-US" w:bidi="ar-SA"/>
        </w:rPr>
        <w:t>küld.</w:t>
      </w:r>
    </w:p>
    <w:p w:rsidR="005616CF">
      <w:pPr>
        <w:pStyle w:val="ListParagraph"/>
        <w:widowControl w:val="0"/>
        <w:numPr>
          <w:ilvl w:val="0"/>
          <w:numId w:val="32"/>
        </w:numPr>
        <w:tabs>
          <w:tab w:val="left" w:pos="567"/>
          <w:tab w:val="left" w:pos="569"/>
        </w:tabs>
        <w:autoSpaceDE w:val="0"/>
        <w:autoSpaceDN w:val="0"/>
        <w:spacing w:before="16" w:line="247" w:lineRule="auto"/>
        <w:ind w:left="569" w:right="139" w:hanging="425"/>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 xml:space="preserve">Számlakiegyenlítés (fizetés) módja </w:t>
      </w:r>
      <w:r>
        <w:rPr>
          <w:rFonts w:ascii="Arial" w:eastAsia="Arial" w:hAnsi="Arial" w:cs="Arial"/>
          <w:i/>
          <w:sz w:val="15"/>
          <w:szCs w:val="22"/>
          <w:lang w:val="hu-HU" w:eastAsia="en-US" w:bidi="ar-SA"/>
        </w:rPr>
        <w:t xml:space="preserve">(Kizárólag lakossági célú felhasználás és papír alapú számla esetén szükséges </w:t>
      </w:r>
      <w:r>
        <w:rPr>
          <w:rFonts w:ascii="Arial" w:eastAsia="Arial" w:hAnsi="Arial" w:cs="Arial"/>
          <w:i/>
          <w:spacing w:val="-2"/>
          <w:sz w:val="15"/>
          <w:szCs w:val="22"/>
          <w:lang w:val="hu-HU" w:eastAsia="en-US" w:bidi="ar-SA"/>
        </w:rPr>
        <w:t>kitölteni.)</w:t>
      </w:r>
    </w:p>
    <w:p w:rsidR="005616CF">
      <w:pPr>
        <w:widowControl w:val="0"/>
        <w:autoSpaceDE w:val="0"/>
        <w:autoSpaceDN w:val="0"/>
        <w:spacing w:before="106"/>
        <w:ind w:left="993" w:right="627"/>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09440" behindDoc="0" locked="0" layoutInCell="1" allowOverlap="1">
                <ns3:simplePos x="0" y="0"/>
                <ns3:positionH relativeFrom="page">
                  <ns3:posOffset>1030316</ns3:posOffset>
                </ns3:positionH>
                <ns3:positionV relativeFrom="paragraph">
                  <ns3:posOffset>35447</ns3:posOffset>
                </ns3:positionV>
                <ns3:extent cx="180340" cy="180340"/>
                <ns3:effectExtent l="0" t="0" r="0" b="0"/>
                <ns3:wrapNone/>
                <ns3:docPr id="1258945321" name="Group 31"/>
                <ns3:cNvGraphicFramePr/>
                <ns4:graphic>
                  <ns4:graphicData uri="http://schemas.microsoft.com/office/word/2010/wordprocessingGroup">
                    <ns13:wgp>
                      <ns13:cNvGrpSpPr/>
                      <ns13:grpSpPr>
                        <ns4:xfrm>
                          <ns4:off x="0" y="0"/>
                          <ns4:ext cx="180340" cy="180340"/>
                          <ns4:chOff x="0" y="0"/>
                          <ns4:chExt cx="180340" cy="180340"/>
                        </ns4:xfrm>
                      </ns13:grpSpPr>
                      <ns9:wsp>
                        <ns9:cNvPr id="33" name="Graphic 32"/>
                        <ns9:cNvSpPr/>
                        <ns9:spPr>
                          <ns4:xfrm>
                            <ns4:off x="0" y="0"/>
                            <ns4:ext cx="180340" cy="180340"/>
                          </ns4:xfrm>
                          <ns4:custGeom>
                            <ns4:avLst/>
                            <ns4:gdLst/>
                            <ns4:rect l="l" t="t" r="r" b="b"/>
                            <ns4:pathLst>
                              <ns4:path fill="norm" h="180340" w="180340" stroke="1">
                                <ns4:moveTo>
                                  <ns4:pt x="180000" y="0"/>
                                </ns4:moveTo>
                                <ns4:lnTo>
                                  <ns4:pt x="0" y="0"/>
                                </ns4:lnTo>
                                <ns4:lnTo>
                                  <ns4:pt x="0" y="179997"/>
                                </ns4:lnTo>
                                <ns4:lnTo>
                                  <ns4:pt x="180000" y="179997"/>
                                </ns4:lnTo>
                                <ns4:lnTo>
                                  <ns4:pt x="180000" y="0"/>
                                </ns4:lnTo>
                                <ns4:close/>
                              </ns4:path>
                            </ns4:pathLst>
                          </ns4:custGeom>
                          <ns4:solidFill>
                            <ns4:srgbClr val="FFFFFF"/>
                          </ns4:solidFill>
                        </ns9:spPr>
                        <ns9:bodyPr wrap="square" lIns="0" tIns="0" rIns="0" bIns="0" rtlCol="0">
                          <ns4:prstTxWarp prst="textNoShape">
                            <ns4:avLst/>
                          </ns4:prstTxWarp>
                        </ns9:bodyPr>
                      </ns9:wsp>
                      <ns9:wsp>
                        <ns9:cNvPr id="34" name="Graphic 33"/>
                        <ns9:cNvSpPr/>
                        <ns9:spPr>
                          <ns4:xfrm>
                            <ns4:off x="5000" y="4999"/>
                            <ns4:ext cx="170180" cy="170180"/>
                          </ns4:xfrm>
                          <ns4:custGeom>
                            <ns4:avLst/>
                            <ns4:gdLst/>
                            <ns4:rect l="l" t="t" r="r" b="b"/>
                            <ns4:pathLst>
                              <ns4:path fill="norm" h="170180" w="170180" stroke="1">
                                <ns4:moveTo>
                                  <ns4:pt x="0" y="169997"/>
                                </ns4:moveTo>
                                <ns4:lnTo>
                                  <ns4:pt x="170000" y="169997"/>
                                </ns4:lnTo>
                                <ns4:lnTo>
                                  <ns4:pt x="170000" y="0"/>
                                </ns4:lnTo>
                                <ns4:lnTo>
                                  <ns4:pt x="0" y="0"/>
                                </ns4:lnTo>
                                <ns4:lnTo>
                                  <ns4:pt x="0" y="169997"/>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35" name="Textbox 34"/>
                        <ns9:cNvSpPr txBox="1"/>
                        <ns9:spPr>
                          <ns4:xfrm>
                            <ns4:off x="0" y="0"/>
                            <ns4:ext cx="180340" cy="180340"/>
                          </ns4:xfrm>
                          <ns4:prstGeom prst="rect">
                            <ns4:avLst/>
                          </ns4:prstGeom>
                        </ns9:spPr>
                        <ns9:txbx>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31" ns11:spid="_x0000_s1058" style="width:14.2pt;height:14.2pt;margin-top:2.79pt;margin-left:81.13pt;mso-position-horizontal-relative:page;mso-wrap-distance-bottom:0;mso-wrap-distance-left:0;mso-wrap-distance-right:0;mso-wrap-distance-top:0;position:absolute;z-index:251708416" coordorigin="0,0" coordsize="21600,21600">
                <ns10:shape id="_x0000_s1059" style="width:21600;height:21600;position:absolute;v-text-anchor:top" coordsize="21600,21600" path="m21559,l,l,l,21559l,21559l21559,21559l21559,21559l21559,xe" fillcolor="white"/>
                <ns10:shape id="_x0000_s1060" style="width:20383;height:20383;left:599;position:absolute;top:599;v-text-anchor:top" coordsize="21600,21600" path="m,21577l21577,21577l21577,21577l21577,l21577,l,l,l,21577xe" fillcolor="this" stroked="t" strokecolor="black" strokeweight="0.79pt"/>
                <ns10:shape id="_x0000_s1061" type="#_x0000_t202" style="width:21600;height:21600;position:absolute;v-text-anchor:top" fillcolor="this">
                  <ns10:textbox inset="0,0,0,0">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postai</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számlabefizetési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megbízást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(fehér</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csekket),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mivel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kiegyenlítését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egyéb módon (pl. átutalással) kívánom teljesíteni.</w:t>
      </w:r>
    </w:p>
    <w:p w:rsidR="005616CF">
      <w:pPr>
        <w:widowControl w:val="0"/>
        <w:autoSpaceDE w:val="0"/>
        <w:autoSpaceDN w:val="0"/>
        <w:spacing w:before="99"/>
        <w:ind w:left="569" w:right="46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lakossági</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fogyasztó</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részére</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postai</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számlabefizetési megbízást (fehér csekket) küld.</w:t>
      </w:r>
    </w:p>
    <w:p w:rsidR="005616CF">
      <w:pPr>
        <w:widowControl w:val="0"/>
        <w:autoSpaceDE w:val="0"/>
        <w:autoSpaceDN w:val="0"/>
        <w:spacing w:before="2" w:line="237" w:lineRule="auto"/>
        <w:ind w:left="569" w:right="13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Csoportos beszedési megbízással történő fizetés a számlavezető pénzintézetnél kezdeményezhető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azonosítójával, amely a számla 2. oldalán található, és a számla 3. oldalán található szerződéses folyószámla számmal.</w:t>
      </w:r>
    </w:p>
    <w:p w:rsidR="005616CF">
      <w:pPr>
        <w:pStyle w:val="ListParagraph"/>
        <w:widowControl w:val="0"/>
        <w:numPr>
          <w:ilvl w:val="0"/>
          <w:numId w:val="32"/>
        </w:numPr>
        <w:tabs>
          <w:tab w:val="left" w:pos="567"/>
        </w:tabs>
        <w:autoSpaceDE w:val="0"/>
        <w:autoSpaceDN w:val="0"/>
        <w:spacing w:before="58"/>
        <w:ind w:left="567" w:hanging="423"/>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Fizető</w:t>
      </w:r>
      <w:r>
        <w:rPr>
          <w:rFonts w:ascii="Arial" w:eastAsia="Arial" w:hAnsi="Arial" w:cs="Arial"/>
          <w:b/>
          <w:spacing w:val="-6"/>
          <w:sz w:val="18"/>
          <w:szCs w:val="22"/>
          <w:lang w:val="hu-HU" w:eastAsia="en-US" w:bidi="ar-SA"/>
        </w:rPr>
        <w:t xml:space="preserve"> </w:t>
      </w:r>
      <w:r>
        <w:rPr>
          <w:rFonts w:ascii="Arial" w:eastAsia="Arial" w:hAnsi="Arial" w:cs="Arial"/>
          <w:b/>
          <w:sz w:val="18"/>
          <w:szCs w:val="22"/>
          <w:lang w:val="hu-HU" w:eastAsia="en-US" w:bidi="ar-SA"/>
        </w:rPr>
        <w:t>adatai</w:t>
      </w:r>
      <w:r>
        <w:rPr>
          <w:rFonts w:ascii="Arial" w:eastAsia="Arial" w:hAnsi="Arial" w:cs="Arial"/>
          <w:b/>
          <w:spacing w:val="-2"/>
          <w:sz w:val="18"/>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azonos</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pacing w:val="-2"/>
          <w:sz w:val="15"/>
          <w:szCs w:val="22"/>
          <w:lang w:val="hu-HU" w:eastAsia="en-US" w:bidi="ar-SA"/>
        </w:rPr>
        <w:t>Nyilatkozattevővel)</w:t>
      </w:r>
    </w:p>
    <w:p w:rsidR="006F3364" w:rsidP="006F3364">
      <w:pPr>
        <w:widowControl w:val="0"/>
        <w:autoSpaceDE w:val="0"/>
        <w:autoSpaceDN w:val="0"/>
        <w:spacing w:before="104"/>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0"/>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7"/>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sz w:val="18"/>
          <w:szCs w:val="18"/>
          <w:vertAlign w:val="superscript"/>
          <w:lang w:val="hu-HU" w:eastAsia="en-US" w:bidi="ar-SA"/>
        </w:rPr>
        <w:t>1,1a</w:t>
      </w:r>
      <w:r>
        <w:rPr>
          <w:rFonts w:ascii="Arial" w:eastAsia="Arial" w:hAnsi="Arial" w:cs="Arial"/>
          <w:sz w:val="18"/>
          <w:szCs w:val="18"/>
          <w:lang w:val="hu-HU" w:eastAsia="en-US" w:bidi="ar-SA"/>
        </w:rPr>
        <w:t>:</w:t>
      </w:r>
      <w:r>
        <w:rPr>
          <w:rFonts w:ascii="Arial" w:eastAsia="Arial" w:hAnsi="Arial" w:cs="Arial"/>
          <w:spacing w:val="17"/>
          <w:sz w:val="18"/>
          <w:szCs w:val="18"/>
          <w:lang w:val="hu-HU" w:eastAsia="en-US" w:bidi="ar-SA"/>
        </w:rPr>
        <w:t xml:space="preserve"> </w:t>
      </w:r>
      <w:r w:rsidRPr="00574D85">
        <w:rPr>
          <w:rFonts w:ascii="Arial" w:eastAsia="Arial" w:hAnsi="Arial" w:cs="Arial"/>
          <w:color w:val="0070C0"/>
          <w:sz w:val="18"/>
          <w:szCs w:val="18"/>
          <w:lang w:val="hu-HU" w:eastAsia="en-US" w:bidi="ar-SA"/>
        </w:rPr>
        <w:t>:</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21"/>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9"/>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Értesítési</w:t>
      </w:r>
      <w:r>
        <w:rPr>
          <w:rFonts w:ascii="Arial" w:eastAsia="Arial" w:hAnsi="Arial" w:cs="Arial"/>
          <w:spacing w:val="41"/>
          <w:sz w:val="18"/>
          <w:szCs w:val="18"/>
          <w:lang w:val="hu-HU" w:eastAsia="en-US" w:bidi="ar-SA"/>
        </w:rPr>
        <w:t xml:space="preserve"> </w:t>
      </w: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5616CF" w:rsidP="009F7E5C">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7"/>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36"/>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Kapcsolattartási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7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35"/>
        <w:ind w:left="0"/>
        <w:rPr>
          <w:rFonts w:ascii="Arial" w:eastAsia="Arial" w:hAnsi="Arial" w:cs="Arial"/>
          <w:sz w:val="18"/>
          <w:szCs w:val="18"/>
          <w:lang w:val="hu-HU" w:eastAsia="en-US" w:bidi="ar-SA"/>
        </w:rPr>
      </w:pPr>
    </w:p>
    <w:p w:rsidR="005616CF">
      <w:pPr>
        <w:widowControl w:val="0"/>
        <w:autoSpaceDE w:val="0"/>
        <w:autoSpaceDN w:val="0"/>
        <w:ind w:left="144" w:right="13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 xml:space="preserve">A szerződéskötéshez kapcsolódó </w:t>
      </w:r>
      <w:r>
        <w:rPr>
          <w:rFonts w:ascii="Arial" w:eastAsia="Arial" w:hAnsi="Arial" w:cs="Arial"/>
          <w:sz w:val="18"/>
          <w:szCs w:val="18"/>
          <w:lang w:val="hu-HU" w:eastAsia="en-US" w:bidi="ar-SA"/>
        </w:rPr>
        <w:t>információk</w:t>
      </w:r>
      <w:r>
        <w:rPr>
          <w:rFonts w:ascii="Arial" w:eastAsia="Arial" w:hAnsi="Arial" w:cs="Arial"/>
          <w:sz w:val="18"/>
          <w:szCs w:val="18"/>
          <w:lang w:val="hu-HU" w:eastAsia="en-US" w:bidi="ar-SA"/>
        </w:rPr>
        <w:t xml:space="preserve">, így különösen az általános szerződési feltételek és a szerződéses feltételek összefoglalója a </w:t>
      </w:r>
      <w:hyperlink ns2:id="rId34">
        <w:r>
          <w:rPr>
            <w:rFonts w:ascii="Arial" w:eastAsia="Arial" w:hAnsi="Arial" w:cs="Arial"/>
            <w:color w:val="0000FF"/>
            <w:sz w:val="18"/>
            <w:szCs w:val="18"/>
            <w:u w:val="single" w:color="0000FF"/>
            <w:lang w:val="hu-HU" w:eastAsia="en-US" w:bidi="ar-SA"/>
          </w:rPr>
          <w:t>www.mvmnext.hu</w:t>
        </w:r>
      </w:hyperlink>
      <w:r>
        <w:rPr>
          <w:rFonts w:ascii="Arial" w:eastAsia="Arial" w:hAnsi="Arial" w:cs="Arial"/>
          <w:color w:val="0000FF"/>
          <w:sz w:val="18"/>
          <w:szCs w:val="18"/>
          <w:lang w:val="hu-HU" w:eastAsia="en-US" w:bidi="ar-SA"/>
        </w:rPr>
        <w:t xml:space="preserve"> </w:t>
      </w:r>
      <w:r>
        <w:rPr>
          <w:rFonts w:ascii="Arial" w:eastAsia="Arial" w:hAnsi="Arial" w:cs="Arial"/>
          <w:sz w:val="18"/>
          <w:szCs w:val="18"/>
          <w:lang w:val="hu-HU" w:eastAsia="en-US" w:bidi="ar-SA"/>
        </w:rPr>
        <w:t xml:space="preserve">honlapról letölthetők, illetve az ügyfélszolgálati irodákon </w:t>
      </w:r>
      <w:r>
        <w:rPr>
          <w:rFonts w:ascii="Arial" w:eastAsia="Arial" w:hAnsi="Arial" w:cs="Arial"/>
          <w:spacing w:val="-2"/>
          <w:sz w:val="18"/>
          <w:szCs w:val="18"/>
          <w:lang w:val="hu-HU" w:eastAsia="en-US" w:bidi="ar-SA"/>
        </w:rPr>
        <w:t>megismerhetők.</w:t>
      </w:r>
    </w:p>
    <w:p w:rsidR="005616CF">
      <w:pPr>
        <w:widowControl w:val="0"/>
        <w:autoSpaceDE w:val="0"/>
        <w:autoSpaceDN w:val="0"/>
        <w:spacing w:before="32"/>
        <w:ind w:left="0"/>
        <w:rPr>
          <w:rFonts w:ascii="Arial" w:eastAsia="Arial" w:hAnsi="Arial" w:cs="Arial"/>
          <w:sz w:val="18"/>
          <w:szCs w:val="18"/>
          <w:lang w:val="hu-HU" w:eastAsia="en-US" w:bidi="ar-SA"/>
        </w:rPr>
      </w:pPr>
    </w:p>
    <w:p w:rsidR="005616CF">
      <w:pPr>
        <w:widowControl w:val="0"/>
        <w:autoSpaceDE w:val="0"/>
        <w:autoSpaceDN w:val="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Nyilatkozattevő</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nyilatkozata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alapján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létrejövő</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villamosenergia- vásárlási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szerződés</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tartalmát</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abban</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foglaltakat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magára</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nézve</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kötelező</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érvényűnek</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el,</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továbbá</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 xml:space="preserve">hogy a szerződés megkötése előtt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őt a szerződés lényeges tartalmai elemeiről tájékoztatta, és rendelkezésére bocsátotta a szerződéses feltételek összefoglalóját.</w:t>
      </w:r>
    </w:p>
    <w:p w:rsidR="005616CF">
      <w:pPr>
        <w:widowControl w:val="0"/>
        <w:autoSpaceDE w:val="0"/>
        <w:autoSpaceDN w:val="0"/>
        <w:spacing w:before="33"/>
        <w:ind w:left="0"/>
        <w:rPr>
          <w:rFonts w:ascii="Arial" w:eastAsia="Arial" w:hAnsi="Arial" w:cs="Arial"/>
          <w:sz w:val="18"/>
          <w:szCs w:val="18"/>
          <w:lang w:val="hu-HU" w:eastAsia="en-US" w:bidi="ar-SA"/>
        </w:rPr>
      </w:pPr>
    </w:p>
    <w:p w:rsidR="005616CF">
      <w:pPr>
        <w:widowControl w:val="0"/>
        <w:autoSpaceDE w:val="0"/>
        <w:autoSpaceDN w:val="0"/>
        <w:ind w:left="144" w:right="141"/>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w:t>
      </w:r>
      <w:r>
        <w:rPr>
          <w:rFonts w:ascii="Arial" w:eastAsia="Arial" w:hAnsi="Arial" w:cs="Arial"/>
          <w:sz w:val="18"/>
          <w:szCs w:val="18"/>
          <w:lang w:val="hu-HU" w:eastAsia="en-US" w:bidi="ar-SA"/>
        </w:rPr>
        <w:t>a</w:t>
      </w:r>
      <w:r>
        <w:rPr>
          <w:rFonts w:ascii="Arial" w:eastAsia="Arial" w:hAnsi="Arial" w:cs="Arial"/>
          <w:sz w:val="18"/>
          <w:szCs w:val="18"/>
          <w:lang w:val="hu-HU" w:eastAsia="en-US" w:bidi="ar-SA"/>
        </w:rPr>
        <w:t xml:space="preserve"> alapján a polgári perrendtartásról szóló törvény szerint hatáskörrel és illetékességgel rendelkező magyar bíróság joghatóságát kötik ki.</w:t>
      </w:r>
    </w:p>
    <w:p w:rsidR="005616CF">
      <w:pPr>
        <w:widowControl w:val="0"/>
        <w:autoSpaceDE w:val="0"/>
        <w:autoSpaceDN w:val="0"/>
        <w:ind w:left="569"/>
        <w:jc w:val="both"/>
        <w:rPr>
          <w:rFonts w:ascii="Arial" w:eastAsia="Arial" w:hAnsi="Arial" w:cs="Arial"/>
          <w:sz w:val="18"/>
          <w:szCs w:val="18"/>
          <w:lang w:val="hu-HU" w:eastAsia="en-US" w:bidi="ar-SA"/>
        </w:rPr>
        <w:sectPr>
          <w:pgSz w:w="11910" w:h="16840"/>
          <w:pgMar w:top="1660" w:right="1275" w:bottom="1020" w:left="1133" w:header="708" w:footer="824" w:gutter="0"/>
          <w:cols w:space="708"/>
        </w:sectPr>
      </w:pPr>
    </w:p>
    <w:p w:rsidR="005616CF">
      <w:pPr>
        <w:widowControl w:val="0"/>
        <w:autoSpaceDE w:val="0"/>
        <w:autoSpaceDN w:val="0"/>
        <w:ind w:left="144" w:right="14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Felhasználó/Fizető</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büntető</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polgári</w:t>
      </w:r>
      <w:r>
        <w:rPr>
          <w:rFonts w:ascii="Arial" w:eastAsia="Arial" w:hAnsi="Arial" w:cs="Arial"/>
          <w:spacing w:val="-10"/>
          <w:sz w:val="18"/>
          <w:szCs w:val="18"/>
          <w:lang w:val="hu-HU" w:eastAsia="en-US" w:bidi="ar-SA"/>
        </w:rPr>
        <w:t xml:space="preserve"> </w:t>
      </w:r>
      <w:r>
        <w:rPr>
          <w:rFonts w:ascii="Arial" w:eastAsia="Arial" w:hAnsi="Arial" w:cs="Arial"/>
          <w:sz w:val="18"/>
          <w:szCs w:val="18"/>
          <w:lang w:val="hu-HU" w:eastAsia="en-US" w:bidi="ar-SA"/>
        </w:rPr>
        <w:t>jogi</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felelőssége</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tudatában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a szerződés megkötésére jogosult, szerződéskötési képessége korlátozva nincs, az általa megadott adatok a valóságnak megfelelnek, valamint a szerződés megkötése harmadik személy jogos érdekeit nem sérti.</w:t>
      </w: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spacing w:before="65"/>
        <w:ind w:left="0"/>
        <w:rPr>
          <w:rFonts w:ascii="Arial" w:eastAsia="Arial" w:hAnsi="Arial" w:cs="Arial"/>
          <w:sz w:val="18"/>
          <w:szCs w:val="18"/>
          <w:lang w:val="hu-HU" w:eastAsia="en-US" w:bidi="ar-SA"/>
        </w:rPr>
      </w:pPr>
      <w:r w:rsidRPr="00A71A62">
        <w:rPr>
          <w:noProof/>
          <w:spacing w:val="-1"/>
          <w:szCs w:val="22"/>
          <w:lang w:eastAsia="hu-HU"/>
        </w:rPr>
        <w:drawing>
          <ns3:anchor distT="0" distB="0" distL="114300" distR="114300" simplePos="0" relativeHeight="251717632" behindDoc="0" locked="0" layoutInCell="1" allowOverlap="1">
            <ns3:simplePos x="0" y="0"/>
            <ns3:positionH relativeFrom="column">
              <ns3:posOffset>1459230</ns3:posOffset>
            </ns3:positionH>
            <ns3:positionV relativeFrom="paragraph">
              <ns3:posOffset>151130</ns3:posOffset>
            </ns3:positionV>
            <ns3:extent cx="1971675" cy="1245870"/>
            <ns3:effectExtent l="0" t="0" r="0" b="0"/>
            <ns3:wrapNone/>
            <ns3:docPr id="1629792610" name="Kép 25"/>
            <ns3:cNvGraphicFramePr>
              <ns4:graphicFrameLocks noChangeAspect="1"/>
            </ns3:cNvGraphicFramePr>
            <ns4:graphic>
              <ns4:graphicData uri="http://schemas.openxmlformats.org/drawingml/2006/picture">
                <ns5:pic>
                  <ns5:nvPicPr>
                    <ns5:cNvPr id="162979261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p>
    <w:p w:rsidR="005616CF">
      <w:pPr>
        <w:widowControl w:val="0"/>
        <w:autoSpaceDE w:val="0"/>
        <w:autoSpaceDN w:val="0"/>
        <w:ind w:left="14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Kelt:</w:t>
      </w:r>
      <w:r>
        <w:rPr>
          <w:rFonts w:ascii="Arial" w:eastAsia="Arial" w:hAnsi="Arial" w:cs="Arial"/>
          <w:spacing w:val="-2"/>
          <w:sz w:val="18"/>
          <w:szCs w:val="18"/>
          <w:lang w:val="hu-HU" w:eastAsia="en-US" w:bidi="ar-SA"/>
        </w:rPr>
        <w:t xml:space="preserve"> </w:t>
      </w:r>
      <w:r w:rsidRPr="00153C36"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009F7E5C">
        <w:rPr>
          <w:rFonts w:ascii="Arial" w:eastAsia="Arial" w:hAnsi="Arial" w:cs="Arial"/>
          <w:color w:val="0070C0"/>
          <w:spacing w:val="-2"/>
          <w:sz w:val="18"/>
          <w:szCs w:val="18"/>
          <w:lang w:val="hu-HU" w:eastAsia="en-US" w:bidi="ar-SA"/>
        </w:rPr>
        <w:t>.</w:t>
      </w:r>
      <w:r w:rsidRPr="00153C36" w:rsidR="009F7E5C">
        <w:rPr>
          <w:rFonts w:ascii="Arial" w:eastAsia="Arial" w:hAnsi="Arial" w:cs="Arial"/>
          <w:color w:val="0070C0"/>
          <w:spacing w:val="-2"/>
          <w:sz w:val="18"/>
          <w:szCs w:val="18"/>
          <w:lang w:val="hu-HU" w:eastAsia="en-US" w:bidi="ar-SA"/>
        </w:rPr>
        <w:t>Project</w:t>
      </w:r>
      <w:r w:rsidRPr="00153C36" w:rsidR="009F7E5C">
        <w:rPr>
          <w:rFonts w:ascii="Arial" w:eastAsia="Arial" w:hAnsi="Arial" w:cs="Arial"/>
          <w:color w:val="0070C0"/>
          <w:spacing w:val="-2"/>
          <w:sz w:val="18"/>
          <w:szCs w:val="18"/>
          <w:lang w:val="hu-HU" w:eastAsia="en-US" w:bidi="ar-SA"/>
        </w:rPr>
        <w:t>.Varos</w:t>
      </w:r>
      <w:r w:rsidRPr="00153C36" w:rsidR="009F7E5C">
        <w:rPr>
          <w:rFonts w:ascii="Arial" w:eastAsia="Arial" w:hAnsi="Arial" w:cs="Arial"/>
          <w:color w:val="0070C0"/>
          <w:spacing w:val="-2"/>
          <w:sz w:val="18"/>
          <w:szCs w:val="18"/>
          <w:lang w:val="hu-HU" w:eastAsia="en-US" w:bidi="ar-SA"/>
        </w:rPr>
        <w:t>}</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1C40F4"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Pr="001C40F4" w:rsidR="009F7E5C">
        <w:rPr>
          <w:rFonts w:ascii="Arial" w:eastAsia="Arial" w:hAnsi="Arial" w:cs="Arial"/>
          <w:color w:val="0070C0"/>
          <w:spacing w:val="-2"/>
          <w:sz w:val="18"/>
          <w:szCs w:val="18"/>
          <w:lang w:val="hu-HU" w:eastAsia="en-US" w:bidi="ar-SA"/>
        </w:rPr>
        <w:t>Project.Laed</w:t>
      </w:r>
      <w:r w:rsidRPr="001C40F4" w:rsidR="009F7E5C">
        <w:rPr>
          <w:rFonts w:ascii="Arial" w:eastAsia="Arial" w:hAnsi="Arial" w:cs="Arial"/>
          <w:color w:val="0070C0"/>
          <w:spacing w:val="-2"/>
          <w:sz w:val="18"/>
          <w:szCs w:val="18"/>
          <w:lang w:val="hu-HU" w:eastAsia="en-US" w:bidi="ar-SA"/>
        </w:rPr>
        <w:t>}</w:t>
      </w:r>
    </w:p>
    <w:p w:rsidR="005616CF">
      <w:pPr>
        <w:widowControl w:val="0"/>
        <w:autoSpaceDE w:val="0"/>
        <w:autoSpaceDN w:val="0"/>
        <w:ind w:left="0"/>
        <w:rPr>
          <w:rFonts w:ascii="Arial" w:eastAsia="Arial" w:hAnsi="Arial" w:cs="Arial"/>
          <w:sz w:val="20"/>
          <w:szCs w:val="18"/>
          <w:lang w:val="hu-HU" w:eastAsia="en-US" w:bidi="ar-SA"/>
        </w:rPr>
      </w:pPr>
    </w:p>
    <w:p w:rsidR="005616CF">
      <w:pPr>
        <w:widowControl w:val="0"/>
        <w:autoSpaceDE w:val="0"/>
        <w:autoSpaceDN w:val="0"/>
        <w:spacing w:before="167"/>
        <w:ind w:left="0"/>
        <w:rPr>
          <w:rFonts w:ascii="Arial" w:eastAsia="Arial" w:hAnsi="Arial" w:cs="Arial"/>
          <w:sz w:val="20"/>
          <w:szCs w:val="18"/>
          <w:lang w:val="hu-HU" w:eastAsia="en-US" w:bidi="ar-SA"/>
        </w:rPr>
      </w:pPr>
    </w:p>
    <w:tbl>
      <w:tblPr>
        <w:tblStyle w:val="TableNormal000"/>
        <w:tblW w:w="0" w:type="auto"/>
        <w:tblInd w:w="1760" w:type="dxa"/>
        <w:tblLayout w:type="fixed"/>
        <w:tblLook w:val="01E0"/>
      </w:tblPr>
      <w:tblGrid>
        <w:gridCol w:w="2753"/>
        <w:gridCol w:w="3274"/>
      </w:tblGrid>
      <w:tr>
        <w:tblPrEx>
          <w:tblW w:w="0" w:type="auto"/>
          <w:tblInd w:w="1760" w:type="dxa"/>
          <w:tblLayout w:type="fixed"/>
          <w:tblLook w:val="01E0"/>
        </w:tblPrEx>
        <w:trPr>
          <w:trHeight w:val="204"/>
        </w:trPr>
        <w:tc>
          <w:tcPr>
            <w:tcW w:w="2753" w:type="dxa"/>
          </w:tcPr>
          <w:p w:rsidR="005616CF">
            <w:pPr>
              <w:spacing w:before="0" w:line="185" w:lineRule="exact"/>
              <w:ind w:left="50"/>
              <w:jc w:val="left"/>
              <w:rPr>
                <w:rFonts w:ascii="Arial" w:eastAsia="Arial" w:hAnsi="Arial" w:cs="Arial"/>
                <w:sz w:val="18"/>
                <w:lang w:val="hu-HU" w:bidi="ar-SA"/>
              </w:rPr>
            </w:pPr>
            <w:r>
              <w:rPr>
                <w:rFonts w:ascii="Arial" w:eastAsia="Arial" w:hAnsi="Arial" w:cs="Arial"/>
                <w:spacing w:val="-2"/>
                <w:sz w:val="18"/>
                <w:lang w:val="hu-HU" w:bidi="ar-SA"/>
              </w:rPr>
              <w:t>……………………………</w:t>
            </w:r>
          </w:p>
        </w:tc>
        <w:tc>
          <w:tcPr>
            <w:tcW w:w="3274" w:type="dxa"/>
          </w:tcPr>
          <w:p w:rsidR="005616CF">
            <w:pPr>
              <w:spacing w:before="0" w:line="185" w:lineRule="exact"/>
              <w:ind w:left="893"/>
              <w:jc w:val="left"/>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1760" w:type="dxa"/>
          <w:tblLayout w:type="fixed"/>
          <w:tblLook w:val="01E0"/>
        </w:tblPrEx>
        <w:trPr>
          <w:trHeight w:val="376"/>
        </w:trPr>
        <w:tc>
          <w:tcPr>
            <w:tcW w:w="2753" w:type="dxa"/>
          </w:tcPr>
          <w:p w:rsidR="005616CF">
            <w:pPr>
              <w:spacing w:before="0" w:line="204" w:lineRule="exact"/>
              <w:ind w:right="671"/>
              <w:jc w:val="center"/>
              <w:rPr>
                <w:rFonts w:ascii="Arial" w:eastAsia="Arial" w:hAnsi="Arial" w:cs="Arial"/>
                <w:sz w:val="18"/>
                <w:lang w:val="hu-HU" w:bidi="ar-SA"/>
              </w:rPr>
            </w:pPr>
            <w:r>
              <w:rPr>
                <w:rFonts w:ascii="Arial" w:eastAsia="Arial" w:hAnsi="Arial" w:cs="Arial"/>
                <w:spacing w:val="-2"/>
                <w:sz w:val="18"/>
                <w:lang w:val="hu-HU" w:bidi="ar-SA"/>
              </w:rPr>
              <w:t>Nyilatkozattevő</w:t>
            </w:r>
          </w:p>
          <w:p w:rsidR="005616CF">
            <w:pPr>
              <w:spacing w:before="0" w:line="152" w:lineRule="exact"/>
              <w:ind w:left="2" w:right="671"/>
              <w:jc w:val="center"/>
              <w:rPr>
                <w:rFonts w:ascii="Arial" w:eastAsia="Arial" w:hAnsi="Arial" w:cs="Arial"/>
                <w:i/>
                <w:sz w:val="15"/>
                <w:lang w:val="hu-HU" w:bidi="ar-SA"/>
              </w:rPr>
            </w:pPr>
            <w:r>
              <w:rPr>
                <w:rFonts w:ascii="Arial" w:eastAsia="Arial" w:hAnsi="Arial" w:cs="Arial"/>
                <w:i/>
                <w:spacing w:val="-2"/>
                <w:sz w:val="15"/>
                <w:lang w:val="hu-HU" w:bidi="ar-SA"/>
              </w:rPr>
              <w:t>(Felhasználó)</w:t>
            </w:r>
          </w:p>
        </w:tc>
        <w:tc>
          <w:tcPr>
            <w:tcW w:w="3274" w:type="dxa"/>
          </w:tcPr>
          <w:p w:rsidR="005616CF">
            <w:pPr>
              <w:spacing w:before="0" w:line="204" w:lineRule="exact"/>
              <w:ind w:left="673"/>
              <w:jc w:val="center"/>
              <w:rPr>
                <w:rFonts w:ascii="Arial" w:eastAsia="Arial" w:hAnsi="Arial" w:cs="Arial"/>
                <w:sz w:val="18"/>
                <w:lang w:val="hu-HU" w:bidi="ar-SA"/>
              </w:rPr>
            </w:pPr>
            <w:r>
              <w:rPr>
                <w:rFonts w:ascii="Arial" w:eastAsia="Arial" w:hAnsi="Arial" w:cs="Arial"/>
                <w:spacing w:val="-2"/>
                <w:sz w:val="18"/>
                <w:lang w:val="hu-HU" w:bidi="ar-SA"/>
              </w:rPr>
              <w:t>Fizető</w:t>
            </w:r>
          </w:p>
          <w:p w:rsidR="005616CF">
            <w:pPr>
              <w:spacing w:before="0" w:line="152" w:lineRule="exact"/>
              <w:ind w:left="673" w:right="1"/>
              <w:jc w:val="center"/>
              <w:rPr>
                <w:rFonts w:ascii="Arial" w:eastAsia="Arial" w:hAnsi="Arial" w:cs="Arial"/>
                <w:i/>
                <w:sz w:val="15"/>
                <w:lang w:val="hu-HU" w:bidi="ar-SA"/>
              </w:rPr>
            </w:pPr>
            <w:r>
              <w:rPr>
                <w:rFonts w:ascii="Arial" w:eastAsia="Arial" w:hAnsi="Arial" w:cs="Arial"/>
                <w:i/>
                <w:sz w:val="15"/>
                <w:lang w:val="hu-HU" w:bidi="ar-SA"/>
              </w:rPr>
              <w:t>(ha</w:t>
            </w:r>
            <w:r>
              <w:rPr>
                <w:rFonts w:ascii="Arial" w:eastAsia="Arial" w:hAnsi="Arial" w:cs="Arial"/>
                <w:i/>
                <w:spacing w:val="-4"/>
                <w:sz w:val="15"/>
                <w:lang w:val="hu-HU" w:bidi="ar-SA"/>
              </w:rPr>
              <w:t xml:space="preserve"> </w:t>
            </w:r>
            <w:r>
              <w:rPr>
                <w:rFonts w:ascii="Arial" w:eastAsia="Arial" w:hAnsi="Arial" w:cs="Arial"/>
                <w:i/>
                <w:sz w:val="15"/>
                <w:lang w:val="hu-HU" w:bidi="ar-SA"/>
              </w:rPr>
              <w:t>nem</w:t>
            </w:r>
            <w:r>
              <w:rPr>
                <w:rFonts w:ascii="Arial" w:eastAsia="Arial" w:hAnsi="Arial" w:cs="Arial"/>
                <w:i/>
                <w:spacing w:val="-4"/>
                <w:sz w:val="15"/>
                <w:lang w:val="hu-HU" w:bidi="ar-SA"/>
              </w:rPr>
              <w:t xml:space="preserve"> </w:t>
            </w:r>
            <w:r>
              <w:rPr>
                <w:rFonts w:ascii="Arial" w:eastAsia="Arial" w:hAnsi="Arial" w:cs="Arial"/>
                <w:i/>
                <w:sz w:val="15"/>
                <w:lang w:val="hu-HU" w:bidi="ar-SA"/>
              </w:rPr>
              <w:t>azonos</w:t>
            </w:r>
            <w:r>
              <w:rPr>
                <w:rFonts w:ascii="Arial" w:eastAsia="Arial" w:hAnsi="Arial" w:cs="Arial"/>
                <w:i/>
                <w:spacing w:val="-2"/>
                <w:sz w:val="15"/>
                <w:lang w:val="hu-HU" w:bidi="ar-SA"/>
              </w:rPr>
              <w:t xml:space="preserve"> </w:t>
            </w:r>
            <w:r>
              <w:rPr>
                <w:rFonts w:ascii="Arial" w:eastAsia="Arial" w:hAnsi="Arial" w:cs="Arial"/>
                <w:i/>
                <w:sz w:val="15"/>
                <w:lang w:val="hu-HU" w:bidi="ar-SA"/>
              </w:rPr>
              <w:t>a</w:t>
            </w:r>
            <w:r>
              <w:rPr>
                <w:rFonts w:ascii="Arial" w:eastAsia="Arial" w:hAnsi="Arial" w:cs="Arial"/>
                <w:i/>
                <w:spacing w:val="1"/>
                <w:sz w:val="15"/>
                <w:lang w:val="hu-HU" w:bidi="ar-SA"/>
              </w:rPr>
              <w:t xml:space="preserve"> </w:t>
            </w:r>
            <w:r>
              <w:rPr>
                <w:rFonts w:ascii="Arial" w:eastAsia="Arial" w:hAnsi="Arial" w:cs="Arial"/>
                <w:i/>
                <w:spacing w:val="-2"/>
                <w:sz w:val="15"/>
                <w:lang w:val="hu-HU" w:bidi="ar-SA"/>
              </w:rPr>
              <w:t>Nyilatkozattevővel)</w:t>
            </w:r>
          </w:p>
        </w:tc>
      </w:tr>
    </w:tbl>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tabs>
          <w:tab w:val="left" w:pos="4681"/>
        </w:tabs>
        <w:autoSpaceDE w:val="0"/>
        <w:autoSpaceDN w:val="0"/>
        <w:spacing w:before="1"/>
        <w:ind w:left="14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Tanú1:</w:t>
      </w:r>
      <w:r>
        <w:rPr>
          <w:rFonts w:ascii="Arial" w:eastAsia="Arial" w:hAnsi="Arial" w:cs="Arial"/>
          <w:sz w:val="18"/>
          <w:szCs w:val="18"/>
          <w:lang w:val="hu-HU" w:eastAsia="en-US" w:bidi="ar-SA"/>
        </w:rPr>
        <w:tab/>
      </w:r>
      <w:r>
        <w:rPr>
          <w:rFonts w:ascii="Arial" w:eastAsia="Arial" w:hAnsi="Arial" w:cs="Arial"/>
          <w:spacing w:val="-2"/>
          <w:sz w:val="18"/>
          <w:szCs w:val="18"/>
          <w:lang w:val="hu-HU" w:eastAsia="en-US" w:bidi="ar-SA"/>
        </w:rPr>
        <w:t>Tanú2:</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1"/>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Aláírás</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Aláírás</w:t>
      </w:r>
      <w:r>
        <w:rPr>
          <w:rFonts w:ascii="Arial" w:eastAsia="Arial" w:hAnsi="Arial" w:cs="Arial"/>
          <w:sz w:val="18"/>
          <w:szCs w:val="18"/>
          <w:lang w:val="hu-HU" w:eastAsia="en-US" w:bidi="ar-SA"/>
        </w:rPr>
        <w:t>:</w:t>
      </w:r>
      <w:r>
        <w:rPr>
          <w:rFonts w:ascii="Arial" w:eastAsia="Arial" w:hAnsi="Arial" w:cs="Arial"/>
          <w:spacing w:val="43"/>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8"/>
        <w:ind w:left="0"/>
        <w:rPr>
          <w:rFonts w:ascii="Arial" w:eastAsia="Arial" w:hAnsi="Arial" w:cs="Arial"/>
          <w:sz w:val="18"/>
          <w:szCs w:val="18"/>
          <w:lang w:val="hu-HU" w:eastAsia="en-US" w:bidi="ar-SA"/>
        </w:rPr>
      </w:pPr>
    </w:p>
    <w:p w:rsidR="005616CF">
      <w:pPr>
        <w:widowControl w:val="0"/>
        <w:autoSpaceDE w:val="0"/>
        <w:autoSpaceDN w:val="0"/>
        <w:spacing w:before="1"/>
        <w:ind w:left="144" w:right="139"/>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 egyetemes villamosenergia-szolgáltatás biztosítása, az egyetemes szolgáltatási szerződés teljesítése keretében kezelt személyes adatokra</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vonatkozó tájékoztatást az Általános Adatkezelési Tájékoztatóban; az ügyintézés során készített hangfelvétellel összefüggésben kezelt személyes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adatokra vonatkozó tájékoztatást a Hangfelvétel Rögzítésére Vonatkozó Adatkezelési Tájékoztatóban; míg az MVM Vállalkozáscsoport egyes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tagvállalatai által kötött szerződésekben, illetve más dokumentumokban kapcsolattartóként megjelölt természetes személyek személyes adatainak</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kezeléséről szóló tájékoztatást az ezen</w:t>
      </w:r>
      <w:r>
        <w:rPr>
          <w:rFonts w:ascii="Arial" w:eastAsia="Arial" w:hAnsi="Arial" w:cs="Arial"/>
          <w:sz w:val="14"/>
          <w:szCs w:val="22"/>
          <w:lang w:val="hu-HU" w:eastAsia="en-US" w:bidi="ar-SA"/>
        </w:rPr>
        <w:t xml:space="preserve"> </w:t>
      </w:r>
      <w:r>
        <w:rPr>
          <w:rFonts w:ascii="Arial" w:eastAsia="Arial" w:hAnsi="Arial" w:cs="Arial"/>
          <w:sz w:val="14"/>
          <w:szCs w:val="22"/>
          <w:lang w:val="hu-HU" w:eastAsia="en-US" w:bidi="ar-SA"/>
        </w:rPr>
        <w:t>című</w:t>
      </w:r>
      <w:r>
        <w:rPr>
          <w:rFonts w:ascii="Arial" w:eastAsia="Arial" w:hAnsi="Arial" w:cs="Arial"/>
          <w:sz w:val="14"/>
          <w:szCs w:val="22"/>
          <w:lang w:val="hu-HU" w:eastAsia="en-US" w:bidi="ar-SA"/>
        </w:rPr>
        <w:t xml:space="preserve"> Adatkezelési Tájékoztatóban találhatja meg. A tájékoztatók a</w:t>
      </w:r>
      <w:r>
        <w:rPr>
          <w:rFonts w:ascii="Arial" w:eastAsia="Arial" w:hAnsi="Arial" w:cs="Arial"/>
          <w:spacing w:val="40"/>
          <w:sz w:val="14"/>
          <w:szCs w:val="22"/>
          <w:lang w:val="hu-HU" w:eastAsia="en-US" w:bidi="ar-SA"/>
        </w:rPr>
        <w:t xml:space="preserve"> </w:t>
      </w:r>
      <w:hyperlink ns2:id="rId35">
        <w:r>
          <w:rPr>
            <w:rFonts w:ascii="Arial" w:eastAsia="Arial" w:hAnsi="Arial" w:cs="Arial"/>
            <w:color w:val="0000FF"/>
            <w:sz w:val="14"/>
            <w:szCs w:val="22"/>
            <w:u w:val="single" w:color="0000FF"/>
            <w:lang w:val="hu-HU" w:eastAsia="en-US" w:bidi="ar-SA"/>
          </w:rPr>
          <w:t>https://www.mvmnext.hu/Adatvedelem/Tajekoztatok</w:t>
        </w:r>
      </w:hyperlink>
      <w:r>
        <w:rPr>
          <w:rFonts w:ascii="Arial" w:eastAsia="Arial" w:hAnsi="Arial" w:cs="Arial"/>
          <w:color w:val="0000FF"/>
          <w:sz w:val="14"/>
          <w:szCs w:val="22"/>
          <w:lang w:val="hu-HU" w:eastAsia="en-US" w:bidi="ar-SA"/>
        </w:rPr>
        <w:t xml:space="preserve"> </w:t>
      </w:r>
      <w:r>
        <w:rPr>
          <w:rFonts w:ascii="Arial" w:eastAsia="Arial" w:hAnsi="Arial" w:cs="Arial"/>
          <w:sz w:val="14"/>
          <w:szCs w:val="22"/>
          <w:lang w:val="hu-HU" w:eastAsia="en-US" w:bidi="ar-SA"/>
        </w:rPr>
        <w:t>honlapon és az ügyfélszolgálati irodáinkban érhetőek el.</w:t>
      </w:r>
    </w:p>
    <w:p w:rsidR="005616CF">
      <w:pPr>
        <w:widowControl w:val="0"/>
        <w:autoSpaceDE w:val="0"/>
        <w:autoSpaceDN w:val="0"/>
        <w:spacing w:before="59"/>
        <w:ind w:left="144"/>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Next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Energiakereskedelmi</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Zrt</w:t>
      </w:r>
      <w:r>
        <w:rPr>
          <w:rFonts w:ascii="Arial" w:eastAsia="Arial" w:hAnsi="Arial" w:cs="Arial"/>
          <w:sz w:val="14"/>
          <w:szCs w:val="22"/>
          <w:lang w:val="hu-HU" w:eastAsia="en-US" w:bidi="ar-SA"/>
        </w:rPr>
        <w: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megbízásából</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ügyfélszolgálati</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feladatokat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Ügyfélkapcsolati</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Kft.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látja</w:t>
      </w:r>
      <w:r>
        <w:rPr>
          <w:rFonts w:ascii="Arial" w:eastAsia="Arial" w:hAnsi="Arial" w:cs="Arial"/>
          <w:spacing w:val="-7"/>
          <w:sz w:val="14"/>
          <w:szCs w:val="22"/>
          <w:lang w:val="hu-HU" w:eastAsia="en-US" w:bidi="ar-SA"/>
        </w:rPr>
        <w:t xml:space="preserve"> </w:t>
      </w:r>
      <w:r>
        <w:rPr>
          <w:rFonts w:ascii="Arial" w:eastAsia="Arial" w:hAnsi="Arial" w:cs="Arial"/>
          <w:spacing w:val="-5"/>
          <w:sz w:val="14"/>
          <w:szCs w:val="22"/>
          <w:lang w:val="hu-HU" w:eastAsia="en-US" w:bidi="ar-SA"/>
        </w:rPr>
        <w:t>el.</w:t>
      </w:r>
    </w:p>
    <w:p w:rsidR="005616CF">
      <w:pPr>
        <w:widowControl w:val="0"/>
        <w:autoSpaceDE w:val="0"/>
        <w:autoSpaceDN w:val="0"/>
        <w:spacing w:before="62"/>
        <w:ind w:left="144"/>
        <w:jc w:val="both"/>
        <w:rPr>
          <w:rFonts w:ascii="Arial" w:eastAsia="Arial" w:hAnsi="Arial" w:cs="Arial"/>
          <w:sz w:val="14"/>
          <w:szCs w:val="22"/>
          <w:lang w:val="hu-HU" w:eastAsia="en-US" w:bidi="ar-SA"/>
        </w:rPr>
      </w:pPr>
      <w:r>
        <w:rPr>
          <w:rFonts w:ascii="Arial" w:eastAsia="Arial" w:hAnsi="Arial" w:cs="Arial"/>
          <w:spacing w:val="-2"/>
          <w:sz w:val="14"/>
          <w:szCs w:val="22"/>
          <w:vertAlign w:val="superscript"/>
          <w:lang w:val="hu-HU" w:eastAsia="en-US" w:bidi="ar-SA"/>
        </w:rPr>
        <w:t>1,</w:t>
      </w:r>
      <w:r>
        <w:rPr>
          <w:rFonts w:ascii="Arial" w:eastAsia="Arial" w:hAnsi="Arial" w:cs="Arial"/>
          <w:spacing w:val="-9"/>
          <w:sz w:val="14"/>
          <w:szCs w:val="22"/>
          <w:lang w:val="hu-HU" w:eastAsia="en-US" w:bidi="ar-SA"/>
        </w:rPr>
        <w:t xml:space="preserve"> </w:t>
      </w:r>
      <w:r>
        <w:rPr>
          <w:rFonts w:ascii="Arial" w:eastAsia="Arial" w:hAnsi="Arial" w:cs="Arial"/>
          <w:spacing w:val="-2"/>
          <w:sz w:val="14"/>
          <w:szCs w:val="22"/>
          <w:vertAlign w:val="superscript"/>
          <w:lang w:val="hu-HU" w:eastAsia="en-US" w:bidi="ar-SA"/>
        </w:rPr>
        <w:t>1a,</w:t>
      </w:r>
      <w:r>
        <w:rPr>
          <w:rFonts w:ascii="Arial" w:eastAsia="Arial" w:hAnsi="Arial" w:cs="Arial"/>
          <w:spacing w:val="-12"/>
          <w:sz w:val="14"/>
          <w:szCs w:val="22"/>
          <w:lang w:val="hu-HU" w:eastAsia="en-US" w:bidi="ar-SA"/>
        </w:rPr>
        <w:t xml:space="preserve"> </w:t>
      </w:r>
      <w:r>
        <w:rPr>
          <w:rFonts w:ascii="Arial" w:eastAsia="Arial" w:hAnsi="Arial" w:cs="Arial"/>
          <w:spacing w:val="-2"/>
          <w:sz w:val="14"/>
          <w:szCs w:val="22"/>
          <w:vertAlign w:val="superscript"/>
          <w:lang w:val="hu-HU" w:eastAsia="en-US" w:bidi="ar-SA"/>
        </w:rPr>
        <w:t>2</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A</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villamosenergia-vásárlási</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szerződés</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megkötéséhez</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szükséges</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adat,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ezért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célból</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az</w:t>
      </w:r>
      <w:r>
        <w:rPr>
          <w:rFonts w:ascii="Arial" w:eastAsia="Arial" w:hAnsi="Arial" w:cs="Arial"/>
          <w:spacing w:val="2"/>
          <w:sz w:val="14"/>
          <w:szCs w:val="22"/>
          <w:lang w:val="hu-HU" w:eastAsia="en-US" w:bidi="ar-SA"/>
        </w:rPr>
        <w:t xml:space="preserve"> </w:t>
      </w:r>
      <w:r>
        <w:rPr>
          <w:rFonts w:ascii="Arial" w:eastAsia="Arial" w:hAnsi="Arial" w:cs="Arial"/>
          <w:spacing w:val="-2"/>
          <w:sz w:val="14"/>
          <w:szCs w:val="22"/>
          <w:lang w:val="hu-HU" w:eastAsia="en-US" w:bidi="ar-SA"/>
        </w:rPr>
        <w:t>Általános</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Adatvédelmi</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Rendelet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(GDPR)</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6.</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cikk</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(1)</w:t>
      </w:r>
      <w:r>
        <w:rPr>
          <w:rFonts w:ascii="Arial" w:eastAsia="Arial" w:hAnsi="Arial" w:cs="Arial"/>
          <w:spacing w:val="3"/>
          <w:sz w:val="14"/>
          <w:szCs w:val="22"/>
          <w:lang w:val="hu-HU" w:eastAsia="en-US" w:bidi="ar-SA"/>
        </w:rPr>
        <w:t xml:space="preserve"> </w:t>
      </w:r>
      <w:r>
        <w:rPr>
          <w:rFonts w:ascii="Arial" w:eastAsia="Arial" w:hAnsi="Arial" w:cs="Arial"/>
          <w:spacing w:val="-4"/>
          <w:sz w:val="14"/>
          <w:szCs w:val="22"/>
          <w:lang w:val="hu-HU" w:eastAsia="en-US" w:bidi="ar-SA"/>
        </w:rPr>
        <w:t>bek</w:t>
      </w:r>
      <w:r>
        <w:rPr>
          <w:rFonts w:ascii="Arial" w:eastAsia="Arial" w:hAnsi="Arial" w:cs="Arial"/>
          <w:spacing w:val="-4"/>
          <w:sz w:val="14"/>
          <w:szCs w:val="22"/>
          <w:lang w:val="hu-HU" w:eastAsia="en-US" w:bidi="ar-SA"/>
        </w:rPr>
        <w:t>.</w:t>
      </w:r>
    </w:p>
    <w:p w:rsidR="005616CF">
      <w:pPr>
        <w:widowControl w:val="0"/>
        <w:autoSpaceDE w:val="0"/>
        <w:autoSpaceDN w:val="0"/>
        <w:ind w:left="144" w:right="137"/>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b)</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és/vagy</w:t>
      </w:r>
      <w:r>
        <w:rPr>
          <w:rFonts w:ascii="Arial" w:eastAsia="Arial" w:hAnsi="Arial" w:cs="Arial"/>
          <w:spacing w:val="-8"/>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2007.</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évi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LXXXVI.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törvény</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62.</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(1)</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bek</w:t>
      </w:r>
      <w:r>
        <w:rPr>
          <w:rFonts w:ascii="Arial" w:eastAsia="Arial" w:hAnsi="Arial" w:cs="Arial"/>
          <w:sz w:val="14"/>
          <w:szCs w:val="22"/>
          <w:lang w:val="hu-HU" w:eastAsia="en-US" w:bidi="ar-SA"/>
        </w:rPr>
        <w: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k)</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foglaltakra</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figyelemmel</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ezen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adatot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kérjük</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megadni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z w:val="14"/>
          <w:szCs w:val="22"/>
          <w:vertAlign w:val="superscript"/>
          <w:lang w:val="hu-HU" w:eastAsia="en-US" w:bidi="ar-SA"/>
        </w:rPr>
        <w:t>1</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természetes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személyek,</w:t>
      </w:r>
      <w:r>
        <w:rPr>
          <w:rFonts w:ascii="Arial" w:eastAsia="Arial" w:hAnsi="Arial" w:cs="Arial"/>
          <w:spacing w:val="-3"/>
          <w:sz w:val="14"/>
          <w:szCs w:val="22"/>
          <w:lang w:val="hu-HU" w:eastAsia="en-US" w:bidi="ar-SA"/>
        </w:rPr>
        <w:t xml:space="preserve"> </w:t>
      </w:r>
      <w:r>
        <w:rPr>
          <w:rFonts w:ascii="Arial" w:eastAsia="Arial" w:hAnsi="Arial" w:cs="Arial"/>
          <w:sz w:val="14"/>
          <w:szCs w:val="22"/>
          <w:vertAlign w:val="superscript"/>
          <w:lang w:val="hu-HU" w:eastAsia="en-US" w:bidi="ar-SA"/>
        </w:rPr>
        <w:t>1a</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 xml:space="preserve">egyéni vállalkozók, </w:t>
      </w:r>
      <w:r>
        <w:rPr>
          <w:rFonts w:ascii="Arial" w:eastAsia="Arial" w:hAnsi="Arial" w:cs="Arial"/>
          <w:sz w:val="14"/>
          <w:szCs w:val="22"/>
          <w:vertAlign w:val="superscript"/>
          <w:lang w:val="hu-HU" w:eastAsia="en-US" w:bidi="ar-SA"/>
        </w:rPr>
        <w:t>2</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nem természetes személyek esetén).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adatokat kérjük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 xml:space="preserve">azt igazoló </w:t>
      </w:r>
      <w:r>
        <w:rPr>
          <w:rFonts w:ascii="Arial" w:eastAsia="Arial" w:hAnsi="Arial" w:cs="Arial"/>
          <w:sz w:val="14"/>
          <w:szCs w:val="22"/>
          <w:lang w:val="hu-HU" w:eastAsia="en-US" w:bidi="ar-SA"/>
        </w:rPr>
        <w:t>okirat(</w:t>
      </w:r>
      <w:r>
        <w:rPr>
          <w:rFonts w:ascii="Arial" w:eastAsia="Arial" w:hAnsi="Arial" w:cs="Arial"/>
          <w:sz w:val="14"/>
          <w:szCs w:val="22"/>
          <w:lang w:val="hu-HU" w:eastAsia="en-US" w:bidi="ar-SA"/>
        </w:rPr>
        <w:t>ok)</w:t>
      </w:r>
      <w:r>
        <w:rPr>
          <w:rFonts w:ascii="Arial" w:eastAsia="Arial" w:hAnsi="Arial" w:cs="Arial"/>
          <w:sz w:val="14"/>
          <w:szCs w:val="22"/>
          <w:lang w:val="hu-HU" w:eastAsia="en-US" w:bidi="ar-SA"/>
        </w:rPr>
        <w:t>ban</w:t>
      </w:r>
      <w:r>
        <w:rPr>
          <w:rFonts w:ascii="Arial" w:eastAsia="Arial" w:hAnsi="Arial" w:cs="Arial"/>
          <w:sz w:val="14"/>
          <w:szCs w:val="22"/>
          <w:lang w:val="hu-HU" w:eastAsia="en-US" w:bidi="ar-SA"/>
        </w:rPr>
        <w:t xml:space="preserve"> feltüntetett módon megadni</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(pl. névként a személyazonosító igazolványban feltüntetett családi és utónév adatok megadásával). | </w:t>
      </w:r>
      <w:r>
        <w:rPr>
          <w:rFonts w:ascii="Arial" w:eastAsia="Arial" w:hAnsi="Arial" w:cs="Arial"/>
          <w:sz w:val="14"/>
          <w:szCs w:val="22"/>
          <w:vertAlign w:val="superscript"/>
          <w:lang w:val="hu-HU" w:eastAsia="en-US" w:bidi="ar-SA"/>
        </w:rPr>
        <w:t>3</w:t>
      </w:r>
      <w:r>
        <w:rPr>
          <w:rFonts w:ascii="Arial" w:eastAsia="Arial" w:hAnsi="Arial" w:cs="Arial"/>
          <w:sz w:val="14"/>
          <w:szCs w:val="22"/>
          <w:lang w:val="hu-HU" w:eastAsia="en-US" w:bidi="ar-SA"/>
        </w:rPr>
        <w:t xml:space="preserve"> A villamosenergia-vásárlási szerződés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megszűnése</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miatti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esetlegesen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visszafizetendő</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összeg</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pénzintézeti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visszautalásához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szükséges</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adat.</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10"/>
          <w:sz w:val="14"/>
          <w:szCs w:val="22"/>
          <w:lang w:val="hu-HU" w:eastAsia="en-US" w:bidi="ar-SA"/>
        </w:rPr>
        <w:t xml:space="preserve"> </w:t>
      </w:r>
      <w:r>
        <w:rPr>
          <w:rFonts w:ascii="Arial" w:eastAsia="Arial" w:hAnsi="Arial" w:cs="Arial"/>
          <w:sz w:val="14"/>
          <w:szCs w:val="22"/>
          <w:vertAlign w:val="superscript"/>
          <w:lang w:val="hu-HU" w:eastAsia="en-US" w:bidi="ar-SA"/>
        </w:rPr>
        <w:t>4</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Önkéntesen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megadható,</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érintett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személy</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hozzájárulásával kezelt adat. | </w:t>
      </w:r>
      <w:r>
        <w:rPr>
          <w:rFonts w:ascii="Arial" w:eastAsia="Arial" w:hAnsi="Arial" w:cs="Arial"/>
          <w:sz w:val="14"/>
          <w:szCs w:val="22"/>
          <w:vertAlign w:val="superscript"/>
          <w:lang w:val="hu-HU" w:eastAsia="en-US" w:bidi="ar-SA"/>
        </w:rPr>
        <w:t>5</w:t>
      </w:r>
      <w:r>
        <w:rPr>
          <w:rFonts w:ascii="Arial" w:eastAsia="Arial" w:hAnsi="Arial" w:cs="Arial"/>
          <w:sz w:val="14"/>
          <w:szCs w:val="22"/>
          <w:lang w:val="hu-HU" w:eastAsia="en-US" w:bidi="ar-SA"/>
        </w:rPr>
        <w:t xml:space="preserve"> A számla 3. oldalán, a mérési </w:t>
      </w:r>
      <w:r>
        <w:rPr>
          <w:rFonts w:ascii="Arial" w:eastAsia="Arial" w:hAnsi="Arial" w:cs="Arial"/>
          <w:sz w:val="14"/>
          <w:szCs w:val="22"/>
          <w:lang w:val="hu-HU" w:eastAsia="en-US" w:bidi="ar-SA"/>
        </w:rPr>
        <w:t>pont azonosító</w:t>
      </w:r>
      <w:r>
        <w:rPr>
          <w:rFonts w:ascii="Arial" w:eastAsia="Arial" w:hAnsi="Arial" w:cs="Arial"/>
          <w:sz w:val="14"/>
          <w:szCs w:val="22"/>
          <w:lang w:val="hu-HU" w:eastAsia="en-US" w:bidi="ar-SA"/>
        </w:rPr>
        <w:t xml:space="preserve"> után, zárójelben szereplő számsor. Új bekapcsolás és ideiglenes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bekapcsolás esetén az elosztó által kiállított POD igazoláson található.</w:t>
      </w:r>
    </w:p>
    <w:sectPr>
      <w:pgSz w:w="11910" w:h="16840"/>
      <w:pgMar w:top="1660" w:right="1275" w:bottom="1020" w:left="1133" w:header="708" w:footer="824"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